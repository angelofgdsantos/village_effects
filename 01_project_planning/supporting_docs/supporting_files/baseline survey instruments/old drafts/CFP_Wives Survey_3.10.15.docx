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BD05A" w14:textId="77777777" w:rsidR="006B3362" w:rsidRPr="006B3362" w:rsidRDefault="006B3362" w:rsidP="00342E78">
      <w:pPr>
        <w:pStyle w:val="Heading3"/>
        <w:spacing w:before="0"/>
        <w:jc w:val="center"/>
      </w:pPr>
      <w:r w:rsidRPr="006B3362">
        <w:t>Community Forest Project</w:t>
      </w:r>
    </w:p>
    <w:p w14:paraId="2E83FF44" w14:textId="1767F525" w:rsidR="00A3627C" w:rsidRDefault="00500491" w:rsidP="00342E78">
      <w:pPr>
        <w:pStyle w:val="Heading3"/>
        <w:spacing w:before="0"/>
        <w:jc w:val="center"/>
      </w:pPr>
      <w:r>
        <w:t>WIVES</w:t>
      </w:r>
      <w:r w:rsidR="006B3362" w:rsidRPr="006B3362">
        <w:t xml:space="preserve"> Survey</w:t>
      </w:r>
    </w:p>
    <w:p w14:paraId="0A343B46" w14:textId="77777777" w:rsidR="00342E78" w:rsidRPr="00342E78" w:rsidRDefault="00342E78" w:rsidP="00342E78"/>
    <w:tbl>
      <w:tblPr>
        <w:tblStyle w:val="TableGrid"/>
        <w:tblW w:w="1119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597"/>
        <w:gridCol w:w="1800"/>
        <w:gridCol w:w="2160"/>
        <w:gridCol w:w="1277"/>
      </w:tblGrid>
      <w:tr w:rsidR="00500491" w:rsidRPr="00500491" w14:paraId="4424CF66" w14:textId="77777777" w:rsidTr="00FF7DCC">
        <w:trPr>
          <w:jc w:val="center"/>
        </w:trPr>
        <w:tc>
          <w:tcPr>
            <w:tcW w:w="360" w:type="dxa"/>
          </w:tcPr>
          <w:p w14:paraId="715012C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7EC31FC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w w:val="105"/>
              </w:rPr>
            </w:pPr>
            <w:r w:rsidRPr="00500491">
              <w:rPr>
                <w:rFonts w:eastAsia="Calibri" w:cs="Times New Roman"/>
                <w:w w:val="105"/>
              </w:rPr>
              <w:t>A1. Date of Survey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46548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Calibri" w:cs="Times New Roman"/>
                <w:i/>
              </w:rPr>
            </w:pPr>
            <w:r w:rsidRPr="00500491">
              <w:rPr>
                <w:rFonts w:eastAsia="Calibri" w:cs="Times New Roman"/>
                <w:i/>
              </w:rPr>
              <w:t>(mm/</w:t>
            </w:r>
            <w:proofErr w:type="spellStart"/>
            <w:r w:rsidRPr="00500491">
              <w:rPr>
                <w:rFonts w:eastAsia="Calibri" w:cs="Times New Roman"/>
                <w:i/>
              </w:rPr>
              <w:t>dd</w:t>
            </w:r>
            <w:proofErr w:type="spellEnd"/>
            <w:r w:rsidRPr="00500491">
              <w:rPr>
                <w:rFonts w:eastAsia="Calibri" w:cs="Times New Roman"/>
                <w:i/>
              </w:rPr>
              <w:t>/</w:t>
            </w:r>
            <w:proofErr w:type="spellStart"/>
            <w:r w:rsidRPr="00500491">
              <w:rPr>
                <w:rFonts w:eastAsia="Calibri" w:cs="Times New Roman"/>
                <w:i/>
              </w:rPr>
              <w:t>yyyy</w:t>
            </w:r>
            <w:proofErr w:type="spellEnd"/>
            <w:r w:rsidRPr="00500491">
              <w:rPr>
                <w:rFonts w:eastAsia="Calibri" w:cs="Times New Roman"/>
                <w:i/>
              </w:rPr>
              <w:t>)</w:t>
            </w:r>
          </w:p>
        </w:tc>
      </w:tr>
      <w:tr w:rsidR="00500491" w:rsidRPr="00500491" w14:paraId="0152D5FB" w14:textId="77777777" w:rsidTr="00FF7DCC">
        <w:trPr>
          <w:jc w:val="center"/>
        </w:trPr>
        <w:tc>
          <w:tcPr>
            <w:tcW w:w="360" w:type="dxa"/>
          </w:tcPr>
          <w:p w14:paraId="533563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42382C5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A2. Name of Enumerator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00956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2116FECE" w14:textId="77777777" w:rsidTr="00FF7DCC">
        <w:trPr>
          <w:jc w:val="center"/>
        </w:trPr>
        <w:tc>
          <w:tcPr>
            <w:tcW w:w="360" w:type="dxa"/>
          </w:tcPr>
          <w:p w14:paraId="61E7AED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102A44A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A3. Name of Supervisor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097F822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244301" w:rsidRPr="00500491" w14:paraId="4355E803" w14:textId="77777777" w:rsidTr="00FF7DCC">
        <w:trPr>
          <w:jc w:val="center"/>
        </w:trPr>
        <w:tc>
          <w:tcPr>
            <w:tcW w:w="360" w:type="dxa"/>
          </w:tcPr>
          <w:p w14:paraId="7504D0B0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54C6F469" w14:textId="51B28BDD" w:rsidR="00244301" w:rsidRPr="00500491" w:rsidRDefault="0024430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 xml:space="preserve">A4 District 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6505E021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1=</w:t>
            </w:r>
            <w:proofErr w:type="spellStart"/>
            <w:r>
              <w:rPr>
                <w:rFonts w:eastAsia="MS Mincho" w:cs="Times New Roman"/>
                <w:w w:val="105"/>
                <w:lang w:eastAsia="zh-CN"/>
              </w:rPr>
              <w:t>Nyimba</w:t>
            </w:r>
            <w:proofErr w:type="spellEnd"/>
          </w:p>
          <w:p w14:paraId="611D8382" w14:textId="77777777" w:rsidR="00F8032F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2=Mambwe</w:t>
            </w:r>
          </w:p>
          <w:p w14:paraId="6F9B3F60" w14:textId="4A14CDF2" w:rsidR="00F8032F" w:rsidRPr="00500491" w:rsidRDefault="00F8032F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3=</w:t>
            </w:r>
            <w:proofErr w:type="spellStart"/>
            <w:r>
              <w:rPr>
                <w:rFonts w:eastAsia="MS Mincho" w:cs="Times New Roman"/>
                <w:w w:val="105"/>
                <w:lang w:eastAsia="zh-CN"/>
              </w:rPr>
              <w:t>Lundazi</w:t>
            </w:r>
            <w:proofErr w:type="spellEnd"/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1DB40E9" w14:textId="77777777" w:rsidR="00244301" w:rsidRPr="00500491" w:rsidRDefault="00244301" w:rsidP="000F55A6">
            <w:pPr>
              <w:spacing w:line="240" w:lineRule="auto"/>
              <w:rPr>
                <w:rFonts w:eastAsia="Gill Sans MT" w:cs="Times New Roman"/>
                <w:i/>
              </w:rPr>
            </w:pPr>
          </w:p>
        </w:tc>
      </w:tr>
      <w:tr w:rsidR="00500491" w:rsidRPr="00500491" w14:paraId="1B5E2301" w14:textId="77777777" w:rsidTr="00FF7DCC">
        <w:trPr>
          <w:jc w:val="center"/>
        </w:trPr>
        <w:tc>
          <w:tcPr>
            <w:tcW w:w="360" w:type="dxa"/>
          </w:tcPr>
          <w:p w14:paraId="0A39DF22" w14:textId="444AF7E8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nil"/>
            </w:tcBorders>
          </w:tcPr>
          <w:p w14:paraId="6931DAF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A4. Chiefdom:</w:t>
            </w:r>
          </w:p>
        </w:tc>
        <w:tc>
          <w:tcPr>
            <w:tcW w:w="396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8AA17B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1=</w:t>
            </w:r>
          </w:p>
          <w:p w14:paraId="705D779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2=</w:t>
            </w:r>
          </w:p>
          <w:p w14:paraId="4CC2A697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3=</w:t>
            </w:r>
          </w:p>
          <w:p w14:paraId="627DBF8D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4=</w:t>
            </w:r>
          </w:p>
          <w:p w14:paraId="0D2A761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5=</w:t>
            </w:r>
          </w:p>
          <w:p w14:paraId="310213F9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6=</w:t>
            </w:r>
          </w:p>
        </w:tc>
        <w:tc>
          <w:tcPr>
            <w:tcW w:w="127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C4FE5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  <w:tr w:rsidR="00500491" w:rsidRPr="00500491" w14:paraId="3818A909" w14:textId="77777777" w:rsidTr="00FF7DCC">
        <w:trPr>
          <w:jc w:val="center"/>
        </w:trPr>
        <w:tc>
          <w:tcPr>
            <w:tcW w:w="360" w:type="dxa"/>
          </w:tcPr>
          <w:p w14:paraId="0571973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597" w:type="dxa"/>
            <w:tcBorders>
              <w:right w:val="single" w:sz="18" w:space="0" w:color="000000" w:themeColor="accent3"/>
            </w:tcBorders>
          </w:tcPr>
          <w:p w14:paraId="71C2AEC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A5. Village name</w:t>
            </w:r>
          </w:p>
        </w:tc>
        <w:tc>
          <w:tcPr>
            <w:tcW w:w="5237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4B82963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(Text)</w:t>
            </w:r>
          </w:p>
        </w:tc>
      </w:tr>
      <w:tr w:rsidR="00500491" w:rsidRPr="00500491" w14:paraId="1EA7D282" w14:textId="77777777" w:rsidTr="00FF7DCC">
        <w:trPr>
          <w:jc w:val="center"/>
        </w:trPr>
        <w:tc>
          <w:tcPr>
            <w:tcW w:w="360" w:type="dxa"/>
          </w:tcPr>
          <w:p w14:paraId="25199197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0F32718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A6.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B2FAA5E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15599A" w:rsidRPr="00500491" w14:paraId="303C386E" w14:textId="77777777" w:rsidTr="00FF7DCC">
        <w:trPr>
          <w:jc w:val="center"/>
        </w:trPr>
        <w:tc>
          <w:tcPr>
            <w:tcW w:w="360" w:type="dxa"/>
          </w:tcPr>
          <w:p w14:paraId="6BAB6665" w14:textId="77777777" w:rsidR="0015599A" w:rsidRPr="00500491" w:rsidRDefault="0015599A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29841D30" w14:textId="121D7611" w:rsidR="0015599A" w:rsidRPr="00500491" w:rsidRDefault="0015599A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A6b. Retype Village ID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C6094E0" w14:textId="77777777" w:rsidR="0015599A" w:rsidRPr="00500491" w:rsidRDefault="0015599A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</w:p>
        </w:tc>
      </w:tr>
      <w:tr w:rsidR="00500491" w:rsidRPr="00500491" w14:paraId="55F2D798" w14:textId="77777777" w:rsidTr="00FF7DCC">
        <w:trPr>
          <w:jc w:val="center"/>
        </w:trPr>
        <w:tc>
          <w:tcPr>
            <w:tcW w:w="360" w:type="dxa"/>
          </w:tcPr>
          <w:p w14:paraId="27439088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660C79EF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A7.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AEBF70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  <w:tr w:rsidR="00500491" w:rsidRPr="00500491" w14:paraId="50316DCB" w14:textId="77777777" w:rsidTr="00FF7DCC">
        <w:trPr>
          <w:jc w:val="center"/>
        </w:trPr>
        <w:tc>
          <w:tcPr>
            <w:tcW w:w="360" w:type="dxa"/>
          </w:tcPr>
          <w:p w14:paraId="6045CCF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397" w:type="dxa"/>
            <w:gridSpan w:val="2"/>
            <w:tcBorders>
              <w:right w:val="single" w:sz="18" w:space="0" w:color="000000" w:themeColor="accent3"/>
            </w:tcBorders>
          </w:tcPr>
          <w:p w14:paraId="70D5FFE4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w w:val="105"/>
                <w:lang w:eastAsia="zh-CN"/>
              </w:rPr>
            </w:pPr>
            <w:r w:rsidRPr="00500491">
              <w:rPr>
                <w:rFonts w:eastAsia="MS Mincho" w:cs="Times New Roman"/>
                <w:w w:val="105"/>
                <w:lang w:eastAsia="zh-CN"/>
              </w:rPr>
              <w:t>A8. Retype ID code from household roster</w:t>
            </w:r>
          </w:p>
        </w:tc>
        <w:tc>
          <w:tcPr>
            <w:tcW w:w="3437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C6C2F1" w14:textId="77777777" w:rsidR="00500491" w:rsidRPr="00500491" w:rsidRDefault="00500491" w:rsidP="000F55A6">
            <w:pPr>
              <w:spacing w:line="240" w:lineRule="auto"/>
              <w:contextualSpacing/>
              <w:rPr>
                <w:rFonts w:eastAsia="MS Mincho" w:cs="Times New Roman"/>
                <w:i/>
                <w:lang w:eastAsia="zh-CN"/>
              </w:rPr>
            </w:pPr>
            <w:r w:rsidRPr="00500491">
              <w:rPr>
                <w:rFonts w:eastAsia="MS Mincho" w:cs="Times New Roman"/>
                <w:i/>
                <w:lang w:eastAsia="zh-CN"/>
              </w:rPr>
              <w:t>(Integer)</w:t>
            </w:r>
          </w:p>
        </w:tc>
      </w:tr>
    </w:tbl>
    <w:p w14:paraId="134DE136" w14:textId="77777777" w:rsidR="00500491" w:rsidRPr="00500491" w:rsidRDefault="00500491" w:rsidP="000F55A6">
      <w:pPr>
        <w:spacing w:before="400" w:after="0" w:line="240" w:lineRule="auto"/>
        <w:outlineLvl w:val="2"/>
        <w:rPr>
          <w:rFonts w:eastAsia="Gill Sans MT" w:cs="Times New Roman"/>
          <w:b/>
          <w:color w:val="002A6C"/>
          <w:spacing w:val="-6"/>
        </w:rPr>
      </w:pPr>
      <w:r w:rsidRPr="00500491">
        <w:rPr>
          <w:rFonts w:eastAsia="Gill Sans MT" w:cs="Times New Roman"/>
          <w:b/>
          <w:color w:val="002A6C"/>
          <w:spacing w:val="-6"/>
        </w:rPr>
        <w:t>WRITTEN CONSENT SCRIPT</w:t>
      </w:r>
    </w:p>
    <w:p w14:paraId="2DC58DA4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  <w:r w:rsidRPr="00500491">
        <w:rPr>
          <w:rFonts w:eastAsia="Gill Sans MT" w:cs="Times New Roman"/>
        </w:rPr>
        <w:t>READ OUT SCRIPT, WORD FOR WORD</w:t>
      </w:r>
    </w:p>
    <w:p w14:paraId="0ED788D3" w14:textId="77777777" w:rsidR="00500491" w:rsidRPr="00500491" w:rsidRDefault="00500491" w:rsidP="000F55A6">
      <w:pPr>
        <w:spacing w:after="0" w:line="240" w:lineRule="auto"/>
        <w:rPr>
          <w:rFonts w:eastAsia="Gill Sans MT" w:cs="Times New Roman"/>
        </w:rPr>
      </w:pPr>
    </w:p>
    <w:tbl>
      <w:tblPr>
        <w:tblStyle w:val="TableGrid"/>
        <w:tblW w:w="110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07"/>
        <w:gridCol w:w="3960"/>
        <w:gridCol w:w="1210"/>
      </w:tblGrid>
      <w:tr w:rsidR="00500491" w:rsidRPr="00500491" w14:paraId="254C088F" w14:textId="77777777" w:rsidTr="00FF7DCC">
        <w:trPr>
          <w:jc w:val="center"/>
        </w:trPr>
        <w:tc>
          <w:tcPr>
            <w:tcW w:w="360" w:type="dxa"/>
          </w:tcPr>
          <w:p w14:paraId="7DA8BBA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323" w:type="dxa"/>
            <w:tcBorders>
              <w:right w:val="nil"/>
            </w:tcBorders>
          </w:tcPr>
          <w:p w14:paraId="4D32D313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A9. Did the respondent consent?</w:t>
            </w:r>
          </w:p>
          <w:p w14:paraId="31D85399" w14:textId="2473F7CF" w:rsidR="00500491" w:rsidRPr="00500491" w:rsidRDefault="006C5AB6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>
              <w:rPr>
                <w:rFonts w:eastAsia="Gill Sans MT" w:cs="Times New Roman"/>
                <w:i/>
              </w:rPr>
              <w:t>If 0, skip to Conclusion</w:t>
            </w:r>
          </w:p>
        </w:tc>
        <w:tc>
          <w:tcPr>
            <w:tcW w:w="4167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530BEA4D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0=No</w:t>
            </w:r>
          </w:p>
          <w:p w14:paraId="0B285E06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</w:rPr>
            </w:pPr>
            <w:r w:rsidRPr="00500491">
              <w:rPr>
                <w:rFonts w:eastAsia="Gill Sans MT" w:cs="Times New Roman"/>
              </w:rPr>
              <w:t>1=Yes</w:t>
            </w:r>
            <w:r w:rsidRPr="00500491" w:rsidDel="00226116">
              <w:rPr>
                <w:rFonts w:eastAsia="Gill Sans MT" w:cs="Times New Roman"/>
              </w:rPr>
              <w:t xml:space="preserve"> </w:t>
            </w:r>
          </w:p>
        </w:tc>
        <w:tc>
          <w:tcPr>
            <w:tcW w:w="121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6ABBBB0" w14:textId="77777777" w:rsidR="00500491" w:rsidRPr="00500491" w:rsidRDefault="00500491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 w:rsidRPr="00500491">
              <w:rPr>
                <w:rFonts w:eastAsia="Gill Sans MT" w:cs="Times New Roman"/>
                <w:i/>
              </w:rPr>
              <w:t>(code)</w:t>
            </w:r>
          </w:p>
        </w:tc>
      </w:tr>
      <w:tr w:rsidR="006C5AB6" w:rsidRPr="00500491" w14:paraId="0B12342C" w14:textId="77777777" w:rsidTr="006C5AB6">
        <w:trPr>
          <w:jc w:val="center"/>
        </w:trPr>
        <w:tc>
          <w:tcPr>
            <w:tcW w:w="360" w:type="dxa"/>
          </w:tcPr>
          <w:p w14:paraId="4DE6AA6B" w14:textId="77777777" w:rsidR="006C5AB6" w:rsidRPr="00500491" w:rsidRDefault="006C5AB6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323" w:type="dxa"/>
            <w:tcBorders>
              <w:right w:val="nil"/>
            </w:tcBorders>
          </w:tcPr>
          <w:p w14:paraId="2524A516" w14:textId="79BAE224" w:rsidR="006C5AB6" w:rsidRPr="00500491" w:rsidRDefault="006C5AB6" w:rsidP="000F55A6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MS Mincho" w:cs="Times New Roman"/>
                <w:w w:val="105"/>
                <w:lang w:eastAsia="zh-CN"/>
              </w:rPr>
              <w:t>A10</w:t>
            </w:r>
            <w:r w:rsidRPr="00500491">
              <w:rPr>
                <w:rFonts w:eastAsia="MS Mincho" w:cs="Times New Roman"/>
                <w:w w:val="105"/>
                <w:lang w:eastAsia="zh-CN"/>
              </w:rPr>
              <w:t>. Name of respondent</w:t>
            </w:r>
          </w:p>
        </w:tc>
        <w:tc>
          <w:tcPr>
            <w:tcW w:w="207" w:type="dxa"/>
            <w:tcBorders>
              <w:left w:val="nil"/>
              <w:right w:val="single" w:sz="18" w:space="0" w:color="000000" w:themeColor="accent3"/>
            </w:tcBorders>
          </w:tcPr>
          <w:p w14:paraId="09DE0B25" w14:textId="77777777" w:rsidR="006C5AB6" w:rsidRPr="00500491" w:rsidRDefault="006C5AB6" w:rsidP="000F55A6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17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65E4F3A" w14:textId="118284AE" w:rsidR="006C5AB6" w:rsidRPr="00500491" w:rsidRDefault="006C5AB6" w:rsidP="000F55A6">
            <w:pPr>
              <w:spacing w:line="240" w:lineRule="auto"/>
              <w:rPr>
                <w:rFonts w:eastAsia="Gill Sans MT" w:cs="Times New Roman"/>
                <w:i/>
              </w:rPr>
            </w:pPr>
            <w:r>
              <w:rPr>
                <w:rFonts w:eastAsia="Gill Sans MT" w:cs="Times New Roman"/>
                <w:i/>
              </w:rPr>
              <w:t>(text)</w:t>
            </w:r>
          </w:p>
        </w:tc>
      </w:tr>
    </w:tbl>
    <w:p w14:paraId="5BB8901E" w14:textId="77777777" w:rsidR="00500491" w:rsidRDefault="00500491" w:rsidP="000F55A6"/>
    <w:p w14:paraId="5599E236" w14:textId="1EDAD908" w:rsidR="006B3362" w:rsidRPr="006B3362" w:rsidRDefault="006B3362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6B3362">
        <w:rPr>
          <w:b/>
          <w:color w:val="002A6C" w:themeColor="text2"/>
          <w:spacing w:val="-6"/>
        </w:rPr>
        <w:t>SECTION B. HOUSEHOLD INFORMATION</w:t>
      </w:r>
    </w:p>
    <w:tbl>
      <w:tblPr>
        <w:tblW w:w="1101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508"/>
        <w:gridCol w:w="1800"/>
        <w:gridCol w:w="72"/>
        <w:gridCol w:w="2088"/>
        <w:gridCol w:w="1188"/>
      </w:tblGrid>
      <w:tr w:rsidR="006B3362" w:rsidRPr="006B3362" w14:paraId="3E991C8D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1414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6EA4D" w14:textId="23B2E652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 xml:space="preserve">B1. What is your marital status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077E2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1=Monogamously married</w:t>
            </w:r>
          </w:p>
          <w:p w14:paraId="46DEC846" w14:textId="2E2D784A" w:rsidR="006B3362" w:rsidRPr="00A02507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Polygamously</w:t>
            </w:r>
            <w:proofErr w:type="spellEnd"/>
            <w:r w:rsidRPr="006B3362">
              <w:rPr>
                <w:w w:val="105"/>
                <w:sz w:val="20"/>
                <w:lang w:eastAsia="zh-CN"/>
              </w:rPr>
              <w:t xml:space="preserve"> married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5F58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2003459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B2B7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3EE99" w14:textId="76D649A8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B2</w:t>
            </w:r>
            <w:r w:rsidR="006B3362" w:rsidRPr="006B3362">
              <w:rPr>
                <w:w w:val="105"/>
              </w:rPr>
              <w:t xml:space="preserve">. What is your tribe? 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F252E70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1=Chewa</w:t>
            </w:r>
          </w:p>
          <w:p w14:paraId="407343C6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N'goni</w:t>
            </w:r>
            <w:proofErr w:type="spellEnd"/>
          </w:p>
          <w:p w14:paraId="20FBC88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3=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Nsenga</w:t>
            </w:r>
            <w:proofErr w:type="spellEnd"/>
          </w:p>
          <w:p w14:paraId="76492627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4=Tonga</w:t>
            </w:r>
          </w:p>
          <w:p w14:paraId="6F49A611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5=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Tumbuka</w:t>
            </w:r>
            <w:proofErr w:type="spellEnd"/>
          </w:p>
          <w:p w14:paraId="7774DCC6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6=Senga</w:t>
            </w:r>
          </w:p>
          <w:p w14:paraId="594688D8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7=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Kunda</w:t>
            </w:r>
            <w:proofErr w:type="spellEnd"/>
          </w:p>
          <w:p w14:paraId="01FCBC7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8=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Biza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7D797BE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9=Lunda</w:t>
            </w:r>
          </w:p>
          <w:p w14:paraId="04E544C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10=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Luvale</w:t>
            </w:r>
            <w:proofErr w:type="spellEnd"/>
          </w:p>
          <w:p w14:paraId="6A8CF862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11=Kaonde</w:t>
            </w:r>
          </w:p>
          <w:p w14:paraId="3D21C33C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12=</w:t>
            </w:r>
            <w:proofErr w:type="spellStart"/>
            <w:r w:rsidRPr="006B3362">
              <w:rPr>
                <w:w w:val="105"/>
                <w:sz w:val="20"/>
                <w:lang w:eastAsia="zh-CN"/>
              </w:rPr>
              <w:t>Lozi</w:t>
            </w:r>
            <w:proofErr w:type="spellEnd"/>
          </w:p>
          <w:p w14:paraId="534BA365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13=Bemba </w:t>
            </w:r>
          </w:p>
          <w:p w14:paraId="17C8484A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 xml:space="preserve">14=Zambian only </w:t>
            </w:r>
          </w:p>
          <w:p w14:paraId="7989F640" w14:textId="77777777" w:rsidR="006B3362" w:rsidRPr="006B3362" w:rsidRDefault="006B3362" w:rsidP="000F55A6">
            <w:pPr>
              <w:spacing w:after="0" w:line="240" w:lineRule="auto"/>
              <w:rPr>
                <w:w w:val="105"/>
                <w:sz w:val="20"/>
                <w:lang w:eastAsia="zh-CN"/>
              </w:rPr>
            </w:pPr>
            <w:r w:rsidRPr="006B3362">
              <w:rPr>
                <w:w w:val="105"/>
                <w:sz w:val="20"/>
                <w:lang w:eastAsia="zh-CN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B8FE5F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67B29FF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E1AF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EC2C7" w14:textId="5620333F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B2</w:t>
            </w:r>
            <w:r w:rsidR="006B3362" w:rsidRPr="006B3362">
              <w:rPr>
                <w:w w:val="105"/>
              </w:rPr>
              <w:t>b. If other, please specify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F31BB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522F619B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B19B" w14:textId="77777777" w:rsidR="006B3362" w:rsidRPr="006B3362" w:rsidRDefault="006B3362" w:rsidP="000F55A6">
            <w:pPr>
              <w:spacing w:after="0" w:line="240" w:lineRule="auto"/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B42F3" w14:textId="453EF07F" w:rsidR="006B3362" w:rsidRPr="006B3362" w:rsidRDefault="006C5AB6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B3</w:t>
            </w:r>
            <w:r w:rsidR="006B3362" w:rsidRPr="006B3362">
              <w:rPr>
                <w:w w:val="105"/>
              </w:rPr>
              <w:t>. What is your religion, if any?</w:t>
            </w:r>
          </w:p>
        </w:tc>
        <w:tc>
          <w:tcPr>
            <w:tcW w:w="187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8045499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1=Christian</w:t>
            </w:r>
          </w:p>
          <w:p w14:paraId="792E2FC5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2=Islam</w:t>
            </w:r>
          </w:p>
          <w:p w14:paraId="7BEB8FA0" w14:textId="77777777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3=Not religious</w:t>
            </w:r>
          </w:p>
          <w:p w14:paraId="16F1DF18" w14:textId="216C7C23" w:rsidR="006B3362" w:rsidRPr="006B3362" w:rsidRDefault="006B3362" w:rsidP="000F55A6">
            <w:pPr>
              <w:spacing w:after="0" w:line="240" w:lineRule="auto"/>
              <w:rPr>
                <w:w w:val="105"/>
                <w:lang w:eastAsia="zh-CN"/>
              </w:rPr>
            </w:pPr>
            <w:r w:rsidRPr="006B3362">
              <w:rPr>
                <w:w w:val="105"/>
                <w:lang w:eastAsia="zh-CN"/>
              </w:rPr>
              <w:t>4=Spiritual</w:t>
            </w:r>
            <w:r w:rsidR="00A02507">
              <w:rPr>
                <w:w w:val="105"/>
                <w:lang w:eastAsia="zh-CN"/>
              </w:rPr>
              <w:t>/</w:t>
            </w:r>
            <w:proofErr w:type="spellStart"/>
            <w:r w:rsidR="00A02507">
              <w:rPr>
                <w:w w:val="105"/>
                <w:lang w:eastAsia="zh-CN"/>
              </w:rPr>
              <w:t>Mzimo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80859D5" w14:textId="77777777" w:rsidR="006B3362" w:rsidRPr="006B3362" w:rsidRDefault="006B3362" w:rsidP="000F55A6">
            <w:pPr>
              <w:spacing w:after="0" w:line="240" w:lineRule="auto"/>
              <w:rPr>
                <w:i/>
                <w:w w:val="105"/>
                <w:lang w:eastAsia="zh-CN"/>
              </w:rPr>
            </w:pP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B3079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FF7DCC" w:rsidRPr="006B3362" w14:paraId="2D1249A8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D5CAD2" w14:textId="77777777" w:rsidR="00FF7DCC" w:rsidRPr="006B3362" w:rsidRDefault="00FF7DC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A298BC" w14:textId="4FA0444E" w:rsidR="00FF7DCC" w:rsidRPr="006B3362" w:rsidRDefault="006C5AB6" w:rsidP="000F55A6">
            <w:pPr>
              <w:spacing w:after="0" w:line="240" w:lineRule="auto"/>
            </w:pPr>
            <w:r>
              <w:rPr>
                <w:w w:val="105"/>
              </w:rPr>
              <w:t>B3</w:t>
            </w:r>
            <w:r w:rsidR="00FF7DCC">
              <w:rPr>
                <w:w w:val="105"/>
              </w:rPr>
              <w:t>b. If other, please specify.</w:t>
            </w:r>
          </w:p>
        </w:tc>
        <w:tc>
          <w:tcPr>
            <w:tcW w:w="5148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CA32FA" w14:textId="3C9950CD" w:rsidR="00FF7DCC" w:rsidRPr="006B3362" w:rsidRDefault="00FF7DCC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(Text)</w:t>
            </w:r>
          </w:p>
        </w:tc>
      </w:tr>
      <w:tr w:rsidR="006B3362" w:rsidRPr="006B3362" w14:paraId="25C9DE33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0545E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3718AEB" w14:textId="3C531FD4" w:rsidR="006B3362" w:rsidRPr="006B3362" w:rsidRDefault="009C64E9" w:rsidP="000F55A6">
            <w:pPr>
              <w:spacing w:after="0" w:line="240" w:lineRule="auto"/>
              <w:rPr>
                <w:b/>
              </w:rPr>
            </w:pPr>
            <w:r>
              <w:rPr>
                <w:w w:val="105"/>
              </w:rPr>
              <w:t>B</w:t>
            </w:r>
            <w:r w:rsidR="006C5AB6">
              <w:rPr>
                <w:w w:val="105"/>
              </w:rPr>
              <w:t>4</w:t>
            </w:r>
            <w:r w:rsidR="006B3362" w:rsidRPr="006B3362">
              <w:rPr>
                <w:w w:val="105"/>
              </w:rPr>
              <w:t xml:space="preserve">. Were you born in this village? </w:t>
            </w:r>
            <w:r w:rsidR="006B3362" w:rsidRPr="006B3362">
              <w:br/>
            </w:r>
            <w:r w:rsidR="006C5AB6">
              <w:rPr>
                <w:i/>
              </w:rPr>
              <w:t>If B4=</w:t>
            </w:r>
            <w:r w:rsidR="00BD10D6" w:rsidRPr="009C64E9">
              <w:rPr>
                <w:i/>
              </w:rPr>
              <w:t>1, Skip to B</w:t>
            </w:r>
            <w:r w:rsidRPr="009C64E9">
              <w:rPr>
                <w:i/>
              </w:rPr>
              <w:t>8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B1B16" w14:textId="77777777" w:rsidR="006B3362" w:rsidRPr="006B3362" w:rsidRDefault="006B3362" w:rsidP="000F55A6">
            <w:pPr>
              <w:spacing w:after="0" w:line="240" w:lineRule="auto"/>
            </w:pPr>
            <w:r w:rsidRPr="006B3362">
              <w:t>0=No</w:t>
            </w:r>
          </w:p>
          <w:p w14:paraId="477AD9EF" w14:textId="77777777" w:rsidR="006B3362" w:rsidRPr="006B3362" w:rsidRDefault="006B3362" w:rsidP="000F55A6">
            <w:pPr>
              <w:spacing w:after="0" w:line="240" w:lineRule="auto"/>
            </w:pPr>
            <w:r w:rsidRPr="006B3362">
              <w:t>1=Yes</w:t>
            </w:r>
            <w:r w:rsidRPr="006B3362" w:rsidDel="00226116">
              <w:t xml:space="preserve"> </w:t>
            </w:r>
          </w:p>
          <w:p w14:paraId="4F076F7A" w14:textId="77777777" w:rsidR="006B3362" w:rsidRPr="006B3362" w:rsidRDefault="006B3362" w:rsidP="000F55A6">
            <w:pPr>
              <w:spacing w:after="0" w:line="240" w:lineRule="auto"/>
            </w:pPr>
            <w:r w:rsidRPr="006B3362">
              <w:t>888=Don’t know</w:t>
            </w:r>
          </w:p>
          <w:p w14:paraId="6B4C8A5D" w14:textId="77777777" w:rsidR="006B3362" w:rsidRPr="006B3362" w:rsidRDefault="006B3362" w:rsidP="000F55A6">
            <w:pPr>
              <w:spacing w:after="0" w:line="240" w:lineRule="auto"/>
            </w:pPr>
            <w:r w:rsidRPr="006B3362">
              <w:t>999=Prefer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64F2F7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5069170E" w14:textId="77777777" w:rsidTr="00CC5087">
        <w:trPr>
          <w:trHeight w:val="8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16BB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9AD35B" w14:textId="5BF8E17B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B5</w:t>
            </w:r>
            <w:r w:rsidR="006B3362" w:rsidRPr="006B3362">
              <w:rPr>
                <w:w w:val="105"/>
              </w:rPr>
              <w:t xml:space="preserve">. </w:t>
            </w:r>
            <w:r w:rsidR="008F13E5">
              <w:rPr>
                <w:w w:val="105"/>
              </w:rPr>
              <w:t>Where i</w:t>
            </w:r>
            <w:r w:rsidR="00066CD9">
              <w:rPr>
                <w:w w:val="105"/>
              </w:rPr>
              <w:t>s</w:t>
            </w:r>
            <w:r w:rsidR="008F13E5">
              <w:rPr>
                <w:w w:val="105"/>
              </w:rPr>
              <w:t xml:space="preserve"> the village where you were born?</w:t>
            </w:r>
          </w:p>
          <w:p w14:paraId="5EAB3894" w14:textId="7C7F7229" w:rsidR="006B3362" w:rsidRPr="006B3362" w:rsidRDefault="006C5AB6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="006B3362" w:rsidRPr="009C64E9">
              <w:rPr>
                <w:i/>
                <w:w w:val="105"/>
              </w:rPr>
              <w:t>=0</w:t>
            </w:r>
          </w:p>
          <w:p w14:paraId="69A65C88" w14:textId="77777777" w:rsidR="006B3362" w:rsidRPr="006B3362" w:rsidRDefault="006B3362" w:rsidP="000F55A6">
            <w:pPr>
              <w:spacing w:after="0" w:line="240" w:lineRule="auto"/>
              <w:rPr>
                <w:i/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2DE054" w14:textId="10AEB03C" w:rsidR="008F13E5" w:rsidRDefault="008F13E5" w:rsidP="008F13E5">
            <w:pPr>
              <w:pStyle w:val="NoSpacing"/>
            </w:pPr>
            <w:r>
              <w:t>1= Another village in the area</w:t>
            </w:r>
          </w:p>
          <w:p w14:paraId="6F03BC59" w14:textId="77777777" w:rsidR="008F13E5" w:rsidRDefault="008F13E5" w:rsidP="008F13E5">
            <w:pPr>
              <w:pStyle w:val="NoSpacing"/>
            </w:pPr>
            <w:r>
              <w:t xml:space="preserve">2= Another area the in chiefdom </w:t>
            </w:r>
          </w:p>
          <w:p w14:paraId="7D5D8742" w14:textId="77777777" w:rsidR="008F13E5" w:rsidRDefault="008F13E5" w:rsidP="008F13E5">
            <w:pPr>
              <w:pStyle w:val="NoSpacing"/>
            </w:pPr>
            <w:r>
              <w:t>3=Another chiefdom in Eastern province</w:t>
            </w:r>
          </w:p>
          <w:p w14:paraId="081AE298" w14:textId="77777777" w:rsidR="008F13E5" w:rsidRDefault="008F13E5" w:rsidP="008F13E5">
            <w:pPr>
              <w:pStyle w:val="NoSpacing"/>
            </w:pPr>
            <w:r>
              <w:t xml:space="preserve">4=Another province in Zambia </w:t>
            </w:r>
          </w:p>
          <w:p w14:paraId="2E38B449" w14:textId="0A739F30" w:rsidR="006B3362" w:rsidRPr="006B3362" w:rsidRDefault="008F13E5" w:rsidP="008F13E5">
            <w:pPr>
              <w:spacing w:after="0" w:line="240" w:lineRule="auto"/>
              <w:rPr>
                <w:i/>
              </w:rPr>
            </w:pPr>
            <w:r>
              <w:t>5=Another country</w:t>
            </w:r>
          </w:p>
        </w:tc>
      </w:tr>
      <w:tr w:rsidR="006B3362" w:rsidRPr="006B3362" w14:paraId="6ECF9C99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A65950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BD3B1E" w14:textId="6D017F5E" w:rsidR="006B3362" w:rsidRP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B5</w:t>
            </w:r>
            <w:r w:rsidR="006C5AB6">
              <w:rPr>
                <w:w w:val="105"/>
              </w:rPr>
              <w:t>b</w:t>
            </w:r>
            <w:r w:rsidR="006B3362" w:rsidRPr="006B3362">
              <w:rPr>
                <w:w w:val="105"/>
              </w:rPr>
              <w:t xml:space="preserve">. Why did you move to this village? Select all that apply. </w:t>
            </w:r>
          </w:p>
          <w:p w14:paraId="18919457" w14:textId="5E6141BC" w:rsidR="006B3362" w:rsidRPr="00345F3B" w:rsidRDefault="006C5AB6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="006B3362" w:rsidRPr="00345F3B">
              <w:rPr>
                <w:i/>
                <w:w w:val="105"/>
              </w:rPr>
              <w:t>=0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A2B548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</w:t>
            </w:r>
            <w:r w:rsidRPr="00411178">
              <w:rPr>
                <w:sz w:val="20"/>
              </w:rPr>
              <w:t>Land</w:t>
            </w:r>
            <w:r>
              <w:rPr>
                <w:sz w:val="20"/>
              </w:rPr>
              <w:t xml:space="preserve"> for agriculture</w:t>
            </w:r>
          </w:p>
          <w:p w14:paraId="1A11526A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2=Marriage</w:t>
            </w:r>
          </w:p>
          <w:p w14:paraId="25937C62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3=Family reason (take care of  elder parent, be close to relatives)</w:t>
            </w:r>
          </w:p>
          <w:p w14:paraId="26178735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4=School</w:t>
            </w:r>
          </w:p>
          <w:p w14:paraId="6FAABA4B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5=Job opportunities</w:t>
            </w:r>
          </w:p>
          <w:p w14:paraId="03B9B860" w14:textId="77777777" w:rsidR="00F8032F" w:rsidRPr="00B516EB" w:rsidRDefault="00F8032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6= Forced to leave</w:t>
            </w:r>
          </w:p>
          <w:p w14:paraId="06E2E85C" w14:textId="77777777" w:rsidR="00F8032F" w:rsidRDefault="00F8032F" w:rsidP="00F8032F">
            <w:pPr>
              <w:pStyle w:val="NoSpacing"/>
              <w:rPr>
                <w:sz w:val="20"/>
              </w:rPr>
            </w:pPr>
            <w:r w:rsidRPr="00B516EB">
              <w:rPr>
                <w:sz w:val="20"/>
              </w:rPr>
              <w:t>7= Witchcraft</w:t>
            </w:r>
          </w:p>
          <w:p w14:paraId="49F8CEB7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6A0842">
              <w:rPr>
                <w:sz w:val="20"/>
              </w:rPr>
              <w:t>8= Unfair treatment at previous village</w:t>
            </w:r>
          </w:p>
          <w:p w14:paraId="691F0C48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AF5F7A">
              <w:rPr>
                <w:sz w:val="20"/>
              </w:rPr>
              <w:t>97=Other, please specify</w:t>
            </w:r>
          </w:p>
          <w:p w14:paraId="67272322" w14:textId="77777777" w:rsidR="00F8032F" w:rsidRPr="00411178" w:rsidRDefault="00F8032F" w:rsidP="00F8032F">
            <w:pPr>
              <w:pStyle w:val="NoSpacing"/>
              <w:rPr>
                <w:sz w:val="20"/>
              </w:rPr>
            </w:pPr>
            <w:r w:rsidRPr="00411178">
              <w:rPr>
                <w:sz w:val="20"/>
              </w:rPr>
              <w:t>888=Don’t know</w:t>
            </w:r>
          </w:p>
          <w:p w14:paraId="7A47BFB6" w14:textId="637BCEA7" w:rsidR="006B3362" w:rsidRPr="006B3362" w:rsidRDefault="00F8032F" w:rsidP="00F8032F">
            <w:pPr>
              <w:spacing w:after="0" w:line="240" w:lineRule="auto"/>
              <w:rPr>
                <w:sz w:val="20"/>
              </w:rPr>
            </w:pPr>
            <w:r w:rsidRPr="00411178">
              <w:rPr>
                <w:sz w:val="20"/>
              </w:rPr>
              <w:t>999</w:t>
            </w:r>
            <w:r>
              <w:rPr>
                <w:sz w:val="20"/>
              </w:rPr>
              <w:t>=</w:t>
            </w:r>
            <w:r w:rsidRPr="00411178">
              <w:rPr>
                <w:sz w:val="20"/>
              </w:rPr>
              <w:t>Prefer not to respond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92ABA5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631E8597" w14:textId="77777777" w:rsidTr="00CC5087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C299A5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730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D5972" w14:textId="253BDF77" w:rsidR="006B3362" w:rsidRDefault="009C64E9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B6</w:t>
            </w:r>
            <w:r w:rsidR="006B3362" w:rsidRPr="006B3362">
              <w:rPr>
                <w:w w:val="105"/>
              </w:rPr>
              <w:t xml:space="preserve">. How many years have you </w:t>
            </w:r>
            <w:r w:rsidR="00244301">
              <w:rPr>
                <w:w w:val="105"/>
              </w:rPr>
              <w:t>lived in this village?</w:t>
            </w:r>
          </w:p>
          <w:p w14:paraId="037E5766" w14:textId="772F9F7E" w:rsidR="00345F3B" w:rsidRPr="006B3362" w:rsidRDefault="006C5AB6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B4</w:t>
            </w:r>
            <w:r w:rsidR="00345F3B" w:rsidRPr="009C64E9">
              <w:rPr>
                <w:i/>
                <w:w w:val="105"/>
              </w:rPr>
              <w:t>=0</w:t>
            </w:r>
          </w:p>
          <w:p w14:paraId="768D2FE5" w14:textId="064F932A" w:rsidR="00345F3B" w:rsidRPr="006B3362" w:rsidRDefault="00345F3B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334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3660B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(Integer)</w:t>
            </w:r>
          </w:p>
        </w:tc>
      </w:tr>
      <w:tr w:rsidR="006B3362" w:rsidRPr="006B3362" w14:paraId="351D25D4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227900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88A613" w14:textId="7DD16D91" w:rsidR="006B3362" w:rsidRPr="006B3362" w:rsidRDefault="006C5AB6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B7</w:t>
            </w:r>
            <w:r w:rsidR="006B3362" w:rsidRPr="006B3362">
              <w:rPr>
                <w:w w:val="105"/>
              </w:rPr>
              <w:t xml:space="preserve">. In the past 5 years, have you considered moving away from this village? </w:t>
            </w:r>
          </w:p>
          <w:p w14:paraId="22582622" w14:textId="336B2714" w:rsidR="006B3362" w:rsidRPr="006B3362" w:rsidRDefault="009C64E9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 xml:space="preserve">If </w:t>
            </w:r>
            <w:r w:rsidR="006C5AB6">
              <w:rPr>
                <w:i/>
                <w:w w:val="105"/>
              </w:rPr>
              <w:t>B7</w:t>
            </w:r>
            <w:r w:rsidR="00345F3B">
              <w:rPr>
                <w:i/>
                <w:w w:val="105"/>
              </w:rPr>
              <w:t>=</w:t>
            </w:r>
            <w:r w:rsidR="006C5AB6">
              <w:rPr>
                <w:i/>
                <w:w w:val="105"/>
              </w:rPr>
              <w:t>0, skip to B.10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BBAA50" w14:textId="77777777" w:rsidR="006B3362" w:rsidRPr="006B3362" w:rsidRDefault="006B3362" w:rsidP="000F55A6">
            <w:pPr>
              <w:spacing w:after="0" w:line="240" w:lineRule="auto"/>
            </w:pPr>
            <w:r w:rsidRPr="006B3362">
              <w:t>0=No</w:t>
            </w:r>
          </w:p>
          <w:p w14:paraId="7C818F3B" w14:textId="77777777" w:rsidR="006B3362" w:rsidRPr="006B3362" w:rsidRDefault="006B3362" w:rsidP="000F55A6">
            <w:pPr>
              <w:spacing w:after="0" w:line="240" w:lineRule="auto"/>
            </w:pPr>
            <w:r w:rsidRPr="006B3362">
              <w:t>1=Yes</w:t>
            </w:r>
          </w:p>
          <w:p w14:paraId="1160D847" w14:textId="77777777" w:rsidR="006B3362" w:rsidRPr="006B3362" w:rsidRDefault="006B3362" w:rsidP="000F55A6">
            <w:pPr>
              <w:spacing w:after="0" w:line="240" w:lineRule="auto"/>
            </w:pPr>
            <w:r w:rsidRPr="006B3362">
              <w:t>999=Refused to answer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55C96D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6827F2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40F794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66C021" w14:textId="54E8B798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  <w:r w:rsidRPr="006B3362">
              <w:rPr>
                <w:w w:val="105"/>
              </w:rPr>
              <w:t>B</w:t>
            </w:r>
            <w:r w:rsidR="006C5AB6">
              <w:rPr>
                <w:w w:val="105"/>
              </w:rPr>
              <w:t>8</w:t>
            </w:r>
            <w:r w:rsidRPr="006B3362">
              <w:rPr>
                <w:w w:val="105"/>
              </w:rPr>
              <w:t xml:space="preserve">. Why did you consider moving? </w:t>
            </w:r>
          </w:p>
        </w:tc>
        <w:tc>
          <w:tcPr>
            <w:tcW w:w="3960" w:type="dxa"/>
            <w:gridSpan w:val="3"/>
            <w:tcBorders>
              <w:top w:val="single" w:sz="4" w:space="0" w:color="000000"/>
              <w:bottom w:val="single" w:sz="18" w:space="0" w:color="auto"/>
              <w:right w:val="single" w:sz="18" w:space="0" w:color="000000"/>
            </w:tcBorders>
          </w:tcPr>
          <w:p w14:paraId="5E27AD11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1=Salaried job</w:t>
            </w:r>
          </w:p>
          <w:p w14:paraId="332743D0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2=More money for work they are currently doing (petty trade, farming, etc.)</w:t>
            </w:r>
          </w:p>
          <w:p w14:paraId="046145DA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>3=More land/more fertile land/</w:t>
            </w:r>
            <w:r>
              <w:rPr>
                <w:sz w:val="20"/>
              </w:rPr>
              <w:t>better yields/</w:t>
            </w:r>
            <w:r w:rsidRPr="00527094">
              <w:rPr>
                <w:sz w:val="20"/>
              </w:rPr>
              <w:t xml:space="preserve">etc. </w:t>
            </w:r>
          </w:p>
          <w:p w14:paraId="22C17405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4=To be with family/friends, family issues (divorce, </w:t>
            </w:r>
            <w:proofErr w:type="spellStart"/>
            <w:r w:rsidRPr="00527094">
              <w:rPr>
                <w:sz w:val="20"/>
              </w:rPr>
              <w:t>etc</w:t>
            </w:r>
            <w:proofErr w:type="spellEnd"/>
            <w:r w:rsidRPr="00527094">
              <w:rPr>
                <w:sz w:val="20"/>
              </w:rPr>
              <w:t>)</w:t>
            </w:r>
          </w:p>
          <w:p w14:paraId="728CA3A7" w14:textId="77777777" w:rsidR="00F8032F" w:rsidRDefault="00F8032F" w:rsidP="00F8032F">
            <w:pPr>
              <w:pStyle w:val="NoSpacing"/>
              <w:rPr>
                <w:sz w:val="20"/>
              </w:rPr>
            </w:pPr>
            <w:r w:rsidRPr="00527094">
              <w:rPr>
                <w:sz w:val="20"/>
              </w:rPr>
              <w:t xml:space="preserve">5=Better education for children </w:t>
            </w:r>
          </w:p>
          <w:p w14:paraId="186F3495" w14:textId="77777777" w:rsidR="00F8032F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6= Witchcraft </w:t>
            </w:r>
          </w:p>
          <w:p w14:paraId="7D40F5CB" w14:textId="77777777" w:rsidR="00F8032F" w:rsidRPr="00527094" w:rsidRDefault="00F8032F" w:rsidP="00F8032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Unfair treatment/discrimination </w:t>
            </w:r>
          </w:p>
          <w:p w14:paraId="241A9E2E" w14:textId="40225964" w:rsidR="006B3362" w:rsidRPr="006B3362" w:rsidRDefault="00F8032F" w:rsidP="00F8032F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97=Other, please specify</w:t>
            </w:r>
          </w:p>
        </w:tc>
        <w:tc>
          <w:tcPr>
            <w:tcW w:w="1188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C32FEDD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(Code)</w:t>
            </w:r>
          </w:p>
        </w:tc>
      </w:tr>
      <w:tr w:rsidR="006B3362" w:rsidRPr="006B3362" w14:paraId="3B74E19A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D14994" w14:textId="29FB06A4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6900845C" w14:textId="2A0E67A9" w:rsidR="006B3362" w:rsidRPr="006B3362" w:rsidRDefault="006C5AB6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B8b</w:t>
            </w:r>
            <w:r w:rsidR="006B3362"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E2B635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  <w:tr w:rsidR="006B3362" w:rsidRPr="006B3362" w14:paraId="357AE580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F9C54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21CEBA7" w14:textId="4B102065" w:rsidR="006B3362" w:rsidRPr="006B3362" w:rsidRDefault="006C5AB6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</w:t>
            </w:r>
            <w:r w:rsidR="006B3362" w:rsidRPr="006B3362">
              <w:rPr>
                <w:w w:val="105"/>
              </w:rPr>
              <w:t xml:space="preserve">. Why did you not move? </w:t>
            </w:r>
          </w:p>
        </w:tc>
        <w:tc>
          <w:tcPr>
            <w:tcW w:w="396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000000"/>
            </w:tcBorders>
          </w:tcPr>
          <w:p w14:paraId="4A8934CB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1=Not enough money</w:t>
            </w:r>
          </w:p>
          <w:p w14:paraId="0CBB2265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2=No friends or family in new area</w:t>
            </w:r>
          </w:p>
          <w:p w14:paraId="02233D95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3=Family/friends needed me to stay/asked me to stay</w:t>
            </w:r>
          </w:p>
          <w:p w14:paraId="1CFE3C25" w14:textId="77777777" w:rsid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4=My land is here/can’t get land in a new area</w:t>
            </w:r>
          </w:p>
          <w:p w14:paraId="00CC39DB" w14:textId="35D448F2" w:rsidR="00F8032F" w:rsidRPr="006B3362" w:rsidRDefault="00F8032F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5=I moved and came back to this village</w:t>
            </w:r>
          </w:p>
          <w:p w14:paraId="60562811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t>888=Don’t know</w:t>
            </w:r>
          </w:p>
          <w:p w14:paraId="644BEFBC" w14:textId="77777777" w:rsidR="006B3362" w:rsidRPr="006B3362" w:rsidRDefault="006B3362" w:rsidP="000F55A6">
            <w:pPr>
              <w:spacing w:after="0" w:line="240" w:lineRule="auto"/>
              <w:rPr>
                <w:sz w:val="20"/>
              </w:rPr>
            </w:pPr>
            <w:r w:rsidRPr="006B3362">
              <w:rPr>
                <w:sz w:val="20"/>
              </w:rPr>
              <w:lastRenderedPageBreak/>
              <w:t xml:space="preserve">97=Other, please specify </w:t>
            </w: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038FE26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lastRenderedPageBreak/>
              <w:t>(Code)</w:t>
            </w:r>
          </w:p>
        </w:tc>
      </w:tr>
      <w:tr w:rsidR="006B3362" w:rsidRPr="006B3362" w14:paraId="0F91CA31" w14:textId="77777777" w:rsidTr="00FF7DC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C33658" w14:textId="77777777" w:rsidR="006B3362" w:rsidRPr="006B3362" w:rsidRDefault="006B3362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auto"/>
            </w:tcBorders>
          </w:tcPr>
          <w:p w14:paraId="4A089573" w14:textId="74CD4BEB" w:rsidR="006B3362" w:rsidRPr="006B3362" w:rsidRDefault="006C5AB6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B9b</w:t>
            </w:r>
            <w:r w:rsidR="006B3362" w:rsidRPr="006B3362">
              <w:rPr>
                <w:w w:val="105"/>
              </w:rPr>
              <w:t xml:space="preserve">. Other, specify </w:t>
            </w:r>
          </w:p>
        </w:tc>
        <w:tc>
          <w:tcPr>
            <w:tcW w:w="5148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5A418E" w14:textId="77777777" w:rsidR="006B3362" w:rsidRPr="006B3362" w:rsidRDefault="006B3362" w:rsidP="000F55A6">
            <w:pPr>
              <w:spacing w:after="0" w:line="240" w:lineRule="auto"/>
              <w:rPr>
                <w:i/>
              </w:rPr>
            </w:pPr>
            <w:r w:rsidRPr="006B3362">
              <w:rPr>
                <w:i/>
              </w:rPr>
              <w:t>(text)</w:t>
            </w:r>
          </w:p>
        </w:tc>
      </w:tr>
    </w:tbl>
    <w:p w14:paraId="270E569B" w14:textId="77777777" w:rsidR="009666FC" w:rsidRDefault="009666FC" w:rsidP="000F55A6">
      <w:pPr>
        <w:spacing w:after="0" w:line="240" w:lineRule="auto"/>
      </w:pPr>
    </w:p>
    <w:p w14:paraId="49AC6FC8" w14:textId="77777777" w:rsidR="00244301" w:rsidRDefault="00244301" w:rsidP="000F55A6">
      <w:pPr>
        <w:spacing w:after="0" w:line="240" w:lineRule="auto"/>
      </w:pPr>
    </w:p>
    <w:tbl>
      <w:tblPr>
        <w:tblW w:w="11086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343"/>
        <w:gridCol w:w="3383"/>
      </w:tblGrid>
      <w:tr w:rsidR="00244301" w:rsidRPr="00D3513D" w14:paraId="2C31F55C" w14:textId="77777777" w:rsidTr="00244301">
        <w:trPr>
          <w:trHeight w:val="20"/>
          <w:jc w:val="center"/>
        </w:trPr>
        <w:tc>
          <w:tcPr>
            <w:tcW w:w="11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65E801" w14:textId="1B3EBD03" w:rsidR="00244301" w:rsidRDefault="00244301" w:rsidP="00244301">
            <w:pPr>
              <w:pStyle w:val="NoSpacing"/>
              <w:rPr>
                <w:w w:val="105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]  This is a ladder of </w:t>
            </w:r>
            <w:r>
              <w:rPr>
                <w:rFonts w:asciiTheme="minorHAnsi" w:hAnsiTheme="minorHAnsi" w:cs="Arial"/>
              </w:rPr>
              <w:t>wealth</w:t>
            </w:r>
            <w:r w:rsidRPr="004009E3">
              <w:rPr>
                <w:rFonts w:asciiTheme="minorHAnsi" w:hAnsiTheme="minorHAnsi" w:cs="Arial"/>
              </w:rPr>
              <w:t xml:space="preserve">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</w:t>
            </w:r>
            <w:r w:rsidR="00066CD9">
              <w:rPr>
                <w:w w:val="105"/>
              </w:rPr>
              <w:t>are the wealthiest</w:t>
            </w:r>
            <w:r>
              <w:rPr>
                <w:w w:val="105"/>
              </w:rPr>
              <w:t xml:space="preserve"> and live very comfortably. The people at the very bottom</w:t>
            </w:r>
            <w:r w:rsidR="00066CD9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(1) </w:t>
            </w:r>
            <w:r w:rsidR="00066CD9">
              <w:rPr>
                <w:w w:val="105"/>
              </w:rPr>
              <w:t>are the poorest.</w:t>
            </w:r>
          </w:p>
          <w:p w14:paraId="3382638D" w14:textId="77777777" w:rsidR="00244301" w:rsidRPr="00D3513D" w:rsidRDefault="00244301" w:rsidP="00244301">
            <w:pPr>
              <w:pStyle w:val="NoSpacing"/>
              <w:rPr>
                <w:i/>
              </w:rPr>
            </w:pPr>
          </w:p>
        </w:tc>
      </w:tr>
      <w:tr w:rsidR="00244301" w:rsidRPr="00D3513D" w14:paraId="7DD04DB2" w14:textId="77777777" w:rsidTr="00244301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9BCC" w14:textId="77777777" w:rsidR="00244301" w:rsidRPr="00937FCD" w:rsidRDefault="00244301" w:rsidP="00244301">
            <w:pPr>
              <w:pStyle w:val="NoSpacing"/>
              <w:rPr>
                <w:w w:val="105"/>
              </w:rPr>
            </w:pP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B9EA0" w14:textId="07397C97" w:rsidR="00244301" w:rsidRDefault="006C5AB6" w:rsidP="00244301">
            <w:pPr>
              <w:pStyle w:val="NoSpacing"/>
              <w:rPr>
                <w:w w:val="105"/>
              </w:rPr>
            </w:pPr>
            <w:r>
              <w:rPr>
                <w:w w:val="105"/>
              </w:rPr>
              <w:t>B10</w:t>
            </w:r>
            <w:r w:rsidR="00244301">
              <w:rPr>
                <w:w w:val="105"/>
              </w:rPr>
              <w:t xml:space="preserve">. From 1 to 10, Where on this ladder is your household? </w:t>
            </w:r>
          </w:p>
          <w:p w14:paraId="0C913ED6" w14:textId="77777777" w:rsidR="00244301" w:rsidRPr="004009E3" w:rsidRDefault="00244301" w:rsidP="00244301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338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2461FF" w14:textId="77777777" w:rsidR="00244301" w:rsidRPr="00D3513D" w:rsidRDefault="00244301" w:rsidP="00244301">
            <w:pPr>
              <w:pStyle w:val="NoSpacing"/>
              <w:rPr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</w:tr>
    </w:tbl>
    <w:p w14:paraId="50BAC494" w14:textId="77777777" w:rsidR="000F55A6" w:rsidRDefault="000F55A6" w:rsidP="000F55A6">
      <w:pPr>
        <w:spacing w:after="0" w:line="240" w:lineRule="auto"/>
      </w:pPr>
    </w:p>
    <w:p w14:paraId="65C4FA14" w14:textId="77777777" w:rsidR="000F55A6" w:rsidRDefault="000F55A6" w:rsidP="000F55A6">
      <w:pPr>
        <w:spacing w:after="0" w:line="240" w:lineRule="auto"/>
        <w:sectPr w:rsidR="000F55A6" w:rsidSect="000F55A6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CFDF99" w14:textId="3C960EAD" w:rsidR="009666FC" w:rsidRPr="009666FC" w:rsidRDefault="0017203E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C</w:t>
      </w:r>
      <w:r w:rsidR="009666FC" w:rsidRPr="009666FC">
        <w:rPr>
          <w:b/>
          <w:color w:val="002A6C" w:themeColor="text2"/>
          <w:spacing w:val="-6"/>
        </w:rPr>
        <w:t>. FOREST CONDITION</w:t>
      </w:r>
      <w:r w:rsidR="00BD10D6">
        <w:rPr>
          <w:b/>
          <w:color w:val="002A6C" w:themeColor="text2"/>
          <w:spacing w:val="-6"/>
        </w:rPr>
        <w:t>S</w:t>
      </w:r>
    </w:p>
    <w:p w14:paraId="35C1A8C7" w14:textId="458F359A" w:rsidR="009666FC" w:rsidRPr="009666FC" w:rsidRDefault="009666FC" w:rsidP="000F55A6">
      <w:pPr>
        <w:spacing w:after="0" w:line="240" w:lineRule="auto"/>
      </w:pPr>
      <w:r w:rsidRPr="009666FC">
        <w:t>I would like to ask questions about the conditions and access t</w:t>
      </w:r>
      <w:r w:rsidR="00BB5B46">
        <w:t>o each of the</w:t>
      </w:r>
      <w:r w:rsidRPr="009666FC">
        <w:t xml:space="preserve"> forests</w:t>
      </w:r>
      <w:r w:rsidR="00BB5B46">
        <w:t xml:space="preserve"> you have access to</w:t>
      </w:r>
      <w:r w:rsidRPr="009666FC">
        <w:t>. Let’s start with the largest forest.</w:t>
      </w:r>
    </w:p>
    <w:tbl>
      <w:tblPr>
        <w:tblStyle w:val="TableGrid"/>
        <w:tblW w:w="15169" w:type="dxa"/>
        <w:jc w:val="center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715"/>
        <w:gridCol w:w="1152"/>
        <w:gridCol w:w="864"/>
        <w:gridCol w:w="2160"/>
        <w:gridCol w:w="1440"/>
        <w:gridCol w:w="1584"/>
        <w:gridCol w:w="1728"/>
        <w:gridCol w:w="1350"/>
        <w:gridCol w:w="1872"/>
        <w:gridCol w:w="1152"/>
        <w:gridCol w:w="1152"/>
      </w:tblGrid>
      <w:tr w:rsidR="00792388" w:rsidRPr="009666FC" w14:paraId="17C58B36" w14:textId="77777777" w:rsidTr="00AB186C">
        <w:trPr>
          <w:trHeight w:val="20"/>
          <w:jc w:val="center"/>
        </w:trPr>
        <w:tc>
          <w:tcPr>
            <w:tcW w:w="715" w:type="dxa"/>
          </w:tcPr>
          <w:p w14:paraId="6174BCF9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56827EC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52" w:type="dxa"/>
          </w:tcPr>
          <w:p w14:paraId="4145DBF2" w14:textId="4D4F1F3A" w:rsidR="00792388" w:rsidRDefault="00AB186C" w:rsidP="000F55A6">
            <w:pPr>
              <w:spacing w:line="240" w:lineRule="auto"/>
              <w:jc w:val="center"/>
            </w:pPr>
            <w:r>
              <w:t>C1.</w:t>
            </w:r>
            <w:r w:rsidR="00792388" w:rsidRPr="009666FC">
              <w:t>Name of the forest</w:t>
            </w:r>
          </w:p>
          <w:p w14:paraId="6745E4AA" w14:textId="4102E548" w:rsidR="00792388" w:rsidRPr="009666FC" w:rsidRDefault="00792388" w:rsidP="000F55A6">
            <w:pPr>
              <w:spacing w:line="240" w:lineRule="auto"/>
              <w:jc w:val="center"/>
            </w:pPr>
            <w:r w:rsidRPr="005F4A0C">
              <w:rPr>
                <w:i/>
              </w:rPr>
              <w:t>If the respondent does not know the name, create a name together that you will use to refer to the forest in future questions.</w:t>
            </w:r>
          </w:p>
        </w:tc>
        <w:tc>
          <w:tcPr>
            <w:tcW w:w="864" w:type="dxa"/>
          </w:tcPr>
          <w:p w14:paraId="214FD5AC" w14:textId="35DF29B0" w:rsidR="00AB186C" w:rsidRDefault="00792388" w:rsidP="00792388">
            <w:pPr>
              <w:spacing w:line="240" w:lineRule="auto"/>
              <w:jc w:val="center"/>
            </w:pPr>
            <w:r>
              <w:t>C1</w:t>
            </w:r>
            <w:r w:rsidR="00AB186C">
              <w:t>b</w:t>
            </w:r>
            <w:r>
              <w:t>.</w:t>
            </w:r>
          </w:p>
          <w:p w14:paraId="0ED24D29" w14:textId="0EC4FB08" w:rsidR="00792388" w:rsidRDefault="00792388" w:rsidP="00792388">
            <w:pPr>
              <w:spacing w:line="240" w:lineRule="auto"/>
              <w:jc w:val="center"/>
            </w:pPr>
            <w:r w:rsidRPr="00792388">
              <w:t xml:space="preserve"> ID of the forest (given by supervisor)</w:t>
            </w:r>
          </w:p>
        </w:tc>
        <w:tc>
          <w:tcPr>
            <w:tcW w:w="2160" w:type="dxa"/>
          </w:tcPr>
          <w:p w14:paraId="08560B08" w14:textId="2794C6F8" w:rsidR="00792388" w:rsidRDefault="00AB186C" w:rsidP="00792388">
            <w:pPr>
              <w:spacing w:line="240" w:lineRule="auto"/>
              <w:jc w:val="center"/>
            </w:pPr>
            <w:r>
              <w:t>C2</w:t>
            </w:r>
            <w:r w:rsidR="00792388">
              <w:t xml:space="preserve">. What type of forest is this? </w:t>
            </w:r>
          </w:p>
          <w:p w14:paraId="67F1D81E" w14:textId="77777777" w:rsidR="00792388" w:rsidRDefault="00792388" w:rsidP="00792388">
            <w:pPr>
              <w:spacing w:line="240" w:lineRule="auto"/>
              <w:jc w:val="center"/>
            </w:pPr>
            <w:r>
              <w:t>1=State or GMA</w:t>
            </w:r>
          </w:p>
          <w:p w14:paraId="43FCE92A" w14:textId="77777777" w:rsidR="00792388" w:rsidRDefault="00792388" w:rsidP="00792388">
            <w:pPr>
              <w:spacing w:line="240" w:lineRule="auto"/>
              <w:jc w:val="center"/>
            </w:pPr>
            <w:r>
              <w:t>2=Communal land in this village</w:t>
            </w:r>
          </w:p>
          <w:p w14:paraId="5889CA2C" w14:textId="77777777" w:rsidR="00792388" w:rsidRDefault="00792388" w:rsidP="00792388">
            <w:pPr>
              <w:spacing w:line="240" w:lineRule="auto"/>
              <w:jc w:val="center"/>
            </w:pPr>
            <w:r>
              <w:t>3=Communal land in another village</w:t>
            </w:r>
          </w:p>
          <w:p w14:paraId="391DD2A0" w14:textId="77777777" w:rsidR="00792388" w:rsidRDefault="00792388" w:rsidP="00792388">
            <w:pPr>
              <w:spacing w:line="240" w:lineRule="auto"/>
              <w:jc w:val="center"/>
            </w:pPr>
            <w:r>
              <w:t>4=Private land allocated to the household</w:t>
            </w:r>
          </w:p>
          <w:p w14:paraId="48261965" w14:textId="77777777" w:rsidR="00792388" w:rsidRDefault="00792388" w:rsidP="00792388">
            <w:pPr>
              <w:spacing w:line="240" w:lineRule="auto"/>
              <w:jc w:val="center"/>
            </w:pPr>
            <w:r>
              <w:t xml:space="preserve">5=Private land allocated to another household in this village </w:t>
            </w:r>
          </w:p>
          <w:p w14:paraId="3E516C13" w14:textId="78A9064A" w:rsidR="00792388" w:rsidRDefault="00792388" w:rsidP="00792388">
            <w:pPr>
              <w:spacing w:line="240" w:lineRule="auto"/>
              <w:jc w:val="center"/>
            </w:pPr>
            <w:r>
              <w:t>6=Private land allocated to another household in another village</w:t>
            </w:r>
          </w:p>
        </w:tc>
        <w:tc>
          <w:tcPr>
            <w:tcW w:w="1440" w:type="dxa"/>
          </w:tcPr>
          <w:p w14:paraId="7F624830" w14:textId="075ECDF7" w:rsidR="00792388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3</w:t>
            </w:r>
            <w:r w:rsidRPr="009666FC">
              <w:t>. In your view, how do you describe the overall condition of this forest?</w:t>
            </w:r>
          </w:p>
          <w:p w14:paraId="787851FE" w14:textId="263DC389" w:rsidR="00792388" w:rsidRDefault="00792388" w:rsidP="00244301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A good forest has trees, undergrowth, and resources for the community</w:t>
            </w:r>
          </w:p>
          <w:p w14:paraId="127F3918" w14:textId="77777777" w:rsidR="00AB186C" w:rsidRPr="00244301" w:rsidRDefault="00AB186C" w:rsidP="00244301">
            <w:pPr>
              <w:pStyle w:val="NoSpacing"/>
              <w:jc w:val="center"/>
              <w:rPr>
                <w:i/>
              </w:rPr>
            </w:pPr>
          </w:p>
          <w:p w14:paraId="3AEE878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1=Very Good</w:t>
            </w:r>
          </w:p>
          <w:p w14:paraId="6BD1B1B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2=Good</w:t>
            </w:r>
          </w:p>
          <w:p w14:paraId="669C70E1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3=Neutral</w:t>
            </w:r>
          </w:p>
          <w:p w14:paraId="1AA3640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4=Bad</w:t>
            </w:r>
          </w:p>
          <w:p w14:paraId="0941E0F4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5=Very Bad</w:t>
            </w:r>
          </w:p>
        </w:tc>
        <w:tc>
          <w:tcPr>
            <w:tcW w:w="1584" w:type="dxa"/>
          </w:tcPr>
          <w:p w14:paraId="3F5F93C8" w14:textId="165B5B56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4</w:t>
            </w:r>
            <w:r w:rsidRPr="009666FC">
              <w:t>. In your own view, compared to 3 years ago, has the overall condition of the forest worsened or improved?</w:t>
            </w:r>
          </w:p>
          <w:p w14:paraId="50B540C3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5482624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1=Significantly worse</w:t>
            </w:r>
          </w:p>
          <w:p w14:paraId="290093F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2=A little worse</w:t>
            </w:r>
          </w:p>
          <w:p w14:paraId="1639F6C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3=Remained the same</w:t>
            </w:r>
          </w:p>
          <w:p w14:paraId="48BBF32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4=Improved a little</w:t>
            </w:r>
          </w:p>
          <w:p w14:paraId="6D6CCD80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5=Significantly improved</w:t>
            </w:r>
          </w:p>
          <w:p w14:paraId="0214A4A2" w14:textId="1E158878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</w:p>
        </w:tc>
        <w:tc>
          <w:tcPr>
            <w:tcW w:w="1728" w:type="dxa"/>
          </w:tcPr>
          <w:p w14:paraId="6CFC9B83" w14:textId="24763775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. During the last 3 years, has there been any change to the size/area of the forest?</w:t>
            </w:r>
          </w:p>
          <w:p w14:paraId="31E6E7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024934AA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D761F18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4793C48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2CE9C24D" w14:textId="436D57F0" w:rsidR="00792388" w:rsidRDefault="00792388" w:rsidP="006C5AB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0AE7FDC3" w14:textId="57FFFC4F" w:rsidR="00792388" w:rsidRPr="009C64E9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C64E9">
              <w:rPr>
                <w:i/>
              </w:rPr>
              <w:t>If 3, skip t</w:t>
            </w:r>
            <w:r w:rsidR="00AB186C">
              <w:rPr>
                <w:i/>
              </w:rPr>
              <w:t>o C6</w:t>
            </w:r>
          </w:p>
        </w:tc>
        <w:tc>
          <w:tcPr>
            <w:tcW w:w="1350" w:type="dxa"/>
          </w:tcPr>
          <w:p w14:paraId="00FEDF96" w14:textId="65CE8527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5</w:t>
            </w:r>
            <w:r w:rsidRPr="009666FC">
              <w:t>b. If it’s increased or decreased, tell me why?</w:t>
            </w:r>
          </w:p>
          <w:p w14:paraId="4CD42461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184817F" w14:textId="77777777" w:rsidR="00792388" w:rsidRPr="009666FC" w:rsidRDefault="00792388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5368A56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rPr>
                <w:i/>
              </w:rPr>
              <w:t>Refer to codes below</w:t>
            </w:r>
          </w:p>
        </w:tc>
        <w:tc>
          <w:tcPr>
            <w:tcW w:w="1872" w:type="dxa"/>
          </w:tcPr>
          <w:p w14:paraId="709F1A97" w14:textId="59A994C0" w:rsidR="00792388" w:rsidRPr="009666FC" w:rsidRDefault="00792388" w:rsidP="000F55A6">
            <w:pPr>
              <w:spacing w:line="240" w:lineRule="auto"/>
              <w:jc w:val="center"/>
            </w:pPr>
            <w:r>
              <w:t>C</w:t>
            </w:r>
            <w:r w:rsidR="00AB186C">
              <w:t>6</w:t>
            </w:r>
            <w:r w:rsidRPr="009666FC">
              <w:t>. During the last 3 years, has there been any change in the thickness/amount of trees in the forest?</w:t>
            </w:r>
          </w:p>
          <w:p w14:paraId="22CC0FEA" w14:textId="77777777" w:rsidR="00792388" w:rsidRPr="009666FC" w:rsidRDefault="00792388" w:rsidP="000F55A6">
            <w:pPr>
              <w:spacing w:line="240" w:lineRule="auto"/>
              <w:jc w:val="center"/>
            </w:pPr>
          </w:p>
          <w:p w14:paraId="098B3DA2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1=Increased greatly</w:t>
            </w:r>
          </w:p>
          <w:p w14:paraId="3DC8171D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2=Increased slightly</w:t>
            </w:r>
          </w:p>
          <w:p w14:paraId="402B9445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3=Stayed the same</w:t>
            </w:r>
          </w:p>
          <w:p w14:paraId="62E3E1A6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4=Decreased slightly</w:t>
            </w:r>
          </w:p>
          <w:p w14:paraId="3A0FB8C5" w14:textId="77777777" w:rsidR="00792388" w:rsidRDefault="00792388" w:rsidP="000F55A6">
            <w:pPr>
              <w:spacing w:line="240" w:lineRule="auto"/>
              <w:jc w:val="center"/>
            </w:pPr>
            <w:r w:rsidRPr="009666FC">
              <w:t>5=Decreased greatly</w:t>
            </w:r>
          </w:p>
          <w:p w14:paraId="521DCA73" w14:textId="77777777" w:rsidR="00AB186C" w:rsidRDefault="00AB186C" w:rsidP="000F55A6">
            <w:pPr>
              <w:spacing w:line="240" w:lineRule="auto"/>
              <w:jc w:val="center"/>
            </w:pPr>
          </w:p>
          <w:p w14:paraId="5B547B30" w14:textId="099BEF8D" w:rsidR="00792388" w:rsidRPr="009666FC" w:rsidRDefault="00792388" w:rsidP="000F55A6">
            <w:pPr>
              <w:spacing w:line="240" w:lineRule="auto"/>
              <w:jc w:val="center"/>
            </w:pPr>
            <w:r w:rsidRPr="009C64E9">
              <w:rPr>
                <w:i/>
              </w:rPr>
              <w:t xml:space="preserve">If 3, skip to </w:t>
            </w:r>
            <w:r>
              <w:rPr>
                <w:i/>
              </w:rPr>
              <w:t>Next forest</w:t>
            </w:r>
          </w:p>
        </w:tc>
        <w:tc>
          <w:tcPr>
            <w:tcW w:w="1152" w:type="dxa"/>
          </w:tcPr>
          <w:p w14:paraId="498B2878" w14:textId="072AA7C8" w:rsidR="00792388" w:rsidRDefault="00AB186C" w:rsidP="00792388">
            <w:pPr>
              <w:spacing w:line="240" w:lineRule="auto"/>
              <w:jc w:val="center"/>
            </w:pPr>
            <w:r>
              <w:t>C7.</w:t>
            </w:r>
            <w:r w:rsidR="00792388">
              <w:t xml:space="preserve"> Why has ${forest_1}'s thickness increased? </w:t>
            </w:r>
          </w:p>
          <w:p w14:paraId="7A9C556A" w14:textId="77777777" w:rsidR="00792388" w:rsidRDefault="00792388" w:rsidP="00792388">
            <w:pPr>
              <w:spacing w:line="240" w:lineRule="auto"/>
              <w:jc w:val="center"/>
            </w:pPr>
          </w:p>
          <w:p w14:paraId="5A85AAD5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54F799CD" w14:textId="77777777" w:rsidR="00792388" w:rsidRDefault="00792388" w:rsidP="00792388">
            <w:pPr>
              <w:spacing w:line="240" w:lineRule="auto"/>
              <w:jc w:val="center"/>
            </w:pPr>
            <w:r>
              <w:t>Refer to code 105 below</w:t>
            </w:r>
          </w:p>
          <w:p w14:paraId="39CE9398" w14:textId="77777777" w:rsidR="00AB186C" w:rsidRDefault="00AB186C" w:rsidP="00792388">
            <w:pPr>
              <w:spacing w:line="240" w:lineRule="auto"/>
              <w:jc w:val="center"/>
            </w:pPr>
          </w:p>
          <w:p w14:paraId="39D420F2" w14:textId="1B085312" w:rsidR="00792388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=1 or 2</w:t>
            </w:r>
            <w:r w:rsidR="00792388">
              <w:tab/>
            </w:r>
          </w:p>
          <w:p w14:paraId="7F9AF86D" w14:textId="6E32F4E1" w:rsidR="00792388" w:rsidRDefault="00792388" w:rsidP="00792388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A7628F4" w14:textId="154B40FB" w:rsidR="00792388" w:rsidRDefault="00AB186C" w:rsidP="00792388">
            <w:pPr>
              <w:spacing w:line="240" w:lineRule="auto"/>
              <w:jc w:val="center"/>
            </w:pPr>
            <w:r>
              <w:t>C7b.</w:t>
            </w:r>
            <w:r w:rsidR="00792388">
              <w:t xml:space="preserve"> Why has ${forest_1}'s thickness decreased?</w:t>
            </w:r>
          </w:p>
          <w:p w14:paraId="320DEEE2" w14:textId="77777777" w:rsidR="00792388" w:rsidRDefault="00792388" w:rsidP="00792388">
            <w:pPr>
              <w:spacing w:line="240" w:lineRule="auto"/>
              <w:jc w:val="center"/>
            </w:pPr>
          </w:p>
          <w:p w14:paraId="5B923090" w14:textId="77777777" w:rsidR="00792388" w:rsidRDefault="00792388" w:rsidP="00792388">
            <w:pPr>
              <w:spacing w:line="240" w:lineRule="auto"/>
              <w:jc w:val="center"/>
            </w:pPr>
            <w:r>
              <w:t>PROBE AND CODE</w:t>
            </w:r>
          </w:p>
          <w:p w14:paraId="125DE3B3" w14:textId="77777777" w:rsidR="00792388" w:rsidRDefault="00792388" w:rsidP="00792388">
            <w:pPr>
              <w:spacing w:line="240" w:lineRule="auto"/>
              <w:jc w:val="center"/>
            </w:pPr>
            <w:r>
              <w:t>Refer to code 106 below</w:t>
            </w:r>
          </w:p>
          <w:p w14:paraId="4500FE04" w14:textId="77777777" w:rsidR="00AB186C" w:rsidRDefault="00AB186C" w:rsidP="00792388">
            <w:pPr>
              <w:spacing w:line="240" w:lineRule="auto"/>
              <w:jc w:val="center"/>
            </w:pPr>
          </w:p>
          <w:p w14:paraId="5306D121" w14:textId="4E2638A9" w:rsidR="00792388" w:rsidRPr="009666FC" w:rsidRDefault="00AB186C" w:rsidP="00792388">
            <w:pPr>
              <w:spacing w:line="240" w:lineRule="auto"/>
              <w:jc w:val="center"/>
            </w:pPr>
            <w:r>
              <w:t>Ask if C6</w:t>
            </w:r>
            <w:r w:rsidR="00792388">
              <w:t>=4 or 5</w:t>
            </w:r>
          </w:p>
          <w:p w14:paraId="0146E4D6" w14:textId="70FE6067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744BB28B" w14:textId="77777777" w:rsidTr="00AB186C">
        <w:trPr>
          <w:trHeight w:val="20"/>
          <w:jc w:val="center"/>
        </w:trPr>
        <w:tc>
          <w:tcPr>
            <w:tcW w:w="715" w:type="dxa"/>
          </w:tcPr>
          <w:p w14:paraId="651B70B3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52" w:type="dxa"/>
          </w:tcPr>
          <w:p w14:paraId="68BF6B8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1687D4D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51AA7DD" w14:textId="34E6D50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28DE8FA" w14:textId="54ABFD20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92F6F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5BDEE3A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D1564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49E7303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F367A3D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309833" w14:textId="77396076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33934779" w14:textId="77777777" w:rsidTr="00AB186C">
        <w:trPr>
          <w:trHeight w:val="20"/>
          <w:jc w:val="center"/>
        </w:trPr>
        <w:tc>
          <w:tcPr>
            <w:tcW w:w="715" w:type="dxa"/>
          </w:tcPr>
          <w:p w14:paraId="170D6C6B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52" w:type="dxa"/>
          </w:tcPr>
          <w:p w14:paraId="79050A5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5929E46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77E37C3D" w14:textId="73FD581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16A20F7" w14:textId="4AA6B10F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F7F85A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0A378DBF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10459AD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5952551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7450E5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6974087" w14:textId="17FC5B3E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65FAFDED" w14:textId="77777777" w:rsidTr="00AB186C">
        <w:trPr>
          <w:trHeight w:val="20"/>
          <w:jc w:val="center"/>
        </w:trPr>
        <w:tc>
          <w:tcPr>
            <w:tcW w:w="715" w:type="dxa"/>
          </w:tcPr>
          <w:p w14:paraId="3429AAEC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52" w:type="dxa"/>
          </w:tcPr>
          <w:p w14:paraId="3D8F01E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21F53C3E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53B1B104" w14:textId="372BAF6A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2485FB8" w14:textId="6D2230A9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8CF22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4332B9F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0C1596AC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3341F8B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99833E8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4EF28C0" w14:textId="3F444858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4237D97C" w14:textId="77777777" w:rsidTr="00AB186C">
        <w:trPr>
          <w:trHeight w:val="20"/>
          <w:jc w:val="center"/>
        </w:trPr>
        <w:tc>
          <w:tcPr>
            <w:tcW w:w="715" w:type="dxa"/>
          </w:tcPr>
          <w:p w14:paraId="68EC656E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52" w:type="dxa"/>
          </w:tcPr>
          <w:p w14:paraId="4FFC223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334814A2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61C25FFD" w14:textId="5814DBFB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16B9C8D0" w14:textId="62E0B666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059A0D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397B2FD1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5E640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2D3C344A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F3E105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9AECE93" w14:textId="1F0C2041" w:rsidR="00792388" w:rsidRPr="009666FC" w:rsidRDefault="00792388" w:rsidP="000F55A6">
            <w:pPr>
              <w:spacing w:line="240" w:lineRule="auto"/>
              <w:jc w:val="center"/>
            </w:pPr>
          </w:p>
        </w:tc>
      </w:tr>
      <w:tr w:rsidR="00792388" w:rsidRPr="009666FC" w14:paraId="17A1A631" w14:textId="77777777" w:rsidTr="00AB186C">
        <w:trPr>
          <w:trHeight w:val="20"/>
          <w:jc w:val="center"/>
        </w:trPr>
        <w:tc>
          <w:tcPr>
            <w:tcW w:w="715" w:type="dxa"/>
          </w:tcPr>
          <w:p w14:paraId="739F3C17" w14:textId="77777777" w:rsidR="00792388" w:rsidRPr="009666FC" w:rsidRDefault="00792388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52" w:type="dxa"/>
          </w:tcPr>
          <w:p w14:paraId="3ED13A96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864" w:type="dxa"/>
          </w:tcPr>
          <w:p w14:paraId="61F05E4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9433A4D" w14:textId="6F4C6CA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7BC16C9F" w14:textId="78E94D31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467111B0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728" w:type="dxa"/>
          </w:tcPr>
          <w:p w14:paraId="7AC06593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350" w:type="dxa"/>
          </w:tcPr>
          <w:p w14:paraId="4205B409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872" w:type="dxa"/>
          </w:tcPr>
          <w:p w14:paraId="6FD88C04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2496D007" w14:textId="77777777" w:rsidR="00792388" w:rsidRPr="009666FC" w:rsidRDefault="00792388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18071FB" w14:textId="7B05B251" w:rsidR="00792388" w:rsidRPr="009666FC" w:rsidRDefault="00792388" w:rsidP="000F55A6">
            <w:pPr>
              <w:spacing w:line="240" w:lineRule="auto"/>
              <w:jc w:val="center"/>
            </w:pPr>
          </w:p>
        </w:tc>
      </w:tr>
    </w:tbl>
    <w:p w14:paraId="2D59E233" w14:textId="77777777" w:rsidR="00CC5087" w:rsidRPr="009666FC" w:rsidRDefault="00CC5087" w:rsidP="000F55A6">
      <w:pPr>
        <w:spacing w:after="0" w:line="240" w:lineRule="auto"/>
      </w:pPr>
    </w:p>
    <w:tbl>
      <w:tblPr>
        <w:tblStyle w:val="TableGrid"/>
        <w:tblW w:w="1475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498"/>
        <w:gridCol w:w="4680"/>
        <w:gridCol w:w="5577"/>
      </w:tblGrid>
      <w:tr w:rsidR="009666FC" w:rsidRPr="009666FC" w14:paraId="498F21DC" w14:textId="77777777" w:rsidTr="00CC5087">
        <w:trPr>
          <w:trHeight w:val="20"/>
          <w:jc w:val="center"/>
        </w:trPr>
        <w:tc>
          <w:tcPr>
            <w:tcW w:w="9178" w:type="dxa"/>
            <w:gridSpan w:val="2"/>
          </w:tcPr>
          <w:p w14:paraId="2E0441BB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105–Reasons for increased area/increased canopy thickness</w:t>
            </w:r>
          </w:p>
        </w:tc>
        <w:tc>
          <w:tcPr>
            <w:tcW w:w="5577" w:type="dxa"/>
          </w:tcPr>
          <w:p w14:paraId="745A5C2D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 xml:space="preserve">106–Reasons for decreased area/ decreased canopy thickness </w:t>
            </w:r>
          </w:p>
        </w:tc>
      </w:tr>
      <w:tr w:rsidR="009666FC" w:rsidRPr="009666FC" w14:paraId="7129B4D4" w14:textId="77777777" w:rsidTr="00CC5087">
        <w:trPr>
          <w:trHeight w:val="20"/>
          <w:jc w:val="center"/>
        </w:trPr>
        <w:tc>
          <w:tcPr>
            <w:tcW w:w="4498" w:type="dxa"/>
          </w:tcPr>
          <w:p w14:paraId="1312C3F9" w14:textId="77777777" w:rsidR="009666FC" w:rsidRPr="009666FC" w:rsidRDefault="009666FC" w:rsidP="000F55A6">
            <w:pPr>
              <w:spacing w:line="240" w:lineRule="auto"/>
            </w:pPr>
            <w:r w:rsidRPr="009666FC">
              <w:t>1=land left to regenerate</w:t>
            </w:r>
          </w:p>
          <w:p w14:paraId="51F4F322" w14:textId="77777777" w:rsidR="009666FC" w:rsidRPr="009666FC" w:rsidRDefault="009666FC" w:rsidP="000F55A6">
            <w:pPr>
              <w:spacing w:line="240" w:lineRule="auto"/>
            </w:pPr>
            <w:r w:rsidRPr="009666FC">
              <w:t>2=planting trees</w:t>
            </w:r>
          </w:p>
          <w:p w14:paraId="3D204AB9" w14:textId="77777777" w:rsidR="009666FC" w:rsidRPr="009666FC" w:rsidRDefault="009666FC" w:rsidP="000F55A6">
            <w:pPr>
              <w:spacing w:line="240" w:lineRule="auto"/>
            </w:pPr>
            <w:r w:rsidRPr="009666FC">
              <w:t>3=conservational activities/sustainable harvest practices</w:t>
            </w:r>
          </w:p>
          <w:p w14:paraId="1ADF8037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4=reduced use from large-scale commercial users </w:t>
            </w:r>
          </w:p>
          <w:p w14:paraId="0B466BC4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5=reduced use from local/small scale commercial users </w:t>
            </w:r>
          </w:p>
          <w:p w14:paraId="27A0F10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6=climate change (increase rainfall, change in </w:t>
            </w:r>
            <w:r w:rsidRPr="009666FC">
              <w:lastRenderedPageBreak/>
              <w:t>temp)</w:t>
            </w:r>
          </w:p>
          <w:p w14:paraId="1BF80B7A" w14:textId="5204A3D1" w:rsidR="009666FC" w:rsidRPr="009666FC" w:rsidRDefault="009666FC" w:rsidP="000F55A6">
            <w:pPr>
              <w:spacing w:line="240" w:lineRule="auto"/>
            </w:pPr>
            <w:r w:rsidRPr="009666FC">
              <w:t>7=reduced roads/trans</w:t>
            </w:r>
            <w:r w:rsidR="00CC5087">
              <w:t>port to the area</w:t>
            </w:r>
          </w:p>
        </w:tc>
        <w:tc>
          <w:tcPr>
            <w:tcW w:w="4680" w:type="dxa"/>
          </w:tcPr>
          <w:p w14:paraId="15DD122D" w14:textId="77777777" w:rsidR="009666FC" w:rsidRPr="009666FC" w:rsidRDefault="009666FC" w:rsidP="000F55A6">
            <w:pPr>
              <w:spacing w:line="240" w:lineRule="auto"/>
            </w:pPr>
            <w:r w:rsidRPr="009666FC">
              <w:lastRenderedPageBreak/>
              <w:t xml:space="preserve">8=reduced charcoal production </w:t>
            </w:r>
          </w:p>
          <w:p w14:paraId="5D0F0D6E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9=reduced timber harvesting </w:t>
            </w:r>
          </w:p>
          <w:p w14:paraId="258320EF" w14:textId="77777777" w:rsidR="009666FC" w:rsidRPr="009666FC" w:rsidRDefault="009666FC" w:rsidP="000F55A6">
            <w:pPr>
              <w:spacing w:line="240" w:lineRule="auto"/>
            </w:pPr>
            <w:r w:rsidRPr="009666FC">
              <w:t>10=Reduced fires</w:t>
            </w:r>
          </w:p>
          <w:p w14:paraId="329340D9" w14:textId="77777777" w:rsidR="009666FC" w:rsidRPr="009666FC" w:rsidRDefault="009666FC" w:rsidP="000F55A6">
            <w:pPr>
              <w:spacing w:line="240" w:lineRule="auto"/>
            </w:pPr>
            <w:r w:rsidRPr="009666FC">
              <w:t>11=People from outside restricting access</w:t>
            </w:r>
          </w:p>
          <w:p w14:paraId="562B9E5F" w14:textId="77777777" w:rsidR="009666FC" w:rsidRPr="009666FC" w:rsidRDefault="009666FC" w:rsidP="000F55A6">
            <w:pPr>
              <w:spacing w:line="240" w:lineRule="auto"/>
            </w:pPr>
            <w:r w:rsidRPr="009666FC">
              <w:t>12=State or local authorities restricting access</w:t>
            </w:r>
          </w:p>
          <w:p w14:paraId="62677EA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13=Customary/community restrictions on access </w:t>
            </w:r>
          </w:p>
          <w:p w14:paraId="3773765C" w14:textId="77777777" w:rsidR="009666FC" w:rsidRPr="009666FC" w:rsidRDefault="009666FC" w:rsidP="000F55A6">
            <w:pPr>
              <w:spacing w:line="240" w:lineRule="auto"/>
            </w:pPr>
            <w:r w:rsidRPr="009666FC">
              <w:t>14=Some other restriction in access, specify</w:t>
            </w:r>
          </w:p>
          <w:p w14:paraId="37C4AFA5" w14:textId="7FAF2793" w:rsidR="009666FC" w:rsidRPr="009666FC" w:rsidRDefault="009666FC" w:rsidP="000F55A6">
            <w:pPr>
              <w:spacing w:line="240" w:lineRule="auto"/>
            </w:pPr>
            <w:r w:rsidRPr="009666FC">
              <w:t xml:space="preserve">15=New or stronger monitoring of the forest or enforcement of forest rules </w:t>
            </w:r>
          </w:p>
          <w:p w14:paraId="0F931E9E" w14:textId="77777777" w:rsidR="009666FC" w:rsidRPr="009666FC" w:rsidRDefault="009666FC" w:rsidP="000F55A6">
            <w:pPr>
              <w:spacing w:line="240" w:lineRule="auto"/>
            </w:pPr>
            <w:r w:rsidRPr="009666FC">
              <w:lastRenderedPageBreak/>
              <w:t>97=Other, please specify</w:t>
            </w:r>
          </w:p>
        </w:tc>
        <w:tc>
          <w:tcPr>
            <w:tcW w:w="5577" w:type="dxa"/>
          </w:tcPr>
          <w:p w14:paraId="1A0A466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1=small-scale clearing for agriculture</w:t>
            </w:r>
          </w:p>
          <w:p w14:paraId="173C91D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2=large-scale projects (plantations, new settlements, mining,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9B317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3=ongoing or increased charcoal production</w:t>
            </w:r>
          </w:p>
          <w:p w14:paraId="3695BCC2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sz w:val="20"/>
              </w:rPr>
              <w:t xml:space="preserve">4=ongoing </w:t>
            </w:r>
            <w:r w:rsidRPr="009666FC">
              <w:t>or increase timber harvesting</w:t>
            </w:r>
          </w:p>
          <w:p w14:paraId="29773F5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5=ongoing or increased brick burning </w:t>
            </w:r>
          </w:p>
          <w:p w14:paraId="5EC680F0" w14:textId="77777777" w:rsidR="009666FC" w:rsidRPr="009666FC" w:rsidRDefault="009666FC" w:rsidP="000F55A6">
            <w:pPr>
              <w:spacing w:line="240" w:lineRule="auto"/>
            </w:pPr>
            <w:r w:rsidRPr="009666FC">
              <w:t>6=poor harvesting practices</w:t>
            </w:r>
          </w:p>
          <w:p w14:paraId="004D7333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7=bush burning </w:t>
            </w:r>
          </w:p>
          <w:p w14:paraId="3649103E" w14:textId="77777777" w:rsidR="009666FC" w:rsidRPr="009666FC" w:rsidRDefault="009666FC" w:rsidP="000F55A6">
            <w:pPr>
              <w:spacing w:line="240" w:lineRule="auto"/>
            </w:pPr>
            <w:r w:rsidRPr="009666FC">
              <w:t>8=natural disasters or pest</w:t>
            </w:r>
          </w:p>
          <w:p w14:paraId="2C00F484" w14:textId="77777777" w:rsidR="009666FC" w:rsidRPr="009666FC" w:rsidRDefault="009666FC" w:rsidP="000F55A6">
            <w:r w:rsidRPr="009666FC">
              <w:t xml:space="preserve">9=Overgrazing or browsing from wild animals such as </w:t>
            </w:r>
            <w:r w:rsidRPr="009666FC">
              <w:lastRenderedPageBreak/>
              <w:t>elephants</w:t>
            </w:r>
          </w:p>
          <w:p w14:paraId="1814CDD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t>97=Other, please specify</w:t>
            </w:r>
            <w:r w:rsidRPr="009666FC">
              <w:rPr>
                <w:sz w:val="20"/>
              </w:rPr>
              <w:t xml:space="preserve">  </w:t>
            </w:r>
          </w:p>
        </w:tc>
      </w:tr>
    </w:tbl>
    <w:p w14:paraId="0B5687D7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720" w:left="1440" w:header="720" w:footer="720" w:gutter="0"/>
          <w:cols w:space="720"/>
          <w:docGrid w:linePitch="360"/>
        </w:sectPr>
      </w:pPr>
    </w:p>
    <w:p w14:paraId="28E2CD6E" w14:textId="13A59F85" w:rsidR="009666FC" w:rsidRPr="009666FC" w:rsidRDefault="0017203E" w:rsidP="000F55A6">
      <w:pPr>
        <w:spacing w:after="240" w:line="240" w:lineRule="auto"/>
        <w:outlineLvl w:val="2"/>
      </w:pPr>
      <w:r>
        <w:rPr>
          <w:b/>
          <w:color w:val="002A6C" w:themeColor="text2"/>
          <w:spacing w:val="-6"/>
        </w:rPr>
        <w:lastRenderedPageBreak/>
        <w:t>SECTION D</w:t>
      </w:r>
      <w:r w:rsidR="009666FC" w:rsidRPr="009666FC">
        <w:rPr>
          <w:b/>
          <w:color w:val="002A6C" w:themeColor="text2"/>
          <w:spacing w:val="-6"/>
        </w:rPr>
        <w:t xml:space="preserve">. FOREST </w:t>
      </w:r>
      <w:r w:rsidR="001D029D">
        <w:rPr>
          <w:b/>
          <w:color w:val="002A6C" w:themeColor="text2"/>
          <w:spacing w:val="-6"/>
        </w:rPr>
        <w:t>ACCESS AND USE</w:t>
      </w:r>
    </w:p>
    <w:tbl>
      <w:tblPr>
        <w:tblStyle w:val="TableGrid"/>
        <w:tblW w:w="1284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9"/>
        <w:gridCol w:w="1170"/>
        <w:gridCol w:w="1152"/>
        <w:gridCol w:w="1257"/>
        <w:gridCol w:w="1584"/>
        <w:gridCol w:w="2160"/>
        <w:gridCol w:w="1440"/>
        <w:gridCol w:w="1902"/>
        <w:gridCol w:w="1420"/>
      </w:tblGrid>
      <w:tr w:rsidR="00AB186C" w:rsidRPr="009666FC" w14:paraId="6BD1D42A" w14:textId="77777777" w:rsidTr="00AB186C">
        <w:trPr>
          <w:trHeight w:val="20"/>
          <w:jc w:val="center"/>
        </w:trPr>
        <w:tc>
          <w:tcPr>
            <w:tcW w:w="759" w:type="dxa"/>
          </w:tcPr>
          <w:p w14:paraId="1FEFB7F3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Forest</w:t>
            </w:r>
          </w:p>
          <w:p w14:paraId="4A70A797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1170" w:type="dxa"/>
          </w:tcPr>
          <w:p w14:paraId="5EDA1C2D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1152" w:type="dxa"/>
          </w:tcPr>
          <w:p w14:paraId="1BEE5E44" w14:textId="51E0178F" w:rsidR="00AB186C" w:rsidRDefault="00AB186C" w:rsidP="00792388">
            <w:pPr>
              <w:spacing w:line="240" w:lineRule="auto"/>
              <w:jc w:val="center"/>
            </w:pPr>
            <w:r>
              <w:t>D1. How do you typically access this forest?</w:t>
            </w:r>
          </w:p>
          <w:p w14:paraId="22A3126D" w14:textId="77777777" w:rsidR="00AB186C" w:rsidRPr="00792388" w:rsidRDefault="00AB186C" w:rsidP="00792388">
            <w:pPr>
              <w:spacing w:line="240" w:lineRule="auto"/>
              <w:jc w:val="center"/>
              <w:rPr>
                <w:i/>
              </w:rPr>
            </w:pPr>
            <w:r w:rsidRPr="00792388">
              <w:rPr>
                <w:i/>
              </w:rPr>
              <w:t xml:space="preserve">Select all that apply </w:t>
            </w:r>
          </w:p>
          <w:p w14:paraId="6506A128" w14:textId="77777777" w:rsidR="00AB186C" w:rsidRDefault="00AB186C" w:rsidP="00792388">
            <w:pPr>
              <w:spacing w:line="240" w:lineRule="auto"/>
              <w:jc w:val="center"/>
            </w:pPr>
          </w:p>
          <w:p w14:paraId="4A617943" w14:textId="77777777" w:rsidR="00AB186C" w:rsidRDefault="00AB186C" w:rsidP="00792388">
            <w:pPr>
              <w:spacing w:line="240" w:lineRule="auto"/>
              <w:jc w:val="center"/>
            </w:pPr>
            <w:r>
              <w:t>1=Walk</w:t>
            </w:r>
          </w:p>
          <w:p w14:paraId="1875D13D" w14:textId="77777777" w:rsidR="00AB186C" w:rsidRDefault="00AB186C" w:rsidP="00792388">
            <w:pPr>
              <w:spacing w:line="240" w:lineRule="auto"/>
              <w:jc w:val="center"/>
            </w:pPr>
            <w:r>
              <w:t>2=Bike</w:t>
            </w:r>
          </w:p>
          <w:p w14:paraId="7AE8D917" w14:textId="77777777" w:rsidR="00AB186C" w:rsidRDefault="00AB186C" w:rsidP="00792388">
            <w:pPr>
              <w:spacing w:line="240" w:lineRule="auto"/>
              <w:jc w:val="center"/>
            </w:pPr>
            <w:r>
              <w:t>3=Motorized transport</w:t>
            </w:r>
          </w:p>
          <w:p w14:paraId="20C36DB4" w14:textId="77777777" w:rsidR="00AB186C" w:rsidRDefault="00AB186C" w:rsidP="00792388">
            <w:pPr>
              <w:spacing w:line="240" w:lineRule="auto"/>
              <w:jc w:val="center"/>
            </w:pPr>
            <w:r>
              <w:t>4=Donkey/oxcart</w:t>
            </w:r>
          </w:p>
          <w:p w14:paraId="12B2C002" w14:textId="045446B2" w:rsidR="00AB186C" w:rsidRDefault="00AB186C" w:rsidP="00792388">
            <w:pPr>
              <w:spacing w:line="240" w:lineRule="auto"/>
              <w:jc w:val="center"/>
            </w:pPr>
            <w:r>
              <w:t>5= Canoe</w:t>
            </w:r>
          </w:p>
        </w:tc>
        <w:tc>
          <w:tcPr>
            <w:tcW w:w="1257" w:type="dxa"/>
          </w:tcPr>
          <w:p w14:paraId="3028C5E6" w14:textId="212463BD" w:rsidR="00AB186C" w:rsidRDefault="00AB186C" w:rsidP="000F55A6">
            <w:pPr>
              <w:spacing w:line="240" w:lineRule="auto"/>
              <w:jc w:val="center"/>
            </w:pPr>
            <w:r>
              <w:t>D2</w:t>
            </w:r>
            <w:r w:rsidRPr="009666FC">
              <w:t>. How many minutes does it take yo</w:t>
            </w:r>
            <w:r>
              <w:t>u</w:t>
            </w:r>
            <w:r w:rsidRPr="009666FC">
              <w:t xml:space="preserve"> to reach this forest from your home?</w:t>
            </w:r>
          </w:p>
          <w:p w14:paraId="37497C86" w14:textId="273CDAFA" w:rsidR="00AB186C" w:rsidRPr="009666FC" w:rsidRDefault="00AB186C" w:rsidP="000F55A6">
            <w:pPr>
              <w:spacing w:line="240" w:lineRule="auto"/>
              <w:jc w:val="center"/>
            </w:pPr>
            <w:r>
              <w:t>ONE-WAY</w:t>
            </w:r>
          </w:p>
        </w:tc>
        <w:tc>
          <w:tcPr>
            <w:tcW w:w="1584" w:type="dxa"/>
          </w:tcPr>
          <w:p w14:paraId="193AE8EA" w14:textId="28654294" w:rsidR="00AB186C" w:rsidRPr="009666FC" w:rsidRDefault="00AB186C" w:rsidP="000F55A6">
            <w:pPr>
              <w:contextualSpacing/>
              <w:rPr>
                <w:rFonts w:eastAsia="Calibri" w:cs="Arial"/>
              </w:rPr>
            </w:pPr>
            <w:r>
              <w:t>D3</w:t>
            </w:r>
            <w:r w:rsidRPr="009666FC">
              <w:t xml:space="preserve">. In the past 1 year, have there been any new restrictions </w:t>
            </w:r>
            <w:r>
              <w:t>on your</w:t>
            </w:r>
            <w:r w:rsidRPr="009666FC">
              <w:t xml:space="preserve"> ability or ease of accessing (or collecting resources from) this forest?</w:t>
            </w:r>
          </w:p>
          <w:p w14:paraId="189D688D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69C0A4A3" w14:textId="77777777" w:rsidR="00AB186C" w:rsidRDefault="00AB186C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16F9EBB8" w14:textId="77777777" w:rsidR="00AB186C" w:rsidRPr="009666FC" w:rsidRDefault="00AB186C" w:rsidP="000F55A6">
            <w:pPr>
              <w:spacing w:line="240" w:lineRule="auto"/>
              <w:jc w:val="center"/>
            </w:pPr>
          </w:p>
          <w:p w14:paraId="1E7902FE" w14:textId="5B063D93" w:rsidR="00AB186C" w:rsidRPr="009666FC" w:rsidRDefault="00AB186C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If 0, skip to next forest</w:t>
            </w:r>
          </w:p>
        </w:tc>
        <w:tc>
          <w:tcPr>
            <w:tcW w:w="2160" w:type="dxa"/>
          </w:tcPr>
          <w:p w14:paraId="237494D4" w14:textId="0FF4F09F" w:rsidR="00AB186C" w:rsidRPr="009666FC" w:rsidRDefault="00AB186C" w:rsidP="000F55A6">
            <w:pPr>
              <w:spacing w:line="240" w:lineRule="auto"/>
            </w:pPr>
            <w:r>
              <w:t>D4. P</w:t>
            </w:r>
            <w:r w:rsidRPr="009666FC">
              <w:t>lease describe the restrictions:</w:t>
            </w:r>
          </w:p>
          <w:p w14:paraId="4A7E5897" w14:textId="77777777" w:rsidR="00AB186C" w:rsidRPr="009666FC" w:rsidRDefault="00AB186C" w:rsidP="000F55A6">
            <w:pPr>
              <w:spacing w:line="240" w:lineRule="auto"/>
              <w:jc w:val="center"/>
            </w:pPr>
          </w:p>
          <w:p w14:paraId="533878F6" w14:textId="77777777" w:rsidR="00AB186C" w:rsidRPr="000F55A6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1=new rules that prevent villagers from entering the forest</w:t>
            </w:r>
          </w:p>
          <w:p w14:paraId="38855F64" w14:textId="77777777" w:rsidR="00AB186C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2=new rules that prevent villagers from harvesting products that my HH uses</w:t>
            </w:r>
          </w:p>
          <w:p w14:paraId="6FA959FD" w14:textId="77777777" w:rsidR="00AB186C" w:rsidRPr="000F55A6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 xml:space="preserve">2=new rules that prevent villagers from harvesting products that my HH </w:t>
            </w:r>
            <w:r>
              <w:rPr>
                <w:sz w:val="20"/>
                <w:szCs w:val="20"/>
              </w:rPr>
              <w:t>does not use</w:t>
            </w:r>
          </w:p>
          <w:p w14:paraId="4EEE36DF" w14:textId="77777777" w:rsidR="00AB186C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 w:rsidRPr="000F55A6">
              <w:rPr>
                <w:sz w:val="20"/>
                <w:szCs w:val="20"/>
              </w:rPr>
              <w:t>3=stricter enforcement of existing rules, such as more patrols, or higher fines</w:t>
            </w:r>
            <w:r w:rsidRPr="000F55A6">
              <w:rPr>
                <w:b/>
                <w:sz w:val="20"/>
                <w:szCs w:val="20"/>
              </w:rPr>
              <w:t xml:space="preserve"> </w:t>
            </w:r>
            <w:r w:rsidRPr="000F55A6">
              <w:rPr>
                <w:sz w:val="20"/>
                <w:szCs w:val="20"/>
              </w:rPr>
              <w:t>for breaking rules</w:t>
            </w:r>
          </w:p>
          <w:p w14:paraId="23BBDB83" w14:textId="77777777" w:rsidR="00AB186C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4=Can no longer access areas because they are dangerous </w:t>
            </w:r>
          </w:p>
          <w:p w14:paraId="78E0E38A" w14:textId="77777777" w:rsidR="00AB186C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5=</w:t>
            </w:r>
            <w:proofErr w:type="spellStart"/>
            <w:r>
              <w:rPr>
                <w:sz w:val="20"/>
                <w:szCs w:val="20"/>
              </w:rPr>
              <w:t>Can not</w:t>
            </w:r>
            <w:proofErr w:type="spellEnd"/>
            <w:r>
              <w:rPr>
                <w:sz w:val="20"/>
                <w:szCs w:val="20"/>
              </w:rPr>
              <w:t xml:space="preserve"> longer access areas because a private company or infrastructure project is taking place</w:t>
            </w:r>
          </w:p>
          <w:p w14:paraId="028A561A" w14:textId="668612C0" w:rsidR="00AB186C" w:rsidRPr="00345F3B" w:rsidRDefault="00AB186C" w:rsidP="0024430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97=Other, specify </w:t>
            </w:r>
          </w:p>
        </w:tc>
        <w:tc>
          <w:tcPr>
            <w:tcW w:w="1440" w:type="dxa"/>
          </w:tcPr>
          <w:p w14:paraId="5EDD3D18" w14:textId="477599F6" w:rsidR="00AB186C" w:rsidRDefault="00AB186C" w:rsidP="008727F0">
            <w:pPr>
              <w:spacing w:line="240" w:lineRule="auto"/>
              <w:jc w:val="center"/>
            </w:pPr>
            <w:r>
              <w:t xml:space="preserve">D5. Who imposed the restrictions? </w:t>
            </w:r>
          </w:p>
          <w:p w14:paraId="687D9809" w14:textId="77777777" w:rsidR="00AB186C" w:rsidRDefault="00AB186C" w:rsidP="008727F0">
            <w:pPr>
              <w:spacing w:line="240" w:lineRule="auto"/>
              <w:jc w:val="center"/>
            </w:pPr>
            <w:r>
              <w:t>Select all that apply</w:t>
            </w:r>
          </w:p>
          <w:p w14:paraId="353E74B3" w14:textId="77777777" w:rsidR="00AB186C" w:rsidRDefault="00AB186C" w:rsidP="008727F0">
            <w:pPr>
              <w:spacing w:line="240" w:lineRule="auto"/>
              <w:jc w:val="center"/>
            </w:pPr>
            <w:r>
              <w:t>1=Headperson</w:t>
            </w:r>
          </w:p>
          <w:p w14:paraId="380FD24A" w14:textId="77777777" w:rsidR="00AB186C" w:rsidRDefault="00AB186C" w:rsidP="008727F0">
            <w:pPr>
              <w:spacing w:line="240" w:lineRule="auto"/>
              <w:jc w:val="center"/>
            </w:pPr>
            <w:r>
              <w:t>2=Chief</w:t>
            </w:r>
          </w:p>
          <w:p w14:paraId="520343DD" w14:textId="77777777" w:rsidR="00AB186C" w:rsidRDefault="00AB186C" w:rsidP="008727F0">
            <w:pPr>
              <w:spacing w:line="240" w:lineRule="auto"/>
              <w:jc w:val="center"/>
            </w:pPr>
            <w:r>
              <w:t>3=DFO officials</w:t>
            </w:r>
          </w:p>
          <w:p w14:paraId="624F4D19" w14:textId="77777777" w:rsidR="00AB186C" w:rsidRDefault="00AB186C" w:rsidP="008727F0">
            <w:pPr>
              <w:spacing w:line="240" w:lineRule="auto"/>
              <w:jc w:val="center"/>
            </w:pPr>
            <w:r>
              <w:t>4=ZAWA officials</w:t>
            </w:r>
          </w:p>
          <w:p w14:paraId="174DB3CB" w14:textId="77777777" w:rsidR="00AB186C" w:rsidRDefault="00AB186C" w:rsidP="008727F0">
            <w:pPr>
              <w:spacing w:line="240" w:lineRule="auto"/>
              <w:jc w:val="center"/>
            </w:pPr>
            <w:r>
              <w:t>5=Private landowner</w:t>
            </w:r>
          </w:p>
          <w:p w14:paraId="1AF721F4" w14:textId="77777777" w:rsidR="00AB186C" w:rsidRDefault="00AB186C" w:rsidP="008727F0">
            <w:pPr>
              <w:spacing w:line="240" w:lineRule="auto"/>
              <w:jc w:val="center"/>
            </w:pPr>
            <w:r>
              <w:t>6=Company</w:t>
            </w:r>
          </w:p>
          <w:p w14:paraId="20379E72" w14:textId="15DE51C1" w:rsidR="00AB186C" w:rsidRDefault="00AB186C" w:rsidP="008727F0">
            <w:pPr>
              <w:spacing w:line="240" w:lineRule="auto"/>
              <w:jc w:val="center"/>
            </w:pPr>
            <w:r>
              <w:t>97=Other, please specify</w:t>
            </w:r>
          </w:p>
        </w:tc>
        <w:tc>
          <w:tcPr>
            <w:tcW w:w="1902" w:type="dxa"/>
          </w:tcPr>
          <w:p w14:paraId="1152D4F2" w14:textId="73C325F7" w:rsidR="00AB186C" w:rsidRPr="009666FC" w:rsidRDefault="00AB186C" w:rsidP="000F55A6">
            <w:pPr>
              <w:spacing w:line="240" w:lineRule="auto"/>
              <w:jc w:val="center"/>
            </w:pPr>
            <w:r>
              <w:t>D6</w:t>
            </w:r>
            <w:r w:rsidRPr="009666FC">
              <w:t>. What is the impact of losing access to this forest on you?</w:t>
            </w:r>
          </w:p>
          <w:p w14:paraId="0742AC99" w14:textId="77777777" w:rsidR="00AB186C" w:rsidRDefault="00AB186C" w:rsidP="000F55A6">
            <w:pPr>
              <w:spacing w:line="240" w:lineRule="auto"/>
              <w:jc w:val="center"/>
            </w:pPr>
          </w:p>
          <w:p w14:paraId="31BFFFF6" w14:textId="5468BA4B" w:rsidR="00AB186C" w:rsidRDefault="004767BF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t>P</w:t>
            </w:r>
            <w:r w:rsidR="00AB186C">
              <w:rPr>
                <w:i/>
              </w:rPr>
              <w:t>robe and code; select all that apply</w:t>
            </w:r>
          </w:p>
          <w:p w14:paraId="23E41139" w14:textId="77777777" w:rsidR="00AB186C" w:rsidRPr="009666FC" w:rsidRDefault="00AB186C" w:rsidP="000F55A6">
            <w:pPr>
              <w:spacing w:line="240" w:lineRule="auto"/>
              <w:jc w:val="center"/>
            </w:pPr>
          </w:p>
          <w:p w14:paraId="2DCB551D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1=Lost income</w:t>
            </w:r>
          </w:p>
          <w:p w14:paraId="6C8CFDB8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2=Lost subsistence resources</w:t>
            </w:r>
          </w:p>
          <w:p w14:paraId="77EE60EB" w14:textId="77777777" w:rsidR="00AB186C" w:rsidRDefault="00AB186C" w:rsidP="000F55A6">
            <w:pPr>
              <w:spacing w:line="240" w:lineRule="auto"/>
              <w:jc w:val="center"/>
            </w:pPr>
            <w:r w:rsidRPr="009666FC">
              <w:t>3=Lost access to cultural site/resource</w:t>
            </w:r>
          </w:p>
          <w:p w14:paraId="384EDE16" w14:textId="44AAD44C" w:rsidR="00C17C40" w:rsidRPr="009666FC" w:rsidRDefault="00C17C40" w:rsidP="000F55A6">
            <w:pPr>
              <w:spacing w:line="240" w:lineRule="auto"/>
              <w:jc w:val="center"/>
            </w:pPr>
            <w:ins w:id="0" w:author="Stephanie Fenner" w:date="2015-03-10T05:50:00Z">
              <w:r>
                <w:t>4= No impact from new restrictions</w:t>
              </w:r>
            </w:ins>
          </w:p>
          <w:p w14:paraId="0F0918ED" w14:textId="689F4D6F" w:rsidR="00AB186C" w:rsidRPr="009666FC" w:rsidRDefault="00C17C40" w:rsidP="000F55A6">
            <w:pPr>
              <w:spacing w:line="240" w:lineRule="auto"/>
              <w:jc w:val="center"/>
            </w:pPr>
            <w:ins w:id="1" w:author="Stephanie Fenner" w:date="2015-03-10T05:51:00Z">
              <w:r>
                <w:t>97</w:t>
              </w:r>
            </w:ins>
            <w:del w:id="2" w:author="Stephanie Fenner" w:date="2015-03-10T05:51:00Z">
              <w:r w:rsidR="00AB186C" w:rsidRPr="009666FC" w:rsidDel="00C17C40">
                <w:delText>4</w:delText>
              </w:r>
            </w:del>
            <w:r w:rsidR="00AB186C" w:rsidRPr="009666FC">
              <w:t>=Other, please specify</w:t>
            </w:r>
          </w:p>
          <w:p w14:paraId="22844D75" w14:textId="19ACC245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</w:tc>
        <w:tc>
          <w:tcPr>
            <w:tcW w:w="1420" w:type="dxa"/>
          </w:tcPr>
          <w:p w14:paraId="7AED00E1" w14:textId="760F97C4" w:rsidR="00AB186C" w:rsidRPr="000F55A6" w:rsidRDefault="00AB186C" w:rsidP="000F55A6">
            <w:pPr>
              <w:ind w:right="60"/>
              <w:contextualSpacing/>
            </w:pPr>
            <w:r>
              <w:t>D7</w:t>
            </w:r>
            <w:r w:rsidRPr="009666FC">
              <w:t xml:space="preserve">. </w:t>
            </w:r>
            <w:r w:rsidRPr="000F55A6">
              <w:t>How have you responded to the new restrictions?</w:t>
            </w:r>
          </w:p>
          <w:p w14:paraId="52F61510" w14:textId="77777777" w:rsidR="00AB186C" w:rsidRPr="000F55A6" w:rsidRDefault="00AB186C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1= Harvesting forest products from open lands</w:t>
            </w:r>
          </w:p>
          <w:p w14:paraId="64CDDD81" w14:textId="3285CBEE" w:rsidR="00AB186C" w:rsidRPr="000F55A6" w:rsidRDefault="00AB186C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 xml:space="preserve">2= </w:t>
            </w:r>
            <w:r>
              <w:rPr>
                <w:sz w:val="20"/>
              </w:rPr>
              <w:t>Harvesting f</w:t>
            </w:r>
            <w:r w:rsidRPr="000F55A6">
              <w:rPr>
                <w:sz w:val="20"/>
              </w:rPr>
              <w:t>rom other communal or government forests</w:t>
            </w:r>
          </w:p>
          <w:p w14:paraId="51ED287A" w14:textId="77777777" w:rsidR="00AB186C" w:rsidRDefault="00AB186C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 w:rsidRPr="000F55A6">
              <w:rPr>
                <w:sz w:val="20"/>
              </w:rPr>
              <w:t>3= Relying more on alternative products</w:t>
            </w:r>
          </w:p>
          <w:p w14:paraId="1236A0F2" w14:textId="77777777" w:rsidR="00AB186C" w:rsidRDefault="00AB186C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4=Doing nothing, going without </w:t>
            </w:r>
          </w:p>
          <w:p w14:paraId="6E23BB35" w14:textId="44228B84" w:rsidR="00AB186C" w:rsidRPr="000F55A6" w:rsidRDefault="00AB186C" w:rsidP="000F55A6">
            <w:pPr>
              <w:spacing w:line="240" w:lineRule="auto"/>
              <w:ind w:right="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97=Other, specify </w:t>
            </w:r>
          </w:p>
        </w:tc>
      </w:tr>
      <w:tr w:rsidR="00AB186C" w:rsidRPr="009666FC" w14:paraId="1F497662" w14:textId="77777777" w:rsidTr="00AB186C">
        <w:trPr>
          <w:trHeight w:val="20"/>
          <w:jc w:val="center"/>
        </w:trPr>
        <w:tc>
          <w:tcPr>
            <w:tcW w:w="759" w:type="dxa"/>
          </w:tcPr>
          <w:p w14:paraId="6BC54F75" w14:textId="54C92879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70" w:type="dxa"/>
          </w:tcPr>
          <w:p w14:paraId="0B86339E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45BABBF9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2AB56221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0B8254D2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21FCC50C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51AC5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6057BAB6" w14:textId="10C644FF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20A2C417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  <w:tr w:rsidR="00AB186C" w:rsidRPr="009666FC" w14:paraId="6AFD9403" w14:textId="77777777" w:rsidTr="00AB186C">
        <w:trPr>
          <w:trHeight w:val="20"/>
          <w:jc w:val="center"/>
        </w:trPr>
        <w:tc>
          <w:tcPr>
            <w:tcW w:w="759" w:type="dxa"/>
          </w:tcPr>
          <w:p w14:paraId="604F40C7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1170" w:type="dxa"/>
          </w:tcPr>
          <w:p w14:paraId="5B74EE74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0EC08FB7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16341E8E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884D8E4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B81A295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18AB1DF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4BFAD1" w14:textId="554DB7A2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2E1C98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  <w:tr w:rsidR="00AB186C" w:rsidRPr="009666FC" w14:paraId="49DD1A91" w14:textId="77777777" w:rsidTr="00AB186C">
        <w:trPr>
          <w:trHeight w:val="20"/>
          <w:jc w:val="center"/>
        </w:trPr>
        <w:tc>
          <w:tcPr>
            <w:tcW w:w="759" w:type="dxa"/>
          </w:tcPr>
          <w:p w14:paraId="1D2431FA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1170" w:type="dxa"/>
          </w:tcPr>
          <w:p w14:paraId="109DF31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6001F191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3D68E4BB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C1BAB14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4C7F139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2013E77C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5CCDD6B0" w14:textId="60D680B1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FB1FA53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  <w:tr w:rsidR="00AB186C" w:rsidRPr="009666FC" w14:paraId="09EE100A" w14:textId="77777777" w:rsidTr="00AB186C">
        <w:trPr>
          <w:trHeight w:val="20"/>
          <w:jc w:val="center"/>
        </w:trPr>
        <w:tc>
          <w:tcPr>
            <w:tcW w:w="759" w:type="dxa"/>
          </w:tcPr>
          <w:p w14:paraId="42511367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1170" w:type="dxa"/>
          </w:tcPr>
          <w:p w14:paraId="3B623162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AEA364B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44AA6FEE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5994E11D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3F8D05B4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57BAA66C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1ECDA2AB" w14:textId="36A44A14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51E644E6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  <w:tr w:rsidR="00AB186C" w:rsidRPr="009666FC" w14:paraId="35272528" w14:textId="77777777" w:rsidTr="00AB186C">
        <w:trPr>
          <w:trHeight w:val="20"/>
          <w:jc w:val="center"/>
        </w:trPr>
        <w:tc>
          <w:tcPr>
            <w:tcW w:w="759" w:type="dxa"/>
          </w:tcPr>
          <w:p w14:paraId="0CE9F301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1170" w:type="dxa"/>
          </w:tcPr>
          <w:p w14:paraId="061C16A7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7CC055DE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530C3C4C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77214E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0E991EA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4FCF3A40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092E31E0" w14:textId="2E8F702D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4C3C020A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  <w:tr w:rsidR="00AB186C" w:rsidRPr="009666FC" w14:paraId="065FDD16" w14:textId="77777777" w:rsidTr="00AB186C">
        <w:trPr>
          <w:trHeight w:val="20"/>
          <w:jc w:val="center"/>
        </w:trPr>
        <w:tc>
          <w:tcPr>
            <w:tcW w:w="759" w:type="dxa"/>
          </w:tcPr>
          <w:p w14:paraId="39C93C1C" w14:textId="77777777" w:rsidR="00AB186C" w:rsidRPr="009666FC" w:rsidRDefault="00AB186C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1170" w:type="dxa"/>
          </w:tcPr>
          <w:p w14:paraId="7813CA12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152" w:type="dxa"/>
          </w:tcPr>
          <w:p w14:paraId="340642E5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257" w:type="dxa"/>
          </w:tcPr>
          <w:p w14:paraId="785985F1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D746384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2160" w:type="dxa"/>
          </w:tcPr>
          <w:p w14:paraId="151A8743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40" w:type="dxa"/>
          </w:tcPr>
          <w:p w14:paraId="3486BAE6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902" w:type="dxa"/>
          </w:tcPr>
          <w:p w14:paraId="349C98D9" w14:textId="5BFA832A" w:rsidR="00AB186C" w:rsidRPr="009666FC" w:rsidRDefault="00AB186C" w:rsidP="000F55A6">
            <w:pPr>
              <w:spacing w:line="240" w:lineRule="auto"/>
              <w:jc w:val="center"/>
            </w:pPr>
          </w:p>
        </w:tc>
        <w:tc>
          <w:tcPr>
            <w:tcW w:w="1420" w:type="dxa"/>
          </w:tcPr>
          <w:p w14:paraId="76A0801D" w14:textId="77777777" w:rsidR="00AB186C" w:rsidRPr="009666FC" w:rsidRDefault="00AB186C" w:rsidP="000F55A6">
            <w:pPr>
              <w:spacing w:line="240" w:lineRule="auto"/>
              <w:jc w:val="center"/>
            </w:pPr>
          </w:p>
        </w:tc>
      </w:tr>
    </w:tbl>
    <w:p w14:paraId="26B154E8" w14:textId="77777777" w:rsidR="009666FC" w:rsidRPr="009666FC" w:rsidRDefault="009666FC" w:rsidP="000F55A6">
      <w:pPr>
        <w:spacing w:after="0" w:line="240" w:lineRule="auto"/>
      </w:pPr>
    </w:p>
    <w:p w14:paraId="7C131FCB" w14:textId="77777777" w:rsidR="009666FC" w:rsidRPr="009666FC" w:rsidRDefault="009666FC" w:rsidP="000F55A6">
      <w:pPr>
        <w:spacing w:after="0" w:line="240" w:lineRule="auto"/>
        <w:sectPr w:rsidR="009666FC" w:rsidRPr="009666FC" w:rsidSect="000F55A6">
          <w:pgSz w:w="15840" w:h="12240" w:orient="landscape"/>
          <w:pgMar w:top="108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438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808"/>
        <w:gridCol w:w="990"/>
        <w:gridCol w:w="2162"/>
        <w:gridCol w:w="1710"/>
        <w:gridCol w:w="1710"/>
        <w:gridCol w:w="3058"/>
      </w:tblGrid>
      <w:tr w:rsidR="0074571E" w:rsidRPr="009666FC" w14:paraId="559FB7DA" w14:textId="77777777" w:rsidTr="0074571E">
        <w:trPr>
          <w:trHeight w:val="20"/>
          <w:jc w:val="center"/>
        </w:trPr>
        <w:tc>
          <w:tcPr>
            <w:tcW w:w="808" w:type="dxa"/>
          </w:tcPr>
          <w:p w14:paraId="04B7B4F2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lastRenderedPageBreak/>
              <w:t>Forest</w:t>
            </w:r>
          </w:p>
          <w:p w14:paraId="16A567AE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code</w:t>
            </w:r>
          </w:p>
        </w:tc>
        <w:tc>
          <w:tcPr>
            <w:tcW w:w="990" w:type="dxa"/>
          </w:tcPr>
          <w:p w14:paraId="628747CA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Name of the forest</w:t>
            </w:r>
          </w:p>
        </w:tc>
        <w:tc>
          <w:tcPr>
            <w:tcW w:w="2162" w:type="dxa"/>
          </w:tcPr>
          <w:p w14:paraId="7AD9F874" w14:textId="46BB8ED7" w:rsidR="0074571E" w:rsidRPr="009666FC" w:rsidRDefault="0074571E" w:rsidP="000F55A6">
            <w:pPr>
              <w:spacing w:line="240" w:lineRule="auto"/>
              <w:jc w:val="center"/>
            </w:pPr>
            <w:r>
              <w:t>D8</w:t>
            </w:r>
            <w:r w:rsidRPr="009666FC">
              <w:t>. Do you need a permit to collect wood or non-wood forest products?</w:t>
            </w:r>
          </w:p>
          <w:p w14:paraId="171D85CF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1=Yes</w:t>
            </w:r>
          </w:p>
          <w:p w14:paraId="62A31FDA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2=Yes, for some products</w:t>
            </w:r>
          </w:p>
          <w:p w14:paraId="2709DD3E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3=No</w:t>
            </w:r>
          </w:p>
          <w:p w14:paraId="40794E58" w14:textId="77777777" w:rsidR="0074571E" w:rsidRPr="000F55A6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0F55A6">
              <w:rPr>
                <w:sz w:val="20"/>
              </w:rPr>
              <w:t>888=Don’t know</w:t>
            </w:r>
          </w:p>
          <w:p w14:paraId="08BF5000" w14:textId="5EF674EE" w:rsidR="0074571E" w:rsidRPr="009666FC" w:rsidRDefault="0074571E" w:rsidP="000F55A6">
            <w:pPr>
              <w:spacing w:line="240" w:lineRule="auto"/>
              <w:jc w:val="center"/>
            </w:pPr>
            <w:r w:rsidRPr="004179E9">
              <w:rPr>
                <w:i/>
              </w:rPr>
              <w:t>If 3, skip to D.11</w:t>
            </w:r>
          </w:p>
        </w:tc>
        <w:tc>
          <w:tcPr>
            <w:tcW w:w="1710" w:type="dxa"/>
          </w:tcPr>
          <w:p w14:paraId="2E6CD529" w14:textId="57886B6A" w:rsidR="0074571E" w:rsidRPr="009666FC" w:rsidRDefault="0074571E" w:rsidP="000F55A6">
            <w:pPr>
              <w:spacing w:line="240" w:lineRule="auto"/>
              <w:jc w:val="center"/>
            </w:pPr>
            <w:r>
              <w:t>D9</w:t>
            </w:r>
            <w:r w:rsidRPr="009666FC">
              <w:t>. What wood or non-forest products require permits?</w:t>
            </w:r>
          </w:p>
          <w:p w14:paraId="203A5279" w14:textId="77777777" w:rsidR="0074571E" w:rsidRPr="009666FC" w:rsidRDefault="0074571E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See codes below. Probe and code.</w:t>
            </w:r>
          </w:p>
          <w:p w14:paraId="787AB7DB" w14:textId="77777777" w:rsidR="0074571E" w:rsidRPr="009666FC" w:rsidRDefault="0074571E" w:rsidP="000F55A6">
            <w:pPr>
              <w:spacing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1710" w:type="dxa"/>
          </w:tcPr>
          <w:p w14:paraId="16EC4CD7" w14:textId="271A111B" w:rsidR="0074571E" w:rsidRPr="009666FC" w:rsidRDefault="0074571E" w:rsidP="000F55A6">
            <w:pPr>
              <w:spacing w:line="240" w:lineRule="auto"/>
              <w:jc w:val="center"/>
            </w:pPr>
            <w:r>
              <w:t>D10</w:t>
            </w:r>
            <w:r w:rsidRPr="009666FC">
              <w:t>. In your opinion, is the permit granting process open and transparent?</w:t>
            </w:r>
          </w:p>
          <w:p w14:paraId="024C8663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0=No</w:t>
            </w:r>
          </w:p>
          <w:p w14:paraId="4CCC32DF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1=Yes</w:t>
            </w:r>
          </w:p>
          <w:p w14:paraId="50C8639D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888=Don’t know</w:t>
            </w:r>
          </w:p>
          <w:p w14:paraId="32A25D45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999=Prefer not to respond</w:t>
            </w:r>
          </w:p>
        </w:tc>
        <w:tc>
          <w:tcPr>
            <w:tcW w:w="3058" w:type="dxa"/>
          </w:tcPr>
          <w:p w14:paraId="19E0F4BD" w14:textId="7C77505A" w:rsidR="0074571E" w:rsidRPr="009666FC" w:rsidRDefault="0074571E" w:rsidP="000F55A6">
            <w:pPr>
              <w:spacing w:line="240" w:lineRule="auto"/>
              <w:jc w:val="center"/>
            </w:pPr>
            <w:r>
              <w:t>D11</w:t>
            </w:r>
            <w:r w:rsidRPr="009666FC">
              <w:t>. Are there now more/less different wood and non-wood forest products available in that forest/wooded area than 3 years ago?</w:t>
            </w:r>
          </w:p>
          <w:p w14:paraId="6619B3E0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1=Much more available</w:t>
            </w:r>
          </w:p>
          <w:p w14:paraId="03168194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 little more availability</w:t>
            </w:r>
          </w:p>
          <w:p w14:paraId="1175BF25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3=About the same</w:t>
            </w:r>
          </w:p>
          <w:p w14:paraId="6D32A0A5" w14:textId="77777777" w:rsidR="0074571E" w:rsidRPr="009666FC" w:rsidRDefault="0074571E" w:rsidP="000F55A6">
            <w:pPr>
              <w:spacing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4=A little less</w:t>
            </w:r>
          </w:p>
          <w:p w14:paraId="4A49BF3F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rPr>
                <w:sz w:val="20"/>
              </w:rPr>
              <w:t>5=Much less availability</w:t>
            </w:r>
          </w:p>
        </w:tc>
      </w:tr>
      <w:tr w:rsidR="0074571E" w:rsidRPr="009666FC" w14:paraId="29F9CEEE" w14:textId="77777777" w:rsidTr="0074571E">
        <w:trPr>
          <w:trHeight w:val="20"/>
          <w:jc w:val="center"/>
        </w:trPr>
        <w:tc>
          <w:tcPr>
            <w:tcW w:w="808" w:type="dxa"/>
          </w:tcPr>
          <w:p w14:paraId="6B5D1C48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990" w:type="dxa"/>
          </w:tcPr>
          <w:p w14:paraId="6E12DA2F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2162" w:type="dxa"/>
          </w:tcPr>
          <w:p w14:paraId="644929CB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65D5402A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1710" w:type="dxa"/>
          </w:tcPr>
          <w:p w14:paraId="410B68EB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  <w:tc>
          <w:tcPr>
            <w:tcW w:w="3058" w:type="dxa"/>
          </w:tcPr>
          <w:p w14:paraId="6DC4DB28" w14:textId="77777777" w:rsidR="0074571E" w:rsidRPr="009666FC" w:rsidRDefault="0074571E" w:rsidP="000F55A6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74571E" w:rsidRPr="009666FC" w14:paraId="3B775917" w14:textId="77777777" w:rsidTr="0074571E">
        <w:trPr>
          <w:trHeight w:val="20"/>
          <w:jc w:val="center"/>
        </w:trPr>
        <w:tc>
          <w:tcPr>
            <w:tcW w:w="808" w:type="dxa"/>
          </w:tcPr>
          <w:p w14:paraId="6F843D60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1</w:t>
            </w:r>
          </w:p>
        </w:tc>
        <w:tc>
          <w:tcPr>
            <w:tcW w:w="990" w:type="dxa"/>
          </w:tcPr>
          <w:p w14:paraId="3F337F91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35B1A289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AB538D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524622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059387B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1D10635B" w14:textId="77777777" w:rsidTr="0074571E">
        <w:trPr>
          <w:trHeight w:val="20"/>
          <w:jc w:val="center"/>
        </w:trPr>
        <w:tc>
          <w:tcPr>
            <w:tcW w:w="808" w:type="dxa"/>
          </w:tcPr>
          <w:p w14:paraId="6CA1AC22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2</w:t>
            </w:r>
          </w:p>
        </w:tc>
        <w:tc>
          <w:tcPr>
            <w:tcW w:w="990" w:type="dxa"/>
          </w:tcPr>
          <w:p w14:paraId="115579F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17346B2C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1002F2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F1EDA6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2DAD10A3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6291EC96" w14:textId="77777777" w:rsidTr="0074571E">
        <w:trPr>
          <w:trHeight w:val="20"/>
          <w:jc w:val="center"/>
        </w:trPr>
        <w:tc>
          <w:tcPr>
            <w:tcW w:w="808" w:type="dxa"/>
          </w:tcPr>
          <w:p w14:paraId="18C05781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3</w:t>
            </w:r>
          </w:p>
        </w:tc>
        <w:tc>
          <w:tcPr>
            <w:tcW w:w="990" w:type="dxa"/>
          </w:tcPr>
          <w:p w14:paraId="25E9A13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0EDB95E7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912723F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3B59E9E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9931B6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167CA3C7" w14:textId="77777777" w:rsidTr="0074571E">
        <w:trPr>
          <w:trHeight w:val="20"/>
          <w:jc w:val="center"/>
        </w:trPr>
        <w:tc>
          <w:tcPr>
            <w:tcW w:w="808" w:type="dxa"/>
          </w:tcPr>
          <w:p w14:paraId="132E1415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4</w:t>
            </w:r>
          </w:p>
        </w:tc>
        <w:tc>
          <w:tcPr>
            <w:tcW w:w="990" w:type="dxa"/>
          </w:tcPr>
          <w:p w14:paraId="69C5181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4939CF2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CC9F66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A0BE78B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45BE9105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  <w:tr w:rsidR="0074571E" w:rsidRPr="009666FC" w14:paraId="54C204B7" w14:textId="77777777" w:rsidTr="0074571E">
        <w:trPr>
          <w:trHeight w:val="20"/>
          <w:jc w:val="center"/>
        </w:trPr>
        <w:tc>
          <w:tcPr>
            <w:tcW w:w="808" w:type="dxa"/>
          </w:tcPr>
          <w:p w14:paraId="46A3B5F3" w14:textId="77777777" w:rsidR="0074571E" w:rsidRPr="009666FC" w:rsidRDefault="0074571E" w:rsidP="000F55A6">
            <w:pPr>
              <w:spacing w:line="240" w:lineRule="auto"/>
              <w:jc w:val="center"/>
            </w:pPr>
            <w:r w:rsidRPr="009666FC">
              <w:t>5</w:t>
            </w:r>
          </w:p>
        </w:tc>
        <w:tc>
          <w:tcPr>
            <w:tcW w:w="990" w:type="dxa"/>
          </w:tcPr>
          <w:p w14:paraId="11880F03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2162" w:type="dxa"/>
          </w:tcPr>
          <w:p w14:paraId="2BB49080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91850FF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4E81FF4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  <w:tc>
          <w:tcPr>
            <w:tcW w:w="3058" w:type="dxa"/>
          </w:tcPr>
          <w:p w14:paraId="181E9AE6" w14:textId="77777777" w:rsidR="0074571E" w:rsidRPr="009666FC" w:rsidRDefault="0074571E" w:rsidP="000F55A6">
            <w:pPr>
              <w:spacing w:line="240" w:lineRule="auto"/>
              <w:jc w:val="center"/>
            </w:pPr>
          </w:p>
        </w:tc>
      </w:tr>
    </w:tbl>
    <w:p w14:paraId="323BC99B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439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3153"/>
        <w:gridCol w:w="4857"/>
        <w:gridCol w:w="3510"/>
      </w:tblGrid>
      <w:tr w:rsidR="009666FC" w:rsidRPr="009666FC" w14:paraId="5C92C2F3" w14:textId="77777777" w:rsidTr="009666FC">
        <w:trPr>
          <w:jc w:val="center"/>
        </w:trPr>
        <w:tc>
          <w:tcPr>
            <w:tcW w:w="14395" w:type="dxa"/>
            <w:gridSpan w:val="4"/>
          </w:tcPr>
          <w:p w14:paraId="3AB21314" w14:textId="77777777" w:rsidR="009666FC" w:rsidRPr="009666FC" w:rsidRDefault="009666FC" w:rsidP="000F55A6">
            <w:pPr>
              <w:spacing w:line="240" w:lineRule="auto"/>
              <w:rPr>
                <w:b/>
                <w:sz w:val="20"/>
              </w:rPr>
            </w:pPr>
            <w:r w:rsidRPr="009666FC">
              <w:rPr>
                <w:b/>
                <w:sz w:val="20"/>
              </w:rPr>
              <w:t>11</w:t>
            </w:r>
            <w:r w:rsidRPr="009666FC">
              <w:rPr>
                <w:b/>
              </w:rPr>
              <w:t>–</w:t>
            </w:r>
            <w:r w:rsidRPr="009666FC">
              <w:rPr>
                <w:b/>
                <w:sz w:val="20"/>
              </w:rPr>
              <w:t>Wood/Non wood forest products</w:t>
            </w:r>
          </w:p>
        </w:tc>
      </w:tr>
      <w:tr w:rsidR="009666FC" w:rsidRPr="009666FC" w14:paraId="4822083F" w14:textId="77777777" w:rsidTr="00244301">
        <w:trPr>
          <w:jc w:val="center"/>
        </w:trPr>
        <w:tc>
          <w:tcPr>
            <w:tcW w:w="2875" w:type="dxa"/>
          </w:tcPr>
          <w:p w14:paraId="054DD892" w14:textId="77777777" w:rsidR="009666FC" w:rsidRPr="004767BF" w:rsidRDefault="009666FC" w:rsidP="000F55A6">
            <w:pPr>
              <w:spacing w:line="240" w:lineRule="auto"/>
            </w:pPr>
            <w:r w:rsidRPr="004767BF">
              <w:t>1=Timber</w:t>
            </w:r>
          </w:p>
          <w:p w14:paraId="167A08EC" w14:textId="77777777" w:rsidR="009666FC" w:rsidRPr="004767BF" w:rsidRDefault="009666FC" w:rsidP="000F55A6">
            <w:pPr>
              <w:spacing w:line="240" w:lineRule="auto"/>
            </w:pPr>
            <w:r w:rsidRPr="004767BF">
              <w:t>2=Fuel wood</w:t>
            </w:r>
          </w:p>
          <w:p w14:paraId="62B4FBD5" w14:textId="77777777" w:rsidR="009666FC" w:rsidRPr="004767BF" w:rsidRDefault="009666FC" w:rsidP="000F55A6">
            <w:pPr>
              <w:spacing w:line="240" w:lineRule="auto"/>
            </w:pPr>
            <w:r w:rsidRPr="004767BF">
              <w:t>3=Charcoal</w:t>
            </w:r>
          </w:p>
          <w:p w14:paraId="542DF9C3" w14:textId="77777777" w:rsidR="009666FC" w:rsidRPr="004767BF" w:rsidRDefault="009666FC" w:rsidP="000F55A6">
            <w:pPr>
              <w:spacing w:line="240" w:lineRule="auto"/>
            </w:pPr>
            <w:r w:rsidRPr="004767BF">
              <w:t>4=Wood for wood carving</w:t>
            </w:r>
          </w:p>
          <w:p w14:paraId="02D39073" w14:textId="77777777" w:rsidR="009666FC" w:rsidRPr="004767BF" w:rsidRDefault="009666FC" w:rsidP="000F55A6">
            <w:pPr>
              <w:spacing w:line="240" w:lineRule="auto"/>
            </w:pPr>
            <w:r w:rsidRPr="004767BF">
              <w:t>5=Wood for poles</w:t>
            </w:r>
          </w:p>
        </w:tc>
        <w:tc>
          <w:tcPr>
            <w:tcW w:w="3153" w:type="dxa"/>
          </w:tcPr>
          <w:p w14:paraId="095940C1" w14:textId="77777777" w:rsidR="009666FC" w:rsidRPr="004767BF" w:rsidRDefault="009666FC" w:rsidP="000F55A6">
            <w:pPr>
              <w:spacing w:line="240" w:lineRule="auto"/>
            </w:pPr>
            <w:r w:rsidRPr="004767BF">
              <w:t>6=Fruit, nuts, seeds, roots, berries, etc.</w:t>
            </w:r>
          </w:p>
          <w:p w14:paraId="4015EFB4" w14:textId="77777777" w:rsidR="009666FC" w:rsidRPr="004767BF" w:rsidRDefault="009666FC" w:rsidP="000F55A6">
            <w:pPr>
              <w:spacing w:line="240" w:lineRule="auto"/>
            </w:pPr>
            <w:r w:rsidRPr="004767BF">
              <w:t>7=Mushrooms</w:t>
            </w:r>
          </w:p>
          <w:p w14:paraId="249990B8" w14:textId="77777777" w:rsidR="009666FC" w:rsidRPr="004767BF" w:rsidRDefault="009666FC" w:rsidP="000F55A6">
            <w:pPr>
              <w:spacing w:line="240" w:lineRule="auto"/>
            </w:pPr>
            <w:r w:rsidRPr="004767BF">
              <w:t>8=Fodder</w:t>
            </w:r>
          </w:p>
          <w:p w14:paraId="3251A036" w14:textId="77777777" w:rsidR="009666FC" w:rsidRPr="004767BF" w:rsidRDefault="009666FC" w:rsidP="000F55A6">
            <w:pPr>
              <w:spacing w:line="240" w:lineRule="auto"/>
            </w:pPr>
            <w:r w:rsidRPr="004767BF">
              <w:t>9=Rattan</w:t>
            </w:r>
          </w:p>
          <w:p w14:paraId="007C0865" w14:textId="77777777" w:rsidR="009666FC" w:rsidRPr="004767BF" w:rsidRDefault="009666FC" w:rsidP="000F55A6">
            <w:pPr>
              <w:spacing w:line="240" w:lineRule="auto"/>
            </w:pPr>
            <w:r w:rsidRPr="004767BF">
              <w:t>10=Plant medicines</w:t>
            </w:r>
          </w:p>
        </w:tc>
        <w:tc>
          <w:tcPr>
            <w:tcW w:w="4857" w:type="dxa"/>
          </w:tcPr>
          <w:p w14:paraId="315AB6D3" w14:textId="77777777" w:rsidR="009666FC" w:rsidRPr="004767BF" w:rsidRDefault="009666FC" w:rsidP="000F55A6">
            <w:pPr>
              <w:spacing w:line="240" w:lineRule="auto"/>
            </w:pPr>
            <w:r w:rsidRPr="004767BF">
              <w:t>11=Herbs and spices</w:t>
            </w:r>
          </w:p>
          <w:p w14:paraId="002495F9" w14:textId="77777777" w:rsidR="009666FC" w:rsidRPr="004767BF" w:rsidRDefault="009666FC" w:rsidP="000F55A6">
            <w:pPr>
              <w:spacing w:line="240" w:lineRule="auto"/>
            </w:pPr>
            <w:r w:rsidRPr="004767BF">
              <w:t>12=Dying/tanning</w:t>
            </w:r>
          </w:p>
          <w:p w14:paraId="169A1DDB" w14:textId="77777777" w:rsidR="009666FC" w:rsidRPr="004767BF" w:rsidRDefault="009666FC" w:rsidP="000F55A6">
            <w:pPr>
              <w:spacing w:line="240" w:lineRule="auto"/>
            </w:pPr>
            <w:r w:rsidRPr="004767BF">
              <w:t>13=Seeds (for regeneration purposes)</w:t>
            </w:r>
          </w:p>
          <w:p w14:paraId="317812B8" w14:textId="77777777" w:rsidR="009666FC" w:rsidRPr="004767BF" w:rsidRDefault="009666FC" w:rsidP="000F55A6">
            <w:pPr>
              <w:spacing w:line="240" w:lineRule="auto"/>
            </w:pPr>
            <w:r w:rsidRPr="004767BF">
              <w:t>14=</w:t>
            </w:r>
            <w:proofErr w:type="spellStart"/>
            <w:r w:rsidRPr="004767BF">
              <w:t>Fibres</w:t>
            </w:r>
            <w:proofErr w:type="spellEnd"/>
            <w:r w:rsidRPr="004767BF">
              <w:t xml:space="preserve"> (for rope, </w:t>
            </w:r>
            <w:proofErr w:type="spellStart"/>
            <w:r w:rsidRPr="004767BF">
              <w:t>etc</w:t>
            </w:r>
            <w:proofErr w:type="spellEnd"/>
            <w:r w:rsidRPr="004767BF">
              <w:t>)</w:t>
            </w:r>
          </w:p>
          <w:p w14:paraId="6672F739" w14:textId="77777777" w:rsidR="009666FC" w:rsidRPr="004767BF" w:rsidRDefault="009666FC" w:rsidP="000F55A6">
            <w:pPr>
              <w:spacing w:line="240" w:lineRule="auto"/>
            </w:pPr>
            <w:r w:rsidRPr="004767BF">
              <w:t>15=Other plant products</w:t>
            </w:r>
          </w:p>
        </w:tc>
        <w:tc>
          <w:tcPr>
            <w:tcW w:w="3510" w:type="dxa"/>
          </w:tcPr>
          <w:p w14:paraId="6383404A" w14:textId="77777777" w:rsidR="009666FC" w:rsidRPr="004767BF" w:rsidRDefault="009666FC" w:rsidP="000F55A6">
            <w:pPr>
              <w:spacing w:line="240" w:lineRule="auto"/>
            </w:pPr>
            <w:r w:rsidRPr="004767BF">
              <w:t xml:space="preserve">16=Wildlife (including </w:t>
            </w:r>
            <w:proofErr w:type="spellStart"/>
            <w:r w:rsidRPr="004767BF">
              <w:t>bushmeat</w:t>
            </w:r>
            <w:proofErr w:type="spellEnd"/>
            <w:r w:rsidRPr="004767BF">
              <w:t>)</w:t>
            </w:r>
          </w:p>
          <w:p w14:paraId="3D463704" w14:textId="77777777" w:rsidR="009666FC" w:rsidRPr="004767BF" w:rsidRDefault="009666FC" w:rsidP="000F55A6">
            <w:pPr>
              <w:spacing w:line="240" w:lineRule="auto"/>
            </w:pPr>
            <w:r w:rsidRPr="004767BF">
              <w:t xml:space="preserve">17=Beekeeping activities (e.g. honey) </w:t>
            </w:r>
          </w:p>
          <w:p w14:paraId="49B97004" w14:textId="77777777" w:rsidR="009666FC" w:rsidRPr="004767BF" w:rsidRDefault="009666FC" w:rsidP="000F55A6">
            <w:pPr>
              <w:spacing w:line="240" w:lineRule="auto"/>
            </w:pPr>
            <w:r w:rsidRPr="004767BF">
              <w:t>18=Caterpillar</w:t>
            </w:r>
          </w:p>
          <w:p w14:paraId="6A0B21F1" w14:textId="77777777" w:rsidR="009666FC" w:rsidRPr="004767BF" w:rsidRDefault="009666FC" w:rsidP="000F55A6">
            <w:pPr>
              <w:spacing w:line="240" w:lineRule="auto"/>
            </w:pPr>
            <w:r w:rsidRPr="004767BF">
              <w:t>97=Other, please specify</w:t>
            </w:r>
          </w:p>
        </w:tc>
      </w:tr>
    </w:tbl>
    <w:p w14:paraId="5CA32FBA" w14:textId="77777777" w:rsidR="009666FC" w:rsidRPr="009666FC" w:rsidRDefault="009666FC" w:rsidP="000F55A6">
      <w:pPr>
        <w:spacing w:after="0" w:line="240" w:lineRule="auto"/>
      </w:pPr>
    </w:p>
    <w:p w14:paraId="56AE74AA" w14:textId="77777777" w:rsidR="009666FC" w:rsidRPr="009666FC" w:rsidRDefault="009666FC" w:rsidP="000F55A6">
      <w:pPr>
        <w:spacing w:line="240" w:lineRule="auto"/>
        <w:sectPr w:rsidR="009666FC" w:rsidRPr="009666FC">
          <w:pgSz w:w="15840" w:h="12240" w:orient="landscape"/>
          <w:pgMar w:top="720" w:right="1440" w:bottom="720" w:left="1440" w:header="720" w:footer="720" w:gutter="0"/>
          <w:cols w:space="720"/>
          <w:docGrid w:linePitch="360"/>
        </w:sectPr>
      </w:pPr>
    </w:p>
    <w:tbl>
      <w:tblPr>
        <w:tblStyle w:val="TableGrid"/>
        <w:tblW w:w="10777" w:type="dxa"/>
        <w:tblInd w:w="-725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320"/>
        <w:gridCol w:w="1057"/>
      </w:tblGrid>
      <w:tr w:rsidR="0074571E" w:rsidRPr="00C755D3" w14:paraId="5B2962A8" w14:textId="77777777" w:rsidTr="0074571E">
        <w:tc>
          <w:tcPr>
            <w:tcW w:w="360" w:type="dxa"/>
          </w:tcPr>
          <w:p w14:paraId="470FFC42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4B4D3895" w14:textId="564B7E33" w:rsidR="0074571E" w:rsidRPr="00C3656B" w:rsidRDefault="0074571E" w:rsidP="0074571E">
            <w:pPr>
              <w:pStyle w:val="NoSpacing"/>
            </w:pPr>
            <w:r>
              <w:t>D.12. How likely is it that elites</w:t>
            </w:r>
            <w:r w:rsidRPr="00C3656B">
              <w:t xml:space="preserve"> </w:t>
            </w:r>
            <w:r w:rsidR="008727F0">
              <w:t xml:space="preserve">from outside your chiefdom </w:t>
            </w:r>
            <w:r w:rsidRPr="00C3656B">
              <w:t xml:space="preserve">will take some of the customary forest land used by your village without authorization from the </w:t>
            </w:r>
            <w:r>
              <w:t>village</w:t>
            </w:r>
            <w:r w:rsidRPr="00C3656B">
              <w:t xml:space="preserve"> </w:t>
            </w:r>
            <w:r>
              <w:t>in the next 3 years</w:t>
            </w:r>
            <w:r w:rsidRPr="00C3656B">
              <w:t xml:space="preserve">? </w:t>
            </w:r>
            <w:r w:rsidRPr="00C3656B">
              <w:rPr>
                <w:b/>
              </w:rPr>
              <w:t>(helite3)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C80865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9AEAC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D0DE61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79420A5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59314E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695BA6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591D158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4BD0A00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1D983C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45AD1A3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A3AE4FE" w14:textId="77777777" w:rsidTr="0074571E">
        <w:tc>
          <w:tcPr>
            <w:tcW w:w="360" w:type="dxa"/>
          </w:tcPr>
          <w:p w14:paraId="5DBABE64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6026E9BA" w14:textId="4E00C890" w:rsidR="0074571E" w:rsidRPr="00C3656B" w:rsidRDefault="0074571E" w:rsidP="0074571E">
            <w:pPr>
              <w:pStyle w:val="NoSpacing"/>
            </w:pPr>
            <w:r>
              <w:t xml:space="preserve">D.13. </w:t>
            </w:r>
            <w:r w:rsidRPr="00C3656B">
              <w:t xml:space="preserve">How likely is it that a chief will sell or give away the customary forestland used by this village for investment purposes </w:t>
            </w:r>
            <w:r>
              <w:t xml:space="preserve">in the next 3 year without </w:t>
            </w:r>
            <w:r w:rsidRPr="00C3656B">
              <w:t xml:space="preserve">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FE177E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17C107D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6356D52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153BA09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2B8CAAE1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E84546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A6C504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29E0FCE0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751EFB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D665795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32C31253" w14:textId="77777777" w:rsidTr="0074571E">
        <w:tc>
          <w:tcPr>
            <w:tcW w:w="360" w:type="dxa"/>
          </w:tcPr>
          <w:p w14:paraId="006FB367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584222B3" w14:textId="6A116099" w:rsidR="0074571E" w:rsidRDefault="0074571E" w:rsidP="0074571E">
            <w:pPr>
              <w:pStyle w:val="NoSpacing"/>
            </w:pPr>
            <w:r>
              <w:t>D.14 How likely is it that investors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C3A1447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B28D8A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490BADF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601DEB3E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76D695CB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213D78A5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E4A1AFF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0BFA864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24FEED6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2E62916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  <w:tr w:rsidR="0074571E" w:rsidRPr="00C755D3" w14:paraId="1D55EF75" w14:textId="77777777" w:rsidTr="0074571E">
        <w:tc>
          <w:tcPr>
            <w:tcW w:w="360" w:type="dxa"/>
          </w:tcPr>
          <w:p w14:paraId="00A2D21F" w14:textId="77777777" w:rsidR="0074571E" w:rsidRPr="00C755D3" w:rsidRDefault="0074571E" w:rsidP="0074571E">
            <w:pPr>
              <w:pStyle w:val="NoSpacing"/>
            </w:pPr>
          </w:p>
        </w:tc>
        <w:tc>
          <w:tcPr>
            <w:tcW w:w="5040" w:type="dxa"/>
            <w:tcBorders>
              <w:right w:val="nil"/>
            </w:tcBorders>
          </w:tcPr>
          <w:p w14:paraId="0163AC2F" w14:textId="37AE642E" w:rsidR="0074571E" w:rsidRDefault="0074571E" w:rsidP="0074571E">
            <w:pPr>
              <w:pStyle w:val="NoSpacing"/>
            </w:pPr>
            <w:r>
              <w:t>D.15 How likely is it that the government</w:t>
            </w:r>
            <w:r w:rsidRPr="00C3656B">
              <w:t xml:space="preserve"> will sell or give away the customary forestland used by this village for investment purposes </w:t>
            </w:r>
            <w:r>
              <w:t>in the next 3 years</w:t>
            </w:r>
            <w:r w:rsidRPr="00C3656B">
              <w:t xml:space="preserve"> without authorization from the </w:t>
            </w:r>
            <w:r>
              <w:t>village</w:t>
            </w:r>
            <w:r w:rsidRPr="00C3656B">
              <w:t xml:space="preserve">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12E0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1=Impossible/would never happen</w:t>
            </w:r>
          </w:p>
          <w:p w14:paraId="5EE005FD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2=Highly Unlikely</w:t>
            </w:r>
          </w:p>
          <w:p w14:paraId="5352B006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3=Unlikely  </w:t>
            </w:r>
          </w:p>
          <w:p w14:paraId="2637AC59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4=Unsure/Don't know</w:t>
            </w:r>
          </w:p>
          <w:p w14:paraId="40DBA7D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5=Likely</w:t>
            </w:r>
          </w:p>
          <w:p w14:paraId="45C22D2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6=Highly Likely </w:t>
            </w:r>
          </w:p>
          <w:p w14:paraId="454B39C3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 xml:space="preserve">7=Happening right now </w:t>
            </w:r>
          </w:p>
          <w:p w14:paraId="71F3CCB2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888=Don't know</w:t>
            </w:r>
          </w:p>
          <w:p w14:paraId="3100C738" w14:textId="77777777" w:rsidR="0074571E" w:rsidRPr="00990B9D" w:rsidRDefault="0074571E" w:rsidP="0074571E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999=Prefer not to respond</w:t>
            </w:r>
          </w:p>
        </w:tc>
        <w:tc>
          <w:tcPr>
            <w:tcW w:w="1057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5E7813F" w14:textId="77777777" w:rsidR="0074571E" w:rsidRPr="00C3656B" w:rsidRDefault="0074571E" w:rsidP="0074571E">
            <w:pPr>
              <w:pStyle w:val="NoSpacing"/>
              <w:rPr>
                <w:i/>
              </w:rPr>
            </w:pPr>
            <w:r w:rsidRPr="00C3656B">
              <w:rPr>
                <w:i/>
              </w:rPr>
              <w:t>(Code)</w:t>
            </w:r>
          </w:p>
        </w:tc>
      </w:tr>
    </w:tbl>
    <w:p w14:paraId="752B8A86" w14:textId="77777777" w:rsidR="009666FC" w:rsidRPr="009666FC" w:rsidRDefault="009666FC" w:rsidP="000F55A6">
      <w:pPr>
        <w:spacing w:after="0" w:line="240" w:lineRule="auto"/>
      </w:pPr>
    </w:p>
    <w:p w14:paraId="226E39F5" w14:textId="77777777" w:rsidR="009666FC" w:rsidRPr="009666FC" w:rsidRDefault="009666FC" w:rsidP="000F55A6">
      <w:pPr>
        <w:spacing w:after="0" w:line="240" w:lineRule="auto"/>
      </w:pPr>
    </w:p>
    <w:p w14:paraId="79B22878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773D6" w14:textId="63B67615" w:rsidR="009666FC" w:rsidRPr="009666FC" w:rsidRDefault="001D029D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E</w:t>
      </w:r>
      <w:r w:rsidR="009666FC" w:rsidRPr="009666FC">
        <w:rPr>
          <w:b/>
          <w:color w:val="002A6C" w:themeColor="text2"/>
          <w:spacing w:val="-6"/>
        </w:rPr>
        <w:t xml:space="preserve">. FOREST PRODUCTS </w:t>
      </w:r>
    </w:p>
    <w:p w14:paraId="78B3B679" w14:textId="4853B0C9" w:rsidR="009666FC" w:rsidRPr="009666FC" w:rsidRDefault="009666FC" w:rsidP="000F55A6">
      <w:pPr>
        <w:spacing w:after="0" w:line="240" w:lineRule="auto"/>
      </w:pPr>
      <w:r w:rsidRPr="009666FC">
        <w:t>We would like to ask you about wild products that</w:t>
      </w:r>
      <w:r w:rsidR="00062708">
        <w:t xml:space="preserve"> </w:t>
      </w:r>
      <w:r w:rsidR="004D6578">
        <w:t xml:space="preserve">you </w:t>
      </w:r>
      <w:r w:rsidR="00BB5B46">
        <w:t xml:space="preserve">personally </w:t>
      </w:r>
      <w:r w:rsidR="008727F0">
        <w:t>collect from the forests FOR INCOME.</w:t>
      </w:r>
    </w:p>
    <w:tbl>
      <w:tblPr>
        <w:tblStyle w:val="TableGrid"/>
        <w:tblW w:w="1200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4"/>
        <w:gridCol w:w="1961"/>
        <w:gridCol w:w="2008"/>
        <w:gridCol w:w="11"/>
        <w:gridCol w:w="1985"/>
        <w:gridCol w:w="875"/>
        <w:gridCol w:w="1581"/>
        <w:gridCol w:w="1581"/>
        <w:gridCol w:w="1691"/>
      </w:tblGrid>
      <w:tr w:rsidR="00304CC2" w:rsidRPr="009666FC" w14:paraId="53050E22" w14:textId="77777777" w:rsidTr="00304CC2">
        <w:trPr>
          <w:jc w:val="center"/>
        </w:trPr>
        <w:tc>
          <w:tcPr>
            <w:tcW w:w="4294" w:type="dxa"/>
            <w:gridSpan w:val="4"/>
          </w:tcPr>
          <w:p w14:paraId="5DE1A648" w14:textId="25E9728C" w:rsidR="00304CC2" w:rsidRPr="00FA0A8E" w:rsidRDefault="00304CC2" w:rsidP="000F55A6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713" w:type="dxa"/>
            <w:gridSpan w:val="5"/>
          </w:tcPr>
          <w:p w14:paraId="7AB37E66" w14:textId="07DC388F" w:rsidR="00304CC2" w:rsidRPr="00FA0A8E" w:rsidRDefault="00304CC2" w:rsidP="00304CC2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 THE THREE MOST IMPORTANT PRODUCTS ONLY</w:t>
            </w:r>
          </w:p>
        </w:tc>
      </w:tr>
      <w:tr w:rsidR="00304CC2" w:rsidRPr="009666FC" w14:paraId="6BE11BC5" w14:textId="77777777" w:rsidTr="00304CC2">
        <w:trPr>
          <w:jc w:val="center"/>
        </w:trPr>
        <w:tc>
          <w:tcPr>
            <w:tcW w:w="314" w:type="dxa"/>
          </w:tcPr>
          <w:p w14:paraId="216C491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61" w:type="dxa"/>
          </w:tcPr>
          <w:p w14:paraId="523C4753" w14:textId="77777777" w:rsidR="00304CC2" w:rsidRPr="009666FC" w:rsidRDefault="00304CC2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2008" w:type="dxa"/>
          </w:tcPr>
          <w:p w14:paraId="6D892ACB" w14:textId="5333F424" w:rsidR="00304CC2" w:rsidRPr="009666FC" w:rsidRDefault="00304CC2" w:rsidP="000F55A6">
            <w:pPr>
              <w:spacing w:line="240" w:lineRule="auto"/>
              <w:jc w:val="center"/>
              <w:rPr>
                <w:i/>
              </w:rPr>
            </w:pPr>
            <w:r>
              <w:rPr>
                <w:sz w:val="20"/>
                <w:szCs w:val="20"/>
              </w:rPr>
              <w:t xml:space="preserve">E1. </w:t>
            </w:r>
            <w:r w:rsidRPr="009666FC">
              <w:rPr>
                <w:sz w:val="20"/>
                <w:szCs w:val="20"/>
              </w:rPr>
              <w:t>What are the three most important products y</w:t>
            </w:r>
            <w:r>
              <w:rPr>
                <w:sz w:val="20"/>
                <w:szCs w:val="20"/>
              </w:rPr>
              <w:t>ou</w:t>
            </w:r>
            <w:r w:rsidRPr="009666FC">
              <w:rPr>
                <w:sz w:val="20"/>
                <w:szCs w:val="20"/>
              </w:rPr>
              <w:t xml:space="preserve"> collect </w:t>
            </w:r>
            <w:r w:rsidRPr="009666FC">
              <w:rPr>
                <w:i/>
                <w:sz w:val="20"/>
                <w:szCs w:val="20"/>
              </w:rPr>
              <w:t xml:space="preserve">from forests FOR INCOME? </w:t>
            </w:r>
          </w:p>
        </w:tc>
        <w:tc>
          <w:tcPr>
            <w:tcW w:w="1996" w:type="dxa"/>
            <w:gridSpan w:val="2"/>
          </w:tcPr>
          <w:p w14:paraId="423BA050" w14:textId="74394A56" w:rsidR="00304CC2" w:rsidRPr="009666FC" w:rsidRDefault="00304CC2" w:rsidP="000F55A6">
            <w:pPr>
              <w:spacing w:line="240" w:lineRule="auto"/>
              <w:jc w:val="center"/>
            </w:pPr>
            <w:r>
              <w:t>E</w:t>
            </w:r>
            <w:r w:rsidRPr="009666FC">
              <w:t>1b. On average, what quantity of this product do you typically collect in a MONTH?</w:t>
            </w:r>
          </w:p>
        </w:tc>
        <w:tc>
          <w:tcPr>
            <w:tcW w:w="875" w:type="dxa"/>
          </w:tcPr>
          <w:p w14:paraId="0481EC91" w14:textId="0D337F68" w:rsidR="00304CC2" w:rsidRPr="009666FC" w:rsidRDefault="00304CC2" w:rsidP="000F55A6">
            <w:pPr>
              <w:spacing w:line="240" w:lineRule="auto"/>
              <w:jc w:val="center"/>
            </w:pPr>
            <w:r>
              <w:t>E</w:t>
            </w:r>
            <w:r w:rsidRPr="009666FC">
              <w:t>1c. Unit</w:t>
            </w:r>
          </w:p>
          <w:p w14:paraId="075D1F71" w14:textId="77777777" w:rsidR="00304CC2" w:rsidRPr="009666FC" w:rsidRDefault="00304CC2" w:rsidP="000F55A6">
            <w:pPr>
              <w:spacing w:line="240" w:lineRule="auto"/>
              <w:jc w:val="center"/>
            </w:pPr>
          </w:p>
          <w:p w14:paraId="1A8BDE56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(TBD)</w:t>
            </w:r>
          </w:p>
        </w:tc>
        <w:tc>
          <w:tcPr>
            <w:tcW w:w="1581" w:type="dxa"/>
          </w:tcPr>
          <w:p w14:paraId="7CFE0BE5" w14:textId="77777777" w:rsidR="00304CC2" w:rsidRDefault="00304CC2" w:rsidP="00304CC2">
            <w:pPr>
              <w:spacing w:line="240" w:lineRule="auto"/>
              <w:jc w:val="center"/>
            </w:pPr>
            <w:r>
              <w:t>F8. On average, how many months of the year do you typically collect this product?</w:t>
            </w:r>
          </w:p>
          <w:p w14:paraId="391B5950" w14:textId="77777777" w:rsidR="00304CC2" w:rsidRDefault="00304CC2" w:rsidP="00304CC2">
            <w:pPr>
              <w:spacing w:line="240" w:lineRule="auto"/>
              <w:jc w:val="center"/>
            </w:pPr>
          </w:p>
          <w:p w14:paraId="693E14F9" w14:textId="77777777" w:rsidR="00304CC2" w:rsidRPr="00304CC2" w:rsidRDefault="00304CC2" w:rsidP="00304CC2">
            <w:pPr>
              <w:spacing w:line="240" w:lineRule="auto"/>
              <w:jc w:val="center"/>
              <w:rPr>
                <w:i/>
              </w:rPr>
            </w:pPr>
            <w:r w:rsidRPr="00304CC2">
              <w:rPr>
                <w:i/>
              </w:rPr>
              <w:t>Integer from 1-12</w:t>
            </w:r>
          </w:p>
          <w:p w14:paraId="0DB7762B" w14:textId="77777777" w:rsidR="00304CC2" w:rsidRDefault="00304CC2" w:rsidP="00304CC2">
            <w:pPr>
              <w:spacing w:line="240" w:lineRule="auto"/>
              <w:jc w:val="center"/>
            </w:pPr>
          </w:p>
          <w:p w14:paraId="523CFDB4" w14:textId="77777777" w:rsidR="00304CC2" w:rsidRDefault="00304CC2" w:rsidP="00304CC2">
            <w:pPr>
              <w:spacing w:line="240" w:lineRule="auto"/>
              <w:jc w:val="center"/>
            </w:pPr>
          </w:p>
          <w:p w14:paraId="08DDB112" w14:textId="77777777" w:rsidR="00304CC2" w:rsidRDefault="00304CC2" w:rsidP="00304CC2">
            <w:pPr>
              <w:spacing w:line="240" w:lineRule="auto"/>
              <w:jc w:val="center"/>
            </w:pPr>
          </w:p>
          <w:p w14:paraId="3BDEA860" w14:textId="77777777" w:rsidR="00304CC2" w:rsidRDefault="00304CC2" w:rsidP="00304CC2">
            <w:pPr>
              <w:spacing w:line="240" w:lineRule="auto"/>
              <w:jc w:val="center"/>
            </w:pPr>
          </w:p>
          <w:p w14:paraId="67EE447D" w14:textId="77777777" w:rsidR="00304CC2" w:rsidRDefault="00304CC2" w:rsidP="00304CC2">
            <w:pPr>
              <w:spacing w:line="240" w:lineRule="auto"/>
              <w:jc w:val="center"/>
            </w:pPr>
          </w:p>
          <w:p w14:paraId="3AC6528A" w14:textId="77777777" w:rsidR="00304CC2" w:rsidRDefault="00304CC2" w:rsidP="00304CC2">
            <w:pPr>
              <w:spacing w:line="240" w:lineRule="auto"/>
              <w:jc w:val="center"/>
            </w:pPr>
          </w:p>
          <w:p w14:paraId="65595DE2" w14:textId="77777777" w:rsidR="00304CC2" w:rsidRDefault="00304CC2" w:rsidP="00304CC2">
            <w:pPr>
              <w:spacing w:line="240" w:lineRule="auto"/>
              <w:jc w:val="center"/>
            </w:pPr>
          </w:p>
          <w:p w14:paraId="30739A91" w14:textId="77777777" w:rsidR="00304CC2" w:rsidRDefault="00304CC2" w:rsidP="00304CC2">
            <w:pPr>
              <w:spacing w:line="240" w:lineRule="auto"/>
              <w:jc w:val="center"/>
            </w:pPr>
          </w:p>
          <w:p w14:paraId="5DFD82FE" w14:textId="77777777" w:rsidR="00304CC2" w:rsidRDefault="00304CC2" w:rsidP="00304CC2">
            <w:pPr>
              <w:spacing w:line="240" w:lineRule="auto"/>
              <w:jc w:val="center"/>
            </w:pPr>
          </w:p>
          <w:p w14:paraId="61972DB4" w14:textId="77777777" w:rsidR="00304CC2" w:rsidRDefault="00304CC2" w:rsidP="00304CC2">
            <w:pPr>
              <w:spacing w:line="240" w:lineRule="auto"/>
              <w:jc w:val="center"/>
            </w:pPr>
          </w:p>
          <w:p w14:paraId="7FC12DA6" w14:textId="77777777" w:rsidR="00304CC2" w:rsidRDefault="00304CC2" w:rsidP="00304CC2">
            <w:pPr>
              <w:spacing w:line="240" w:lineRule="auto"/>
              <w:jc w:val="center"/>
            </w:pPr>
          </w:p>
          <w:p w14:paraId="310142A6" w14:textId="77777777" w:rsidR="00304CC2" w:rsidRDefault="00304CC2" w:rsidP="00304CC2">
            <w:pPr>
              <w:spacing w:line="240" w:lineRule="auto"/>
              <w:jc w:val="center"/>
            </w:pPr>
          </w:p>
          <w:p w14:paraId="1866B233" w14:textId="77777777" w:rsidR="00304CC2" w:rsidRDefault="00304CC2" w:rsidP="00304CC2">
            <w:pPr>
              <w:spacing w:line="240" w:lineRule="auto"/>
              <w:jc w:val="center"/>
            </w:pPr>
          </w:p>
          <w:p w14:paraId="36CF047A" w14:textId="77777777" w:rsidR="00304CC2" w:rsidRDefault="00304CC2" w:rsidP="00304CC2">
            <w:pPr>
              <w:spacing w:line="240" w:lineRule="auto"/>
              <w:jc w:val="center"/>
            </w:pPr>
          </w:p>
          <w:p w14:paraId="3EEB8DC5" w14:textId="77777777" w:rsidR="00304CC2" w:rsidRDefault="00304CC2" w:rsidP="00304CC2">
            <w:pPr>
              <w:spacing w:line="240" w:lineRule="auto"/>
              <w:jc w:val="center"/>
            </w:pPr>
          </w:p>
          <w:p w14:paraId="6DAA830C" w14:textId="77777777" w:rsidR="00304CC2" w:rsidRDefault="00304CC2" w:rsidP="00304CC2">
            <w:pPr>
              <w:spacing w:line="240" w:lineRule="auto"/>
              <w:jc w:val="center"/>
            </w:pPr>
          </w:p>
          <w:p w14:paraId="41726450" w14:textId="77777777" w:rsidR="00304CC2" w:rsidRDefault="00304CC2" w:rsidP="00304CC2">
            <w:pPr>
              <w:spacing w:line="240" w:lineRule="auto"/>
              <w:jc w:val="center"/>
            </w:pPr>
          </w:p>
          <w:p w14:paraId="5C7F1BC4" w14:textId="77777777" w:rsidR="00304CC2" w:rsidRDefault="00304CC2" w:rsidP="00304CC2">
            <w:pPr>
              <w:spacing w:line="240" w:lineRule="auto"/>
              <w:jc w:val="center"/>
            </w:pPr>
          </w:p>
          <w:p w14:paraId="13590BB7" w14:textId="77777777" w:rsidR="00304CC2" w:rsidRDefault="00304CC2" w:rsidP="00304CC2">
            <w:pPr>
              <w:spacing w:line="240" w:lineRule="auto"/>
              <w:jc w:val="center"/>
            </w:pPr>
          </w:p>
          <w:p w14:paraId="7D0D0F9A" w14:textId="77777777" w:rsidR="00304CC2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2DD4A22" w14:textId="459B976D" w:rsidR="00304CC2" w:rsidRPr="009666FC" w:rsidRDefault="00304CC2" w:rsidP="000F55A6">
            <w:pPr>
              <w:spacing w:line="240" w:lineRule="auto"/>
              <w:jc w:val="center"/>
            </w:pPr>
            <w:r>
              <w:t>E2</w:t>
            </w:r>
            <w:r w:rsidRPr="009666FC">
              <w:t xml:space="preserve">. Where </w:t>
            </w:r>
            <w:r>
              <w:t>do you</w:t>
            </w:r>
            <w:r w:rsidRPr="009666FC">
              <w:t xml:space="preserve"> sell this &lt;product&gt;?</w:t>
            </w:r>
          </w:p>
        </w:tc>
        <w:tc>
          <w:tcPr>
            <w:tcW w:w="1691" w:type="dxa"/>
          </w:tcPr>
          <w:p w14:paraId="7E71B95D" w14:textId="625A72E0" w:rsidR="00304CC2" w:rsidRPr="009666FC" w:rsidRDefault="00304CC2" w:rsidP="000F55A6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 xml:space="preserve">E3. </w:t>
            </w:r>
            <w:r w:rsidRPr="009666FC">
              <w:rPr>
                <w:sz w:val="20"/>
                <w:szCs w:val="20"/>
              </w:rPr>
              <w:t>Over the last 12 months what was your total income from selling &lt;product&gt;?</w:t>
            </w:r>
          </w:p>
        </w:tc>
      </w:tr>
      <w:tr w:rsidR="00304CC2" w:rsidRPr="009666FC" w14:paraId="521BE306" w14:textId="77777777" w:rsidTr="00304CC2">
        <w:trPr>
          <w:jc w:val="center"/>
        </w:trPr>
        <w:tc>
          <w:tcPr>
            <w:tcW w:w="314" w:type="dxa"/>
          </w:tcPr>
          <w:p w14:paraId="35F35691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a</w:t>
            </w:r>
          </w:p>
        </w:tc>
        <w:tc>
          <w:tcPr>
            <w:tcW w:w="1961" w:type="dxa"/>
          </w:tcPr>
          <w:p w14:paraId="534CD835" w14:textId="77777777" w:rsidR="00304CC2" w:rsidRPr="009666FC" w:rsidRDefault="00304CC2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2008" w:type="dxa"/>
          </w:tcPr>
          <w:p w14:paraId="460F59C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55F4BA3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98479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850F95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4FF3881" w14:textId="791C936F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7E27A61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52645A6E" w14:textId="77777777" w:rsidTr="00304CC2">
        <w:trPr>
          <w:jc w:val="center"/>
        </w:trPr>
        <w:tc>
          <w:tcPr>
            <w:tcW w:w="314" w:type="dxa"/>
          </w:tcPr>
          <w:p w14:paraId="12E14436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b</w:t>
            </w:r>
          </w:p>
        </w:tc>
        <w:tc>
          <w:tcPr>
            <w:tcW w:w="1961" w:type="dxa"/>
          </w:tcPr>
          <w:p w14:paraId="670275BA" w14:textId="77777777" w:rsidR="00304CC2" w:rsidRPr="009666FC" w:rsidRDefault="00304CC2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2008" w:type="dxa"/>
          </w:tcPr>
          <w:p w14:paraId="646B3D8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01255A6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1094DB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4D03A5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CF7902B" w14:textId="357A6DBA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30629E6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DE53FF5" w14:textId="77777777" w:rsidTr="00304CC2">
        <w:trPr>
          <w:jc w:val="center"/>
        </w:trPr>
        <w:tc>
          <w:tcPr>
            <w:tcW w:w="314" w:type="dxa"/>
          </w:tcPr>
          <w:p w14:paraId="6EEE1133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c</w:t>
            </w:r>
          </w:p>
        </w:tc>
        <w:tc>
          <w:tcPr>
            <w:tcW w:w="1961" w:type="dxa"/>
          </w:tcPr>
          <w:p w14:paraId="3E16D4F4" w14:textId="77777777" w:rsidR="00304CC2" w:rsidRPr="009666FC" w:rsidRDefault="00304CC2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2008" w:type="dxa"/>
          </w:tcPr>
          <w:p w14:paraId="0CF45F3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15F4D0B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BF8B8C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D48FF6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FD492A3" w14:textId="335BA155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90A5ED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4A01A3CB" w14:textId="77777777" w:rsidTr="00304CC2">
        <w:trPr>
          <w:jc w:val="center"/>
        </w:trPr>
        <w:tc>
          <w:tcPr>
            <w:tcW w:w="314" w:type="dxa"/>
          </w:tcPr>
          <w:p w14:paraId="5ED3A2BF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d</w:t>
            </w:r>
          </w:p>
        </w:tc>
        <w:tc>
          <w:tcPr>
            <w:tcW w:w="1961" w:type="dxa"/>
          </w:tcPr>
          <w:p w14:paraId="78176641" w14:textId="77777777" w:rsidR="00304CC2" w:rsidRPr="009666FC" w:rsidRDefault="00304CC2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2008" w:type="dxa"/>
          </w:tcPr>
          <w:p w14:paraId="34BAC8E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7CB9C7A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E2CBF3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981C7F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5B146ED" w14:textId="547B4E90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4CFABBC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1385E22D" w14:textId="77777777" w:rsidTr="00304CC2">
        <w:trPr>
          <w:jc w:val="center"/>
        </w:trPr>
        <w:tc>
          <w:tcPr>
            <w:tcW w:w="314" w:type="dxa"/>
          </w:tcPr>
          <w:p w14:paraId="3BF583EE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lastRenderedPageBreak/>
              <w:t>e</w:t>
            </w:r>
          </w:p>
        </w:tc>
        <w:tc>
          <w:tcPr>
            <w:tcW w:w="1961" w:type="dxa"/>
          </w:tcPr>
          <w:p w14:paraId="54D30B7D" w14:textId="77777777" w:rsidR="00304CC2" w:rsidRPr="009666FC" w:rsidRDefault="00304CC2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2008" w:type="dxa"/>
          </w:tcPr>
          <w:p w14:paraId="3F6CA5E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46268E6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031D15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EA872E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23810B5" w14:textId="22E1773F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BE5A20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297CB2C5" w14:textId="77777777" w:rsidTr="00304CC2">
        <w:trPr>
          <w:trHeight w:val="179"/>
          <w:jc w:val="center"/>
        </w:trPr>
        <w:tc>
          <w:tcPr>
            <w:tcW w:w="314" w:type="dxa"/>
          </w:tcPr>
          <w:p w14:paraId="1242A6F3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f</w:t>
            </w:r>
          </w:p>
        </w:tc>
        <w:tc>
          <w:tcPr>
            <w:tcW w:w="1961" w:type="dxa"/>
          </w:tcPr>
          <w:p w14:paraId="220B8083" w14:textId="77777777" w:rsidR="00304CC2" w:rsidRPr="009666FC" w:rsidRDefault="00304CC2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2008" w:type="dxa"/>
          </w:tcPr>
          <w:p w14:paraId="2E4DD8F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7B89381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A3AE68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B9C0B5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0AAF78E" w14:textId="5F4D82B4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9E7B7A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0B85F8D9" w14:textId="77777777" w:rsidTr="00304CC2">
        <w:trPr>
          <w:jc w:val="center"/>
        </w:trPr>
        <w:tc>
          <w:tcPr>
            <w:tcW w:w="314" w:type="dxa"/>
          </w:tcPr>
          <w:p w14:paraId="2FE2FF24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g</w:t>
            </w:r>
          </w:p>
        </w:tc>
        <w:tc>
          <w:tcPr>
            <w:tcW w:w="1961" w:type="dxa"/>
          </w:tcPr>
          <w:p w14:paraId="3262DE2C" w14:textId="77777777" w:rsidR="00304CC2" w:rsidRPr="009666FC" w:rsidRDefault="00304CC2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2008" w:type="dxa"/>
          </w:tcPr>
          <w:p w14:paraId="15F20C8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01D6BED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664930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A4427E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B6A3C1A" w14:textId="6C6C8556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3590B53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8C12F8C" w14:textId="77777777" w:rsidTr="00304CC2">
        <w:trPr>
          <w:jc w:val="center"/>
        </w:trPr>
        <w:tc>
          <w:tcPr>
            <w:tcW w:w="314" w:type="dxa"/>
          </w:tcPr>
          <w:p w14:paraId="2DA850D5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h</w:t>
            </w:r>
          </w:p>
        </w:tc>
        <w:tc>
          <w:tcPr>
            <w:tcW w:w="1961" w:type="dxa"/>
          </w:tcPr>
          <w:p w14:paraId="2D31D778" w14:textId="77777777" w:rsidR="00304CC2" w:rsidRPr="009666FC" w:rsidRDefault="00304CC2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2008" w:type="dxa"/>
          </w:tcPr>
          <w:p w14:paraId="6C23D32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3567B69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6D38BD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B38D0A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CA9065B" w14:textId="43BCC0AF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B65BAE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6FB1C16" w14:textId="77777777" w:rsidTr="00304CC2">
        <w:trPr>
          <w:jc w:val="center"/>
        </w:trPr>
        <w:tc>
          <w:tcPr>
            <w:tcW w:w="314" w:type="dxa"/>
          </w:tcPr>
          <w:p w14:paraId="564A0E10" w14:textId="77777777" w:rsidR="00304CC2" w:rsidRPr="009666FC" w:rsidRDefault="00304CC2" w:rsidP="000F55A6">
            <w:pPr>
              <w:spacing w:line="240" w:lineRule="auto"/>
              <w:jc w:val="center"/>
            </w:pPr>
            <w:proofErr w:type="spellStart"/>
            <w:r w:rsidRPr="009666FC">
              <w:t>i</w:t>
            </w:r>
            <w:proofErr w:type="spellEnd"/>
          </w:p>
        </w:tc>
        <w:tc>
          <w:tcPr>
            <w:tcW w:w="1961" w:type="dxa"/>
          </w:tcPr>
          <w:p w14:paraId="720A4D7B" w14:textId="77777777" w:rsidR="00304CC2" w:rsidRPr="009666FC" w:rsidRDefault="00304CC2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2008" w:type="dxa"/>
          </w:tcPr>
          <w:p w14:paraId="104B677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37CC01F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87519A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7707F2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F6523B6" w14:textId="0DA8FFF8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617B80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145390B4" w14:textId="77777777" w:rsidTr="00304CC2">
        <w:trPr>
          <w:jc w:val="center"/>
        </w:trPr>
        <w:tc>
          <w:tcPr>
            <w:tcW w:w="314" w:type="dxa"/>
          </w:tcPr>
          <w:p w14:paraId="4A715F65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j</w:t>
            </w:r>
          </w:p>
        </w:tc>
        <w:tc>
          <w:tcPr>
            <w:tcW w:w="1961" w:type="dxa"/>
          </w:tcPr>
          <w:p w14:paraId="7A6572A4" w14:textId="77777777" w:rsidR="00304CC2" w:rsidRPr="009666FC" w:rsidRDefault="00304CC2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2008" w:type="dxa"/>
          </w:tcPr>
          <w:p w14:paraId="20EBEC5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15D5F19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A2D61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3C96D9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40FD450B" w14:textId="21CA952C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4F4E926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E33E326" w14:textId="77777777" w:rsidTr="00304CC2">
        <w:trPr>
          <w:jc w:val="center"/>
        </w:trPr>
        <w:tc>
          <w:tcPr>
            <w:tcW w:w="314" w:type="dxa"/>
          </w:tcPr>
          <w:p w14:paraId="64E2F299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k</w:t>
            </w:r>
          </w:p>
        </w:tc>
        <w:tc>
          <w:tcPr>
            <w:tcW w:w="1961" w:type="dxa"/>
          </w:tcPr>
          <w:p w14:paraId="7181D409" w14:textId="77777777" w:rsidR="00304CC2" w:rsidRPr="009666FC" w:rsidRDefault="00304CC2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2008" w:type="dxa"/>
          </w:tcPr>
          <w:p w14:paraId="1CB0522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334CB02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00ED06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43807F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35D4858" w14:textId="117DDA9A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CAD44C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4E0EB1F2" w14:textId="77777777" w:rsidTr="00304CC2">
        <w:trPr>
          <w:jc w:val="center"/>
        </w:trPr>
        <w:tc>
          <w:tcPr>
            <w:tcW w:w="314" w:type="dxa"/>
          </w:tcPr>
          <w:p w14:paraId="279E21BE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l</w:t>
            </w:r>
          </w:p>
        </w:tc>
        <w:tc>
          <w:tcPr>
            <w:tcW w:w="1961" w:type="dxa"/>
          </w:tcPr>
          <w:p w14:paraId="78813017" w14:textId="77777777" w:rsidR="00304CC2" w:rsidRPr="009666FC" w:rsidRDefault="00304CC2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2008" w:type="dxa"/>
          </w:tcPr>
          <w:p w14:paraId="0F1ED9C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2D9608E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6FE05CA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DDC5D7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D508C74" w14:textId="14961CD2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662900C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7EF2E18" w14:textId="77777777" w:rsidTr="00304CC2">
        <w:trPr>
          <w:jc w:val="center"/>
        </w:trPr>
        <w:tc>
          <w:tcPr>
            <w:tcW w:w="314" w:type="dxa"/>
          </w:tcPr>
          <w:p w14:paraId="24CD75D8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m</w:t>
            </w:r>
          </w:p>
        </w:tc>
        <w:tc>
          <w:tcPr>
            <w:tcW w:w="1961" w:type="dxa"/>
          </w:tcPr>
          <w:p w14:paraId="792EACA4" w14:textId="77777777" w:rsidR="00304CC2" w:rsidRPr="009666FC" w:rsidRDefault="00304CC2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2008" w:type="dxa"/>
          </w:tcPr>
          <w:p w14:paraId="0EA2133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7AC8777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779B7FB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40C4997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3809DBA" w14:textId="69FA420B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82FAC3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811ED60" w14:textId="77777777" w:rsidTr="00304CC2">
        <w:trPr>
          <w:jc w:val="center"/>
        </w:trPr>
        <w:tc>
          <w:tcPr>
            <w:tcW w:w="314" w:type="dxa"/>
          </w:tcPr>
          <w:p w14:paraId="2DC846AE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n</w:t>
            </w:r>
          </w:p>
        </w:tc>
        <w:tc>
          <w:tcPr>
            <w:tcW w:w="1961" w:type="dxa"/>
          </w:tcPr>
          <w:p w14:paraId="774C53B4" w14:textId="77777777" w:rsidR="00304CC2" w:rsidRPr="009666FC" w:rsidRDefault="00304CC2" w:rsidP="000F55A6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4634201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58BF19C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364D76F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1AC7C1C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4DA6D26" w14:textId="513FE1D6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5A9A2F3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D0AD046" w14:textId="77777777" w:rsidTr="00304CC2">
        <w:trPr>
          <w:jc w:val="center"/>
        </w:trPr>
        <w:tc>
          <w:tcPr>
            <w:tcW w:w="314" w:type="dxa"/>
          </w:tcPr>
          <w:p w14:paraId="12CC7603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o</w:t>
            </w:r>
          </w:p>
        </w:tc>
        <w:tc>
          <w:tcPr>
            <w:tcW w:w="1961" w:type="dxa"/>
          </w:tcPr>
          <w:p w14:paraId="48D8076A" w14:textId="77777777" w:rsidR="00304CC2" w:rsidRPr="009666FC" w:rsidRDefault="00304CC2" w:rsidP="000F55A6">
            <w:pPr>
              <w:spacing w:line="240" w:lineRule="auto"/>
            </w:pPr>
            <w:r w:rsidRPr="009666FC">
              <w:t>Other plant products</w:t>
            </w:r>
          </w:p>
        </w:tc>
        <w:tc>
          <w:tcPr>
            <w:tcW w:w="2008" w:type="dxa"/>
          </w:tcPr>
          <w:p w14:paraId="22A13B6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1E71E79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12CD822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0A3E62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71065819" w14:textId="7C610258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B6E99B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09E92BD9" w14:textId="77777777" w:rsidTr="00304CC2">
        <w:trPr>
          <w:jc w:val="center"/>
        </w:trPr>
        <w:tc>
          <w:tcPr>
            <w:tcW w:w="314" w:type="dxa"/>
          </w:tcPr>
          <w:p w14:paraId="22E4F761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p</w:t>
            </w:r>
          </w:p>
        </w:tc>
        <w:tc>
          <w:tcPr>
            <w:tcW w:w="1961" w:type="dxa"/>
          </w:tcPr>
          <w:p w14:paraId="44F31815" w14:textId="77777777" w:rsidR="00304CC2" w:rsidRPr="009666FC" w:rsidRDefault="00304CC2" w:rsidP="000F55A6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2008" w:type="dxa"/>
          </w:tcPr>
          <w:p w14:paraId="3CEFC14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54D6D75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10F61C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A666F3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6269B81" w14:textId="1AC032B8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2228950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3847FD6B" w14:textId="77777777" w:rsidTr="00304CC2">
        <w:trPr>
          <w:jc w:val="center"/>
        </w:trPr>
        <w:tc>
          <w:tcPr>
            <w:tcW w:w="314" w:type="dxa"/>
          </w:tcPr>
          <w:p w14:paraId="5143C733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q</w:t>
            </w:r>
          </w:p>
        </w:tc>
        <w:tc>
          <w:tcPr>
            <w:tcW w:w="1961" w:type="dxa"/>
          </w:tcPr>
          <w:p w14:paraId="303DBF2D" w14:textId="77777777" w:rsidR="00304CC2" w:rsidRPr="009666FC" w:rsidRDefault="00304CC2" w:rsidP="000F55A6">
            <w:pPr>
              <w:spacing w:line="240" w:lineRule="auto"/>
            </w:pPr>
            <w:r w:rsidRPr="009666FC">
              <w:t xml:space="preserve">Honey from forest beekeeping activities </w:t>
            </w:r>
          </w:p>
        </w:tc>
        <w:tc>
          <w:tcPr>
            <w:tcW w:w="2008" w:type="dxa"/>
          </w:tcPr>
          <w:p w14:paraId="4BDBFE6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51BBCC8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2CA2FED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623D12E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04181C43" w14:textId="26C4AD6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2C00DDC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1D304F77" w14:textId="77777777" w:rsidTr="00304CC2">
        <w:trPr>
          <w:jc w:val="center"/>
        </w:trPr>
        <w:tc>
          <w:tcPr>
            <w:tcW w:w="314" w:type="dxa"/>
          </w:tcPr>
          <w:p w14:paraId="3CD1D693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r</w:t>
            </w:r>
          </w:p>
        </w:tc>
        <w:tc>
          <w:tcPr>
            <w:tcW w:w="1961" w:type="dxa"/>
          </w:tcPr>
          <w:p w14:paraId="5921A409" w14:textId="77777777" w:rsidR="00304CC2" w:rsidRPr="009666FC" w:rsidRDefault="00304CC2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2008" w:type="dxa"/>
          </w:tcPr>
          <w:p w14:paraId="7A9ED6E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3AA7D38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36BD4D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4FA611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6AD1F9CD" w14:textId="5C0ACA29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14690D4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B3B3291" w14:textId="77777777" w:rsidTr="00304CC2">
        <w:trPr>
          <w:jc w:val="center"/>
        </w:trPr>
        <w:tc>
          <w:tcPr>
            <w:tcW w:w="314" w:type="dxa"/>
          </w:tcPr>
          <w:p w14:paraId="616551CF" w14:textId="77777777" w:rsidR="00304CC2" w:rsidRPr="009666FC" w:rsidRDefault="00304CC2" w:rsidP="000F55A6">
            <w:pPr>
              <w:spacing w:line="240" w:lineRule="auto"/>
              <w:jc w:val="center"/>
            </w:pPr>
            <w:r w:rsidRPr="009666FC">
              <w:t>s</w:t>
            </w:r>
          </w:p>
        </w:tc>
        <w:tc>
          <w:tcPr>
            <w:tcW w:w="1961" w:type="dxa"/>
          </w:tcPr>
          <w:p w14:paraId="07005A47" w14:textId="77777777" w:rsidR="00304CC2" w:rsidRPr="009666FC" w:rsidRDefault="00304CC2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2008" w:type="dxa"/>
          </w:tcPr>
          <w:p w14:paraId="339414B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52EC39F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4B780E5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37795DF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57CA40F8" w14:textId="346C3D53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052B5A7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A32D675" w14:textId="77777777" w:rsidTr="00304CC2">
        <w:trPr>
          <w:jc w:val="center"/>
        </w:trPr>
        <w:tc>
          <w:tcPr>
            <w:tcW w:w="314" w:type="dxa"/>
          </w:tcPr>
          <w:p w14:paraId="5A091CD4" w14:textId="35E43476" w:rsidR="00304CC2" w:rsidRPr="009666FC" w:rsidRDefault="00304CC2" w:rsidP="000F55A6">
            <w:pPr>
              <w:spacing w:line="240" w:lineRule="auto"/>
              <w:jc w:val="center"/>
            </w:pPr>
            <w:r>
              <w:t>t</w:t>
            </w:r>
          </w:p>
        </w:tc>
        <w:tc>
          <w:tcPr>
            <w:tcW w:w="1961" w:type="dxa"/>
          </w:tcPr>
          <w:p w14:paraId="2AA3D20D" w14:textId="0EBD6B36" w:rsidR="00304CC2" w:rsidRPr="009666FC" w:rsidRDefault="00304CC2" w:rsidP="000F55A6">
            <w:pPr>
              <w:spacing w:line="240" w:lineRule="auto"/>
            </w:pPr>
            <w:r>
              <w:t>None</w:t>
            </w:r>
          </w:p>
        </w:tc>
        <w:tc>
          <w:tcPr>
            <w:tcW w:w="2008" w:type="dxa"/>
          </w:tcPr>
          <w:p w14:paraId="69BDF8D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996" w:type="dxa"/>
            <w:gridSpan w:val="2"/>
          </w:tcPr>
          <w:p w14:paraId="37FF375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75" w:type="dxa"/>
          </w:tcPr>
          <w:p w14:paraId="54FA5D5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444D210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1" w:type="dxa"/>
          </w:tcPr>
          <w:p w14:paraId="23DBCBEB" w14:textId="46159049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691" w:type="dxa"/>
          </w:tcPr>
          <w:p w14:paraId="422AACC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</w:tbl>
    <w:p w14:paraId="2BCE96A7" w14:textId="77777777" w:rsidR="0099428D" w:rsidRDefault="0099428D" w:rsidP="000F55A6">
      <w:pPr>
        <w:spacing w:after="0" w:line="240" w:lineRule="auto"/>
      </w:pPr>
    </w:p>
    <w:p w14:paraId="590FD79D" w14:textId="4DB1E3B0" w:rsidR="0099428D" w:rsidRDefault="008727F0" w:rsidP="000F55A6">
      <w:pPr>
        <w:spacing w:after="0" w:line="240" w:lineRule="auto"/>
      </w:pPr>
      <w:r>
        <w:t>Next, please tell me about the three most important forest products you collect for CONSUMPTION PURPOSES.</w:t>
      </w:r>
    </w:p>
    <w:tbl>
      <w:tblPr>
        <w:tblStyle w:val="TableGrid"/>
        <w:tblW w:w="13482" w:type="dxa"/>
        <w:tblInd w:w="504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68"/>
        <w:gridCol w:w="2047"/>
        <w:gridCol w:w="1791"/>
        <w:gridCol w:w="1504"/>
        <w:gridCol w:w="810"/>
        <w:gridCol w:w="1584"/>
        <w:gridCol w:w="1768"/>
        <w:gridCol w:w="1710"/>
        <w:gridCol w:w="1800"/>
      </w:tblGrid>
      <w:tr w:rsidR="00304CC2" w:rsidRPr="009666FC" w14:paraId="1D788A80" w14:textId="4832EA4B" w:rsidTr="00304CC2">
        <w:tc>
          <w:tcPr>
            <w:tcW w:w="468" w:type="dxa"/>
          </w:tcPr>
          <w:p w14:paraId="4FCF9473" w14:textId="77777777" w:rsidR="00304CC2" w:rsidRPr="009666FC" w:rsidRDefault="00304CC2" w:rsidP="000F55A6">
            <w:pPr>
              <w:spacing w:line="240" w:lineRule="auto"/>
            </w:pPr>
          </w:p>
        </w:tc>
        <w:tc>
          <w:tcPr>
            <w:tcW w:w="2047" w:type="dxa"/>
          </w:tcPr>
          <w:p w14:paraId="697EE7A0" w14:textId="77777777" w:rsidR="00304CC2" w:rsidRPr="009666FC" w:rsidRDefault="00304CC2" w:rsidP="000F55A6">
            <w:pPr>
              <w:spacing w:line="240" w:lineRule="auto"/>
            </w:pPr>
            <w:r w:rsidRPr="009666FC">
              <w:t>Wood/forest product</w:t>
            </w:r>
          </w:p>
        </w:tc>
        <w:tc>
          <w:tcPr>
            <w:tcW w:w="1791" w:type="dxa"/>
          </w:tcPr>
          <w:p w14:paraId="2DA3819B" w14:textId="094820B8" w:rsidR="00304CC2" w:rsidRPr="009666FC" w:rsidRDefault="00304CC2" w:rsidP="000F55A6">
            <w:pPr>
              <w:spacing w:line="240" w:lineRule="auto"/>
              <w:jc w:val="center"/>
              <w:rPr>
                <w:i/>
              </w:rPr>
            </w:pPr>
            <w:r>
              <w:t>E</w:t>
            </w:r>
            <w:r w:rsidRPr="009666FC">
              <w:t>4. Please rank the top three most important products for the household’s own consumption</w:t>
            </w:r>
          </w:p>
        </w:tc>
        <w:tc>
          <w:tcPr>
            <w:tcW w:w="1504" w:type="dxa"/>
          </w:tcPr>
          <w:p w14:paraId="74AFDCB0" w14:textId="659436DC" w:rsidR="00304CC2" w:rsidRPr="009666FC" w:rsidRDefault="00304CC2" w:rsidP="000F55A6">
            <w:pPr>
              <w:spacing w:line="240" w:lineRule="auto"/>
              <w:jc w:val="center"/>
            </w:pPr>
            <w:r>
              <w:t>E</w:t>
            </w:r>
            <w:r w:rsidRPr="009666FC">
              <w:t>5. On average, what quantity of this product do you typically collect in a MONTH?</w:t>
            </w:r>
          </w:p>
        </w:tc>
        <w:tc>
          <w:tcPr>
            <w:tcW w:w="810" w:type="dxa"/>
          </w:tcPr>
          <w:p w14:paraId="19B253C9" w14:textId="4264093A" w:rsidR="00304CC2" w:rsidRPr="009666FC" w:rsidRDefault="00304CC2" w:rsidP="000F55A6">
            <w:pPr>
              <w:spacing w:line="240" w:lineRule="auto"/>
              <w:jc w:val="center"/>
            </w:pPr>
            <w:r>
              <w:t>E</w:t>
            </w:r>
            <w:r w:rsidRPr="009666FC">
              <w:t>5b. Unit</w:t>
            </w:r>
          </w:p>
        </w:tc>
        <w:tc>
          <w:tcPr>
            <w:tcW w:w="1584" w:type="dxa"/>
          </w:tcPr>
          <w:p w14:paraId="264C8549" w14:textId="13BA4069" w:rsidR="00304CC2" w:rsidRDefault="00304CC2" w:rsidP="00304CC2">
            <w:pPr>
              <w:spacing w:line="240" w:lineRule="auto"/>
              <w:jc w:val="center"/>
            </w:pPr>
            <w:r>
              <w:t>E6. On average, how many months of the year do you typically collect this product?</w:t>
            </w:r>
          </w:p>
          <w:p w14:paraId="60A2113E" w14:textId="77777777" w:rsidR="00304CC2" w:rsidRDefault="00304CC2" w:rsidP="00304CC2">
            <w:pPr>
              <w:spacing w:line="240" w:lineRule="auto"/>
              <w:jc w:val="center"/>
            </w:pPr>
          </w:p>
          <w:p w14:paraId="447C5B8E" w14:textId="77777777" w:rsidR="00304CC2" w:rsidRPr="00304CC2" w:rsidRDefault="00304CC2" w:rsidP="00304CC2">
            <w:pPr>
              <w:spacing w:line="240" w:lineRule="auto"/>
              <w:jc w:val="center"/>
              <w:rPr>
                <w:i/>
              </w:rPr>
            </w:pPr>
            <w:r w:rsidRPr="00304CC2">
              <w:rPr>
                <w:i/>
              </w:rPr>
              <w:t>Integer from 1-12</w:t>
            </w:r>
          </w:p>
          <w:p w14:paraId="71D11CDE" w14:textId="77777777" w:rsidR="00304CC2" w:rsidRDefault="00304CC2" w:rsidP="00304CC2">
            <w:pPr>
              <w:spacing w:line="240" w:lineRule="auto"/>
              <w:jc w:val="center"/>
            </w:pPr>
          </w:p>
          <w:p w14:paraId="7E4D5905" w14:textId="77777777" w:rsidR="00304CC2" w:rsidRDefault="00304CC2" w:rsidP="00304CC2">
            <w:pPr>
              <w:spacing w:line="240" w:lineRule="auto"/>
              <w:jc w:val="center"/>
            </w:pPr>
          </w:p>
          <w:p w14:paraId="785D1611" w14:textId="77777777" w:rsidR="00304CC2" w:rsidRDefault="00304CC2" w:rsidP="00304CC2">
            <w:pPr>
              <w:spacing w:line="240" w:lineRule="auto"/>
              <w:jc w:val="center"/>
            </w:pPr>
          </w:p>
          <w:p w14:paraId="262470C1" w14:textId="77777777" w:rsidR="00304CC2" w:rsidRDefault="00304CC2" w:rsidP="00304CC2">
            <w:pPr>
              <w:spacing w:line="240" w:lineRule="auto"/>
              <w:jc w:val="center"/>
            </w:pPr>
          </w:p>
          <w:p w14:paraId="5F066937" w14:textId="77777777" w:rsidR="00304CC2" w:rsidRDefault="00304CC2" w:rsidP="00304CC2">
            <w:pPr>
              <w:spacing w:line="240" w:lineRule="auto"/>
              <w:jc w:val="center"/>
            </w:pPr>
          </w:p>
          <w:p w14:paraId="13FF394D" w14:textId="77777777" w:rsidR="00304CC2" w:rsidRDefault="00304CC2" w:rsidP="00304CC2">
            <w:pPr>
              <w:spacing w:line="240" w:lineRule="auto"/>
              <w:jc w:val="center"/>
            </w:pPr>
          </w:p>
          <w:p w14:paraId="4145FC0A" w14:textId="77777777" w:rsidR="00304CC2" w:rsidRDefault="00304CC2" w:rsidP="00304CC2">
            <w:pPr>
              <w:spacing w:line="240" w:lineRule="auto"/>
              <w:jc w:val="center"/>
            </w:pPr>
          </w:p>
          <w:p w14:paraId="34E2E6E5" w14:textId="77777777" w:rsidR="00304CC2" w:rsidRDefault="00304CC2" w:rsidP="00304CC2">
            <w:pPr>
              <w:spacing w:line="240" w:lineRule="auto"/>
              <w:jc w:val="center"/>
            </w:pPr>
          </w:p>
          <w:p w14:paraId="7FC0C22B" w14:textId="77777777" w:rsidR="00304CC2" w:rsidRDefault="00304CC2" w:rsidP="00304CC2">
            <w:pPr>
              <w:spacing w:line="240" w:lineRule="auto"/>
              <w:jc w:val="center"/>
            </w:pPr>
          </w:p>
          <w:p w14:paraId="20E5E9CD" w14:textId="77777777" w:rsidR="00304CC2" w:rsidRDefault="00304CC2" w:rsidP="00304CC2">
            <w:pPr>
              <w:spacing w:line="240" w:lineRule="auto"/>
              <w:jc w:val="center"/>
            </w:pPr>
          </w:p>
          <w:p w14:paraId="2F4732D1" w14:textId="77777777" w:rsidR="00304CC2" w:rsidRDefault="00304CC2" w:rsidP="00304CC2">
            <w:pPr>
              <w:spacing w:line="240" w:lineRule="auto"/>
              <w:jc w:val="center"/>
            </w:pPr>
          </w:p>
          <w:p w14:paraId="5975517E" w14:textId="77777777" w:rsidR="00304CC2" w:rsidRDefault="00304CC2" w:rsidP="00304CC2">
            <w:pPr>
              <w:spacing w:line="240" w:lineRule="auto"/>
              <w:jc w:val="center"/>
            </w:pPr>
          </w:p>
          <w:p w14:paraId="04C43940" w14:textId="77777777" w:rsidR="00304CC2" w:rsidRDefault="00304CC2" w:rsidP="00304CC2">
            <w:pPr>
              <w:spacing w:line="240" w:lineRule="auto"/>
              <w:jc w:val="center"/>
            </w:pPr>
          </w:p>
          <w:p w14:paraId="76D503FE" w14:textId="77777777" w:rsidR="00304CC2" w:rsidRDefault="00304CC2" w:rsidP="00304CC2">
            <w:pPr>
              <w:spacing w:line="240" w:lineRule="auto"/>
              <w:jc w:val="center"/>
            </w:pPr>
          </w:p>
          <w:p w14:paraId="65072CDE" w14:textId="77777777" w:rsidR="00304CC2" w:rsidRDefault="00304CC2" w:rsidP="00304CC2">
            <w:pPr>
              <w:spacing w:line="240" w:lineRule="auto"/>
              <w:jc w:val="center"/>
            </w:pPr>
          </w:p>
          <w:p w14:paraId="5F513BC1" w14:textId="77777777" w:rsidR="00304CC2" w:rsidRDefault="00304CC2" w:rsidP="00304CC2">
            <w:pPr>
              <w:spacing w:line="240" w:lineRule="auto"/>
              <w:jc w:val="center"/>
            </w:pPr>
          </w:p>
          <w:p w14:paraId="4A6E45A9" w14:textId="77777777" w:rsidR="00304CC2" w:rsidRDefault="00304CC2" w:rsidP="00304CC2">
            <w:pPr>
              <w:spacing w:line="240" w:lineRule="auto"/>
              <w:jc w:val="center"/>
            </w:pPr>
          </w:p>
          <w:p w14:paraId="0373497A" w14:textId="77777777" w:rsidR="00304CC2" w:rsidRDefault="00304CC2" w:rsidP="00304CC2">
            <w:pPr>
              <w:spacing w:line="240" w:lineRule="auto"/>
              <w:jc w:val="center"/>
            </w:pPr>
          </w:p>
          <w:p w14:paraId="78D68211" w14:textId="77777777" w:rsidR="00304CC2" w:rsidRDefault="00304CC2" w:rsidP="00304CC2">
            <w:pPr>
              <w:spacing w:line="240" w:lineRule="auto"/>
              <w:jc w:val="center"/>
            </w:pPr>
          </w:p>
          <w:p w14:paraId="2113091D" w14:textId="77777777" w:rsidR="00304CC2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94505A2" w14:textId="14767FD7" w:rsidR="00304CC2" w:rsidRPr="009666FC" w:rsidRDefault="00304CC2" w:rsidP="000F55A6">
            <w:pPr>
              <w:spacing w:line="240" w:lineRule="auto"/>
              <w:jc w:val="center"/>
            </w:pPr>
            <w:r>
              <w:lastRenderedPageBreak/>
              <w:t>E6</w:t>
            </w:r>
            <w:r w:rsidRPr="009666FC">
              <w:t>. Has the availability of &lt;product&gt; changed over the past 3 years?</w:t>
            </w:r>
          </w:p>
          <w:p w14:paraId="36DA5A74" w14:textId="77777777" w:rsidR="00304CC2" w:rsidRDefault="00304CC2" w:rsidP="0074571E">
            <w:pPr>
              <w:pStyle w:val="NoSpacing"/>
              <w:jc w:val="center"/>
            </w:pPr>
            <w:r w:rsidRPr="005A1C1E">
              <w:t>1</w:t>
            </w:r>
            <w:r>
              <w:t>=Increased greatly</w:t>
            </w:r>
          </w:p>
          <w:p w14:paraId="71CCE536" w14:textId="77777777" w:rsidR="00304CC2" w:rsidRDefault="00304CC2" w:rsidP="0074571E">
            <w:pPr>
              <w:pStyle w:val="NoSpacing"/>
              <w:jc w:val="center"/>
            </w:pPr>
            <w:r>
              <w:t>2=Increased slightly</w:t>
            </w:r>
          </w:p>
          <w:p w14:paraId="5C8236FC" w14:textId="77777777" w:rsidR="00304CC2" w:rsidRDefault="00304CC2" w:rsidP="0074571E">
            <w:pPr>
              <w:pStyle w:val="NoSpacing"/>
              <w:jc w:val="center"/>
            </w:pPr>
            <w:r>
              <w:t>3=No change</w:t>
            </w:r>
          </w:p>
          <w:p w14:paraId="0A8450D2" w14:textId="77777777" w:rsidR="00304CC2" w:rsidRDefault="00304CC2" w:rsidP="0074571E">
            <w:pPr>
              <w:pStyle w:val="NoSpacing"/>
              <w:jc w:val="center"/>
            </w:pPr>
            <w:r>
              <w:lastRenderedPageBreak/>
              <w:t>4=Decreased slightly</w:t>
            </w:r>
          </w:p>
          <w:p w14:paraId="111D31A7" w14:textId="77777777" w:rsidR="00304CC2" w:rsidRDefault="00304CC2" w:rsidP="0074571E">
            <w:pPr>
              <w:pStyle w:val="NoSpacing"/>
              <w:jc w:val="center"/>
            </w:pPr>
            <w:r>
              <w:t>5=Decreased greatly</w:t>
            </w:r>
          </w:p>
          <w:p w14:paraId="5B2E6228" w14:textId="30152933" w:rsidR="00304CC2" w:rsidRPr="009666FC" w:rsidRDefault="00304CC2" w:rsidP="000F55A6">
            <w:pPr>
              <w:spacing w:line="240" w:lineRule="auto"/>
              <w:jc w:val="center"/>
              <w:rPr>
                <w:i/>
              </w:rPr>
            </w:pPr>
            <w:bookmarkStart w:id="3" w:name="_GoBack"/>
            <w:bookmarkEnd w:id="3"/>
          </w:p>
        </w:tc>
        <w:tc>
          <w:tcPr>
            <w:tcW w:w="1710" w:type="dxa"/>
          </w:tcPr>
          <w:p w14:paraId="4A92D604" w14:textId="08CB319B" w:rsidR="00304CC2" w:rsidRPr="009666FC" w:rsidRDefault="00304CC2" w:rsidP="000F55A6">
            <w:pPr>
              <w:spacing w:line="240" w:lineRule="auto"/>
            </w:pPr>
            <w:r>
              <w:lastRenderedPageBreak/>
              <w:t>E7</w:t>
            </w:r>
            <w:r w:rsidRPr="009666FC">
              <w:t>. What have you done in response to the decline in availability of &lt;product&gt;?</w:t>
            </w:r>
          </w:p>
          <w:p w14:paraId="7E2942AC" w14:textId="77777777" w:rsidR="00304CC2" w:rsidRPr="009666FC" w:rsidRDefault="00304CC2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107</w:t>
            </w:r>
          </w:p>
          <w:p w14:paraId="6453248C" w14:textId="0FEFBDEB" w:rsidR="00304CC2" w:rsidRPr="009666FC" w:rsidRDefault="00304CC2" w:rsidP="004767BF">
            <w:pPr>
              <w:spacing w:line="240" w:lineRule="auto"/>
            </w:pPr>
            <w:r w:rsidRPr="009666FC">
              <w:rPr>
                <w:i/>
              </w:rPr>
              <w:t>Probe and code, Select all that apply</w:t>
            </w:r>
          </w:p>
        </w:tc>
        <w:tc>
          <w:tcPr>
            <w:tcW w:w="1800" w:type="dxa"/>
            <w:vMerge w:val="restart"/>
          </w:tcPr>
          <w:p w14:paraId="7B55968A" w14:textId="77777777" w:rsidR="00304CC2" w:rsidRPr="009666FC" w:rsidRDefault="00304CC2" w:rsidP="000F55A6">
            <w:pPr>
              <w:spacing w:line="240" w:lineRule="auto"/>
            </w:pPr>
            <w:r w:rsidRPr="009666FC">
              <w:rPr>
                <w:b/>
              </w:rPr>
              <w:t xml:space="preserve">107–Response to decline </w:t>
            </w:r>
          </w:p>
          <w:p w14:paraId="1D7D38DA" w14:textId="77777777" w:rsidR="00304CC2" w:rsidRPr="009666FC" w:rsidRDefault="00304CC2" w:rsidP="000F55A6">
            <w:pPr>
              <w:spacing w:line="240" w:lineRule="auto"/>
            </w:pPr>
            <w:r w:rsidRPr="009666FC">
              <w:t xml:space="preserve"> 1=It did not influence the harvest of forest products</w:t>
            </w:r>
          </w:p>
          <w:p w14:paraId="67FABB77" w14:textId="77777777" w:rsidR="00304CC2" w:rsidRPr="009666FC" w:rsidRDefault="00304CC2" w:rsidP="000F55A6">
            <w:pPr>
              <w:spacing w:line="240" w:lineRule="auto"/>
            </w:pPr>
            <w:r w:rsidRPr="009666FC">
              <w:t>2=Increase collection time (including travelling to areas further away)</w:t>
            </w:r>
          </w:p>
          <w:p w14:paraId="18F6ADE2" w14:textId="77777777" w:rsidR="00304CC2" w:rsidRPr="009666FC" w:rsidRDefault="00304CC2" w:rsidP="000F55A6">
            <w:pPr>
              <w:spacing w:line="240" w:lineRule="auto"/>
            </w:pPr>
            <w:r w:rsidRPr="009666FC">
              <w:lastRenderedPageBreak/>
              <w:t>3=Buy the product from other suppliers</w:t>
            </w:r>
          </w:p>
          <w:p w14:paraId="4A796EEC" w14:textId="77777777" w:rsidR="00304CC2" w:rsidRPr="009666FC" w:rsidRDefault="00304CC2" w:rsidP="000F55A6">
            <w:pPr>
              <w:spacing w:line="240" w:lineRule="auto"/>
            </w:pPr>
            <w:r w:rsidRPr="009666FC">
              <w:t>4=Reduce harvesting of the product</w:t>
            </w:r>
          </w:p>
          <w:p w14:paraId="2FA139F0" w14:textId="77777777" w:rsidR="00304CC2" w:rsidRPr="009666FC" w:rsidRDefault="00304CC2" w:rsidP="000F55A6">
            <w:pPr>
              <w:spacing w:line="240" w:lineRule="auto"/>
            </w:pPr>
            <w:r w:rsidRPr="009666FC">
              <w:t>5=Stop harvesting of the product</w:t>
            </w:r>
          </w:p>
          <w:p w14:paraId="57387CBC" w14:textId="77777777" w:rsidR="00304CC2" w:rsidRPr="009666FC" w:rsidRDefault="00304CC2" w:rsidP="000F55A6">
            <w:pPr>
              <w:spacing w:line="240" w:lineRule="auto"/>
            </w:pPr>
            <w:r w:rsidRPr="009666FC">
              <w:t>6=Substitute with other type of forest products</w:t>
            </w:r>
          </w:p>
          <w:p w14:paraId="2D161C41" w14:textId="77777777" w:rsidR="00304CC2" w:rsidRPr="009666FC" w:rsidRDefault="00304CC2" w:rsidP="000F55A6">
            <w:pPr>
              <w:spacing w:line="240" w:lineRule="auto"/>
            </w:pPr>
            <w:r w:rsidRPr="009666FC">
              <w:t>7=Substitute with agricultural products</w:t>
            </w:r>
          </w:p>
          <w:p w14:paraId="4446A8EE" w14:textId="77777777" w:rsidR="00304CC2" w:rsidRPr="009666FC" w:rsidRDefault="00304CC2" w:rsidP="000F55A6">
            <w:pPr>
              <w:spacing w:line="240" w:lineRule="auto"/>
            </w:pPr>
            <w:r w:rsidRPr="009666FC">
              <w:t>8=Conserving standing trees</w:t>
            </w:r>
          </w:p>
          <w:p w14:paraId="65CB7898" w14:textId="77777777" w:rsidR="00304CC2" w:rsidRDefault="00304CC2" w:rsidP="000F55A6">
            <w:pPr>
              <w:spacing w:line="240" w:lineRule="auto"/>
            </w:pPr>
            <w:r w:rsidRPr="009666FC">
              <w:t>9=Planting trees</w:t>
            </w:r>
          </w:p>
          <w:p w14:paraId="3C78BA85" w14:textId="7E984326" w:rsidR="00304CC2" w:rsidRDefault="00304CC2" w:rsidP="000F55A6">
            <w:pPr>
              <w:spacing w:line="240" w:lineRule="auto"/>
            </w:pPr>
            <w:r>
              <w:t>10= Restricting access/use of forest</w:t>
            </w:r>
          </w:p>
          <w:p w14:paraId="3D1C92C4" w14:textId="0AB97355" w:rsidR="00304CC2" w:rsidRPr="009666FC" w:rsidRDefault="00304CC2" w:rsidP="000F55A6">
            <w:pPr>
              <w:spacing w:line="240" w:lineRule="auto"/>
            </w:pPr>
            <w:r w:rsidRPr="008727F0">
              <w:t>97=Other, please specify</w:t>
            </w:r>
          </w:p>
          <w:p w14:paraId="64ADFEE0" w14:textId="28069156" w:rsidR="00304CC2" w:rsidRPr="009666FC" w:rsidRDefault="00304CC2" w:rsidP="0099428D">
            <w:pPr>
              <w:spacing w:line="240" w:lineRule="auto"/>
            </w:pPr>
          </w:p>
        </w:tc>
      </w:tr>
      <w:tr w:rsidR="00304CC2" w:rsidRPr="009666FC" w14:paraId="002AE513" w14:textId="0217C66C" w:rsidTr="00304CC2">
        <w:tc>
          <w:tcPr>
            <w:tcW w:w="468" w:type="dxa"/>
          </w:tcPr>
          <w:p w14:paraId="34660E8B" w14:textId="77777777" w:rsidR="00304CC2" w:rsidRPr="009666FC" w:rsidRDefault="00304CC2" w:rsidP="000F55A6">
            <w:pPr>
              <w:spacing w:line="240" w:lineRule="auto"/>
            </w:pPr>
            <w:r w:rsidRPr="009666FC">
              <w:lastRenderedPageBreak/>
              <w:t>a</w:t>
            </w:r>
          </w:p>
        </w:tc>
        <w:tc>
          <w:tcPr>
            <w:tcW w:w="2047" w:type="dxa"/>
          </w:tcPr>
          <w:p w14:paraId="4A48AD42" w14:textId="77777777" w:rsidR="00304CC2" w:rsidRPr="009666FC" w:rsidRDefault="00304CC2" w:rsidP="000F55A6">
            <w:pPr>
              <w:spacing w:line="240" w:lineRule="auto"/>
            </w:pPr>
            <w:r w:rsidRPr="009666FC">
              <w:t>Timber</w:t>
            </w:r>
          </w:p>
        </w:tc>
        <w:tc>
          <w:tcPr>
            <w:tcW w:w="1791" w:type="dxa"/>
          </w:tcPr>
          <w:p w14:paraId="5F5CCC1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60DC2D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8F8154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37A5CED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0546170" w14:textId="7251653D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523D80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B245B1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508DC246" w14:textId="2CC86A10" w:rsidTr="00304CC2">
        <w:tc>
          <w:tcPr>
            <w:tcW w:w="468" w:type="dxa"/>
          </w:tcPr>
          <w:p w14:paraId="08A2C626" w14:textId="77777777" w:rsidR="00304CC2" w:rsidRPr="009666FC" w:rsidRDefault="00304CC2" w:rsidP="000F55A6">
            <w:pPr>
              <w:spacing w:line="240" w:lineRule="auto"/>
            </w:pPr>
            <w:r w:rsidRPr="009666FC">
              <w:t>b</w:t>
            </w:r>
          </w:p>
        </w:tc>
        <w:tc>
          <w:tcPr>
            <w:tcW w:w="2047" w:type="dxa"/>
          </w:tcPr>
          <w:p w14:paraId="679854C7" w14:textId="77777777" w:rsidR="00304CC2" w:rsidRPr="009666FC" w:rsidRDefault="00304CC2" w:rsidP="000F55A6">
            <w:pPr>
              <w:spacing w:line="240" w:lineRule="auto"/>
            </w:pPr>
            <w:r w:rsidRPr="009666FC">
              <w:t>Fuel wood</w:t>
            </w:r>
          </w:p>
        </w:tc>
        <w:tc>
          <w:tcPr>
            <w:tcW w:w="1791" w:type="dxa"/>
          </w:tcPr>
          <w:p w14:paraId="4C49E96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A8AE9E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3B4D0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D03BF6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5407F6A4" w14:textId="6EFD0DB5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F99AB5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54E5BE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4BCA5741" w14:textId="0A27A095" w:rsidTr="00304CC2">
        <w:tc>
          <w:tcPr>
            <w:tcW w:w="468" w:type="dxa"/>
          </w:tcPr>
          <w:p w14:paraId="6962E952" w14:textId="77777777" w:rsidR="00304CC2" w:rsidRPr="009666FC" w:rsidRDefault="00304CC2" w:rsidP="000F55A6">
            <w:pPr>
              <w:spacing w:line="240" w:lineRule="auto"/>
            </w:pPr>
            <w:r w:rsidRPr="009666FC">
              <w:t>c</w:t>
            </w:r>
          </w:p>
        </w:tc>
        <w:tc>
          <w:tcPr>
            <w:tcW w:w="2047" w:type="dxa"/>
          </w:tcPr>
          <w:p w14:paraId="129DCC3A" w14:textId="77777777" w:rsidR="00304CC2" w:rsidRPr="009666FC" w:rsidRDefault="00304CC2" w:rsidP="000F55A6">
            <w:pPr>
              <w:spacing w:line="240" w:lineRule="auto"/>
            </w:pPr>
            <w:r w:rsidRPr="009666FC">
              <w:t>Charcoal</w:t>
            </w:r>
          </w:p>
        </w:tc>
        <w:tc>
          <w:tcPr>
            <w:tcW w:w="1791" w:type="dxa"/>
          </w:tcPr>
          <w:p w14:paraId="7328CB0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01F87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09A642D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906B99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A5F79A4" w14:textId="13D2CCC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D481F7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EAE51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597E31D7" w14:textId="4862FE7E" w:rsidTr="00304CC2">
        <w:tc>
          <w:tcPr>
            <w:tcW w:w="468" w:type="dxa"/>
          </w:tcPr>
          <w:p w14:paraId="2C8227D0" w14:textId="77777777" w:rsidR="00304CC2" w:rsidRPr="009666FC" w:rsidRDefault="00304CC2" w:rsidP="000F55A6">
            <w:pPr>
              <w:spacing w:line="240" w:lineRule="auto"/>
            </w:pPr>
            <w:r w:rsidRPr="009666FC">
              <w:t>d</w:t>
            </w:r>
          </w:p>
        </w:tc>
        <w:tc>
          <w:tcPr>
            <w:tcW w:w="2047" w:type="dxa"/>
          </w:tcPr>
          <w:p w14:paraId="183E302E" w14:textId="77777777" w:rsidR="00304CC2" w:rsidRPr="009666FC" w:rsidRDefault="00304CC2" w:rsidP="000F55A6">
            <w:pPr>
              <w:spacing w:line="240" w:lineRule="auto"/>
            </w:pPr>
            <w:r w:rsidRPr="009666FC">
              <w:t>Wood for wood carving</w:t>
            </w:r>
          </w:p>
        </w:tc>
        <w:tc>
          <w:tcPr>
            <w:tcW w:w="1791" w:type="dxa"/>
          </w:tcPr>
          <w:p w14:paraId="1D6A5B1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434B50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510BDA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7EA8AC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2E499FA4" w14:textId="320AEB1D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8C9F38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6904E0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48598DF3" w14:textId="390DF6B3" w:rsidTr="00304CC2">
        <w:tc>
          <w:tcPr>
            <w:tcW w:w="468" w:type="dxa"/>
          </w:tcPr>
          <w:p w14:paraId="594AE816" w14:textId="77777777" w:rsidR="00304CC2" w:rsidRPr="009666FC" w:rsidRDefault="00304CC2" w:rsidP="000F55A6">
            <w:pPr>
              <w:spacing w:line="240" w:lineRule="auto"/>
            </w:pPr>
            <w:r w:rsidRPr="009666FC">
              <w:t>e</w:t>
            </w:r>
          </w:p>
        </w:tc>
        <w:tc>
          <w:tcPr>
            <w:tcW w:w="2047" w:type="dxa"/>
          </w:tcPr>
          <w:p w14:paraId="29B66BCF" w14:textId="77777777" w:rsidR="00304CC2" w:rsidRPr="009666FC" w:rsidRDefault="00304CC2" w:rsidP="000F55A6">
            <w:pPr>
              <w:spacing w:line="240" w:lineRule="auto"/>
            </w:pPr>
            <w:r w:rsidRPr="009666FC">
              <w:t>Wood for poles</w:t>
            </w:r>
          </w:p>
        </w:tc>
        <w:tc>
          <w:tcPr>
            <w:tcW w:w="1791" w:type="dxa"/>
          </w:tcPr>
          <w:p w14:paraId="3EA4DF1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60E534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E9DF5A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08C02AE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CE500BA" w14:textId="2BDAECEE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7BE058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FE7A18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1F193BE4" w14:textId="742B9CF0" w:rsidTr="00304CC2">
        <w:trPr>
          <w:trHeight w:val="179"/>
        </w:trPr>
        <w:tc>
          <w:tcPr>
            <w:tcW w:w="468" w:type="dxa"/>
          </w:tcPr>
          <w:p w14:paraId="2EA78DD4" w14:textId="77777777" w:rsidR="00304CC2" w:rsidRPr="009666FC" w:rsidRDefault="00304CC2" w:rsidP="000F55A6">
            <w:pPr>
              <w:spacing w:line="240" w:lineRule="auto"/>
            </w:pPr>
            <w:r w:rsidRPr="009666FC">
              <w:t>f</w:t>
            </w:r>
          </w:p>
        </w:tc>
        <w:tc>
          <w:tcPr>
            <w:tcW w:w="2047" w:type="dxa"/>
          </w:tcPr>
          <w:p w14:paraId="6CF8BCBA" w14:textId="77777777" w:rsidR="00304CC2" w:rsidRPr="009666FC" w:rsidRDefault="00304CC2" w:rsidP="000F55A6">
            <w:pPr>
              <w:spacing w:line="240" w:lineRule="auto"/>
            </w:pPr>
            <w:r w:rsidRPr="009666FC">
              <w:t>Fruit, nuts, seeds, roots, berries, etc.</w:t>
            </w:r>
          </w:p>
        </w:tc>
        <w:tc>
          <w:tcPr>
            <w:tcW w:w="1791" w:type="dxa"/>
          </w:tcPr>
          <w:p w14:paraId="0065FA6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344217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7C519E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C08959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F801101" w14:textId="4F3980A2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830A3B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0D04849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24CBDDAD" w14:textId="015E31D4" w:rsidTr="00304CC2">
        <w:tc>
          <w:tcPr>
            <w:tcW w:w="468" w:type="dxa"/>
          </w:tcPr>
          <w:p w14:paraId="261B5C4B" w14:textId="77777777" w:rsidR="00304CC2" w:rsidRPr="009666FC" w:rsidRDefault="00304CC2" w:rsidP="000F55A6">
            <w:pPr>
              <w:spacing w:line="240" w:lineRule="auto"/>
            </w:pPr>
            <w:r w:rsidRPr="009666FC">
              <w:t>g</w:t>
            </w:r>
          </w:p>
        </w:tc>
        <w:tc>
          <w:tcPr>
            <w:tcW w:w="2047" w:type="dxa"/>
          </w:tcPr>
          <w:p w14:paraId="02B06126" w14:textId="77777777" w:rsidR="00304CC2" w:rsidRPr="009666FC" w:rsidRDefault="00304CC2" w:rsidP="000F55A6">
            <w:pPr>
              <w:spacing w:line="240" w:lineRule="auto"/>
            </w:pPr>
            <w:r w:rsidRPr="009666FC">
              <w:t>Mushrooms</w:t>
            </w:r>
          </w:p>
        </w:tc>
        <w:tc>
          <w:tcPr>
            <w:tcW w:w="1791" w:type="dxa"/>
          </w:tcPr>
          <w:p w14:paraId="5C0356A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721262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1DC28BC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F972D0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B7A1030" w14:textId="20600B1D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5AA374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E169D0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C2B3CA1" w14:textId="04929715" w:rsidTr="00304CC2">
        <w:tc>
          <w:tcPr>
            <w:tcW w:w="468" w:type="dxa"/>
          </w:tcPr>
          <w:p w14:paraId="3C040054" w14:textId="77777777" w:rsidR="00304CC2" w:rsidRPr="009666FC" w:rsidRDefault="00304CC2" w:rsidP="000F55A6">
            <w:pPr>
              <w:spacing w:line="240" w:lineRule="auto"/>
            </w:pPr>
            <w:r w:rsidRPr="009666FC">
              <w:t>h</w:t>
            </w:r>
          </w:p>
        </w:tc>
        <w:tc>
          <w:tcPr>
            <w:tcW w:w="2047" w:type="dxa"/>
          </w:tcPr>
          <w:p w14:paraId="008D5F20" w14:textId="77777777" w:rsidR="00304CC2" w:rsidRPr="009666FC" w:rsidRDefault="00304CC2" w:rsidP="000F55A6">
            <w:pPr>
              <w:spacing w:line="240" w:lineRule="auto"/>
            </w:pPr>
            <w:r w:rsidRPr="009666FC">
              <w:t>Fodder</w:t>
            </w:r>
          </w:p>
        </w:tc>
        <w:tc>
          <w:tcPr>
            <w:tcW w:w="1791" w:type="dxa"/>
          </w:tcPr>
          <w:p w14:paraId="3876D07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28823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A17F35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DAA339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3DEFA0B" w14:textId="05A7490D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BABCB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4E6D29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C1E8387" w14:textId="662A767F" w:rsidTr="00304CC2">
        <w:tc>
          <w:tcPr>
            <w:tcW w:w="468" w:type="dxa"/>
          </w:tcPr>
          <w:p w14:paraId="51C1D503" w14:textId="77777777" w:rsidR="00304CC2" w:rsidRPr="009666FC" w:rsidRDefault="00304CC2" w:rsidP="000F55A6">
            <w:pPr>
              <w:spacing w:line="240" w:lineRule="auto"/>
            </w:pPr>
            <w:proofErr w:type="spellStart"/>
            <w:r w:rsidRPr="009666FC">
              <w:t>i</w:t>
            </w:r>
            <w:proofErr w:type="spellEnd"/>
          </w:p>
        </w:tc>
        <w:tc>
          <w:tcPr>
            <w:tcW w:w="2047" w:type="dxa"/>
          </w:tcPr>
          <w:p w14:paraId="1415BCEB" w14:textId="77777777" w:rsidR="00304CC2" w:rsidRPr="009666FC" w:rsidRDefault="00304CC2" w:rsidP="000F55A6">
            <w:pPr>
              <w:spacing w:line="240" w:lineRule="auto"/>
            </w:pPr>
            <w:r w:rsidRPr="009666FC">
              <w:t>Rattan</w:t>
            </w:r>
          </w:p>
        </w:tc>
        <w:tc>
          <w:tcPr>
            <w:tcW w:w="1791" w:type="dxa"/>
          </w:tcPr>
          <w:p w14:paraId="2DD78CE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439C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16A51C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B3072A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6D107A2" w14:textId="058A06B8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0610DF7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58F52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61637369" w14:textId="7FC2943D" w:rsidTr="00304CC2">
        <w:tc>
          <w:tcPr>
            <w:tcW w:w="468" w:type="dxa"/>
          </w:tcPr>
          <w:p w14:paraId="69A8BC4A" w14:textId="77777777" w:rsidR="00304CC2" w:rsidRPr="009666FC" w:rsidRDefault="00304CC2" w:rsidP="000F55A6">
            <w:pPr>
              <w:spacing w:line="240" w:lineRule="auto"/>
            </w:pPr>
            <w:r w:rsidRPr="009666FC">
              <w:t>j</w:t>
            </w:r>
          </w:p>
        </w:tc>
        <w:tc>
          <w:tcPr>
            <w:tcW w:w="2047" w:type="dxa"/>
          </w:tcPr>
          <w:p w14:paraId="094C529B" w14:textId="77777777" w:rsidR="00304CC2" w:rsidRPr="009666FC" w:rsidRDefault="00304CC2" w:rsidP="000F55A6">
            <w:pPr>
              <w:spacing w:line="240" w:lineRule="auto"/>
            </w:pPr>
            <w:r w:rsidRPr="009666FC">
              <w:t>Plant medicines</w:t>
            </w:r>
          </w:p>
        </w:tc>
        <w:tc>
          <w:tcPr>
            <w:tcW w:w="1791" w:type="dxa"/>
          </w:tcPr>
          <w:p w14:paraId="1EDC973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0FA16E6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F15F87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5DE151A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48EA58F4" w14:textId="2CAC024F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6BDE0A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1D5FF6C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2C695A17" w14:textId="058B0C29" w:rsidTr="00304CC2">
        <w:tc>
          <w:tcPr>
            <w:tcW w:w="468" w:type="dxa"/>
          </w:tcPr>
          <w:p w14:paraId="3F4F7D21" w14:textId="77777777" w:rsidR="00304CC2" w:rsidRPr="009666FC" w:rsidRDefault="00304CC2" w:rsidP="000F55A6">
            <w:pPr>
              <w:spacing w:line="240" w:lineRule="auto"/>
            </w:pPr>
            <w:r w:rsidRPr="009666FC">
              <w:t>k</w:t>
            </w:r>
          </w:p>
        </w:tc>
        <w:tc>
          <w:tcPr>
            <w:tcW w:w="2047" w:type="dxa"/>
          </w:tcPr>
          <w:p w14:paraId="678029BC" w14:textId="77777777" w:rsidR="00304CC2" w:rsidRPr="009666FC" w:rsidRDefault="00304CC2" w:rsidP="000F55A6">
            <w:pPr>
              <w:spacing w:line="240" w:lineRule="auto"/>
            </w:pPr>
            <w:r w:rsidRPr="009666FC">
              <w:t>Herbs and spices</w:t>
            </w:r>
          </w:p>
        </w:tc>
        <w:tc>
          <w:tcPr>
            <w:tcW w:w="1791" w:type="dxa"/>
          </w:tcPr>
          <w:p w14:paraId="0DF5538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79185B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4C4392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231DC18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D1DF1E" w14:textId="2806ACBE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425E288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3145C69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1710E9A" w14:textId="5CE173BD" w:rsidTr="00304CC2">
        <w:tc>
          <w:tcPr>
            <w:tcW w:w="468" w:type="dxa"/>
          </w:tcPr>
          <w:p w14:paraId="60B1F62D" w14:textId="77777777" w:rsidR="00304CC2" w:rsidRPr="009666FC" w:rsidRDefault="00304CC2" w:rsidP="000F55A6">
            <w:pPr>
              <w:spacing w:line="240" w:lineRule="auto"/>
            </w:pPr>
            <w:r w:rsidRPr="009666FC">
              <w:t>l</w:t>
            </w:r>
          </w:p>
        </w:tc>
        <w:tc>
          <w:tcPr>
            <w:tcW w:w="2047" w:type="dxa"/>
          </w:tcPr>
          <w:p w14:paraId="263E03AD" w14:textId="77777777" w:rsidR="00304CC2" w:rsidRPr="009666FC" w:rsidRDefault="00304CC2" w:rsidP="000F55A6">
            <w:pPr>
              <w:spacing w:line="240" w:lineRule="auto"/>
            </w:pPr>
            <w:r w:rsidRPr="009666FC">
              <w:t>Dying/tanning</w:t>
            </w:r>
          </w:p>
        </w:tc>
        <w:tc>
          <w:tcPr>
            <w:tcW w:w="1791" w:type="dxa"/>
          </w:tcPr>
          <w:p w14:paraId="428EBCE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8F0EF0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4E0F0A4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4E280DA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20B2AAD" w14:textId="47961CFA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5021F96B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426A5CF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A65654B" w14:textId="057CE9BD" w:rsidTr="00304CC2">
        <w:tc>
          <w:tcPr>
            <w:tcW w:w="468" w:type="dxa"/>
          </w:tcPr>
          <w:p w14:paraId="194A2F65" w14:textId="77777777" w:rsidR="00304CC2" w:rsidRPr="009666FC" w:rsidRDefault="00304CC2" w:rsidP="000F55A6">
            <w:pPr>
              <w:spacing w:line="240" w:lineRule="auto"/>
            </w:pPr>
            <w:r w:rsidRPr="009666FC">
              <w:t>m</w:t>
            </w:r>
          </w:p>
        </w:tc>
        <w:tc>
          <w:tcPr>
            <w:tcW w:w="2047" w:type="dxa"/>
          </w:tcPr>
          <w:p w14:paraId="4E08FC80" w14:textId="77777777" w:rsidR="00304CC2" w:rsidRPr="009666FC" w:rsidRDefault="00304CC2" w:rsidP="000F55A6">
            <w:pPr>
              <w:spacing w:line="240" w:lineRule="auto"/>
            </w:pPr>
            <w:r w:rsidRPr="009666FC">
              <w:t>Seeds (for regeneration purposes)</w:t>
            </w:r>
          </w:p>
        </w:tc>
        <w:tc>
          <w:tcPr>
            <w:tcW w:w="1791" w:type="dxa"/>
          </w:tcPr>
          <w:p w14:paraId="2004166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57DD35C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5C64050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302F5C7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0420D3AE" w14:textId="607629D3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FBD1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70A71059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3C163737" w14:textId="542B081D" w:rsidTr="00304CC2">
        <w:tc>
          <w:tcPr>
            <w:tcW w:w="468" w:type="dxa"/>
          </w:tcPr>
          <w:p w14:paraId="1EEBD919" w14:textId="77777777" w:rsidR="00304CC2" w:rsidRPr="009666FC" w:rsidRDefault="00304CC2" w:rsidP="000F55A6">
            <w:pPr>
              <w:spacing w:line="240" w:lineRule="auto"/>
            </w:pPr>
            <w:r w:rsidRPr="009666FC">
              <w:t>n</w:t>
            </w:r>
          </w:p>
        </w:tc>
        <w:tc>
          <w:tcPr>
            <w:tcW w:w="2047" w:type="dxa"/>
          </w:tcPr>
          <w:p w14:paraId="58F44875" w14:textId="77777777" w:rsidR="00304CC2" w:rsidRPr="009666FC" w:rsidRDefault="00304CC2" w:rsidP="000F55A6">
            <w:pPr>
              <w:spacing w:line="240" w:lineRule="auto"/>
            </w:pPr>
            <w:proofErr w:type="spellStart"/>
            <w:r w:rsidRPr="009666FC">
              <w:t>Fibres</w:t>
            </w:r>
            <w:proofErr w:type="spellEnd"/>
            <w:r w:rsidRPr="009666FC">
              <w:t xml:space="preserve"> (for rope, </w:t>
            </w:r>
            <w:proofErr w:type="spellStart"/>
            <w:r w:rsidRPr="009666FC">
              <w:t>etc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607345D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414B1BD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79775BD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5233305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30C5B44" w14:textId="23FA3E42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11E31C0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50B6E3B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0E9441B5" w14:textId="134A3BD9" w:rsidTr="00304CC2">
        <w:tc>
          <w:tcPr>
            <w:tcW w:w="468" w:type="dxa"/>
          </w:tcPr>
          <w:p w14:paraId="3B510808" w14:textId="77777777" w:rsidR="00304CC2" w:rsidRPr="009666FC" w:rsidRDefault="00304CC2" w:rsidP="000F55A6">
            <w:pPr>
              <w:spacing w:line="240" w:lineRule="auto"/>
            </w:pPr>
            <w:r w:rsidRPr="009666FC">
              <w:t>o</w:t>
            </w:r>
          </w:p>
        </w:tc>
        <w:tc>
          <w:tcPr>
            <w:tcW w:w="2047" w:type="dxa"/>
          </w:tcPr>
          <w:p w14:paraId="2EADE696" w14:textId="77777777" w:rsidR="00304CC2" w:rsidRPr="009666FC" w:rsidRDefault="00304CC2" w:rsidP="000F55A6">
            <w:pPr>
              <w:spacing w:line="240" w:lineRule="auto"/>
            </w:pPr>
            <w:r w:rsidRPr="009666FC">
              <w:t xml:space="preserve">Other plant </w:t>
            </w:r>
            <w:r w:rsidRPr="009666FC">
              <w:lastRenderedPageBreak/>
              <w:t>products</w:t>
            </w:r>
          </w:p>
        </w:tc>
        <w:tc>
          <w:tcPr>
            <w:tcW w:w="1791" w:type="dxa"/>
          </w:tcPr>
          <w:p w14:paraId="559F8C8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4DE050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472F6E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67918D6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9766883" w14:textId="10D21C3A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1E6A3F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82BF931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451916FF" w14:textId="3A039FD2" w:rsidTr="00304CC2">
        <w:tc>
          <w:tcPr>
            <w:tcW w:w="468" w:type="dxa"/>
          </w:tcPr>
          <w:p w14:paraId="68A9879B" w14:textId="77777777" w:rsidR="00304CC2" w:rsidRPr="009666FC" w:rsidRDefault="00304CC2" w:rsidP="000F55A6">
            <w:pPr>
              <w:spacing w:line="240" w:lineRule="auto"/>
            </w:pPr>
            <w:r w:rsidRPr="009666FC">
              <w:lastRenderedPageBreak/>
              <w:t>p</w:t>
            </w:r>
          </w:p>
        </w:tc>
        <w:tc>
          <w:tcPr>
            <w:tcW w:w="2047" w:type="dxa"/>
          </w:tcPr>
          <w:p w14:paraId="4AC430C1" w14:textId="77777777" w:rsidR="00304CC2" w:rsidRPr="009666FC" w:rsidRDefault="00304CC2" w:rsidP="000F55A6">
            <w:pPr>
              <w:spacing w:line="240" w:lineRule="auto"/>
            </w:pPr>
            <w:r w:rsidRPr="009666FC">
              <w:t xml:space="preserve">Wildlife (including </w:t>
            </w:r>
            <w:proofErr w:type="spellStart"/>
            <w:r w:rsidRPr="009666FC">
              <w:t>bushmeat</w:t>
            </w:r>
            <w:proofErr w:type="spellEnd"/>
            <w:r w:rsidRPr="009666FC">
              <w:t>)</w:t>
            </w:r>
          </w:p>
        </w:tc>
        <w:tc>
          <w:tcPr>
            <w:tcW w:w="1791" w:type="dxa"/>
          </w:tcPr>
          <w:p w14:paraId="0ACD440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FB726F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05FBA7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BBD0764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63801E59" w14:textId="55EA61F6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38171F0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A0DD39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22D0B5E0" w14:textId="2F7B1A5A" w:rsidTr="00304CC2">
        <w:tc>
          <w:tcPr>
            <w:tcW w:w="468" w:type="dxa"/>
          </w:tcPr>
          <w:p w14:paraId="6E94063B" w14:textId="77777777" w:rsidR="00304CC2" w:rsidRPr="009666FC" w:rsidRDefault="00304CC2" w:rsidP="000F55A6">
            <w:pPr>
              <w:spacing w:line="240" w:lineRule="auto"/>
            </w:pPr>
            <w:r w:rsidRPr="009666FC">
              <w:t>q</w:t>
            </w:r>
          </w:p>
        </w:tc>
        <w:tc>
          <w:tcPr>
            <w:tcW w:w="2047" w:type="dxa"/>
          </w:tcPr>
          <w:p w14:paraId="3FBFFE38" w14:textId="77777777" w:rsidR="00304CC2" w:rsidRPr="009666FC" w:rsidRDefault="00304CC2" w:rsidP="000F55A6">
            <w:pPr>
              <w:spacing w:line="240" w:lineRule="auto"/>
            </w:pPr>
            <w:r w:rsidRPr="009666FC">
              <w:t>Beekeeping activities (e.g. honey)</w:t>
            </w:r>
          </w:p>
        </w:tc>
        <w:tc>
          <w:tcPr>
            <w:tcW w:w="1791" w:type="dxa"/>
          </w:tcPr>
          <w:p w14:paraId="66245DAD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1C2AABB6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2C0A343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20704F8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1E83012C" w14:textId="3DD145D2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0AEC803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6C3BE258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33A95E57" w14:textId="50674034" w:rsidTr="00304CC2">
        <w:tc>
          <w:tcPr>
            <w:tcW w:w="468" w:type="dxa"/>
          </w:tcPr>
          <w:p w14:paraId="3BDE1164" w14:textId="77777777" w:rsidR="00304CC2" w:rsidRPr="009666FC" w:rsidRDefault="00304CC2" w:rsidP="000F55A6">
            <w:pPr>
              <w:spacing w:line="240" w:lineRule="auto"/>
            </w:pPr>
            <w:r w:rsidRPr="009666FC">
              <w:t>r</w:t>
            </w:r>
          </w:p>
        </w:tc>
        <w:tc>
          <w:tcPr>
            <w:tcW w:w="2047" w:type="dxa"/>
          </w:tcPr>
          <w:p w14:paraId="514DF9F3" w14:textId="77777777" w:rsidR="00304CC2" w:rsidRPr="009666FC" w:rsidRDefault="00304CC2" w:rsidP="000F55A6">
            <w:pPr>
              <w:spacing w:line="240" w:lineRule="auto"/>
            </w:pPr>
            <w:r w:rsidRPr="009666FC">
              <w:t>Caterpillar</w:t>
            </w:r>
          </w:p>
        </w:tc>
        <w:tc>
          <w:tcPr>
            <w:tcW w:w="1791" w:type="dxa"/>
          </w:tcPr>
          <w:p w14:paraId="7CABE81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69F35A7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7E3B77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05D05F6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36033231" w14:textId="0FA69C8C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2416FD0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0F501B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75F41749" w14:textId="724F3745" w:rsidTr="00304CC2">
        <w:tc>
          <w:tcPr>
            <w:tcW w:w="468" w:type="dxa"/>
          </w:tcPr>
          <w:p w14:paraId="0394EF99" w14:textId="77777777" w:rsidR="00304CC2" w:rsidRPr="009666FC" w:rsidRDefault="00304CC2" w:rsidP="000F55A6">
            <w:pPr>
              <w:spacing w:line="240" w:lineRule="auto"/>
            </w:pPr>
            <w:r w:rsidRPr="009666FC">
              <w:t>s</w:t>
            </w:r>
          </w:p>
        </w:tc>
        <w:tc>
          <w:tcPr>
            <w:tcW w:w="2047" w:type="dxa"/>
          </w:tcPr>
          <w:p w14:paraId="03B878B5" w14:textId="77777777" w:rsidR="00304CC2" w:rsidRPr="009666FC" w:rsidRDefault="00304CC2" w:rsidP="000F55A6">
            <w:pPr>
              <w:spacing w:line="240" w:lineRule="auto"/>
            </w:pPr>
            <w:r w:rsidRPr="009666FC">
              <w:t>Other, specify</w:t>
            </w:r>
          </w:p>
        </w:tc>
        <w:tc>
          <w:tcPr>
            <w:tcW w:w="1791" w:type="dxa"/>
          </w:tcPr>
          <w:p w14:paraId="069564E0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2C4BA47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6CF140D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17FB18F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7E509F16" w14:textId="25E9DE1F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64084CF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  <w:vMerge/>
          </w:tcPr>
          <w:p w14:paraId="2D7CDBEC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  <w:tr w:rsidR="00304CC2" w:rsidRPr="009666FC" w14:paraId="2361871B" w14:textId="77777777" w:rsidTr="00304CC2">
        <w:tc>
          <w:tcPr>
            <w:tcW w:w="468" w:type="dxa"/>
          </w:tcPr>
          <w:p w14:paraId="1323BEEB" w14:textId="3299B848" w:rsidR="00304CC2" w:rsidRPr="009666FC" w:rsidRDefault="00304CC2" w:rsidP="000F55A6">
            <w:pPr>
              <w:spacing w:line="240" w:lineRule="auto"/>
            </w:pPr>
            <w:r>
              <w:t>t</w:t>
            </w:r>
          </w:p>
        </w:tc>
        <w:tc>
          <w:tcPr>
            <w:tcW w:w="2047" w:type="dxa"/>
          </w:tcPr>
          <w:p w14:paraId="5D5FFEDB" w14:textId="6F88E854" w:rsidR="00304CC2" w:rsidRPr="009666FC" w:rsidRDefault="00304CC2" w:rsidP="000F55A6">
            <w:pPr>
              <w:spacing w:line="240" w:lineRule="auto"/>
            </w:pPr>
            <w:r>
              <w:t>None</w:t>
            </w:r>
          </w:p>
        </w:tc>
        <w:tc>
          <w:tcPr>
            <w:tcW w:w="1791" w:type="dxa"/>
          </w:tcPr>
          <w:p w14:paraId="46C10E5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04" w:type="dxa"/>
          </w:tcPr>
          <w:p w14:paraId="774F35CE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810" w:type="dxa"/>
          </w:tcPr>
          <w:p w14:paraId="34D00DC2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584" w:type="dxa"/>
          </w:tcPr>
          <w:p w14:paraId="7C3FDDFF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68" w:type="dxa"/>
          </w:tcPr>
          <w:p w14:paraId="2CAC90F0" w14:textId="16F97D12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710" w:type="dxa"/>
          </w:tcPr>
          <w:p w14:paraId="73410945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  <w:tc>
          <w:tcPr>
            <w:tcW w:w="1800" w:type="dxa"/>
          </w:tcPr>
          <w:p w14:paraId="210DA437" w14:textId="77777777" w:rsidR="00304CC2" w:rsidRPr="009666FC" w:rsidRDefault="00304CC2" w:rsidP="000F55A6">
            <w:pPr>
              <w:spacing w:line="240" w:lineRule="auto"/>
              <w:jc w:val="center"/>
            </w:pPr>
          </w:p>
        </w:tc>
      </w:tr>
    </w:tbl>
    <w:p w14:paraId="4A392146" w14:textId="693FE7FA" w:rsidR="0099428D" w:rsidRDefault="0099428D" w:rsidP="000F55A6">
      <w:pPr>
        <w:spacing w:after="0" w:line="240" w:lineRule="auto"/>
      </w:pPr>
      <w:r>
        <w:br w:type="page"/>
      </w:r>
    </w:p>
    <w:p w14:paraId="0CBE65BB" w14:textId="474BB4BF" w:rsidR="009666FC" w:rsidRPr="009666FC" w:rsidRDefault="001D029D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F</w:t>
      </w:r>
      <w:r w:rsidR="009666FC" w:rsidRPr="009666FC">
        <w:rPr>
          <w:b/>
          <w:color w:val="002A6C" w:themeColor="text2"/>
          <w:spacing w:val="-6"/>
        </w:rPr>
        <w:t>. FOREST DISPUTE</w:t>
      </w:r>
      <w:r>
        <w:rPr>
          <w:b/>
          <w:color w:val="002A6C" w:themeColor="text2"/>
          <w:spacing w:val="-6"/>
        </w:rPr>
        <w:t>S</w:t>
      </w:r>
    </w:p>
    <w:tbl>
      <w:tblPr>
        <w:tblStyle w:val="TableGrid"/>
        <w:tblW w:w="140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31"/>
        <w:gridCol w:w="1064"/>
        <w:gridCol w:w="1726"/>
        <w:gridCol w:w="1728"/>
        <w:gridCol w:w="1278"/>
        <w:gridCol w:w="1080"/>
        <w:gridCol w:w="1080"/>
        <w:gridCol w:w="1512"/>
        <w:gridCol w:w="1196"/>
        <w:gridCol w:w="1440"/>
        <w:gridCol w:w="1260"/>
      </w:tblGrid>
      <w:tr w:rsidR="009666FC" w:rsidRPr="009666FC" w14:paraId="42F229B4" w14:textId="77777777" w:rsidTr="00AB186C">
        <w:trPr>
          <w:trHeight w:val="20"/>
          <w:jc w:val="center"/>
        </w:trPr>
        <w:tc>
          <w:tcPr>
            <w:tcW w:w="731" w:type="dxa"/>
          </w:tcPr>
          <w:p w14:paraId="7F516E9A" w14:textId="77777777" w:rsidR="009666FC" w:rsidRPr="009666FC" w:rsidRDefault="009666FC" w:rsidP="000F55A6">
            <w:pPr>
              <w:spacing w:line="240" w:lineRule="auto"/>
            </w:pPr>
            <w:r w:rsidRPr="009666FC">
              <w:t>Forest</w:t>
            </w:r>
          </w:p>
          <w:p w14:paraId="720D0892" w14:textId="77777777" w:rsidR="009666FC" w:rsidRPr="009666FC" w:rsidRDefault="009666FC" w:rsidP="000F55A6">
            <w:pPr>
              <w:spacing w:line="240" w:lineRule="auto"/>
            </w:pPr>
            <w:r w:rsidRPr="009666FC">
              <w:t>code</w:t>
            </w:r>
          </w:p>
        </w:tc>
        <w:tc>
          <w:tcPr>
            <w:tcW w:w="1064" w:type="dxa"/>
          </w:tcPr>
          <w:p w14:paraId="790EC857" w14:textId="77777777" w:rsidR="009666FC" w:rsidRPr="009666FC" w:rsidRDefault="009666FC" w:rsidP="000F55A6">
            <w:pPr>
              <w:spacing w:line="240" w:lineRule="auto"/>
            </w:pPr>
            <w:r w:rsidRPr="009666FC">
              <w:t>Name of the forest</w:t>
            </w:r>
          </w:p>
        </w:tc>
        <w:tc>
          <w:tcPr>
            <w:tcW w:w="1726" w:type="dxa"/>
          </w:tcPr>
          <w:p w14:paraId="4728A2D2" w14:textId="3B20CC28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1.  Have you ever experienced a dispute over use or access to this forest over the past 12 months? </w:t>
            </w:r>
          </w:p>
          <w:p w14:paraId="7CFB3DCF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4D7F2124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2E63C074" w14:textId="77777777" w:rsidR="009E621E" w:rsidRPr="009666FC" w:rsidRDefault="009E621E" w:rsidP="000F55A6">
            <w:pPr>
              <w:spacing w:line="240" w:lineRule="auto"/>
            </w:pPr>
          </w:p>
          <w:p w14:paraId="21272E2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If 0, skip to next forest</w:t>
            </w:r>
          </w:p>
        </w:tc>
        <w:tc>
          <w:tcPr>
            <w:tcW w:w="1728" w:type="dxa"/>
          </w:tcPr>
          <w:p w14:paraId="77218FD6" w14:textId="135A1DF5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2. What was this dispute about?</w:t>
            </w:r>
          </w:p>
          <w:p w14:paraId="3F59A9D5" w14:textId="77777777" w:rsidR="001D029D" w:rsidRPr="009666FC" w:rsidRDefault="001D029D" w:rsidP="000F55A6">
            <w:pPr>
              <w:spacing w:line="240" w:lineRule="auto"/>
            </w:pPr>
          </w:p>
          <w:p w14:paraId="5D97FB81" w14:textId="77777777" w:rsid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PROBE AND CODE</w:t>
            </w:r>
          </w:p>
          <w:p w14:paraId="6DD5262B" w14:textId="77777777" w:rsidR="001D029D" w:rsidRPr="009666FC" w:rsidRDefault="001D029D" w:rsidP="000F55A6">
            <w:pPr>
              <w:spacing w:line="240" w:lineRule="auto"/>
              <w:rPr>
                <w:i/>
              </w:rPr>
            </w:pPr>
          </w:p>
          <w:p w14:paraId="2A9859F5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i/>
              </w:rPr>
              <w:t>See code 112. Select all that appl</w:t>
            </w:r>
            <w:r w:rsidRPr="009666FC">
              <w:t>y</w:t>
            </w:r>
          </w:p>
        </w:tc>
        <w:tc>
          <w:tcPr>
            <w:tcW w:w="1278" w:type="dxa"/>
          </w:tcPr>
          <w:p w14:paraId="31BFDA88" w14:textId="1189496E" w:rsidR="009666FC" w:rsidRPr="009666FC" w:rsidRDefault="001D029D" w:rsidP="000F55A6">
            <w:pPr>
              <w:spacing w:line="240" w:lineRule="auto"/>
            </w:pPr>
            <w:r>
              <w:t>F</w:t>
            </w:r>
            <w:r w:rsidR="0074571E">
              <w:t xml:space="preserve">3. Who was </w:t>
            </w:r>
            <w:r w:rsidR="004525F6">
              <w:t>involved in the dispute</w:t>
            </w:r>
            <w:r w:rsidR="0074571E">
              <w:t xml:space="preserve">? </w:t>
            </w:r>
          </w:p>
          <w:p w14:paraId="282F54AC" w14:textId="77777777" w:rsidR="009666FC" w:rsidRPr="009666FC" w:rsidRDefault="009666FC" w:rsidP="000F55A6">
            <w:pPr>
              <w:spacing w:line="240" w:lineRule="auto"/>
            </w:pPr>
          </w:p>
          <w:p w14:paraId="3AD005FA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codes 108</w:t>
            </w:r>
          </w:p>
          <w:p w14:paraId="59822A3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 </w:t>
            </w:r>
          </w:p>
        </w:tc>
        <w:tc>
          <w:tcPr>
            <w:tcW w:w="1080" w:type="dxa"/>
          </w:tcPr>
          <w:p w14:paraId="7199D352" w14:textId="232C93AD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3b. Other, specify </w:t>
            </w:r>
          </w:p>
        </w:tc>
        <w:tc>
          <w:tcPr>
            <w:tcW w:w="1080" w:type="dxa"/>
          </w:tcPr>
          <w:p w14:paraId="354CE71A" w14:textId="69C65D09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 xml:space="preserve">4. Is the dispute resolved? </w:t>
            </w:r>
          </w:p>
          <w:p w14:paraId="624AA317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45F909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05D95B6" w14:textId="77777777" w:rsidR="009666FC" w:rsidRDefault="009666FC" w:rsidP="000F55A6">
            <w:pPr>
              <w:spacing w:line="240" w:lineRule="auto"/>
            </w:pPr>
            <w:r w:rsidRPr="009666FC">
              <w:t>888=Don’t know</w:t>
            </w:r>
          </w:p>
          <w:p w14:paraId="01456407" w14:textId="77777777" w:rsidR="004D6578" w:rsidRDefault="004D6578" w:rsidP="000F55A6">
            <w:pPr>
              <w:spacing w:line="240" w:lineRule="auto"/>
            </w:pPr>
          </w:p>
          <w:p w14:paraId="413B6FB0" w14:textId="77777777" w:rsidR="004D6578" w:rsidRPr="009666FC" w:rsidRDefault="004D6578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20388390" w14:textId="713FDF91" w:rsidR="009666FC" w:rsidRP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5. Where is the FIRST place this dispute was taken to be resolved?</w:t>
            </w:r>
          </w:p>
          <w:p w14:paraId="331BEFDF" w14:textId="77777777" w:rsidR="009666FC" w:rsidRPr="009666FC" w:rsidRDefault="009666FC" w:rsidP="000F55A6">
            <w:pPr>
              <w:spacing w:line="240" w:lineRule="auto"/>
            </w:pPr>
          </w:p>
          <w:p w14:paraId="51CE1F9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</w:p>
        </w:tc>
        <w:tc>
          <w:tcPr>
            <w:tcW w:w="1196" w:type="dxa"/>
          </w:tcPr>
          <w:p w14:paraId="12B9AEAE" w14:textId="77777777" w:rsidR="0074571E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6. Are there any other places that the dispute was taken for resolution?</w:t>
            </w:r>
          </w:p>
          <w:p w14:paraId="32A7F119" w14:textId="77777777" w:rsidR="0074571E" w:rsidRDefault="0074571E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110 Below</w:t>
            </w:r>
            <w:r>
              <w:rPr>
                <w:i/>
              </w:rPr>
              <w:t xml:space="preserve"> </w:t>
            </w:r>
          </w:p>
          <w:p w14:paraId="6B9DEA8B" w14:textId="792EB94A" w:rsidR="009666FC" w:rsidRPr="0074571E" w:rsidRDefault="0074571E" w:rsidP="000F55A6">
            <w:pPr>
              <w:spacing w:line="240" w:lineRule="auto"/>
              <w:rPr>
                <w:i/>
              </w:rPr>
            </w:pPr>
            <w:r w:rsidRPr="0074571E">
              <w:rPr>
                <w:i/>
              </w:rPr>
              <w:t>Select all that apply</w:t>
            </w:r>
            <w:r w:rsidR="009666FC" w:rsidRPr="0074571E">
              <w:rPr>
                <w:i/>
              </w:rPr>
              <w:t xml:space="preserve"> </w:t>
            </w:r>
          </w:p>
        </w:tc>
        <w:tc>
          <w:tcPr>
            <w:tcW w:w="1440" w:type="dxa"/>
          </w:tcPr>
          <w:p w14:paraId="243BD3C7" w14:textId="5899A7C0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7. How long did it take for the dispute to be resolved?</w:t>
            </w:r>
          </w:p>
          <w:p w14:paraId="6992E9C4" w14:textId="77777777" w:rsidR="004179E9" w:rsidRPr="009666FC" w:rsidRDefault="004179E9" w:rsidP="000F55A6">
            <w:pPr>
              <w:spacing w:line="240" w:lineRule="auto"/>
            </w:pPr>
          </w:p>
          <w:p w14:paraId="263847BF" w14:textId="0C6A6AE1" w:rsidR="009666FC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582524A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109 below</w:t>
            </w:r>
          </w:p>
        </w:tc>
        <w:tc>
          <w:tcPr>
            <w:tcW w:w="1260" w:type="dxa"/>
          </w:tcPr>
          <w:p w14:paraId="23FD0D31" w14:textId="4352176E" w:rsidR="009666FC" w:rsidRDefault="001D029D" w:rsidP="000F55A6">
            <w:pPr>
              <w:spacing w:line="240" w:lineRule="auto"/>
            </w:pPr>
            <w:r>
              <w:t>F</w:t>
            </w:r>
            <w:r w:rsidR="009666FC" w:rsidRPr="009666FC">
              <w:t>8. How satisfied were you with the outcome?</w:t>
            </w:r>
          </w:p>
          <w:p w14:paraId="3097EF3A" w14:textId="77777777" w:rsidR="004179E9" w:rsidRPr="004179E9" w:rsidRDefault="004179E9" w:rsidP="000F55A6">
            <w:pPr>
              <w:spacing w:line="240" w:lineRule="auto"/>
              <w:rPr>
                <w:i/>
              </w:rPr>
            </w:pPr>
            <w:r w:rsidRPr="004179E9">
              <w:rPr>
                <w:i/>
              </w:rPr>
              <w:t>Skip if F4=0</w:t>
            </w:r>
          </w:p>
          <w:p w14:paraId="3DEFCC72" w14:textId="77777777" w:rsidR="009666FC" w:rsidRPr="009666FC" w:rsidRDefault="009666FC" w:rsidP="000F55A6">
            <w:pPr>
              <w:spacing w:line="240" w:lineRule="auto"/>
            </w:pPr>
          </w:p>
          <w:p w14:paraId="3382FB5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See Code 111 Below</w:t>
            </w:r>
          </w:p>
        </w:tc>
      </w:tr>
      <w:tr w:rsidR="009666FC" w:rsidRPr="009666FC" w14:paraId="2324ED99" w14:textId="77777777" w:rsidTr="00AB186C">
        <w:trPr>
          <w:trHeight w:val="20"/>
          <w:jc w:val="center"/>
        </w:trPr>
        <w:tc>
          <w:tcPr>
            <w:tcW w:w="731" w:type="dxa"/>
          </w:tcPr>
          <w:p w14:paraId="5F36AF16" w14:textId="6FD92A0A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64" w:type="dxa"/>
          </w:tcPr>
          <w:p w14:paraId="4FE7D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0B454B8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7C6FB40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6459D0D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4ADF5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0A1430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4595808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7036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2E3C25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6A28069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0972AB0E" w14:textId="77777777" w:rsidTr="00AB186C">
        <w:trPr>
          <w:trHeight w:val="20"/>
          <w:jc w:val="center"/>
        </w:trPr>
        <w:tc>
          <w:tcPr>
            <w:tcW w:w="731" w:type="dxa"/>
          </w:tcPr>
          <w:p w14:paraId="5ABBDBED" w14:textId="77777777" w:rsidR="009666FC" w:rsidRPr="009666FC" w:rsidRDefault="009666FC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1064" w:type="dxa"/>
          </w:tcPr>
          <w:p w14:paraId="73F0E8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C1AAC3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264E31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20D260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41D3A45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5563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39DB8A7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365B46E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6BBDF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50813FA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0D17628" w14:textId="77777777" w:rsidTr="00AB186C">
        <w:trPr>
          <w:trHeight w:val="20"/>
          <w:jc w:val="center"/>
        </w:trPr>
        <w:tc>
          <w:tcPr>
            <w:tcW w:w="731" w:type="dxa"/>
          </w:tcPr>
          <w:p w14:paraId="0F18E7F8" w14:textId="77777777" w:rsidR="009666FC" w:rsidRPr="009666FC" w:rsidRDefault="009666FC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1064" w:type="dxa"/>
          </w:tcPr>
          <w:p w14:paraId="4987CB3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98AF62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63134BA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764B2D8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3D1F3D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293020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0CC243A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13AA27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01BEE35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13236B20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F0A2D45" w14:textId="77777777" w:rsidTr="00AB186C">
        <w:trPr>
          <w:trHeight w:val="20"/>
          <w:jc w:val="center"/>
        </w:trPr>
        <w:tc>
          <w:tcPr>
            <w:tcW w:w="731" w:type="dxa"/>
          </w:tcPr>
          <w:p w14:paraId="0EAEAA9C" w14:textId="77777777" w:rsidR="009666FC" w:rsidRPr="009666FC" w:rsidRDefault="009666FC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1064" w:type="dxa"/>
          </w:tcPr>
          <w:p w14:paraId="5DD3E0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2457EF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5C90D39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3B13565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6FE386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06B12F4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66F67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0AD9AFE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5C3E626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6052AED6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9363CDE" w14:textId="77777777" w:rsidTr="00AB186C">
        <w:trPr>
          <w:trHeight w:val="20"/>
          <w:jc w:val="center"/>
        </w:trPr>
        <w:tc>
          <w:tcPr>
            <w:tcW w:w="731" w:type="dxa"/>
          </w:tcPr>
          <w:p w14:paraId="24778EA1" w14:textId="77777777" w:rsidR="009666FC" w:rsidRPr="009666FC" w:rsidRDefault="009666FC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1064" w:type="dxa"/>
          </w:tcPr>
          <w:p w14:paraId="19A772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47EC2B2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4A3FE9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10FD3D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5E2777E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2B2F49A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5028A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218CC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4C6DBC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28F4FA6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15910B6" w14:textId="77777777" w:rsidTr="00AB186C">
        <w:trPr>
          <w:trHeight w:val="20"/>
          <w:jc w:val="center"/>
        </w:trPr>
        <w:tc>
          <w:tcPr>
            <w:tcW w:w="731" w:type="dxa"/>
          </w:tcPr>
          <w:p w14:paraId="10CA047E" w14:textId="77777777" w:rsidR="009666FC" w:rsidRPr="009666FC" w:rsidRDefault="009666FC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1064" w:type="dxa"/>
          </w:tcPr>
          <w:p w14:paraId="311B023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6" w:type="dxa"/>
          </w:tcPr>
          <w:p w14:paraId="74307A1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728" w:type="dxa"/>
          </w:tcPr>
          <w:p w14:paraId="02C82E6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78" w:type="dxa"/>
          </w:tcPr>
          <w:p w14:paraId="54A8F6D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7113672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0" w:type="dxa"/>
          </w:tcPr>
          <w:p w14:paraId="106874F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512" w:type="dxa"/>
          </w:tcPr>
          <w:p w14:paraId="125B29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96" w:type="dxa"/>
          </w:tcPr>
          <w:p w14:paraId="4E5304B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440" w:type="dxa"/>
          </w:tcPr>
          <w:p w14:paraId="61E7A5D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60" w:type="dxa"/>
          </w:tcPr>
          <w:p w14:paraId="0ED1CAAD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70E2E2FE" w14:textId="77777777" w:rsidR="009666FC" w:rsidRPr="009666FC" w:rsidRDefault="009666FC" w:rsidP="000F55A6">
      <w:pPr>
        <w:spacing w:after="0" w:line="240" w:lineRule="auto"/>
      </w:pPr>
    </w:p>
    <w:p w14:paraId="4B2B120C" w14:textId="77777777" w:rsidR="009666FC" w:rsidRPr="009666FC" w:rsidRDefault="009666FC" w:rsidP="000F55A6">
      <w:pPr>
        <w:spacing w:after="0" w:line="240" w:lineRule="auto"/>
      </w:pPr>
    </w:p>
    <w:tbl>
      <w:tblPr>
        <w:tblW w:w="143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9"/>
        <w:gridCol w:w="2156"/>
        <w:gridCol w:w="3600"/>
        <w:gridCol w:w="2879"/>
        <w:gridCol w:w="2879"/>
      </w:tblGrid>
      <w:tr w:rsidR="009666FC" w:rsidRPr="009666FC" w14:paraId="6AEE9E87" w14:textId="77777777" w:rsidTr="009666FC">
        <w:trPr>
          <w:jc w:val="center"/>
        </w:trPr>
        <w:tc>
          <w:tcPr>
            <w:tcW w:w="2879" w:type="dxa"/>
          </w:tcPr>
          <w:p w14:paraId="4E60463A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108–Involved in dispute</w:t>
            </w:r>
          </w:p>
        </w:tc>
        <w:tc>
          <w:tcPr>
            <w:tcW w:w="2156" w:type="dxa"/>
          </w:tcPr>
          <w:p w14:paraId="5E73002D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109–Time Period </w:t>
            </w:r>
          </w:p>
        </w:tc>
        <w:tc>
          <w:tcPr>
            <w:tcW w:w="3600" w:type="dxa"/>
          </w:tcPr>
          <w:p w14:paraId="7CDAA7C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 xml:space="preserve">110–Dispute Place </w:t>
            </w:r>
          </w:p>
        </w:tc>
        <w:tc>
          <w:tcPr>
            <w:tcW w:w="2879" w:type="dxa"/>
          </w:tcPr>
          <w:p w14:paraId="6B632035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111–Satisfaction</w:t>
            </w:r>
          </w:p>
        </w:tc>
        <w:tc>
          <w:tcPr>
            <w:tcW w:w="2879" w:type="dxa"/>
          </w:tcPr>
          <w:p w14:paraId="54D783F8" w14:textId="77777777" w:rsidR="009666FC" w:rsidRPr="009666FC" w:rsidRDefault="009666FC" w:rsidP="000F55A6">
            <w:pPr>
              <w:spacing w:after="0" w:line="240" w:lineRule="auto"/>
              <w:rPr>
                <w:b/>
              </w:rPr>
            </w:pPr>
            <w:r w:rsidRPr="009666FC">
              <w:rPr>
                <w:b/>
              </w:rPr>
              <w:t>112–Dispute Topic</w:t>
            </w:r>
          </w:p>
        </w:tc>
      </w:tr>
      <w:tr w:rsidR="009666FC" w:rsidRPr="009666FC" w14:paraId="28B5BF7B" w14:textId="77777777" w:rsidTr="009666FC">
        <w:trPr>
          <w:jc w:val="center"/>
        </w:trPr>
        <w:tc>
          <w:tcPr>
            <w:tcW w:w="2879" w:type="dxa"/>
          </w:tcPr>
          <w:p w14:paraId="5F448E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1=Official or leader from your village</w:t>
            </w:r>
          </w:p>
          <w:p w14:paraId="6413806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2=Official or leader from outside your village</w:t>
            </w:r>
          </w:p>
          <w:p w14:paraId="5B32C3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3=Household/Strangers/migrants from another village </w:t>
            </w:r>
          </w:p>
          <w:p w14:paraId="458C2A5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4=Chief or other higher authority figure</w:t>
            </w:r>
          </w:p>
          <w:p w14:paraId="2D4014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5=Forest service</w:t>
            </w:r>
          </w:p>
          <w:p w14:paraId="0E530F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6=ZAWA</w:t>
            </w:r>
          </w:p>
          <w:p w14:paraId="238F96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156" w:type="dxa"/>
          </w:tcPr>
          <w:p w14:paraId="567F735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1=A couple days</w:t>
            </w:r>
          </w:p>
          <w:p w14:paraId="727894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2=About 1 week</w:t>
            </w:r>
          </w:p>
          <w:p w14:paraId="16D42FC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3=Several weeks</w:t>
            </w:r>
          </w:p>
          <w:p w14:paraId="6538DD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4=About one month</w:t>
            </w:r>
          </w:p>
          <w:p w14:paraId="5188D31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5=Several month</w:t>
            </w:r>
          </w:p>
          <w:p w14:paraId="0916325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6=About one year</w:t>
            </w:r>
          </w:p>
          <w:p w14:paraId="3395A3B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7=2-3 years</w:t>
            </w:r>
          </w:p>
          <w:p w14:paraId="0EB6B69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8=More than 3 years</w:t>
            </w:r>
          </w:p>
        </w:tc>
        <w:tc>
          <w:tcPr>
            <w:tcW w:w="3600" w:type="dxa"/>
          </w:tcPr>
          <w:p w14:paraId="15F1335C" w14:textId="77777777" w:rsidR="004525F6" w:rsidRDefault="004525F6" w:rsidP="004525F6">
            <w:pPr>
              <w:spacing w:after="0" w:line="240" w:lineRule="auto"/>
              <w:rPr>
                <w:ins w:id="4" w:author="Stephanie Fenner" w:date="2015-03-10T06:22:00Z"/>
                <w:sz w:val="20"/>
              </w:rPr>
            </w:pPr>
            <w:r w:rsidRPr="004525F6">
              <w:rPr>
                <w:sz w:val="20"/>
              </w:rPr>
              <w:t>1=Headman/woman</w:t>
            </w:r>
          </w:p>
          <w:p w14:paraId="460AB773" w14:textId="3E5B63E7" w:rsidR="004D6ED7" w:rsidRPr="004525F6" w:rsidRDefault="004D6ED7" w:rsidP="004525F6">
            <w:pPr>
              <w:spacing w:after="0" w:line="240" w:lineRule="auto"/>
              <w:rPr>
                <w:sz w:val="20"/>
              </w:rPr>
            </w:pPr>
            <w:ins w:id="5" w:author="Stephanie Fenner" w:date="2015-03-10T06:22:00Z">
              <w:r>
                <w:rPr>
                  <w:sz w:val="20"/>
                </w:rPr>
                <w:t>2= Headman/woman’s Induna</w:t>
              </w:r>
            </w:ins>
          </w:p>
          <w:p w14:paraId="614C108F" w14:textId="0B237236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6" w:author="Stephanie Fenner" w:date="2015-03-10T06:22:00Z">
              <w:r w:rsidRPr="004525F6" w:rsidDel="004D6ED7">
                <w:rPr>
                  <w:sz w:val="20"/>
                </w:rPr>
                <w:delText>2</w:delText>
              </w:r>
            </w:del>
            <w:ins w:id="7" w:author="Stephanie Fenner" w:date="2015-03-10T06:22:00Z">
              <w:r w:rsidR="004D6ED7">
                <w:rPr>
                  <w:sz w:val="20"/>
                </w:rPr>
                <w:t>3</w:t>
              </w:r>
            </w:ins>
            <w:r w:rsidRPr="004525F6">
              <w:rPr>
                <w:sz w:val="20"/>
              </w:rPr>
              <w:t xml:space="preserve">=NGO </w:t>
            </w:r>
          </w:p>
          <w:p w14:paraId="3E242A5F" w14:textId="5A231A54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8" w:author="Stephanie Fenner" w:date="2015-03-10T06:22:00Z">
              <w:r w:rsidRPr="004525F6" w:rsidDel="004D6ED7">
                <w:rPr>
                  <w:sz w:val="20"/>
                </w:rPr>
                <w:delText>3</w:delText>
              </w:r>
            </w:del>
            <w:ins w:id="9" w:author="Stephanie Fenner" w:date="2015-03-10T06:22:00Z">
              <w:r w:rsidR="004D6ED7">
                <w:rPr>
                  <w:sz w:val="20"/>
                </w:rPr>
                <w:t>4</w:t>
              </w:r>
            </w:ins>
            <w:r w:rsidRPr="004525F6">
              <w:rPr>
                <w:sz w:val="20"/>
              </w:rPr>
              <w:t>=Cooperative farmer group</w:t>
            </w:r>
          </w:p>
          <w:p w14:paraId="0C7A51FC" w14:textId="5B2754BF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10" w:author="Stephanie Fenner" w:date="2015-03-10T06:22:00Z">
              <w:r w:rsidRPr="004525F6" w:rsidDel="004D6ED7">
                <w:rPr>
                  <w:sz w:val="20"/>
                </w:rPr>
                <w:delText>4</w:delText>
              </w:r>
            </w:del>
            <w:ins w:id="11" w:author="Stephanie Fenner" w:date="2015-03-10T06:22:00Z">
              <w:r w:rsidR="004D6ED7">
                <w:rPr>
                  <w:sz w:val="20"/>
                </w:rPr>
                <w:t>5</w:t>
              </w:r>
            </w:ins>
            <w:r w:rsidRPr="004525F6">
              <w:rPr>
                <w:sz w:val="20"/>
              </w:rPr>
              <w:t>=District Forestry Official</w:t>
            </w:r>
          </w:p>
          <w:p w14:paraId="4BA7F15C" w14:textId="31E56792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12" w:author="Stephanie Fenner" w:date="2015-03-10T06:22:00Z">
              <w:r w:rsidRPr="004525F6" w:rsidDel="004D6ED7">
                <w:rPr>
                  <w:sz w:val="20"/>
                </w:rPr>
                <w:delText>5</w:delText>
              </w:r>
            </w:del>
            <w:ins w:id="13" w:author="Stephanie Fenner" w:date="2015-03-10T06:22:00Z">
              <w:r w:rsidR="004D6ED7">
                <w:rPr>
                  <w:sz w:val="20"/>
                </w:rPr>
                <w:t>6</w:t>
              </w:r>
            </w:ins>
            <w:r w:rsidRPr="004525F6">
              <w:rPr>
                <w:sz w:val="20"/>
              </w:rPr>
              <w:t>=Village Land Committee</w:t>
            </w:r>
          </w:p>
          <w:p w14:paraId="04E334D6" w14:textId="70C0C17B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14" w:author="Stephanie Fenner" w:date="2015-03-10T06:22:00Z">
              <w:r w:rsidRPr="004525F6" w:rsidDel="004D6ED7">
                <w:rPr>
                  <w:sz w:val="20"/>
                </w:rPr>
                <w:delText>6</w:delText>
              </w:r>
            </w:del>
            <w:ins w:id="15" w:author="Stephanie Fenner" w:date="2015-03-10T06:22:00Z">
              <w:r w:rsidR="004D6ED7">
                <w:rPr>
                  <w:sz w:val="20"/>
                </w:rPr>
                <w:t>7</w:t>
              </w:r>
            </w:ins>
            <w:r w:rsidRPr="004525F6">
              <w:rPr>
                <w:sz w:val="20"/>
              </w:rPr>
              <w:t>=Village elders</w:t>
            </w:r>
          </w:p>
          <w:p w14:paraId="1B6EA420" w14:textId="5A080912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16" w:author="Stephanie Fenner" w:date="2015-03-10T06:23:00Z">
              <w:r w:rsidRPr="004525F6" w:rsidDel="004D6ED7">
                <w:rPr>
                  <w:sz w:val="20"/>
                </w:rPr>
                <w:delText>7</w:delText>
              </w:r>
            </w:del>
            <w:ins w:id="17" w:author="Stephanie Fenner" w:date="2015-03-10T06:23:00Z">
              <w:r w:rsidR="004D6ED7">
                <w:rPr>
                  <w:sz w:val="20"/>
                </w:rPr>
                <w:t>8</w:t>
              </w:r>
            </w:ins>
            <w:r w:rsidRPr="004525F6">
              <w:rPr>
                <w:sz w:val="20"/>
              </w:rPr>
              <w:t>=Village action group</w:t>
            </w:r>
          </w:p>
          <w:p w14:paraId="7E9B23CE" w14:textId="54CFB23C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18" w:author="Stephanie Fenner" w:date="2015-03-10T06:23:00Z">
              <w:r w:rsidRPr="004525F6" w:rsidDel="004D6ED7">
                <w:rPr>
                  <w:sz w:val="20"/>
                </w:rPr>
                <w:delText>8</w:delText>
              </w:r>
            </w:del>
            <w:ins w:id="19" w:author="Stephanie Fenner" w:date="2015-03-10T06:23:00Z">
              <w:r w:rsidR="004D6ED7">
                <w:rPr>
                  <w:sz w:val="20"/>
                </w:rPr>
                <w:t>9</w:t>
              </w:r>
            </w:ins>
            <w:r w:rsidRPr="004525F6">
              <w:rPr>
                <w:sz w:val="20"/>
              </w:rPr>
              <w:t>=Chief or other higher authority</w:t>
            </w:r>
          </w:p>
          <w:p w14:paraId="20B9A148" w14:textId="76406DFA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del w:id="20" w:author="Stephanie Fenner" w:date="2015-03-10T06:23:00Z">
              <w:r w:rsidRPr="004525F6" w:rsidDel="004D6ED7">
                <w:rPr>
                  <w:sz w:val="20"/>
                </w:rPr>
                <w:delText>9</w:delText>
              </w:r>
            </w:del>
            <w:ins w:id="21" w:author="Stephanie Fenner" w:date="2015-03-10T06:23:00Z">
              <w:r w:rsidR="004D6ED7">
                <w:rPr>
                  <w:sz w:val="20"/>
                </w:rPr>
                <w:t>10</w:t>
              </w:r>
            </w:ins>
            <w:r w:rsidRPr="004525F6">
              <w:rPr>
                <w:sz w:val="20"/>
              </w:rPr>
              <w:t>=</w:t>
            </w:r>
            <w:ins w:id="22" w:author="Stephanie Fenner" w:date="2015-03-10T06:22:00Z">
              <w:r w:rsidR="004D6ED7">
                <w:rPr>
                  <w:sz w:val="20"/>
                </w:rPr>
                <w:t xml:space="preserve">Chief’s </w:t>
              </w:r>
            </w:ins>
            <w:r w:rsidRPr="004525F6">
              <w:rPr>
                <w:sz w:val="20"/>
              </w:rPr>
              <w:t>Induna</w:t>
            </w:r>
          </w:p>
          <w:p w14:paraId="0C6CFBFC" w14:textId="20C7F43A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ins w:id="23" w:author="Stephanie Fenner" w:date="2015-03-10T06:23:00Z">
              <w:r w:rsidR="004D6ED7">
                <w:rPr>
                  <w:sz w:val="20"/>
                </w:rPr>
                <w:t>1</w:t>
              </w:r>
            </w:ins>
            <w:del w:id="24" w:author="Stephanie Fenner" w:date="2015-03-10T06:23:00Z">
              <w:r w:rsidRPr="004525F6" w:rsidDel="004D6ED7">
                <w:rPr>
                  <w:sz w:val="20"/>
                </w:rPr>
                <w:delText>0</w:delText>
              </w:r>
            </w:del>
            <w:r w:rsidRPr="004525F6">
              <w:rPr>
                <w:sz w:val="20"/>
              </w:rPr>
              <w:t>=Resolved myself</w:t>
            </w:r>
          </w:p>
          <w:p w14:paraId="4C0BA832" w14:textId="31F117D5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ins w:id="25" w:author="Stephanie Fenner" w:date="2015-03-10T06:23:00Z">
              <w:r w:rsidR="004D6ED7">
                <w:rPr>
                  <w:sz w:val="20"/>
                </w:rPr>
                <w:t>2</w:t>
              </w:r>
            </w:ins>
            <w:del w:id="26" w:author="Stephanie Fenner" w:date="2015-03-10T06:23:00Z">
              <w:r w:rsidRPr="004525F6" w:rsidDel="004D6ED7">
                <w:rPr>
                  <w:sz w:val="20"/>
                </w:rPr>
                <w:delText>1</w:delText>
              </w:r>
            </w:del>
            <w:r w:rsidRPr="004525F6">
              <w:rPr>
                <w:sz w:val="20"/>
              </w:rPr>
              <w:t xml:space="preserve">=Community resource board </w:t>
            </w:r>
          </w:p>
          <w:p w14:paraId="76406219" w14:textId="092C1A2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</w:t>
            </w:r>
            <w:ins w:id="27" w:author="Stephanie Fenner" w:date="2015-03-10T06:23:00Z">
              <w:r w:rsidR="004D6ED7">
                <w:rPr>
                  <w:sz w:val="20"/>
                </w:rPr>
                <w:t>3</w:t>
              </w:r>
            </w:ins>
            <w:del w:id="28" w:author="Stephanie Fenner" w:date="2015-03-10T06:23:00Z">
              <w:r w:rsidRPr="004525F6" w:rsidDel="004D6ED7">
                <w:rPr>
                  <w:sz w:val="20"/>
                </w:rPr>
                <w:delText>2</w:delText>
              </w:r>
            </w:del>
            <w:r w:rsidRPr="004525F6">
              <w:rPr>
                <w:sz w:val="20"/>
              </w:rPr>
              <w:t>= Church/God</w:t>
            </w:r>
          </w:p>
          <w:p w14:paraId="5A15740B" w14:textId="1F00546B" w:rsidR="009666FC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</w:tc>
        <w:tc>
          <w:tcPr>
            <w:tcW w:w="2879" w:type="dxa"/>
          </w:tcPr>
          <w:p w14:paraId="0411A84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3470B2C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287957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067D1AB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0877CD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7707359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t>999=Prefer not to respond</w:t>
            </w:r>
          </w:p>
        </w:tc>
        <w:tc>
          <w:tcPr>
            <w:tcW w:w="2879" w:type="dxa"/>
          </w:tcPr>
          <w:p w14:paraId="01ADF3A5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1=Boundary disputes</w:t>
            </w:r>
          </w:p>
          <w:p w14:paraId="0968C1F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2=Which NTFPs can and cannot be harvested from forests</w:t>
            </w:r>
          </w:p>
          <w:p w14:paraId="12E68724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3=Grazing of livestock in forests</w:t>
            </w:r>
          </w:p>
          <w:p w14:paraId="30DB2917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4=Cutting trees in forests</w:t>
            </w:r>
          </w:p>
          <w:p w14:paraId="62C42AB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5=Ownership over trees in forests</w:t>
            </w:r>
          </w:p>
          <w:p w14:paraId="1AA77806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6=Fires or burning in the forest</w:t>
            </w:r>
          </w:p>
          <w:p w14:paraId="25B44FA1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7=Hunting or fishing</w:t>
            </w:r>
          </w:p>
          <w:p w14:paraId="115F97FA" w14:textId="57F112B9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8=</w:t>
            </w:r>
            <w:r w:rsidR="004767BF" w:rsidRPr="004525F6">
              <w:rPr>
                <w:sz w:val="20"/>
              </w:rPr>
              <w:t>Interfamilial</w:t>
            </w:r>
            <w:r w:rsidRPr="004525F6">
              <w:rPr>
                <w:sz w:val="20"/>
              </w:rPr>
              <w:t xml:space="preserve"> conflicts (inheritance/divorce/</w:t>
            </w:r>
            <w:r w:rsidR="004767BF" w:rsidRPr="004525F6">
              <w:rPr>
                <w:sz w:val="20"/>
              </w:rPr>
              <w:t>etc.</w:t>
            </w:r>
            <w:r w:rsidRPr="004525F6">
              <w:rPr>
                <w:sz w:val="20"/>
              </w:rPr>
              <w:t>)</w:t>
            </w:r>
          </w:p>
          <w:p w14:paraId="1B56060C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97=Other, please specify</w:t>
            </w:r>
          </w:p>
          <w:p w14:paraId="4E32C4FD" w14:textId="77777777" w:rsidR="004525F6" w:rsidRPr="004525F6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888=Don’t know</w:t>
            </w:r>
          </w:p>
          <w:p w14:paraId="53D4E082" w14:textId="0CBBF475" w:rsidR="0074571E" w:rsidRPr="009666FC" w:rsidRDefault="004525F6" w:rsidP="004525F6">
            <w:pPr>
              <w:spacing w:after="0" w:line="240" w:lineRule="auto"/>
              <w:rPr>
                <w:sz w:val="20"/>
              </w:rPr>
            </w:pPr>
            <w:r w:rsidRPr="004525F6">
              <w:rPr>
                <w:sz w:val="20"/>
              </w:rPr>
              <w:t>999=Prefer not to respond</w:t>
            </w:r>
          </w:p>
        </w:tc>
      </w:tr>
    </w:tbl>
    <w:p w14:paraId="5F7FACDF" w14:textId="77777777" w:rsidR="009666FC" w:rsidRPr="009666FC" w:rsidRDefault="009666FC" w:rsidP="000F55A6">
      <w:pPr>
        <w:spacing w:after="0" w:line="240" w:lineRule="auto"/>
      </w:pPr>
    </w:p>
    <w:p w14:paraId="1F754A69" w14:textId="77777777" w:rsidR="004525F6" w:rsidRPr="009666FC" w:rsidRDefault="004525F6" w:rsidP="004525F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lastRenderedPageBreak/>
        <w:t>SECTION G</w:t>
      </w:r>
      <w:r w:rsidRPr="009666FC">
        <w:rPr>
          <w:b/>
          <w:color w:val="002A6C" w:themeColor="text2"/>
          <w:spacing w:val="-6"/>
        </w:rPr>
        <w:t>. DEFORESTATION &amp; CLIMATE CHANGE</w:t>
      </w:r>
    </w:p>
    <w:p w14:paraId="4017C306" w14:textId="77777777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993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233"/>
        <w:gridCol w:w="4320"/>
        <w:gridCol w:w="1080"/>
      </w:tblGrid>
      <w:tr w:rsidR="004525F6" w:rsidRPr="00990B9D" w14:paraId="2DF56B68" w14:textId="77777777" w:rsidTr="004525F6">
        <w:tc>
          <w:tcPr>
            <w:tcW w:w="360" w:type="dxa"/>
          </w:tcPr>
          <w:p w14:paraId="0C5E90C7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5233" w:type="dxa"/>
            <w:tcBorders>
              <w:right w:val="nil"/>
            </w:tcBorders>
          </w:tcPr>
          <w:p w14:paraId="22E4E0A3" w14:textId="2EE28478" w:rsidR="004525F6" w:rsidRDefault="004525F6" w:rsidP="006366D4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 xml:space="preserve">G1. </w:t>
            </w:r>
            <w:r>
              <w:rPr>
                <w:color w:val="000000"/>
                <w:sz w:val="20"/>
                <w:szCs w:val="20"/>
              </w:rPr>
              <w:t>The following is a list of development problems often faced by people in this area. What</w:t>
            </w:r>
            <w:r w:rsidRPr="00F71A9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are the five biggest problems facing your household? Please choose 5 from the list, and rank them from 1 to 5, with 5 being the biggest problem you face, and 1 being the smallest problem.</w:t>
            </w:r>
          </w:p>
          <w:p w14:paraId="418A857C" w14:textId="77777777" w:rsidR="004525F6" w:rsidRPr="00E923DB" w:rsidRDefault="004525F6" w:rsidP="006366D4">
            <w:pPr>
              <w:pStyle w:val="NoSpacing"/>
              <w:rPr>
                <w:i/>
                <w:color w:val="000000"/>
                <w:sz w:val="20"/>
                <w:szCs w:val="20"/>
              </w:rPr>
            </w:pPr>
            <w:r w:rsidRPr="00E923DB">
              <w:rPr>
                <w:i/>
                <w:color w:val="000000"/>
                <w:sz w:val="20"/>
                <w:szCs w:val="20"/>
              </w:rPr>
              <w:t>Enumerator: Please provide pictures as examples.</w:t>
            </w:r>
          </w:p>
          <w:p w14:paraId="7A2FCFB1" w14:textId="77777777" w:rsidR="004525F6" w:rsidRPr="00C755D3" w:rsidRDefault="004525F6" w:rsidP="006366D4">
            <w:pPr>
              <w:pStyle w:val="NoSpacing"/>
            </w:pPr>
          </w:p>
        </w:tc>
        <w:tc>
          <w:tcPr>
            <w:tcW w:w="5400" w:type="dxa"/>
            <w:gridSpan w:val="2"/>
            <w:tcBorders>
              <w:left w:val="nil"/>
              <w:right w:val="single" w:sz="4" w:space="0" w:color="auto"/>
            </w:tcBorders>
          </w:tcPr>
          <w:p w14:paraId="173FBDDA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 Forest degradation</w:t>
            </w:r>
          </w:p>
          <w:p w14:paraId="0363141D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2=</w:t>
            </w:r>
            <w:r>
              <w:rPr>
                <w:sz w:val="20"/>
              </w:rPr>
              <w:t xml:space="preserve"> Changes in temperature</w:t>
            </w:r>
          </w:p>
          <w:p w14:paraId="0B074DB1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3= Changes in rainfall</w:t>
            </w:r>
          </w:p>
          <w:p w14:paraId="323C38C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4=Lack of jobs/income</w:t>
            </w:r>
          </w:p>
          <w:p w14:paraId="4B5AC39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5=</w:t>
            </w:r>
            <w:r>
              <w:rPr>
                <w:sz w:val="20"/>
              </w:rPr>
              <w:t xml:space="preserve"> Lack of available schooling/education opportunities </w:t>
            </w:r>
            <w:r w:rsidRPr="00990B9D">
              <w:rPr>
                <w:sz w:val="20"/>
              </w:rPr>
              <w:t xml:space="preserve"> </w:t>
            </w:r>
          </w:p>
          <w:p w14:paraId="740F6D5F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6=Bad roads</w:t>
            </w:r>
          </w:p>
          <w:p w14:paraId="0EE3C1B6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7= Lack of health services </w:t>
            </w:r>
          </w:p>
          <w:p w14:paraId="528B21AE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8= Lack of electricity</w:t>
            </w:r>
          </w:p>
          <w:p w14:paraId="3E9803C0" w14:textId="77777777" w:rsidR="004525F6" w:rsidRDefault="004525F6" w:rsidP="006366D4">
            <w:pPr>
              <w:pStyle w:val="NoSpacing"/>
              <w:rPr>
                <w:sz w:val="20"/>
              </w:rPr>
            </w:pPr>
            <w:r w:rsidRPr="00990B9D">
              <w:rPr>
                <w:sz w:val="20"/>
              </w:rPr>
              <w:t>9</w:t>
            </w:r>
            <w:r>
              <w:rPr>
                <w:sz w:val="20"/>
              </w:rPr>
              <w:t>= Land re-allocation</w:t>
            </w:r>
          </w:p>
          <w:p w14:paraId="68D4BA09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10= Poor yields/lack of food</w:t>
            </w:r>
          </w:p>
          <w:p w14:paraId="43F1CA94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</w:p>
        </w:tc>
      </w:tr>
      <w:tr w:rsidR="004525F6" w:rsidRPr="001D532F" w14:paraId="0B21141A" w14:textId="77777777" w:rsidTr="004525F6">
        <w:tc>
          <w:tcPr>
            <w:tcW w:w="360" w:type="dxa"/>
          </w:tcPr>
          <w:p w14:paraId="3B262DE1" w14:textId="77777777" w:rsidR="004525F6" w:rsidRPr="00990B9D" w:rsidRDefault="004525F6" w:rsidP="006366D4">
            <w:pPr>
              <w:pStyle w:val="NoSpacing"/>
            </w:pPr>
            <w:r>
              <w:t xml:space="preserve"> </w:t>
            </w: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42BAD3F3" w14:textId="0CB5E19C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G1a. </w:t>
            </w:r>
            <w:r w:rsidRPr="00F71A9A">
              <w:rPr>
                <w:color w:val="000000"/>
                <w:sz w:val="20"/>
                <w:szCs w:val="20"/>
              </w:rPr>
              <w:t>1st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461E87F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2B15820E" w14:textId="77777777" w:rsidTr="004525F6">
        <w:tc>
          <w:tcPr>
            <w:tcW w:w="360" w:type="dxa"/>
          </w:tcPr>
          <w:p w14:paraId="0F0CD342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7A114C16" w14:textId="71728319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G1b. </w:t>
            </w:r>
            <w:r w:rsidRPr="00F71A9A">
              <w:rPr>
                <w:color w:val="000000"/>
                <w:sz w:val="20"/>
                <w:szCs w:val="20"/>
              </w:rPr>
              <w:t>2nd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4A0E247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7D47DD8D" w14:textId="77777777" w:rsidTr="004525F6">
        <w:tc>
          <w:tcPr>
            <w:tcW w:w="360" w:type="dxa"/>
          </w:tcPr>
          <w:p w14:paraId="732B18C4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62148F" w14:textId="4407E438" w:rsidR="004525F6" w:rsidRPr="00F71A9A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G1c. </w:t>
            </w:r>
            <w:r w:rsidRPr="00F71A9A">
              <w:rPr>
                <w:color w:val="000000"/>
                <w:sz w:val="20"/>
                <w:szCs w:val="20"/>
              </w:rPr>
              <w:t>3rd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8BB8771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620BF854" w14:textId="77777777" w:rsidTr="004525F6">
        <w:tc>
          <w:tcPr>
            <w:tcW w:w="360" w:type="dxa"/>
          </w:tcPr>
          <w:p w14:paraId="490B72D1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57409ADC" w14:textId="72B6448B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G1d. 4th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81C914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  <w:tr w:rsidR="004525F6" w:rsidRPr="001D532F" w14:paraId="5B280141" w14:textId="77777777" w:rsidTr="004525F6">
        <w:tc>
          <w:tcPr>
            <w:tcW w:w="360" w:type="dxa"/>
          </w:tcPr>
          <w:p w14:paraId="00429638" w14:textId="77777777" w:rsidR="004525F6" w:rsidRPr="00990B9D" w:rsidRDefault="004525F6" w:rsidP="006366D4">
            <w:pPr>
              <w:pStyle w:val="NoSpacing"/>
            </w:pPr>
          </w:p>
        </w:tc>
        <w:tc>
          <w:tcPr>
            <w:tcW w:w="9553" w:type="dxa"/>
            <w:gridSpan w:val="2"/>
            <w:tcBorders>
              <w:right w:val="single" w:sz="18" w:space="0" w:color="000000" w:themeColor="accent3"/>
            </w:tcBorders>
          </w:tcPr>
          <w:p w14:paraId="1589A4CF" w14:textId="5A2A81E9" w:rsidR="004525F6" w:rsidRDefault="004525F6" w:rsidP="006366D4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G1e. 5th </w:t>
            </w:r>
          </w:p>
        </w:tc>
        <w:tc>
          <w:tcPr>
            <w:tcW w:w="1080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845119" w14:textId="77777777" w:rsidR="004525F6" w:rsidRPr="001D532F" w:rsidRDefault="004525F6" w:rsidP="006366D4">
            <w:pPr>
              <w:pStyle w:val="NoSpacing"/>
              <w:rPr>
                <w:i/>
              </w:rPr>
            </w:pPr>
            <w:r w:rsidRPr="001D532F">
              <w:rPr>
                <w:i/>
              </w:rPr>
              <w:t>(code)</w:t>
            </w:r>
          </w:p>
        </w:tc>
      </w:tr>
    </w:tbl>
    <w:p w14:paraId="6AA1991D" w14:textId="77777777" w:rsidR="009666FC" w:rsidRPr="009666FC" w:rsidRDefault="009666FC" w:rsidP="000F55A6">
      <w:pPr>
        <w:spacing w:after="0" w:line="240" w:lineRule="auto"/>
        <w:sectPr w:rsidR="009666FC" w:rsidRPr="009666FC">
          <w:pgSz w:w="15840" w:h="12240" w:orient="landscape"/>
          <w:pgMar w:top="1440" w:right="1440" w:bottom="1080" w:left="1440" w:header="720" w:footer="720" w:gutter="0"/>
          <w:cols w:space="720"/>
          <w:docGrid w:linePitch="360"/>
        </w:sectPr>
      </w:pPr>
    </w:p>
    <w:p w14:paraId="547BE8DE" w14:textId="2B15E772" w:rsidR="009666FC" w:rsidRPr="009666FC" w:rsidRDefault="009666FC" w:rsidP="000F55A6">
      <w:pPr>
        <w:spacing w:after="240" w:line="240" w:lineRule="auto"/>
        <w:outlineLvl w:val="2"/>
        <w:rPr>
          <w:b/>
          <w:caps/>
          <w:color w:val="002A6C" w:themeColor="text2"/>
          <w:spacing w:val="-6"/>
        </w:rPr>
      </w:pPr>
    </w:p>
    <w:tbl>
      <w:tblPr>
        <w:tblStyle w:val="TableGrid"/>
        <w:tblW w:w="1072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520"/>
        <w:gridCol w:w="1800"/>
        <w:gridCol w:w="1041"/>
      </w:tblGrid>
      <w:tr w:rsidR="009666FC" w:rsidRPr="009666FC" w14:paraId="3E722F66" w14:textId="77777777" w:rsidTr="0099428D">
        <w:trPr>
          <w:jc w:val="center"/>
        </w:trPr>
        <w:tc>
          <w:tcPr>
            <w:tcW w:w="360" w:type="dxa"/>
          </w:tcPr>
          <w:p w14:paraId="30A165B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AC8DC60" w14:textId="20D7DF04" w:rsidR="009666FC" w:rsidRPr="009666FC" w:rsidRDefault="001D029D" w:rsidP="000F55A6">
            <w:pPr>
              <w:spacing w:line="240" w:lineRule="auto"/>
            </w:pPr>
            <w:r>
              <w:t>G</w:t>
            </w:r>
            <w:r w:rsidR="00AB186C">
              <w:t>2</w:t>
            </w:r>
            <w:r w:rsidR="009666FC" w:rsidRPr="009666FC">
              <w:t xml:space="preserve">. In the past 5 years, have you observed any of the following changes in your community? </w:t>
            </w:r>
          </w:p>
          <w:p w14:paraId="46BB2B1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1571C2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rainfall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482CDC0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2=Increased rainfall</w:t>
            </w:r>
          </w:p>
          <w:p w14:paraId="7C0305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3=Changes in seasonal patterns (e.g. when rainy and dry seasons begin) </w:t>
            </w:r>
          </w:p>
          <w:p w14:paraId="1AFD18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4=Changes in intensity/concentration of rainfall (e.g. all the rain falls in fewer days than before)</w:t>
            </w:r>
          </w:p>
          <w:p w14:paraId="7AB167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5=Drought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02DC96E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6=Flooding/landslides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639704F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3A790F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CDFE6B1" w14:textId="77777777" w:rsidTr="0099428D">
        <w:trPr>
          <w:jc w:val="center"/>
        </w:trPr>
        <w:tc>
          <w:tcPr>
            <w:tcW w:w="360" w:type="dxa"/>
          </w:tcPr>
          <w:p w14:paraId="3D912EB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05B97048" w14:textId="4E71E41D" w:rsidR="009666FC" w:rsidRPr="009666FC" w:rsidRDefault="001D029D" w:rsidP="000F55A6">
            <w:pPr>
              <w:spacing w:line="240" w:lineRule="auto"/>
            </w:pPr>
            <w:r>
              <w:t>G</w:t>
            </w:r>
            <w:r w:rsidR="009C5E5E">
              <w:t>3</w:t>
            </w:r>
            <w:r w:rsidR="009666FC" w:rsidRPr="009666FC">
              <w:t>. I</w:t>
            </w:r>
            <w:r w:rsidR="009666FC" w:rsidRPr="009666FC">
              <w:rPr>
                <w:rFonts w:cs="Arial"/>
                <w:sz w:val="20"/>
                <w:szCs w:val="20"/>
              </w:rPr>
              <w:t>n the past 5 years, have you observed any of the following changes in the forest area</w:t>
            </w:r>
          </w:p>
          <w:p w14:paraId="3615392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320" w:type="dxa"/>
            <w:gridSpan w:val="2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673F1D9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1=Decline in abundance of game and non-timber forest products </w:t>
            </w:r>
          </w:p>
          <w:p w14:paraId="7B5FAE3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2=Change in seasons of flowering or fruiting</w:t>
            </w:r>
            <w:r w:rsidRPr="009666FC">
              <w:rPr>
                <w:rFonts w:ascii="MS Gothic" w:eastAsia="MS Gothic" w:hAnsi="MS Gothic" w:cs="MS Gothic" w:hint="eastAsia"/>
                <w:sz w:val="20"/>
              </w:rPr>
              <w:t> </w:t>
            </w:r>
          </w:p>
          <w:p w14:paraId="20ABEE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3=Decline in crops/harvest cycles in surrounding </w:t>
            </w:r>
          </w:p>
          <w:p w14:paraId="7EFC4CE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areas</w:t>
            </w:r>
          </w:p>
          <w:p w14:paraId="30202B5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4=Decline in productivity or health of fisheries</w:t>
            </w:r>
          </w:p>
          <w:p w14:paraId="5D2A88C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97=Other, please specify: 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3CE500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8306335" w14:textId="77777777" w:rsidTr="0099428D">
        <w:trPr>
          <w:jc w:val="center"/>
        </w:trPr>
        <w:tc>
          <w:tcPr>
            <w:tcW w:w="360" w:type="dxa"/>
          </w:tcPr>
          <w:p w14:paraId="14A1F4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24228247" w14:textId="48079138" w:rsidR="009666FC" w:rsidRDefault="001D029D" w:rsidP="005D5576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G</w:t>
            </w:r>
            <w:r w:rsidR="009C5E5E">
              <w:t>4</w:t>
            </w:r>
            <w:r w:rsidR="009666FC" w:rsidRPr="009666FC">
              <w:t xml:space="preserve">. 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In your opinion, </w:t>
            </w:r>
            <w:r w:rsidR="005D5576">
              <w:rPr>
                <w:color w:val="000000"/>
                <w:sz w:val="20"/>
                <w:szCs w:val="20"/>
              </w:rPr>
              <w:t>are the three most important benefits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the nearby forest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 </w:t>
            </w:r>
            <w:r w:rsidR="005D5576">
              <w:rPr>
                <w:color w:val="000000"/>
                <w:sz w:val="20"/>
                <w:szCs w:val="20"/>
              </w:rPr>
              <w:t xml:space="preserve">(including relatively densely </w:t>
            </w:r>
            <w:r w:rsidR="005D5576" w:rsidRPr="00F71A9A">
              <w:rPr>
                <w:color w:val="000000"/>
                <w:sz w:val="20"/>
                <w:szCs w:val="20"/>
              </w:rPr>
              <w:t>wooded area</w:t>
            </w:r>
            <w:r w:rsidR="005D5576">
              <w:rPr>
                <w:color w:val="000000"/>
                <w:sz w:val="20"/>
                <w:szCs w:val="20"/>
              </w:rPr>
              <w:t>s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</w:t>
            </w:r>
            <w:r w:rsidR="005D5576">
              <w:rPr>
                <w:color w:val="000000"/>
                <w:sz w:val="20"/>
                <w:szCs w:val="20"/>
              </w:rPr>
              <w:t xml:space="preserve">but not sparse trees on farms) </w:t>
            </w:r>
            <w:r w:rsidR="005D5576" w:rsidRPr="00F71A9A">
              <w:rPr>
                <w:color w:val="000000"/>
                <w:sz w:val="20"/>
                <w:szCs w:val="20"/>
              </w:rPr>
              <w:t>provide</w:t>
            </w:r>
            <w:r w:rsidR="005D5576">
              <w:rPr>
                <w:color w:val="000000"/>
                <w:sz w:val="20"/>
                <w:szCs w:val="20"/>
              </w:rPr>
              <w:t xml:space="preserve"> to your village</w:t>
            </w:r>
            <w:r w:rsidR="005D5576" w:rsidRPr="00F71A9A">
              <w:rPr>
                <w:color w:val="000000"/>
                <w:sz w:val="20"/>
                <w:szCs w:val="20"/>
              </w:rPr>
              <w:t xml:space="preserve">, apart from products that are harvested? </w:t>
            </w:r>
          </w:p>
          <w:p w14:paraId="66C683E8" w14:textId="77777777" w:rsidR="005D5576" w:rsidRPr="009666FC" w:rsidRDefault="005D5576" w:rsidP="005D5576">
            <w:pPr>
              <w:pStyle w:val="NoSpacing"/>
              <w:rPr>
                <w:color w:val="000000"/>
                <w:sz w:val="20"/>
                <w:szCs w:val="20"/>
              </w:rPr>
            </w:pPr>
          </w:p>
          <w:p w14:paraId="5AEC9C48" w14:textId="77777777" w:rsidR="009666FC" w:rsidRPr="009666FC" w:rsidRDefault="009666FC" w:rsidP="000F55A6">
            <w:pPr>
              <w:spacing w:line="240" w:lineRule="auto"/>
            </w:pPr>
            <w:r w:rsidRPr="009666FC">
              <w:rPr>
                <w:color w:val="000000"/>
                <w:sz w:val="20"/>
                <w:szCs w:val="20"/>
              </w:rPr>
              <w:t xml:space="preserve"> </w:t>
            </w:r>
            <w:r w:rsidRPr="009666FC">
              <w:rPr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2520" w:type="dxa"/>
            <w:tcBorders>
              <w:left w:val="nil"/>
              <w:right w:val="nil"/>
            </w:tcBorders>
          </w:tcPr>
          <w:p w14:paraId="423462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1=None</w:t>
            </w:r>
          </w:p>
          <w:p w14:paraId="6EBC5AF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2=Soil protected</w:t>
            </w:r>
          </w:p>
          <w:p w14:paraId="4AFB07C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3=Soil fertility</w:t>
            </w:r>
          </w:p>
          <w:p w14:paraId="1B65565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4=Area for grazing areas</w:t>
            </w:r>
          </w:p>
          <w:p w14:paraId="19AE690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5=Water conservation </w:t>
            </w:r>
          </w:p>
          <w:p w14:paraId="52FF08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6=Water purification</w:t>
            </w:r>
          </w:p>
          <w:p w14:paraId="1CF8FEF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7=Climate regulation</w:t>
            </w:r>
          </w:p>
          <w:p w14:paraId="175A24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8=Disease control</w:t>
            </w:r>
          </w:p>
          <w:p w14:paraId="7835E82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9=Windbreak</w:t>
            </w:r>
          </w:p>
        </w:tc>
        <w:tc>
          <w:tcPr>
            <w:tcW w:w="2841" w:type="dxa"/>
            <w:gridSpan w:val="2"/>
            <w:tcBorders>
              <w:left w:val="nil"/>
              <w:right w:val="single" w:sz="4" w:space="0" w:color="auto"/>
            </w:tcBorders>
          </w:tcPr>
          <w:p w14:paraId="47183B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10=Shade</w:t>
            </w:r>
          </w:p>
          <w:p w14:paraId="07A3BFF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11=Religious/spiritual</w:t>
            </w:r>
          </w:p>
          <w:p w14:paraId="30080F3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12=Cultural heritage</w:t>
            </w:r>
          </w:p>
          <w:p w14:paraId="403BA7F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13=Recreation/tourism</w:t>
            </w:r>
          </w:p>
          <w:p w14:paraId="4BA6738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14=Aesthetic</w:t>
            </w:r>
          </w:p>
          <w:p w14:paraId="4BAC18D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15=Education/scientific studies</w:t>
            </w:r>
          </w:p>
          <w:p w14:paraId="24415BB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16=Employment</w:t>
            </w:r>
          </w:p>
          <w:p w14:paraId="7A68B8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1E8750B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999=Not applicable</w:t>
            </w:r>
          </w:p>
        </w:tc>
      </w:tr>
      <w:tr w:rsidR="009666FC" w:rsidRPr="009666FC" w14:paraId="19D6791D" w14:textId="77777777" w:rsidTr="0099428D">
        <w:trPr>
          <w:jc w:val="center"/>
        </w:trPr>
        <w:tc>
          <w:tcPr>
            <w:tcW w:w="360" w:type="dxa"/>
          </w:tcPr>
          <w:p w14:paraId="035AC33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4C000273" w14:textId="69A76DA6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C5E5E">
              <w:rPr>
                <w:color w:val="000000"/>
                <w:sz w:val="20"/>
                <w:szCs w:val="20"/>
              </w:rPr>
              <w:t>4</w:t>
            </w:r>
            <w:r w:rsidR="009666FC" w:rsidRPr="009666FC">
              <w:rPr>
                <w:color w:val="000000"/>
                <w:sz w:val="20"/>
                <w:szCs w:val="20"/>
              </w:rPr>
              <w:t>a. 1st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76ADE1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32A338" w14:textId="77777777" w:rsidTr="0099428D">
        <w:trPr>
          <w:jc w:val="center"/>
        </w:trPr>
        <w:tc>
          <w:tcPr>
            <w:tcW w:w="360" w:type="dxa"/>
          </w:tcPr>
          <w:p w14:paraId="53F10AD3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613930D1" w14:textId="74DD5DC6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C5E5E">
              <w:rPr>
                <w:color w:val="000000"/>
                <w:sz w:val="20"/>
                <w:szCs w:val="20"/>
              </w:rPr>
              <w:t>4</w:t>
            </w:r>
            <w:r w:rsidR="009666FC" w:rsidRPr="009666FC">
              <w:rPr>
                <w:color w:val="000000"/>
                <w:sz w:val="20"/>
                <w:szCs w:val="20"/>
              </w:rPr>
              <w:t>b. 2nd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A12BEE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E1A603B" w14:textId="77777777" w:rsidTr="0099428D">
        <w:trPr>
          <w:jc w:val="center"/>
        </w:trPr>
        <w:tc>
          <w:tcPr>
            <w:tcW w:w="360" w:type="dxa"/>
          </w:tcPr>
          <w:p w14:paraId="6DAC8C7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9322" w:type="dxa"/>
            <w:gridSpan w:val="3"/>
            <w:tcBorders>
              <w:right w:val="single" w:sz="18" w:space="0" w:color="000000" w:themeColor="accent3"/>
            </w:tcBorders>
          </w:tcPr>
          <w:p w14:paraId="0F9655AE" w14:textId="5FFC1D42" w:rsidR="009666FC" w:rsidRPr="009666FC" w:rsidRDefault="001D029D" w:rsidP="000F55A6">
            <w:pPr>
              <w:spacing w:line="240" w:lineRule="auto"/>
              <w:contextualSpacing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</w:t>
            </w:r>
            <w:r w:rsidR="009C5E5E">
              <w:rPr>
                <w:color w:val="000000"/>
                <w:sz w:val="20"/>
                <w:szCs w:val="20"/>
              </w:rPr>
              <w:t>4</w:t>
            </w:r>
            <w:r w:rsidR="009666FC" w:rsidRPr="009666FC">
              <w:rPr>
                <w:color w:val="000000"/>
                <w:sz w:val="20"/>
                <w:szCs w:val="20"/>
              </w:rPr>
              <w:t>c. 3rd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1561A59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3D824F48" w14:textId="77777777" w:rsidR="004525F6" w:rsidRDefault="004525F6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676"/>
        <w:gridCol w:w="2995"/>
      </w:tblGrid>
      <w:tr w:rsidR="000265A7" w:rsidRPr="00F87E0C" w14:paraId="30BE8F6F" w14:textId="77777777" w:rsidTr="00C255F0">
        <w:trPr>
          <w:jc w:val="center"/>
        </w:trPr>
        <w:tc>
          <w:tcPr>
            <w:tcW w:w="360" w:type="dxa"/>
          </w:tcPr>
          <w:p w14:paraId="0B12E77D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6F476F76" w14:textId="5C92CCE6" w:rsidR="000265A7" w:rsidRPr="00F87E0C" w:rsidRDefault="000265A7" w:rsidP="00C255F0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G5</w:t>
            </w:r>
            <w:r w:rsidRPr="00F87E0C">
              <w:rPr>
                <w:rFonts w:eastAsia="Gill Sans MT" w:cs="Times New Roman"/>
              </w:rPr>
              <w:t xml:space="preserve">. On a scale from 1 to 10, with 1 being the smallest problem and 10 being the biggest problem, how big of a problem are changes in rainfall patterns </w:t>
            </w:r>
            <w:r>
              <w:rPr>
                <w:rFonts w:eastAsia="Gill Sans MT" w:cs="Times New Roman"/>
              </w:rPr>
              <w:t>and/or changes in temperature to</w:t>
            </w:r>
            <w:r w:rsidRPr="00F87E0C">
              <w:rPr>
                <w:rFonts w:eastAsia="Gill Sans MT" w:cs="Times New Roman"/>
              </w:rPr>
              <w:t xml:space="preserve"> development of your village?</w:t>
            </w:r>
          </w:p>
          <w:p w14:paraId="228C05E5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0CAD79D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  <w:tr w:rsidR="000265A7" w:rsidRPr="00F87E0C" w14:paraId="433239D5" w14:textId="77777777" w:rsidTr="00C255F0">
        <w:trPr>
          <w:jc w:val="center"/>
        </w:trPr>
        <w:tc>
          <w:tcPr>
            <w:tcW w:w="360" w:type="dxa"/>
          </w:tcPr>
          <w:p w14:paraId="1991504C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7676" w:type="dxa"/>
            <w:tcBorders>
              <w:right w:val="single" w:sz="18" w:space="0" w:color="000000" w:themeColor="accent3"/>
            </w:tcBorders>
          </w:tcPr>
          <w:p w14:paraId="76C22535" w14:textId="1414B9B6" w:rsidR="000265A7" w:rsidRPr="00F87E0C" w:rsidRDefault="000265A7" w:rsidP="00C255F0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G6.</w:t>
            </w:r>
            <w:r w:rsidRPr="00F87E0C">
              <w:rPr>
                <w:rFonts w:eastAsia="Gill Sans MT" w:cs="Times New Roman"/>
              </w:rPr>
              <w:t xml:space="preserve"> On a scale from 1 to 10, with 1 being the smallest problem and 10 being the biggest problem, how big of a problem is </w:t>
            </w:r>
            <w:r>
              <w:rPr>
                <w:rFonts w:eastAsia="Gill Sans MT" w:cs="Times New Roman"/>
              </w:rPr>
              <w:t xml:space="preserve">deforestation or </w:t>
            </w:r>
            <w:r w:rsidRPr="008A6705">
              <w:rPr>
                <w:rFonts w:eastAsia="Gill Sans MT" w:cs="Times New Roman"/>
              </w:rPr>
              <w:t>forest degradation</w:t>
            </w:r>
            <w:r w:rsidRPr="00F87E0C">
              <w:rPr>
                <w:rFonts w:eastAsia="Gill Sans MT" w:cs="Times New Roman"/>
              </w:rPr>
              <w:t xml:space="preserve"> to the development of your village?</w:t>
            </w:r>
          </w:p>
          <w:p w14:paraId="111A6BE6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F87E0C">
              <w:rPr>
                <w:rFonts w:eastAsia="Gill Sans MT" w:cs="Times New Roman"/>
                <w:i/>
              </w:rPr>
              <w:t>If the respondent is not sure, enter 777</w:t>
            </w:r>
          </w:p>
        </w:tc>
        <w:tc>
          <w:tcPr>
            <w:tcW w:w="2995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DAA23F5" w14:textId="77777777" w:rsidR="000265A7" w:rsidRPr="00F87E0C" w:rsidRDefault="000265A7" w:rsidP="00C255F0">
            <w:pPr>
              <w:spacing w:line="240" w:lineRule="auto"/>
              <w:rPr>
                <w:rFonts w:eastAsia="Gill Sans MT" w:cs="Times New Roman"/>
                <w:i/>
              </w:rPr>
            </w:pPr>
            <w:r w:rsidRPr="00F87E0C">
              <w:rPr>
                <w:rFonts w:eastAsia="Gill Sans MT" w:cs="Times New Roman"/>
                <w:i/>
              </w:rPr>
              <w:t>(Integer 1-10)</w:t>
            </w:r>
          </w:p>
        </w:tc>
      </w:tr>
    </w:tbl>
    <w:p w14:paraId="65EDC158" w14:textId="77777777" w:rsidR="00A509FF" w:rsidRDefault="00A509FF" w:rsidP="004525F6"/>
    <w:p w14:paraId="6D1F2DC6" w14:textId="77777777" w:rsidR="00A509FF" w:rsidRDefault="00A509FF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4525F6" w:rsidRPr="00B00F85" w14:paraId="6395FDB7" w14:textId="77777777" w:rsidTr="006366D4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4B28496F" w14:textId="77777777" w:rsidR="004525F6" w:rsidRPr="00B00F85" w:rsidRDefault="004525F6" w:rsidP="006366D4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SURVEY EXPERIMENT 1: Version 1</w:t>
            </w:r>
          </w:p>
        </w:tc>
      </w:tr>
      <w:tr w:rsidR="004525F6" w:rsidRPr="001D532F" w14:paraId="33DD1851" w14:textId="77777777" w:rsidTr="006366D4">
        <w:trPr>
          <w:jc w:val="center"/>
        </w:trPr>
        <w:tc>
          <w:tcPr>
            <w:tcW w:w="360" w:type="dxa"/>
          </w:tcPr>
          <w:p w14:paraId="0C333FE2" w14:textId="77777777" w:rsidR="004525F6" w:rsidRPr="00C755D3" w:rsidRDefault="004525F6" w:rsidP="006366D4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252671E2" w14:textId="0F478671" w:rsidR="004525F6" w:rsidRDefault="004525F6" w:rsidP="000265A7">
            <w:r>
              <w:t xml:space="preserve">In the last year, how many of the following activities did you participate in to earn money? I do not want you to tell me the names of the activities you participated in, only the total number of activities. </w:t>
            </w:r>
            <w:r w:rsidR="000265A7">
              <w:t xml:space="preserve">Tell </w:t>
            </w:r>
            <w:r w:rsidR="000265A7">
              <w:lastRenderedPageBreak/>
              <w:t xml:space="preserve">us HOW MANY, NOT which ones. 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4EEBA818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lastRenderedPageBreak/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419C7503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2A41DB31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3B82BE3E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21C92964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3D45A524" w14:textId="77777777" w:rsidR="004525F6" w:rsidRPr="001D532F" w:rsidRDefault="004525F6" w:rsidP="006366D4">
            <w:pPr>
              <w:pStyle w:val="NoSpacing"/>
              <w:rPr>
                <w:i/>
              </w:rPr>
            </w:pPr>
            <w:r>
              <w:rPr>
                <w:i/>
              </w:rPr>
              <w:lastRenderedPageBreak/>
              <w:t>(Integer)</w:t>
            </w:r>
          </w:p>
        </w:tc>
      </w:tr>
    </w:tbl>
    <w:p w14:paraId="43FAA4C8" w14:textId="77777777" w:rsidR="004525F6" w:rsidRDefault="004525F6" w:rsidP="004525F6"/>
    <w:tbl>
      <w:tblPr>
        <w:tblStyle w:val="TableGrid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4525F6" w:rsidRPr="001D532F" w14:paraId="1AB91352" w14:textId="77777777" w:rsidTr="006366D4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01905FD5" w14:textId="77777777" w:rsidR="004525F6" w:rsidRPr="00B00F85" w:rsidRDefault="004525F6" w:rsidP="006366D4">
            <w:pPr>
              <w:pStyle w:val="Heading3"/>
              <w:spacing w:line="240" w:lineRule="auto"/>
              <w:outlineLvl w:val="2"/>
              <w:rPr>
                <w:caps w:val="0"/>
              </w:rPr>
            </w:pPr>
            <w:r>
              <w:rPr>
                <w:caps w:val="0"/>
              </w:rPr>
              <w:t>SURVEY EXPERIMENT 1: Version 2</w:t>
            </w:r>
          </w:p>
        </w:tc>
      </w:tr>
      <w:tr w:rsidR="004525F6" w:rsidRPr="001D532F" w14:paraId="15268028" w14:textId="77777777" w:rsidTr="006366D4">
        <w:trPr>
          <w:jc w:val="center"/>
        </w:trPr>
        <w:tc>
          <w:tcPr>
            <w:tcW w:w="360" w:type="dxa"/>
          </w:tcPr>
          <w:p w14:paraId="4926F952" w14:textId="77777777" w:rsidR="004525F6" w:rsidRPr="00C755D3" w:rsidRDefault="004525F6" w:rsidP="006366D4">
            <w:pPr>
              <w:pStyle w:val="NoSpacing"/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77379D88" w14:textId="202F985B" w:rsidR="004525F6" w:rsidRDefault="004525F6" w:rsidP="00FD48BE">
            <w:r>
              <w:t xml:space="preserve">In the last year, how many of the following activities did you participate in to earn money? I do not want you to tell me the names of the activities you participated in, only the total number of activities. </w:t>
            </w:r>
            <w:r w:rsidR="000265A7" w:rsidRPr="000265A7"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BA371BA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1=</w:t>
            </w:r>
            <w:r w:rsidRPr="00B00F8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 xml:space="preserve">Farming, agriculture </w:t>
            </w:r>
          </w:p>
          <w:p w14:paraId="384EC80F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2</w:t>
            </w:r>
            <w:r w:rsidRPr="00B00F85">
              <w:rPr>
                <w:sz w:val="20"/>
              </w:rPr>
              <w:t xml:space="preserve">= </w:t>
            </w:r>
            <w:r>
              <w:rPr>
                <w:sz w:val="20"/>
              </w:rPr>
              <w:t>Petty trade</w:t>
            </w:r>
          </w:p>
          <w:p w14:paraId="415DB8F9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3</w:t>
            </w:r>
            <w:r w:rsidRPr="00B00F85">
              <w:rPr>
                <w:sz w:val="20"/>
              </w:rPr>
              <w:t>= Animal husbandry</w:t>
            </w:r>
          </w:p>
          <w:p w14:paraId="438DF3E9" w14:textId="77777777" w:rsidR="004525F6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Activity 4</w:t>
            </w:r>
            <w:r w:rsidRPr="00B00F85"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 w:rsidRPr="00B00F85">
              <w:rPr>
                <w:sz w:val="20"/>
              </w:rPr>
              <w:t>Salaried government job in Lusaka</w:t>
            </w:r>
          </w:p>
          <w:p w14:paraId="37D3081D" w14:textId="77777777" w:rsidR="004525F6" w:rsidRPr="00990B9D" w:rsidRDefault="004525F6" w:rsidP="006366D4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 xml:space="preserve">Activity 5= </w:t>
            </w:r>
            <w:r w:rsidRPr="00B760AE">
              <w:rPr>
                <w:sz w:val="20"/>
              </w:rPr>
              <w:t xml:space="preserve">Harvesting and selling protected timber species </w:t>
            </w: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35EB0B8A" w14:textId="77777777" w:rsidR="004525F6" w:rsidRPr="001D532F" w:rsidRDefault="004525F6" w:rsidP="006366D4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0E1ED52B" w14:textId="6BE5EF58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H</w:t>
      </w:r>
      <w:r w:rsidR="009C5E5E">
        <w:rPr>
          <w:b/>
          <w:color w:val="002A6C" w:themeColor="text2"/>
          <w:spacing w:val="-6"/>
        </w:rPr>
        <w:t>: FOREST VALUATION</w:t>
      </w:r>
    </w:p>
    <w:p w14:paraId="4FE48A84" w14:textId="77777777" w:rsidR="009666FC" w:rsidRPr="009666FC" w:rsidRDefault="009666FC" w:rsidP="000F55A6">
      <w:pPr>
        <w:spacing w:after="0" w:line="240" w:lineRule="auto"/>
      </w:pPr>
      <w:r w:rsidRPr="009666FC">
        <w:t>Please rank/ grade the following list of assets/resources/ properties in terms of most important to least important for the future/development of your community from first to third most important.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7162"/>
        <w:gridCol w:w="3201"/>
      </w:tblGrid>
      <w:tr w:rsidR="009666FC" w:rsidRPr="009666FC" w14:paraId="7A8B7AE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2D7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3B30D" w14:textId="1F9E56C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1. Health Clinic</w:t>
            </w:r>
          </w:p>
        </w:tc>
        <w:tc>
          <w:tcPr>
            <w:tcW w:w="320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398DE0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F48921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F5E1A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DDB9E1" w14:textId="4D6F4F0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2. Enough land to farm on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309EC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7D3B4B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1A172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9F660D3" w14:textId="05053F40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3. School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BED40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4DD6DE4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FC81A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B47588" w14:textId="10CB422C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4. Paved roads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80DA09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3EBD0ED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A3BA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708602" w14:textId="4AC77AB9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5. Forest resources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BD1E7F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5083C37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EFA17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2AED3" w14:textId="7E188881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6. Electricity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8C97E8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433C39C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FAD9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81924A" w14:textId="58F45CE3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>7. Clean water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ED6096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8910F5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E3EF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36D5AB7" w14:textId="32FB54B3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5D5576">
              <w:t>8. Salaried</w:t>
            </w:r>
            <w:r w:rsidR="009666FC" w:rsidRPr="009666FC">
              <w:t xml:space="preserve"> jobs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3E0D4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6DCC9B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005C0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B74805" w14:textId="08F8998B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 xml:space="preserve">9. Closer or more frequent markets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D52A6F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32B92D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F3460B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76EBBB3" w14:textId="0C5C4D73" w:rsidR="009666FC" w:rsidRPr="009666FC" w:rsidRDefault="001D029D" w:rsidP="000F55A6">
            <w:pPr>
              <w:spacing w:after="0" w:line="240" w:lineRule="auto"/>
            </w:pPr>
            <w:r>
              <w:t>H1</w:t>
            </w:r>
            <w:r w:rsidR="009666FC" w:rsidRPr="009666FC">
              <w:t xml:space="preserve">0. </w:t>
            </w:r>
            <w:r w:rsidR="005D5576">
              <w:t>Conservation f</w:t>
            </w:r>
            <w:r w:rsidR="005D5576" w:rsidRPr="005B61F0">
              <w:t xml:space="preserve">arming and </w:t>
            </w:r>
            <w:r w:rsidR="005D5576">
              <w:t>eco-</w:t>
            </w:r>
            <w:r w:rsidR="005D5576" w:rsidRPr="005B61F0">
              <w:t>charcoaling practices that protect the environment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E23817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084C2C2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AD3AA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B06F91" w14:textId="3452BF48" w:rsidR="009666FC" w:rsidRPr="009666FC" w:rsidRDefault="001D029D" w:rsidP="000F55A6">
            <w:pPr>
              <w:spacing w:after="0" w:line="240" w:lineRule="auto"/>
            </w:pPr>
            <w:r>
              <w:t>H</w:t>
            </w:r>
            <w:r w:rsidR="009666FC" w:rsidRPr="009666FC">
              <w:t xml:space="preserve">11. New farming techniques (ex: tree nursery, fruit orchards, vegetable production, crop diversification, wood lots, etc.) </w:t>
            </w:r>
          </w:p>
        </w:tc>
        <w:tc>
          <w:tcPr>
            <w:tcW w:w="3201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B4D60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603066FD" w14:textId="5FCFCE0F" w:rsidR="009666FC" w:rsidRPr="009666FC" w:rsidRDefault="001D029D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I</w:t>
      </w:r>
      <w:r w:rsidR="009666FC" w:rsidRPr="009666FC">
        <w:rPr>
          <w:b/>
          <w:color w:val="002A6C" w:themeColor="text2"/>
          <w:spacing w:val="-6"/>
        </w:rPr>
        <w:t>. GOVERNANCE AND ACCOUNTABILITY</w:t>
      </w:r>
    </w:p>
    <w:p w14:paraId="3BEBE1EF" w14:textId="77777777" w:rsidR="009666FC" w:rsidRPr="009666FC" w:rsidRDefault="009666FC" w:rsidP="000F55A6">
      <w:pPr>
        <w:spacing w:after="0" w:line="240" w:lineRule="auto"/>
      </w:pPr>
      <w:r w:rsidRPr="009666FC">
        <w:t>Now I am going to ask you some questions about decision-making about forest-related issues in your village.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8F21BE1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7687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5805502" w14:textId="08F8287A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>1.  In your village, what person or group is the most important decision maker about the for</w:t>
            </w:r>
            <w:r w:rsidR="009E621E">
              <w:t>ests that your community uses?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4A00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1=Headman</w:t>
            </w:r>
          </w:p>
          <w:p w14:paraId="1CF48427" w14:textId="286CFF88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</w:t>
            </w:r>
            <w:ins w:id="29" w:author="Stephanie Fenner" w:date="2015-03-10T06:23:00Z">
              <w:r w:rsidR="004D6ED7">
                <w:rPr>
                  <w:sz w:val="20"/>
                </w:rPr>
                <w:t xml:space="preserve">Headman’s </w:t>
              </w:r>
            </w:ins>
            <w:r w:rsidRPr="009666FC">
              <w:rPr>
                <w:sz w:val="20"/>
              </w:rPr>
              <w:t>Induna</w:t>
            </w:r>
          </w:p>
          <w:p w14:paraId="6B7E978B" w14:textId="77777777" w:rsidR="009666FC" w:rsidRDefault="009666FC" w:rsidP="000F55A6">
            <w:pPr>
              <w:spacing w:after="0" w:line="240" w:lineRule="auto"/>
              <w:rPr>
                <w:ins w:id="30" w:author="Stephanie Fenner" w:date="2015-03-10T06:23:00Z"/>
                <w:sz w:val="20"/>
              </w:rPr>
            </w:pPr>
            <w:r w:rsidRPr="009666FC">
              <w:rPr>
                <w:sz w:val="20"/>
              </w:rPr>
              <w:t>3=Chief</w:t>
            </w:r>
          </w:p>
          <w:p w14:paraId="7893BD6C" w14:textId="432C6935" w:rsidR="004D6ED7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31" w:author="Stephanie Fenner" w:date="2015-03-10T06:23:00Z">
              <w:r>
                <w:rPr>
                  <w:sz w:val="20"/>
                </w:rPr>
                <w:t>4= Chief’s Induna</w:t>
              </w:r>
            </w:ins>
          </w:p>
          <w:p w14:paraId="7288A55B" w14:textId="19CCF6FD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32" w:author="Stephanie Fenner" w:date="2015-03-10T06:23:00Z">
              <w:r>
                <w:rPr>
                  <w:sz w:val="20"/>
                </w:rPr>
                <w:t>5</w:t>
              </w:r>
            </w:ins>
            <w:del w:id="33" w:author="Stephanie Fenner" w:date="2015-03-10T06:23:00Z">
              <w:r w:rsidR="009666FC" w:rsidRPr="009666FC" w:rsidDel="004D6ED7">
                <w:rPr>
                  <w:sz w:val="20"/>
                </w:rPr>
                <w:delText>4</w:delText>
              </w:r>
            </w:del>
            <w:r w:rsidR="009666FC" w:rsidRPr="009666FC">
              <w:rPr>
                <w:sz w:val="20"/>
              </w:rPr>
              <w:t>=Council of Elders</w:t>
            </w:r>
          </w:p>
          <w:p w14:paraId="7F3C899E" w14:textId="672C0E7E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34" w:author="Stephanie Fenner" w:date="2015-03-10T06:23:00Z">
              <w:r>
                <w:rPr>
                  <w:sz w:val="20"/>
                </w:rPr>
                <w:t>6</w:t>
              </w:r>
            </w:ins>
            <w:del w:id="35" w:author="Stephanie Fenner" w:date="2015-03-10T06:23:00Z">
              <w:r w:rsidR="009666FC" w:rsidRPr="009666FC" w:rsidDel="004D6ED7">
                <w:rPr>
                  <w:sz w:val="20"/>
                </w:rPr>
                <w:delText>5</w:delText>
              </w:r>
            </w:del>
            <w:r w:rsidR="009666FC" w:rsidRPr="009666FC">
              <w:rPr>
                <w:sz w:val="20"/>
              </w:rPr>
              <w:t>=Community Resource Board</w:t>
            </w:r>
          </w:p>
          <w:p w14:paraId="50787273" w14:textId="2034D5A9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36" w:author="Stephanie Fenner" w:date="2015-03-10T06:23:00Z">
              <w:r>
                <w:rPr>
                  <w:sz w:val="20"/>
                </w:rPr>
                <w:t>7</w:t>
              </w:r>
            </w:ins>
            <w:del w:id="37" w:author="Stephanie Fenner" w:date="2015-03-10T06:23:00Z">
              <w:r w:rsidR="009666FC" w:rsidRPr="009666FC" w:rsidDel="004D6ED7">
                <w:rPr>
                  <w:sz w:val="20"/>
                </w:rPr>
                <w:delText>6</w:delText>
              </w:r>
            </w:del>
            <w:r w:rsidR="009666FC" w:rsidRPr="009666FC">
              <w:rPr>
                <w:sz w:val="20"/>
              </w:rPr>
              <w:t>=Local government</w:t>
            </w:r>
          </w:p>
          <w:p w14:paraId="37CB8FF4" w14:textId="25F57EBA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38" w:author="Stephanie Fenner" w:date="2015-03-10T06:23:00Z">
              <w:r>
                <w:rPr>
                  <w:sz w:val="20"/>
                </w:rPr>
                <w:t>8</w:t>
              </w:r>
            </w:ins>
            <w:del w:id="39" w:author="Stephanie Fenner" w:date="2015-03-10T06:23:00Z">
              <w:r w:rsidR="009666FC" w:rsidRPr="009666FC" w:rsidDel="004D6ED7">
                <w:rPr>
                  <w:sz w:val="20"/>
                </w:rPr>
                <w:delText>7</w:delText>
              </w:r>
            </w:del>
            <w:r w:rsidR="009666FC" w:rsidRPr="009666FC">
              <w:rPr>
                <w:sz w:val="20"/>
              </w:rPr>
              <w:t>=DFO</w:t>
            </w:r>
          </w:p>
          <w:p w14:paraId="175E45E1" w14:textId="560B603D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40" w:author="Stephanie Fenner" w:date="2015-03-10T06:23:00Z">
              <w:r>
                <w:rPr>
                  <w:sz w:val="20"/>
                </w:rPr>
                <w:t>9</w:t>
              </w:r>
            </w:ins>
            <w:del w:id="41" w:author="Stephanie Fenner" w:date="2015-03-10T06:23:00Z">
              <w:r w:rsidR="009666FC" w:rsidRPr="009666FC" w:rsidDel="004D6ED7">
                <w:rPr>
                  <w:sz w:val="20"/>
                </w:rPr>
                <w:delText>8</w:delText>
              </w:r>
            </w:del>
            <w:r w:rsidR="009666FC" w:rsidRPr="009666FC">
              <w:rPr>
                <w:sz w:val="20"/>
              </w:rPr>
              <w:t>=</w:t>
            </w:r>
            <w:r w:rsidR="009666FC" w:rsidRPr="009666FC">
              <w:t>Most or all villagers together</w:t>
            </w:r>
          </w:p>
          <w:p w14:paraId="16AB9219" w14:textId="0D77E69F" w:rsidR="009666FC" w:rsidRPr="009666FC" w:rsidRDefault="004D6ED7" w:rsidP="000F55A6">
            <w:pPr>
              <w:spacing w:after="0" w:line="240" w:lineRule="auto"/>
              <w:rPr>
                <w:sz w:val="20"/>
              </w:rPr>
            </w:pPr>
            <w:ins w:id="42" w:author="Stephanie Fenner" w:date="2015-03-10T06:23:00Z">
              <w:r>
                <w:rPr>
                  <w:sz w:val="20"/>
                </w:rPr>
                <w:t>10</w:t>
              </w:r>
            </w:ins>
            <w:del w:id="43" w:author="Stephanie Fenner" w:date="2015-03-10T06:23:00Z">
              <w:r w:rsidR="009666FC" w:rsidRPr="009666FC" w:rsidDel="004D6ED7">
                <w:rPr>
                  <w:sz w:val="20"/>
                </w:rPr>
                <w:delText>9</w:delText>
              </w:r>
            </w:del>
            <w:r w:rsidR="009666FC" w:rsidRPr="009666FC">
              <w:rPr>
                <w:sz w:val="20"/>
              </w:rPr>
              <w:t>=</w:t>
            </w:r>
            <w:r w:rsidR="009666FC" w:rsidRPr="009666FC">
              <w:t>a local or national NGO</w:t>
            </w:r>
          </w:p>
          <w:p w14:paraId="4F1075E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58777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800DE3A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24805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25CA8AE" w14:textId="2481782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E621E">
              <w:t xml:space="preserve">1b. If other, please specify </w:t>
            </w:r>
          </w:p>
        </w:tc>
        <w:tc>
          <w:tcPr>
            <w:tcW w:w="5361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BFE6A9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8D02BCB" w14:textId="77777777" w:rsidTr="005D557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23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40DFC5AA" w14:textId="69A9108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9666FC" w:rsidRPr="009666FC">
              <w:t xml:space="preserve">2. How satisfied are you with how forests are </w:t>
            </w:r>
            <w:r w:rsidR="009666FC" w:rsidRPr="009666FC">
              <w:lastRenderedPageBreak/>
              <w:t>managed in th</w:t>
            </w:r>
            <w:r w:rsidR="009E621E">
              <w:t xml:space="preserve">is village? </w:t>
            </w:r>
          </w:p>
          <w:p w14:paraId="63AEE66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47C99026" w14:textId="77777777" w:rsidR="009666FC" w:rsidRPr="009666FC" w:rsidRDefault="009666FC" w:rsidP="000F55A6">
            <w:pPr>
              <w:spacing w:after="0" w:line="240" w:lineRule="auto"/>
            </w:pPr>
            <w:r w:rsidRPr="009666FC">
              <w:lastRenderedPageBreak/>
              <w:t>1=Very satisfied</w:t>
            </w:r>
          </w:p>
          <w:p w14:paraId="1AABEB62" w14:textId="77777777" w:rsidR="009666FC" w:rsidRPr="009666FC" w:rsidRDefault="009666FC" w:rsidP="000F55A6">
            <w:pPr>
              <w:spacing w:after="0" w:line="240" w:lineRule="auto"/>
            </w:pPr>
            <w:r w:rsidRPr="009666FC">
              <w:lastRenderedPageBreak/>
              <w:t>2=Satisfied</w:t>
            </w:r>
          </w:p>
          <w:p w14:paraId="5071BF7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3=Neutral</w:t>
            </w:r>
          </w:p>
          <w:p w14:paraId="36CAAF7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4=Dissatisfied</w:t>
            </w:r>
          </w:p>
          <w:p w14:paraId="18BA3868" w14:textId="77777777" w:rsidR="009666FC" w:rsidRPr="009666FC" w:rsidRDefault="009666FC" w:rsidP="000F55A6">
            <w:pPr>
              <w:spacing w:after="0" w:line="240" w:lineRule="auto"/>
            </w:pPr>
            <w:r w:rsidRPr="009666FC">
              <w:t>5=Very dissatisfied</w:t>
            </w:r>
          </w:p>
          <w:p w14:paraId="3B12AEE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6CC5B1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5D5576" w:rsidRPr="009666FC" w14:paraId="672A84D2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DD89AE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DF0979" w14:textId="6F1C0532" w:rsidR="005D5576" w:rsidRPr="00C827CB" w:rsidRDefault="005D5576" w:rsidP="005D5576">
            <w:pPr>
              <w:pStyle w:val="NoSpacing"/>
              <w:rPr>
                <w:rFonts w:asciiTheme="minorHAnsi" w:hAnsiTheme="minorHAnsi"/>
                <w:color w:val="000000"/>
              </w:rPr>
            </w:pPr>
            <w:r w:rsidRPr="00C827CB">
              <w:rPr>
                <w:rFonts w:asciiTheme="minorHAnsi" w:hAnsiTheme="minorHAnsi"/>
              </w:rPr>
              <w:t>J</w:t>
            </w:r>
            <w:r w:rsidR="009C5E5E">
              <w:rPr>
                <w:rFonts w:asciiTheme="minorHAnsi" w:hAnsiTheme="minorHAnsi"/>
              </w:rPr>
              <w:t>I</w:t>
            </w:r>
            <w:r w:rsidRPr="00C827CB">
              <w:rPr>
                <w:rFonts w:asciiTheme="minorHAnsi" w:hAnsiTheme="minorHAnsi"/>
              </w:rPr>
              <w:t xml:space="preserve">.3 </w:t>
            </w:r>
            <w:r w:rsidRPr="00C827CB">
              <w:rPr>
                <w:rFonts w:asciiTheme="minorHAnsi" w:hAnsiTheme="minorHAnsi"/>
                <w:color w:val="000000"/>
              </w:rPr>
              <w:t>In the past 12 months, were there any meetings held about forest use, management, disputes or resolutions of disputes held in your village?</w:t>
            </w:r>
          </w:p>
          <w:p w14:paraId="22F7CC47" w14:textId="197B376F" w:rsidR="005D5576" w:rsidRPr="004179E9" w:rsidRDefault="005D5576" w:rsidP="000F55A6">
            <w:pPr>
              <w:spacing w:after="0" w:line="240" w:lineRule="auto"/>
            </w:pPr>
            <w:r w:rsidRPr="00C827CB">
              <w:rPr>
                <w:rFonts w:asciiTheme="minorHAnsi" w:hAnsiTheme="minorHAnsi"/>
                <w:i/>
                <w:color w:val="000000"/>
              </w:rPr>
              <w:t>If not 0, skip to J8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0A53F3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524354B6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7C15B63C" w14:textId="77777777" w:rsidR="005D5576" w:rsidRDefault="005D5576" w:rsidP="005D5576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17648122" w14:textId="67FD201E" w:rsidR="005D5576" w:rsidRPr="009666FC" w:rsidRDefault="005D5576" w:rsidP="000F55A6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999=Prefer not to respond 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5BAB7D1" w14:textId="77777777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5A4D95EA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CF6CA" w14:textId="77777777" w:rsidR="005D5576" w:rsidRPr="004179E9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041D795" w14:textId="1FDB49F9" w:rsidR="005D5576" w:rsidRPr="004179E9" w:rsidRDefault="009C5E5E" w:rsidP="000F55A6">
            <w:pPr>
              <w:spacing w:after="0" w:line="240" w:lineRule="auto"/>
            </w:pPr>
            <w:r>
              <w:t>I</w:t>
            </w:r>
            <w:r w:rsidR="005D5576">
              <w:t xml:space="preserve">.4 How many forestry-related meetings were held?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EA94123" w14:textId="6E620899" w:rsidR="005D5576" w:rsidRPr="009666FC" w:rsidRDefault="005D5576" w:rsidP="000F55A6">
            <w:pPr>
              <w:spacing w:after="0" w:line="240" w:lineRule="auto"/>
              <w:rPr>
                <w:i/>
                <w:sz w:val="20"/>
              </w:rPr>
            </w:pP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E34CA9C" w14:textId="41F0D6AF" w:rsidR="005D5576" w:rsidRPr="009666FC" w:rsidRDefault="005D5576" w:rsidP="000F55A6">
            <w:pPr>
              <w:spacing w:after="0" w:line="240" w:lineRule="auto"/>
              <w:rPr>
                <w:i/>
              </w:rPr>
            </w:pPr>
          </w:p>
        </w:tc>
      </w:tr>
      <w:tr w:rsidR="005D5576" w:rsidRPr="009666FC" w14:paraId="2552584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2AA4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308A341" w14:textId="496E9885" w:rsidR="005D5576" w:rsidRPr="003C223A" w:rsidRDefault="009C5E5E" w:rsidP="005D5576">
            <w:pPr>
              <w:pStyle w:val="NoSpacing"/>
            </w:pPr>
            <w:r>
              <w:t>I</w:t>
            </w:r>
            <w:r w:rsidR="005D5576">
              <w:t xml:space="preserve">5. </w:t>
            </w:r>
            <w:r w:rsidR="00C1041E">
              <w:t>How often did you</w:t>
            </w:r>
            <w:r w:rsidR="005D5576" w:rsidRPr="003C223A">
              <w:t xml:space="preserve"> attend meetings about forest use, management, </w:t>
            </w:r>
            <w:r w:rsidR="005D5576">
              <w:t>dispute</w:t>
            </w:r>
            <w:r w:rsidR="005D5576" w:rsidRPr="003C223A">
              <w:t>s or resolution of disputes? (</w:t>
            </w:r>
            <w:proofErr w:type="spellStart"/>
            <w:r w:rsidR="005D5576" w:rsidRPr="003C223A">
              <w:rPr>
                <w:b/>
              </w:rPr>
              <w:t>forest_participate</w:t>
            </w:r>
            <w:proofErr w:type="spellEnd"/>
            <w:r w:rsidR="005D5576" w:rsidRPr="003C223A">
              <w:t>)</w:t>
            </w:r>
          </w:p>
          <w:p w14:paraId="7D6B9CD9" w14:textId="77777777" w:rsidR="005D5576" w:rsidRPr="003C223A" w:rsidRDefault="005D5576" w:rsidP="005D5576">
            <w:pPr>
              <w:pStyle w:val="NoSpacing"/>
            </w:pPr>
          </w:p>
          <w:p w14:paraId="75D9C059" w14:textId="1468686D" w:rsidR="005D5576" w:rsidRPr="009666FC" w:rsidRDefault="009C5E5E" w:rsidP="000F55A6">
            <w:pPr>
              <w:spacing w:after="0" w:line="240" w:lineRule="auto"/>
            </w:pPr>
            <w:r>
              <w:rPr>
                <w:i/>
              </w:rPr>
              <w:t>If I5=5, skip to I7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4CD5CE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1=Always or nearly every time one was held</w:t>
            </w:r>
          </w:p>
          <w:p w14:paraId="56B2FF7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2BFEC0C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3=A few times</w:t>
            </w:r>
          </w:p>
          <w:p w14:paraId="6736A8F9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6FD3D03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2C1A6CCA" w14:textId="77777777" w:rsidR="005D5576" w:rsidRPr="00CE532A" w:rsidRDefault="005D5576" w:rsidP="005D5576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DB51064" w14:textId="0CCC4CEA" w:rsidR="005D5576" w:rsidRPr="009666FC" w:rsidRDefault="005D5576" w:rsidP="000F55A6">
            <w:pPr>
              <w:spacing w:after="0" w:line="240" w:lineRule="auto"/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6642A21E" w14:textId="279F408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D5576" w:rsidRPr="009666FC" w14:paraId="22869C77" w14:textId="77777777" w:rsidTr="005D5576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6D8A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8BD6E0" w14:textId="753DE862" w:rsidR="005D5576" w:rsidRPr="009666FC" w:rsidRDefault="009C5E5E" w:rsidP="00C1041E">
            <w:pPr>
              <w:spacing w:after="0" w:line="240" w:lineRule="auto"/>
              <w:rPr>
                <w:i/>
              </w:rPr>
            </w:pPr>
            <w:r>
              <w:t>I</w:t>
            </w:r>
            <w:r w:rsidR="005D5576">
              <w:t xml:space="preserve">6. </w:t>
            </w:r>
            <w:r w:rsidR="00C1041E">
              <w:t xml:space="preserve">Why did you not attend these meetings? </w:t>
            </w:r>
            <w:r w:rsidR="005D5576"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600A70A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3214DA83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650FB00D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25E1C21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60E0686A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C1285D9" w14:textId="77777777" w:rsidR="00C1041E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0DA5996C" w14:textId="77777777" w:rsidR="00C1041E" w:rsidRPr="00CE532A" w:rsidRDefault="00C1041E" w:rsidP="00C1041E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1917BBE2" w14:textId="24FB7191" w:rsidR="005D5576" w:rsidRPr="009666FC" w:rsidRDefault="00C1041E" w:rsidP="00C1041E">
            <w:pPr>
              <w:spacing w:after="0" w:line="240" w:lineRule="auto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3E8F824D" w14:textId="7F8C231D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</w:tbl>
    <w:p w14:paraId="2C101A41" w14:textId="77777777" w:rsidR="009666FC" w:rsidRDefault="009666FC" w:rsidP="000F55A6">
      <w:pPr>
        <w:spacing w:after="0" w:line="240" w:lineRule="auto"/>
      </w:pPr>
    </w:p>
    <w:p w14:paraId="48ED261C" w14:textId="77777777" w:rsidR="009C5E5E" w:rsidRDefault="009C5E5E" w:rsidP="000F55A6">
      <w:pPr>
        <w:spacing w:after="0" w:line="240" w:lineRule="auto"/>
      </w:pPr>
    </w:p>
    <w:p w14:paraId="4CDBE7A6" w14:textId="77777777" w:rsidR="009C5E5E" w:rsidRDefault="009C5E5E" w:rsidP="000F55A6">
      <w:pPr>
        <w:spacing w:after="0" w:line="240" w:lineRule="auto"/>
      </w:pPr>
    </w:p>
    <w:p w14:paraId="2B529F3A" w14:textId="77777777" w:rsidR="009C5E5E" w:rsidRDefault="009C5E5E" w:rsidP="000F55A6">
      <w:pPr>
        <w:spacing w:after="0" w:line="240" w:lineRule="auto"/>
      </w:pPr>
    </w:p>
    <w:p w14:paraId="1BB33855" w14:textId="77777777" w:rsidR="009C5E5E" w:rsidRDefault="009C5E5E" w:rsidP="000F55A6">
      <w:pPr>
        <w:spacing w:after="0" w:line="240" w:lineRule="auto"/>
      </w:pPr>
    </w:p>
    <w:p w14:paraId="4584DA90" w14:textId="77777777" w:rsidR="009C5E5E" w:rsidRDefault="009C5E5E" w:rsidP="000F55A6">
      <w:pPr>
        <w:spacing w:after="0" w:line="240" w:lineRule="auto"/>
      </w:pPr>
    </w:p>
    <w:p w14:paraId="14C19D4F" w14:textId="77777777" w:rsidR="009C5E5E" w:rsidRDefault="009C5E5E" w:rsidP="000F55A6">
      <w:pPr>
        <w:spacing w:after="0" w:line="240" w:lineRule="auto"/>
      </w:pPr>
    </w:p>
    <w:p w14:paraId="62BC8EC1" w14:textId="77777777" w:rsidR="009C5E5E" w:rsidRDefault="009C5E5E" w:rsidP="000F55A6">
      <w:pPr>
        <w:spacing w:after="0" w:line="240" w:lineRule="auto"/>
      </w:pPr>
    </w:p>
    <w:p w14:paraId="76BD5EA6" w14:textId="77777777" w:rsidR="009C5E5E" w:rsidRDefault="009C5E5E" w:rsidP="000F55A6">
      <w:pPr>
        <w:spacing w:after="0" w:line="240" w:lineRule="auto"/>
      </w:pPr>
    </w:p>
    <w:p w14:paraId="59E4ECA8" w14:textId="77777777" w:rsidR="009C5E5E" w:rsidRDefault="009C5E5E" w:rsidP="000F55A6">
      <w:pPr>
        <w:spacing w:after="0" w:line="240" w:lineRule="auto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D5576" w:rsidRPr="004009E3" w14:paraId="0EB58567" w14:textId="77777777" w:rsidTr="005D5576">
        <w:tc>
          <w:tcPr>
            <w:tcW w:w="9468" w:type="dxa"/>
            <w:gridSpan w:val="3"/>
          </w:tcPr>
          <w:p w14:paraId="1970929E" w14:textId="66373922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</w:t>
            </w:r>
            <w:r w:rsidRPr="004009E3">
              <w:rPr>
                <w:rFonts w:asciiTheme="minorHAnsi" w:hAnsiTheme="minorHAnsi" w:cs="Arial"/>
              </w:rPr>
              <w:t xml:space="preserve"> </w:t>
            </w:r>
            <w:r>
              <w:rPr>
                <w:rFonts w:asciiTheme="minorHAnsi" w:hAnsiTheme="minorHAnsi" w:cs="Arial"/>
              </w:rPr>
              <w:t>S</w:t>
            </w:r>
            <w:r w:rsidRPr="004009E3">
              <w:rPr>
                <w:rFonts w:asciiTheme="minorHAnsi" w:hAnsiTheme="minorHAnsi" w:cs="Arial"/>
              </w:rPr>
              <w:t>ome people can also be at the middle, meaning, some</w:t>
            </w:r>
            <w:r>
              <w:rPr>
                <w:rFonts w:asciiTheme="minorHAnsi" w:hAnsiTheme="minorHAnsi" w:cs="Arial"/>
              </w:rPr>
              <w:t>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 w:rsidRPr="004009E3">
              <w:rPr>
                <w:rFonts w:asciiTheme="minorHAnsi" w:hAnsiTheme="minorHAnsi" w:cs="Arial"/>
              </w:rPr>
              <w:t xml:space="preserve"> on the ladder and som</w:t>
            </w:r>
            <w:r>
              <w:rPr>
                <w:rFonts w:asciiTheme="minorHAnsi" w:hAnsiTheme="minorHAnsi" w:cs="Arial"/>
              </w:rPr>
              <w:t>etimes</w:t>
            </w:r>
            <w:r w:rsidR="00FD48BE">
              <w:rPr>
                <w:rFonts w:asciiTheme="minorHAnsi" w:hAnsiTheme="minorHAnsi" w:cs="Arial"/>
              </w:rPr>
              <w:t xml:space="preserve">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D5576" w:rsidRPr="004009E3" w14:paraId="6CAB440B" w14:textId="77777777" w:rsidTr="005D5576">
        <w:tc>
          <w:tcPr>
            <w:tcW w:w="9468" w:type="dxa"/>
            <w:gridSpan w:val="3"/>
          </w:tcPr>
          <w:p w14:paraId="64CB7743" w14:textId="69D26EAF" w:rsidR="005D5576" w:rsidRPr="004009E3" w:rsidRDefault="009C5E5E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I</w:t>
            </w:r>
            <w:r w:rsidR="00244301">
              <w:rPr>
                <w:rFonts w:asciiTheme="minorHAnsi" w:hAnsiTheme="minorHAnsi" w:cs="Arial"/>
              </w:rPr>
              <w:t>.7</w:t>
            </w:r>
            <w:r w:rsidR="005D5576" w:rsidRPr="004009E3">
              <w:rPr>
                <w:rFonts w:asciiTheme="minorHAnsi" w:hAnsiTheme="minorHAnsi" w:cs="Arial"/>
              </w:rPr>
              <w:t xml:space="preserve"> Where are the following people on this ladder when it comes to making decisions about </w:t>
            </w:r>
            <w:r w:rsidR="005D5576" w:rsidRPr="004009E3">
              <w:rPr>
                <w:rFonts w:asciiTheme="minorHAnsi" w:hAnsiTheme="minorHAnsi" w:cs="Arial"/>
                <w:b/>
              </w:rPr>
              <w:t>forest use and management</w:t>
            </w:r>
            <w:r w:rsidR="005D5576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D5576" w:rsidRPr="004009E3" w14:paraId="65215C9E" w14:textId="77777777" w:rsidTr="005D5576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D5576" w:rsidRPr="004009E3" w14:paraId="16DA805A" w14:textId="77777777" w:rsidTr="005D5576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5E39C2" w14:textId="77777777" w:rsidR="005D5576" w:rsidRPr="004009E3" w:rsidRDefault="005D5576" w:rsidP="005D557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577AAB00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17FF0E1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ECC0D27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3B48F27C" w14:textId="77777777" w:rsidTr="005D5576">
        <w:tc>
          <w:tcPr>
            <w:tcW w:w="6408" w:type="dxa"/>
          </w:tcPr>
          <w:p w14:paraId="4BEB163B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14C0A07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CD7BBB5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6661475E" w14:textId="77777777" w:rsidTr="005D5576">
        <w:tc>
          <w:tcPr>
            <w:tcW w:w="6408" w:type="dxa"/>
          </w:tcPr>
          <w:p w14:paraId="788B4FD1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1381FDC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7CF1E16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584A0C3D" w14:textId="77777777" w:rsidTr="005D5576">
        <w:tc>
          <w:tcPr>
            <w:tcW w:w="6408" w:type="dxa"/>
          </w:tcPr>
          <w:p w14:paraId="3CFBD344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23E4A3A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15682B1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0CA17240" w14:textId="77777777" w:rsidTr="005D5576">
        <w:tc>
          <w:tcPr>
            <w:tcW w:w="6408" w:type="dxa"/>
          </w:tcPr>
          <w:p w14:paraId="2BC455C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e. Elders </w:t>
            </w:r>
          </w:p>
        </w:tc>
        <w:tc>
          <w:tcPr>
            <w:tcW w:w="1890" w:type="dxa"/>
          </w:tcPr>
          <w:p w14:paraId="261C8AEA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00A0CFF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D5576" w:rsidRPr="004009E3" w14:paraId="1D63BBB7" w14:textId="77777777" w:rsidTr="005D5576">
        <w:tc>
          <w:tcPr>
            <w:tcW w:w="6408" w:type="dxa"/>
          </w:tcPr>
          <w:p w14:paraId="28A8AC09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69DCA43E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095C998" w14:textId="77777777" w:rsidR="005D5576" w:rsidRPr="004009E3" w:rsidRDefault="005D5576" w:rsidP="005D5576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0E5EBC7F" w14:textId="77777777" w:rsidR="005D5576" w:rsidRDefault="005D5576" w:rsidP="000F55A6">
      <w:pPr>
        <w:spacing w:after="0" w:line="240" w:lineRule="auto"/>
      </w:pPr>
    </w:p>
    <w:p w14:paraId="63720B95" w14:textId="77777777" w:rsidR="005D5576" w:rsidRDefault="005D5576" w:rsidP="000F55A6">
      <w:pPr>
        <w:spacing w:after="0" w:line="240" w:lineRule="auto"/>
      </w:pPr>
    </w:p>
    <w:p w14:paraId="00CBEEC8" w14:textId="77777777" w:rsidR="009666FC" w:rsidRDefault="009666FC" w:rsidP="000F55A6">
      <w:pPr>
        <w:spacing w:after="0" w:line="240" w:lineRule="auto"/>
      </w:pPr>
      <w:r w:rsidRPr="009666FC">
        <w:t>Now I am going to read some statements about forest management in your village. Please tell me how much you agree or disagree.</w:t>
      </w:r>
    </w:p>
    <w:p w14:paraId="6C26DA9E" w14:textId="77777777" w:rsidR="00EA442E" w:rsidRPr="009666FC" w:rsidRDefault="00EA442E" w:rsidP="000F55A6">
      <w:pPr>
        <w:spacing w:after="0" w:line="240" w:lineRule="auto"/>
      </w:pPr>
    </w:p>
    <w:tbl>
      <w:tblPr>
        <w:tblW w:w="1072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75BBACA8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26D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A35BE1" w14:textId="147FDD89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8</w:t>
            </w:r>
            <w:r w:rsidR="009666FC" w:rsidRPr="009666FC">
              <w:t>. The village leaders in charge of forest mana</w:t>
            </w:r>
            <w:r w:rsidR="009E621E">
              <w:t>gement are trusted and honest.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6088E2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71436F2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30D58F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1A84A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7E5F9F6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5724CB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CF6DC4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6D86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A3885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9B5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E46C8B" w14:textId="47752B2E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244301">
              <w:t>9</w:t>
            </w:r>
            <w:r w:rsidR="009666FC" w:rsidRPr="009666FC">
              <w:t>. The village leaders protect shared community forests from b</w:t>
            </w:r>
            <w:r w:rsidR="009E621E">
              <w:t xml:space="preserve">eing taken or encroached upon.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4024F2F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648948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1A3599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2AFDA6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F5998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0B45D72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5B4E4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7D21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23B1D1A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5E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999E1A" w14:textId="24AF95B3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0</w:t>
            </w:r>
            <w:r w:rsidR="009666FC" w:rsidRPr="009666FC">
              <w:t xml:space="preserve">. The village leaders allow fair access to the forest and forest products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45318D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ED08A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A720E5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49CFC5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58A7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C05B33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31B842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E00C0E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D5F06E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21C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E946CAB" w14:textId="736A4CE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1</w:t>
            </w:r>
            <w:r w:rsidR="009666FC" w:rsidRPr="009666FC">
              <w:t xml:space="preserve">. The village leaders work hard to protect the forests and forest resources.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9976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3D1A4C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5CAC45C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7FDE66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427D6BC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609C105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2B1CF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3F1C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BCA829D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5A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0DB5FD2" w14:textId="0505D274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2</w:t>
            </w:r>
            <w:r w:rsidR="009666FC" w:rsidRPr="009666FC">
              <w:t xml:space="preserve">. The village leaders do not take bribes </w:t>
            </w:r>
            <w:r w:rsidR="009666FC" w:rsidRPr="009666FC">
              <w:rPr>
                <w:w w:val="105"/>
              </w:rPr>
              <w:t>around forest issues, such as related to forest management, permits, fines or other forest use.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F8016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075AF86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47F775E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7B7328D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BF3692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1414A50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70AC9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E38D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937D7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B6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3BB65CB" w14:textId="563C740C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3</w:t>
            </w:r>
            <w:r w:rsidR="009666FC" w:rsidRPr="009666FC">
              <w:t xml:space="preserve">. </w:t>
            </w:r>
            <w:r w:rsidR="005D5576" w:rsidRPr="00424960">
              <w:rPr>
                <w:rFonts w:ascii="Calibri" w:hAnsi="Calibri"/>
                <w:color w:val="000000"/>
              </w:rPr>
              <w:t>Decision-making by village leaders about forest use and access is open and transparent</w:t>
            </w:r>
            <w:proofErr w:type="gramStart"/>
            <w:r w:rsidR="005D5576" w:rsidRPr="00424960">
              <w:rPr>
                <w:rFonts w:ascii="Calibri" w:hAnsi="Calibri"/>
                <w:color w:val="000000"/>
              </w:rPr>
              <w:t>.</w:t>
            </w:r>
            <w:r w:rsidR="009666FC" w:rsidRPr="009666FC">
              <w:t>.</w:t>
            </w:r>
            <w:proofErr w:type="gramEnd"/>
            <w:r w:rsidR="009666FC" w:rsidRPr="009666FC">
              <w:t xml:space="preserve">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73CCA9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1235561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33418D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20A9558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1B42239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535AFBC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47A623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72F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8404D40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F0D9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307B9C3" w14:textId="7EAFFD7F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4</w:t>
            </w:r>
            <w:r w:rsidR="009666FC" w:rsidRPr="009666FC">
              <w:t xml:space="preserve">. I feel that rules about forest access and use are easy to understand.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A6E1A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D09BD3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09AD06E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4DEDB10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2ADBB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5=Strongly disagree</w:t>
            </w:r>
          </w:p>
          <w:p w14:paraId="4DFFFD4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0A4D2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F0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D86B9A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3FA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6F7CF3A" w14:textId="62252E48" w:rsidR="009666FC" w:rsidRPr="009666FC" w:rsidRDefault="001D029D" w:rsidP="000F55A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5</w:t>
            </w:r>
            <w:r w:rsidR="009666FC" w:rsidRPr="009666FC">
              <w:t xml:space="preserve">. I feel that rules about forest access and use are well-known by most people in the community.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BD5B5D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0ACF34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25FE01A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1C91234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07023D1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BEDA7D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674BD3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F6B4E6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40E723A4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FE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58D1DF1" w14:textId="4B69E30E" w:rsidR="009666FC" w:rsidRPr="009666FC" w:rsidRDefault="001D029D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6</w:t>
            </w:r>
            <w:r w:rsidR="009666FC" w:rsidRPr="009666FC">
              <w:t>. I feel that rules about f</w:t>
            </w:r>
            <w:r w:rsidR="005D5576">
              <w:t>orest use</w:t>
            </w:r>
            <w:r w:rsidR="009E621E">
              <w:t xml:space="preserve">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1C28A2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4F39FD3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EB2F52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327497E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3DF4BA75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70A1FB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12D39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12021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D5576" w:rsidRPr="009666FC" w14:paraId="09539276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9972" w14:textId="77777777" w:rsidR="005D5576" w:rsidRPr="009666FC" w:rsidRDefault="005D5576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519988" w14:textId="684FCEBD" w:rsidR="005D5576" w:rsidRDefault="005D5576" w:rsidP="005D5576">
            <w:pPr>
              <w:spacing w:after="0" w:line="240" w:lineRule="auto"/>
            </w:pPr>
            <w:r>
              <w:t>I</w:t>
            </w:r>
            <w:r w:rsidR="00EA442E">
              <w:t>1</w:t>
            </w:r>
            <w:r w:rsidR="00244301">
              <w:t>7</w:t>
            </w:r>
            <w:r w:rsidRPr="009666FC">
              <w:t>. I feel that rules about f</w:t>
            </w:r>
            <w:r>
              <w:t xml:space="preserve">orest access are fair. 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D8C12F9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1=Strongly agree</w:t>
            </w:r>
          </w:p>
          <w:p w14:paraId="21C0A09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2=Agree</w:t>
            </w:r>
          </w:p>
          <w:p w14:paraId="75DD9B4A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3=Neither agree nor disagree</w:t>
            </w:r>
          </w:p>
          <w:p w14:paraId="519B6F4D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4=Disagree</w:t>
            </w:r>
          </w:p>
          <w:p w14:paraId="5309BBE8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5=Strongly disagree</w:t>
            </w:r>
          </w:p>
          <w:p w14:paraId="377A9271" w14:textId="77777777" w:rsidR="005D5576" w:rsidRPr="009666FC" w:rsidRDefault="005D5576" w:rsidP="005D557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417BDE8F" w14:textId="7450C6C0" w:rsidR="005D5576" w:rsidRDefault="005D5576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15D9DB" w14:textId="59E59B73" w:rsidR="005D5576" w:rsidRPr="009666FC" w:rsidRDefault="005D5576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494480" w:rsidRPr="009666FC" w14:paraId="07CA2BC5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ACFD" w14:textId="39F8B618" w:rsidR="00494480" w:rsidRPr="009666FC" w:rsidRDefault="00494480" w:rsidP="000F55A6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4455A21" w14:textId="0D8F6182" w:rsidR="00494480" w:rsidRDefault="00EA442E" w:rsidP="005D5576">
            <w:pPr>
              <w:spacing w:after="0" w:line="240" w:lineRule="auto"/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 xml:space="preserve">8 </w:t>
            </w:r>
            <w:r w:rsidR="00494480" w:rsidRPr="00DA2B8F">
              <w:rPr>
                <w:rFonts w:asciiTheme="majorHAnsi" w:hAnsiTheme="majorHAnsi"/>
                <w:color w:val="000000"/>
              </w:rPr>
              <w:t>I feel that women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7FEB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0C72A04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247C4EE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FEC2F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2E8946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1F911F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739F4CF9" w14:textId="1D72A900" w:rsidR="00494480" w:rsidRPr="009666FC" w:rsidRDefault="00494480" w:rsidP="005D5576">
            <w:pPr>
              <w:spacing w:after="0" w:line="240" w:lineRule="auto"/>
              <w:rPr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58D402" w14:textId="52CA389F" w:rsidR="00494480" w:rsidRPr="009666FC" w:rsidRDefault="00494480" w:rsidP="000F55A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BCEA31B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34AF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E0F851" w14:textId="0F72D2B3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I.1</w:t>
            </w:r>
            <w:r w:rsidR="00244301">
              <w:rPr>
                <w:rFonts w:asciiTheme="majorHAnsi" w:hAnsiTheme="majorHAnsi"/>
                <w:color w:val="000000"/>
              </w:rPr>
              <w:t>9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youth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029FD0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45DC537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07A4A2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5E7C93A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6C39A92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B1A8F62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15A2EDA1" w14:textId="44FBA38E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8307CA" w14:textId="04BE494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1B95A1AF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12D1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8839BB0" w14:textId="05B2099E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0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poor households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1DB4251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538BD19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5F3DE6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67A8ED4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56A3123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48FF5B0B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6BF89EE1" w14:textId="07548745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F405F7" w14:textId="50D6267A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  <w:tr w:rsidR="00494480" w:rsidRPr="009666FC" w14:paraId="04816ACE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CB49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C518981" w14:textId="1ECEC0FA" w:rsidR="00494480" w:rsidRPr="00DA2B8F" w:rsidRDefault="00EA442E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I.2</w:t>
            </w:r>
            <w:r w:rsidR="00244301">
              <w:rPr>
                <w:rFonts w:asciiTheme="majorHAnsi" w:hAnsiTheme="majorHAnsi"/>
                <w:color w:val="000000"/>
              </w:rPr>
              <w:t>1</w:t>
            </w:r>
            <w:r w:rsidR="00494480" w:rsidRPr="00DA2B8F">
              <w:rPr>
                <w:rFonts w:asciiTheme="majorHAnsi" w:hAnsiTheme="majorHAnsi"/>
                <w:color w:val="000000"/>
              </w:rPr>
              <w:t xml:space="preserve"> I feel that elderly people are disadvantaged in decisions about forest use and access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1F0C34FE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3259B28A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36232FCD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lastRenderedPageBreak/>
              <w:t>3=Neither agree nor disagree</w:t>
            </w:r>
          </w:p>
          <w:p w14:paraId="7EED92E0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7B289F8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607DA795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5F151FD5" w14:textId="4F92E45B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7325E4" w14:textId="514F601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lastRenderedPageBreak/>
              <w:t>(Code)</w:t>
            </w:r>
          </w:p>
        </w:tc>
      </w:tr>
      <w:tr w:rsidR="00494480" w:rsidRPr="009666FC" w14:paraId="52D31819" w14:textId="77777777" w:rsidTr="00820E96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D018" w14:textId="77777777" w:rsidR="00494480" w:rsidRPr="009666FC" w:rsidRDefault="0049448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7504F20" w14:textId="2885D0FE" w:rsidR="00494480" w:rsidRPr="00DA2B8F" w:rsidRDefault="00EA442E" w:rsidP="00494480">
            <w:pPr>
              <w:pStyle w:val="NoSpac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I.2</w:t>
            </w:r>
            <w:r w:rsidR="00244301">
              <w:rPr>
                <w:rFonts w:asciiTheme="majorHAnsi" w:hAnsiTheme="majorHAnsi"/>
              </w:rPr>
              <w:t>2</w:t>
            </w:r>
            <w:r w:rsidR="00494480" w:rsidRPr="00DA2B8F">
              <w:rPr>
                <w:rFonts w:asciiTheme="majorHAnsi" w:hAnsiTheme="majorHAnsi"/>
              </w:rPr>
              <w:t>. If I have a dispute about forest use and access, I feel confident that the local village governing bodies/institutions will enforce my rights to the forest.</w:t>
            </w:r>
          </w:p>
          <w:p w14:paraId="7744EDCD" w14:textId="2EF84283" w:rsidR="00494480" w:rsidRPr="00DA2B8F" w:rsidRDefault="00494480" w:rsidP="005D5576">
            <w:pPr>
              <w:spacing w:after="0" w:line="240" w:lineRule="auto"/>
              <w:rPr>
                <w:rFonts w:asciiTheme="majorHAnsi" w:hAnsiTheme="majorHAnsi"/>
                <w:color w:val="000000"/>
              </w:rPr>
            </w:pPr>
            <w:r w:rsidRPr="00DA2B8F">
              <w:rPr>
                <w:rFonts w:asciiTheme="majorHAnsi" w:hAnsiTheme="majorHAnsi"/>
              </w:rPr>
              <w:t>(</w:t>
            </w:r>
            <w:proofErr w:type="spellStart"/>
            <w:r w:rsidRPr="00DA2B8F">
              <w:rPr>
                <w:rFonts w:asciiTheme="majorHAnsi" w:hAnsiTheme="majorHAnsi"/>
              </w:rPr>
              <w:t>enforce_rights</w:t>
            </w:r>
            <w:proofErr w:type="spellEnd"/>
            <w:r w:rsidRPr="00DA2B8F">
              <w:rPr>
                <w:rFonts w:asciiTheme="majorHAnsi" w:hAnsiTheme="majorHAnsi"/>
              </w:rPr>
              <w:t>)</w:t>
            </w:r>
          </w:p>
        </w:tc>
        <w:tc>
          <w:tcPr>
            <w:tcW w:w="43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51C64C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1=Strongly agree</w:t>
            </w:r>
          </w:p>
          <w:p w14:paraId="2D53AB58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2=Agree</w:t>
            </w:r>
          </w:p>
          <w:p w14:paraId="7DE12283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3=Neither agree nor disagree</w:t>
            </w:r>
          </w:p>
          <w:p w14:paraId="40F5E9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4=Disagree</w:t>
            </w:r>
          </w:p>
          <w:p w14:paraId="3514ABBC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5=Strongly disagree</w:t>
            </w:r>
          </w:p>
          <w:p w14:paraId="750D2E59" w14:textId="77777777" w:rsidR="00494480" w:rsidRPr="00DA2B8F" w:rsidRDefault="00494480" w:rsidP="00494480">
            <w:pPr>
              <w:pStyle w:val="NoSpacing"/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888=Don't know</w:t>
            </w:r>
          </w:p>
          <w:p w14:paraId="2A63BD72" w14:textId="15B8117C" w:rsidR="00494480" w:rsidRPr="00DA2B8F" w:rsidRDefault="00494480" w:rsidP="00494480">
            <w:pPr>
              <w:rPr>
                <w:rFonts w:asciiTheme="majorHAnsi" w:hAnsiTheme="majorHAnsi"/>
                <w:sz w:val="20"/>
              </w:rPr>
            </w:pPr>
            <w:r w:rsidRPr="00DA2B8F">
              <w:rPr>
                <w:rFonts w:asciiTheme="majorHAnsi" w:hAnsiTheme="majorHAnsi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78E83" w14:textId="51836CFB" w:rsidR="00494480" w:rsidRPr="00DA2B8F" w:rsidRDefault="00494480" w:rsidP="000F55A6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DA2B8F">
              <w:rPr>
                <w:rFonts w:asciiTheme="majorHAnsi" w:hAnsiTheme="majorHAnsi"/>
                <w:i/>
              </w:rPr>
              <w:t>(Code)</w:t>
            </w:r>
          </w:p>
        </w:tc>
      </w:tr>
    </w:tbl>
    <w:p w14:paraId="48382A80" w14:textId="77777777" w:rsidR="009666FC" w:rsidRDefault="009666FC" w:rsidP="000F55A6">
      <w:pPr>
        <w:spacing w:after="0" w:line="240" w:lineRule="auto"/>
      </w:pPr>
    </w:p>
    <w:p w14:paraId="6F97BD38" w14:textId="2B42EE74" w:rsidR="00FD48BE" w:rsidRPr="009666FC" w:rsidRDefault="00FD48BE" w:rsidP="000F55A6">
      <w:pPr>
        <w:spacing w:after="0" w:line="240" w:lineRule="auto"/>
      </w:pPr>
      <w:r>
        <w:t xml:space="preserve">Now I would like to ask you some questions about various groups that are involved in managing forests in your area. 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9666FC" w:rsidRPr="009666FC" w14:paraId="49465AB7" w14:textId="77777777" w:rsidTr="00820E96">
        <w:trPr>
          <w:jc w:val="center"/>
        </w:trPr>
        <w:tc>
          <w:tcPr>
            <w:tcW w:w="360" w:type="dxa"/>
          </w:tcPr>
          <w:p w14:paraId="2DC359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29E8D9D" w14:textId="570C1AC9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</w:t>
            </w:r>
            <w:r w:rsidR="00244301">
              <w:rPr>
                <w:bCs/>
              </w:rPr>
              <w:t>3</w:t>
            </w:r>
            <w:r w:rsidR="009666FC" w:rsidRPr="009666FC">
              <w:rPr>
                <w:bCs/>
              </w:rPr>
              <w:t xml:space="preserve"> </w:t>
            </w:r>
            <w:r w:rsidR="004D6578">
              <w:rPr>
                <w:bCs/>
              </w:rPr>
              <w:t>Are you</w:t>
            </w:r>
            <w:r w:rsidR="009666FC" w:rsidRPr="009666FC">
              <w:rPr>
                <w:bCs/>
              </w:rPr>
              <w:t xml:space="preserve"> involved in a group that organizes activities related to the management of the forest (e.g., firefighting, patrolling, tourism, tree planting, etc.)</w:t>
            </w:r>
          </w:p>
          <w:p w14:paraId="27ABA8DD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3A5AC282" w14:textId="0BA71717" w:rsidR="004179E9" w:rsidRPr="004179E9" w:rsidRDefault="00EA442E" w:rsidP="000F55A6">
            <w:pPr>
              <w:spacing w:line="240" w:lineRule="auto"/>
              <w:rPr>
                <w:bCs/>
                <w:i/>
              </w:rPr>
            </w:pPr>
            <w:r>
              <w:rPr>
                <w:bCs/>
                <w:i/>
              </w:rPr>
              <w:t>If No, Skip to I24.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6E4C58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517B8145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 xml:space="preserve">1=Yes </w:t>
            </w:r>
          </w:p>
          <w:p w14:paraId="7860D714" w14:textId="77777777" w:rsidR="004767BF" w:rsidRPr="004767BF" w:rsidRDefault="004767BF" w:rsidP="004767BF">
            <w:pPr>
              <w:spacing w:line="240" w:lineRule="auto"/>
              <w:rPr>
                <w:rFonts w:cs="Times New Roman"/>
                <w:w w:val="105"/>
              </w:rPr>
            </w:pPr>
            <w:r w:rsidRPr="004767BF">
              <w:rPr>
                <w:rFonts w:cs="Times New Roman"/>
                <w:w w:val="105"/>
              </w:rPr>
              <w:t>888=Don’t know</w:t>
            </w:r>
          </w:p>
          <w:p w14:paraId="0A1B261C" w14:textId="36281021" w:rsidR="009666FC" w:rsidRPr="009666FC" w:rsidRDefault="004767BF" w:rsidP="004767BF">
            <w:pPr>
              <w:spacing w:line="240" w:lineRule="auto"/>
              <w:rPr>
                <w:rFonts w:cs="Times New Roman"/>
                <w:i/>
                <w:w w:val="105"/>
              </w:rPr>
            </w:pPr>
            <w:r w:rsidRPr="004767BF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91C52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D42973B" w14:textId="77777777" w:rsidTr="00820E96">
        <w:trPr>
          <w:jc w:val="center"/>
        </w:trPr>
        <w:tc>
          <w:tcPr>
            <w:tcW w:w="360" w:type="dxa"/>
          </w:tcPr>
          <w:p w14:paraId="2B12F2A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0F2BD4B" w14:textId="4CC1EC6F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EA442E">
              <w:rPr>
                <w:bCs/>
              </w:rPr>
              <w:t>.2</w:t>
            </w:r>
            <w:r w:rsidR="00244301">
              <w:rPr>
                <w:bCs/>
              </w:rPr>
              <w:t>3</w:t>
            </w:r>
            <w:r w:rsidR="004179E9">
              <w:rPr>
                <w:bCs/>
              </w:rPr>
              <w:t>a</w:t>
            </w:r>
            <w:r w:rsidR="009666FC" w:rsidRPr="009666FC">
              <w:rPr>
                <w:bCs/>
              </w:rPr>
              <w:t xml:space="preserve">. What type of activities do </w:t>
            </w:r>
            <w:r w:rsidR="004D6578">
              <w:rPr>
                <w:bCs/>
              </w:rPr>
              <w:t>you</w:t>
            </w:r>
            <w:r w:rsidR="004D6578" w:rsidRPr="009666FC">
              <w:rPr>
                <w:bCs/>
              </w:rPr>
              <w:t xml:space="preserve"> </w:t>
            </w:r>
            <w:r w:rsidR="009666FC" w:rsidRPr="009666FC">
              <w:rPr>
                <w:bCs/>
              </w:rPr>
              <w:t xml:space="preserve">do? </w:t>
            </w:r>
          </w:p>
          <w:p w14:paraId="77A173D1" w14:textId="77777777" w:rsidR="004767BF" w:rsidRPr="009666FC" w:rsidRDefault="004767BF" w:rsidP="000F55A6">
            <w:pPr>
              <w:spacing w:line="240" w:lineRule="auto"/>
              <w:rPr>
                <w:bCs/>
              </w:rPr>
            </w:pPr>
          </w:p>
          <w:p w14:paraId="4B549F91" w14:textId="77777777" w:rsidR="009666FC" w:rsidRPr="009666FC" w:rsidRDefault="009666FC" w:rsidP="000F55A6">
            <w:pPr>
              <w:spacing w:line="240" w:lineRule="auto"/>
              <w:rPr>
                <w:bCs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87A55CC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1=Planting trees</w:t>
            </w:r>
          </w:p>
          <w:p w14:paraId="583A17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2=Cutting down undesired/competing trees</w:t>
            </w:r>
          </w:p>
          <w:p w14:paraId="47A83407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3=Protecting certain desired trees in the forest to promote the natural regeneration of the species</w:t>
            </w:r>
          </w:p>
          <w:p w14:paraId="1AE0DC84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4=Protecting areas of forest for particular environmental services, like water catchment</w:t>
            </w:r>
          </w:p>
          <w:p w14:paraId="3F7883F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5=Protecting areas of forest for particular beliefs/spiritual services</w:t>
            </w:r>
          </w:p>
          <w:p w14:paraId="0D6BE75D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6=Establishing </w:t>
            </w:r>
            <w:r w:rsidRPr="009666FC">
              <w:rPr>
                <w:rFonts w:cs="Times New Roman"/>
                <w:w w:val="105"/>
                <w:sz w:val="20"/>
                <w:szCs w:val="20"/>
              </w:rPr>
              <w:t>rules around who can access and use specific forest products (e.g. honey, trees)</w:t>
            </w:r>
          </w:p>
          <w:p w14:paraId="7F97909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7=Extension/education about forest management</w:t>
            </w:r>
          </w:p>
          <w:p w14:paraId="74928E00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8=Enacted bylaws (</w:t>
            </w:r>
            <w:proofErr w:type="spellStart"/>
            <w:r w:rsidRPr="009666FC">
              <w:rPr>
                <w:sz w:val="20"/>
                <w:szCs w:val="20"/>
              </w:rPr>
              <w:t>eg</w:t>
            </w:r>
            <w:proofErr w:type="spellEnd"/>
            <w:r w:rsidRPr="009666FC">
              <w:rPr>
                <w:sz w:val="20"/>
                <w:szCs w:val="20"/>
              </w:rPr>
              <w:t xml:space="preserve"> no bush burning in the forest)</w:t>
            </w:r>
          </w:p>
          <w:p w14:paraId="355E892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9=Mapping/inventory of forest resources </w:t>
            </w:r>
          </w:p>
          <w:p w14:paraId="06C0F125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10=Patrolling the forest</w:t>
            </w:r>
          </w:p>
          <w:p w14:paraId="32EFC699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11=Fighting forest fires</w:t>
            </w:r>
          </w:p>
          <w:p w14:paraId="33A2B13A" w14:textId="7777777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12=Engaging in forest-based income activities, such as a beekeeping group</w:t>
            </w:r>
          </w:p>
          <w:p w14:paraId="58B290CB" w14:textId="56683AB7" w:rsidR="009666FC" w:rsidRP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>13=Engaging in forest-based tourism activities, such as guiding</w:t>
            </w:r>
          </w:p>
          <w:p w14:paraId="39FF9130" w14:textId="77777777" w:rsidR="009666FC" w:rsidRDefault="009666FC" w:rsidP="000F55A6">
            <w:pPr>
              <w:spacing w:line="240" w:lineRule="auto"/>
              <w:rPr>
                <w:sz w:val="20"/>
                <w:szCs w:val="20"/>
              </w:rPr>
            </w:pPr>
            <w:r w:rsidRPr="009666FC">
              <w:rPr>
                <w:sz w:val="20"/>
                <w:szCs w:val="20"/>
              </w:rPr>
              <w:t xml:space="preserve">97=Other, please specify </w:t>
            </w:r>
          </w:p>
          <w:p w14:paraId="47943FA2" w14:textId="77777777" w:rsidR="004767BF" w:rsidRPr="004767BF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888=Don’t know</w:t>
            </w:r>
          </w:p>
          <w:p w14:paraId="55699B5B" w14:textId="1D5A1813" w:rsidR="004767BF" w:rsidRPr="009666FC" w:rsidRDefault="004767BF" w:rsidP="004767BF">
            <w:pPr>
              <w:spacing w:line="240" w:lineRule="auto"/>
              <w:rPr>
                <w:sz w:val="20"/>
                <w:szCs w:val="20"/>
              </w:rPr>
            </w:pPr>
            <w:r w:rsidRPr="004767BF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F79C33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FE67D2" w14:textId="77777777" w:rsidTr="00820E96">
        <w:trPr>
          <w:jc w:val="center"/>
        </w:trPr>
        <w:tc>
          <w:tcPr>
            <w:tcW w:w="360" w:type="dxa"/>
          </w:tcPr>
          <w:p w14:paraId="4EB0772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DBC1D02" w14:textId="1E81E871" w:rsid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24</w:t>
            </w:r>
            <w:r w:rsidR="009666FC" w:rsidRPr="009666FC">
              <w:rPr>
                <w:bCs/>
              </w:rPr>
              <w:t xml:space="preserve"> Does your village have a local community institution or committee that helps manage the local forest(s)? </w:t>
            </w:r>
          </w:p>
          <w:p w14:paraId="34B1DD1F" w14:textId="77777777" w:rsidR="004179E9" w:rsidRDefault="004179E9" w:rsidP="000F55A6">
            <w:pPr>
              <w:spacing w:line="240" w:lineRule="auto"/>
              <w:rPr>
                <w:bCs/>
              </w:rPr>
            </w:pPr>
          </w:p>
          <w:p w14:paraId="62D78F92" w14:textId="0396C0AE" w:rsidR="004179E9" w:rsidRPr="004F3236" w:rsidRDefault="004179E9" w:rsidP="000F55A6">
            <w:pPr>
              <w:spacing w:line="240" w:lineRule="auto"/>
              <w:rPr>
                <w:bCs/>
                <w:i/>
              </w:rPr>
            </w:pPr>
            <w:r w:rsidRPr="004F3236">
              <w:rPr>
                <w:bCs/>
                <w:i/>
              </w:rPr>
              <w:t xml:space="preserve">If No, Skip to </w:t>
            </w:r>
            <w:r w:rsidR="004F3236" w:rsidRPr="004F3236">
              <w:rPr>
                <w:bCs/>
                <w:i/>
              </w:rPr>
              <w:t>I28.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02ABB8AC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10D84FCA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3FD25D92" w14:textId="77777777" w:rsidR="004767BF" w:rsidRDefault="004767BF" w:rsidP="004767BF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5579BFCA" w14:textId="045C726C" w:rsidR="009666FC" w:rsidRPr="009666FC" w:rsidRDefault="004767BF" w:rsidP="004767BF">
            <w:pPr>
              <w:spacing w:line="240" w:lineRule="auto"/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ABF9D3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0609F67" w14:textId="77777777" w:rsidTr="00820E96">
        <w:trPr>
          <w:jc w:val="center"/>
        </w:trPr>
        <w:tc>
          <w:tcPr>
            <w:tcW w:w="360" w:type="dxa"/>
          </w:tcPr>
          <w:p w14:paraId="31E1C945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DF317B6" w14:textId="3A016F10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25</w:t>
            </w:r>
            <w:r w:rsidR="009666FC" w:rsidRPr="009666FC">
              <w:rPr>
                <w:bCs/>
              </w:rPr>
              <w:t xml:space="preserve"> Did you participate in electing the current leadership?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31E16B13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699E5E8A" w14:textId="77777777" w:rsidR="009666FC" w:rsidRDefault="009666FC" w:rsidP="000F55A6">
            <w:pPr>
              <w:spacing w:line="240" w:lineRule="auto"/>
            </w:pPr>
            <w:r w:rsidRPr="009666FC">
              <w:t xml:space="preserve">1=Yes </w:t>
            </w:r>
          </w:p>
          <w:p w14:paraId="76EBD609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2FD57618" w14:textId="507EFDD8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20476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3C3CB48" w14:textId="77777777" w:rsidTr="00820E96">
        <w:trPr>
          <w:jc w:val="center"/>
        </w:trPr>
        <w:tc>
          <w:tcPr>
            <w:tcW w:w="360" w:type="dxa"/>
          </w:tcPr>
          <w:p w14:paraId="65CFE97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3D4DA7" w14:textId="6387172E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EA442E">
              <w:rPr>
                <w:bCs/>
              </w:rPr>
              <w:t>26</w:t>
            </w:r>
            <w:r w:rsidR="009666FC" w:rsidRPr="009666FC">
              <w:rPr>
                <w:bCs/>
              </w:rPr>
              <w:t xml:space="preserve"> Are you a leader of this group, which helps to manage local forests?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D8F96D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32DD3AEF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A9486EC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4E5AAE2" w14:textId="5F08F395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9D96350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1032ECF" w14:textId="77777777" w:rsidTr="00820E96">
        <w:trPr>
          <w:jc w:val="center"/>
        </w:trPr>
        <w:tc>
          <w:tcPr>
            <w:tcW w:w="360" w:type="dxa"/>
          </w:tcPr>
          <w:p w14:paraId="795A4D1D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184D4813" w14:textId="631B7AB9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9666FC" w:rsidRPr="009666FC">
              <w:rPr>
                <w:bCs/>
              </w:rPr>
              <w:t>.</w:t>
            </w:r>
            <w:r w:rsidR="004767BF">
              <w:rPr>
                <w:bCs/>
              </w:rPr>
              <w:t>27</w:t>
            </w:r>
            <w:r w:rsidR="009666FC" w:rsidRPr="009666FC">
              <w:rPr>
                <w:bCs/>
              </w:rPr>
              <w:t xml:space="preserve"> Are you a member of this group?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7D2C22A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757591E3" w14:textId="77777777" w:rsidR="009666FC" w:rsidRDefault="009666FC" w:rsidP="000F55A6">
            <w:pPr>
              <w:spacing w:line="240" w:lineRule="auto"/>
            </w:pPr>
            <w:r w:rsidRPr="009666FC">
              <w:t>1=Yes</w:t>
            </w:r>
          </w:p>
          <w:p w14:paraId="6623DDA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1B6FA71E" w14:textId="08FAC661" w:rsidR="004767BF" w:rsidRPr="009666FC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6AE5E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54F7DE" w14:textId="77777777" w:rsidTr="00820E96">
        <w:trPr>
          <w:jc w:val="center"/>
        </w:trPr>
        <w:tc>
          <w:tcPr>
            <w:tcW w:w="360" w:type="dxa"/>
          </w:tcPr>
          <w:p w14:paraId="025A0C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53ABA252" w14:textId="0B9A2A77" w:rsidR="009666FC" w:rsidRPr="009666FC" w:rsidRDefault="001D029D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="00244301">
              <w:rPr>
                <w:bCs/>
              </w:rPr>
              <w:t>.</w:t>
            </w:r>
            <w:r w:rsidR="004767BF">
              <w:rPr>
                <w:bCs/>
              </w:rPr>
              <w:t>28</w:t>
            </w:r>
            <w:r w:rsidR="00244301">
              <w:rPr>
                <w:bCs/>
              </w:rPr>
              <w:t xml:space="preserve"> </w:t>
            </w:r>
            <w:r w:rsidR="009666FC" w:rsidRPr="009666FC">
              <w:rPr>
                <w:bCs/>
              </w:rPr>
              <w:t xml:space="preserve">How satisfied </w:t>
            </w:r>
            <w:proofErr w:type="gramStart"/>
            <w:r w:rsidR="009666FC" w:rsidRPr="009666FC">
              <w:rPr>
                <w:bCs/>
              </w:rPr>
              <w:t>are</w:t>
            </w:r>
            <w:proofErr w:type="gramEnd"/>
            <w:r w:rsidR="009666FC" w:rsidRPr="009666FC">
              <w:rPr>
                <w:bCs/>
              </w:rPr>
              <w:t xml:space="preserve"> you with how this village committee/institution is managing the local forest(s)? 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7A7EF43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satisfied</w:t>
            </w:r>
          </w:p>
          <w:p w14:paraId="736AC27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2=Satisfied</w:t>
            </w:r>
          </w:p>
          <w:p w14:paraId="61B2E76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</w:t>
            </w:r>
          </w:p>
          <w:p w14:paraId="27655A9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4=Dissatisfied</w:t>
            </w:r>
          </w:p>
          <w:p w14:paraId="76509D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dissatisfied</w:t>
            </w:r>
          </w:p>
          <w:p w14:paraId="0DBD11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A6D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5E466C" w:rsidRPr="009666FC" w14:paraId="01BD310A" w14:textId="77777777" w:rsidTr="00820E96">
        <w:trPr>
          <w:jc w:val="center"/>
        </w:trPr>
        <w:tc>
          <w:tcPr>
            <w:tcW w:w="360" w:type="dxa"/>
          </w:tcPr>
          <w:p w14:paraId="29229C1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8B9BED9" w14:textId="37F738EF" w:rsidR="005E466C" w:rsidRDefault="004767BF" w:rsidP="006366D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I.2</w:t>
            </w:r>
            <w:r w:rsidR="005E466C">
              <w:rPr>
                <w:bCs/>
              </w:rPr>
              <w:t xml:space="preserve">9 </w:t>
            </w:r>
            <w:r w:rsidR="005E466C" w:rsidRPr="00BE068B">
              <w:rPr>
                <w:bCs/>
              </w:rPr>
              <w:t xml:space="preserve">How satisfied </w:t>
            </w:r>
            <w:proofErr w:type="gramStart"/>
            <w:r w:rsidR="005E466C" w:rsidRPr="00BE068B">
              <w:rPr>
                <w:bCs/>
              </w:rPr>
              <w:t>are</w:t>
            </w:r>
            <w:proofErr w:type="gramEnd"/>
            <w:r w:rsidR="005E466C" w:rsidRPr="00BE068B">
              <w:rPr>
                <w:bCs/>
              </w:rPr>
              <w:t xml:space="preserve"> you with the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 rules in your village?</w:t>
            </w:r>
          </w:p>
          <w:p w14:paraId="2FCA3F93" w14:textId="48DB6C50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r>
              <w:rPr>
                <w:bCs/>
              </w:rPr>
              <w:t>satisfy_villorgrules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24D71EF8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1=Very satisfied</w:t>
            </w:r>
          </w:p>
          <w:p w14:paraId="6BCBC4C4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2=Satisfied</w:t>
            </w:r>
          </w:p>
          <w:p w14:paraId="034887A5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3=Neutral</w:t>
            </w:r>
          </w:p>
          <w:p w14:paraId="108882C3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4=Dissatisfied</w:t>
            </w:r>
          </w:p>
          <w:p w14:paraId="600D20B2" w14:textId="77777777" w:rsidR="005E466C" w:rsidRPr="00CE532A" w:rsidRDefault="005E466C" w:rsidP="006366D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5=Very dissatisfied</w:t>
            </w:r>
          </w:p>
          <w:p w14:paraId="7CF5A67E" w14:textId="72AC43CC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7012389" w14:textId="55B1E1F8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E466C" w:rsidRPr="009666FC" w14:paraId="79107F84" w14:textId="77777777" w:rsidTr="00820E96">
        <w:trPr>
          <w:jc w:val="center"/>
        </w:trPr>
        <w:tc>
          <w:tcPr>
            <w:tcW w:w="360" w:type="dxa"/>
          </w:tcPr>
          <w:p w14:paraId="3C94D333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3477187B" w14:textId="254F0813" w:rsidR="005E466C" w:rsidRPr="009666F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</w:t>
            </w:r>
            <w:r w:rsidRPr="009666FC">
              <w:rPr>
                <w:bCs/>
              </w:rPr>
              <w:t>.</w:t>
            </w:r>
            <w:r w:rsidR="004767BF">
              <w:rPr>
                <w:bCs/>
              </w:rPr>
              <w:t>30</w:t>
            </w:r>
            <w:r w:rsidRPr="009666FC">
              <w:rPr>
                <w:bCs/>
              </w:rPr>
              <w:t xml:space="preserve"> How well </w:t>
            </w:r>
            <w:proofErr w:type="gramStart"/>
            <w:r w:rsidRPr="009666FC">
              <w:rPr>
                <w:bCs/>
              </w:rPr>
              <w:t>are</w:t>
            </w:r>
            <w:proofErr w:type="gramEnd"/>
            <w:r w:rsidRPr="009666FC">
              <w:rPr>
                <w:bCs/>
              </w:rPr>
              <w:t xml:space="preserve"> community- or co- forest management rules enforced in your village?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57F2EF10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1=Very strong enforcement (violators are always punished) </w:t>
            </w:r>
          </w:p>
          <w:p w14:paraId="1DCA247D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2=Strong enforcement (violators are usually punished)</w:t>
            </w:r>
          </w:p>
          <w:p w14:paraId="6EE6838F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3=Sometimes strong/sometimes weak (sometimes violators are punished)</w:t>
            </w:r>
          </w:p>
          <w:p w14:paraId="1C51EEFA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4=Weak enforcement (violators are rarely punished)</w:t>
            </w:r>
          </w:p>
          <w:p w14:paraId="0E49A133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weak enforcement (Violators are never punished)</w:t>
            </w:r>
          </w:p>
          <w:p w14:paraId="39B9D3BB" w14:textId="77777777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8FC7B3C" w14:textId="77777777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63F58C0E" w14:textId="77777777" w:rsidR="004767BF" w:rsidRDefault="004767BF"/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4320"/>
        <w:gridCol w:w="1041"/>
      </w:tblGrid>
      <w:tr w:rsidR="005E466C" w:rsidRPr="009666FC" w14:paraId="156FB9F7" w14:textId="77777777" w:rsidTr="00D22B94">
        <w:trPr>
          <w:jc w:val="center"/>
        </w:trPr>
        <w:tc>
          <w:tcPr>
            <w:tcW w:w="10723" w:type="dxa"/>
            <w:gridSpan w:val="4"/>
            <w:tcBorders>
              <w:right w:val="single" w:sz="18" w:space="0" w:color="000000" w:themeColor="accent3"/>
            </w:tcBorders>
          </w:tcPr>
          <w:p w14:paraId="18F54BF5" w14:textId="6D4BC87B" w:rsidR="005E466C" w:rsidRPr="006E4F04" w:rsidRDefault="005E466C" w:rsidP="000F55A6">
            <w:pPr>
              <w:spacing w:line="240" w:lineRule="auto"/>
              <w:rPr>
                <w:b/>
                <w:i/>
              </w:rPr>
            </w:pPr>
            <w:r w:rsidRPr="006E4F04">
              <w:rPr>
                <w:b/>
                <w:bCs/>
              </w:rPr>
              <w:t xml:space="preserve">Please tell me how much you agree or disagree with the following statements </w:t>
            </w:r>
          </w:p>
        </w:tc>
      </w:tr>
      <w:tr w:rsidR="005E466C" w:rsidRPr="009666FC" w14:paraId="05C6967C" w14:textId="77777777" w:rsidTr="00820E96">
        <w:trPr>
          <w:jc w:val="center"/>
        </w:trPr>
        <w:tc>
          <w:tcPr>
            <w:tcW w:w="360" w:type="dxa"/>
          </w:tcPr>
          <w:p w14:paraId="48F4192F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74F0F425" w14:textId="4238853E" w:rsidR="005E466C" w:rsidRDefault="004767BF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I.31</w:t>
            </w:r>
            <w:r w:rsidR="005E466C">
              <w:rPr>
                <w:bCs/>
              </w:rPr>
              <w:t xml:space="preserve"> My</w:t>
            </w:r>
            <w:r w:rsidR="005E466C" w:rsidRPr="00BE068B">
              <w:rPr>
                <w:bCs/>
              </w:rPr>
              <w:t xml:space="preserve"> household has good information about how forest management revenues and expenditures are handled by the committee/institution in </w:t>
            </w:r>
            <w:r w:rsidR="005E466C">
              <w:rPr>
                <w:bCs/>
              </w:rPr>
              <w:t>my village</w:t>
            </w:r>
          </w:p>
          <w:p w14:paraId="5776F771" w14:textId="5AD3156B" w:rsidR="005E466C" w:rsidRDefault="005E466C" w:rsidP="000F55A6">
            <w:pPr>
              <w:spacing w:line="240" w:lineRule="auto"/>
              <w:rPr>
                <w:bCs/>
              </w:rPr>
            </w:pPr>
            <w:r>
              <w:rPr>
                <w:bCs/>
              </w:rPr>
              <w:t>(</w:t>
            </w:r>
            <w:proofErr w:type="spellStart"/>
            <w:r>
              <w:rPr>
                <w:bCs/>
              </w:rPr>
              <w:t>hhinform_revexp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6EE98BF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10AAE09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0675D4C0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16F7475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5BD39ADF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5FE94C47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9FF7BF3" w14:textId="142035E2" w:rsidR="005E466C" w:rsidRPr="009666FC" w:rsidRDefault="005E466C" w:rsidP="000F55A6">
            <w:pPr>
              <w:spacing w:line="240" w:lineRule="auto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942E136" w14:textId="32BFDCC5" w:rsidR="005E466C" w:rsidRPr="009666FC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E466C" w:rsidRPr="009666FC" w14:paraId="1019E9E8" w14:textId="77777777" w:rsidTr="00820E96">
        <w:trPr>
          <w:jc w:val="center"/>
        </w:trPr>
        <w:tc>
          <w:tcPr>
            <w:tcW w:w="360" w:type="dxa"/>
          </w:tcPr>
          <w:p w14:paraId="70555AC4" w14:textId="77777777" w:rsidR="005E466C" w:rsidRPr="009666FC" w:rsidRDefault="005E466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5002" w:type="dxa"/>
            <w:tcBorders>
              <w:right w:val="nil"/>
            </w:tcBorders>
          </w:tcPr>
          <w:p w14:paraId="4D2F3329" w14:textId="2EB741C2" w:rsidR="005E466C" w:rsidRDefault="004767BF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t>I.3</w:t>
            </w:r>
            <w:r w:rsidR="005E466C">
              <w:rPr>
                <w:bCs/>
              </w:rPr>
              <w:t>2. My</w:t>
            </w:r>
            <w:r w:rsidR="005E466C" w:rsidRPr="00BE068B">
              <w:rPr>
                <w:bCs/>
              </w:rPr>
              <w:t xml:space="preserve"> household has sufficient knowledge about forest management to participate in developing forest management rules to guide </w:t>
            </w:r>
            <w:r w:rsidR="005E466C">
              <w:rPr>
                <w:bCs/>
              </w:rPr>
              <w:t>village</w:t>
            </w:r>
            <w:r w:rsidR="005E466C" w:rsidRPr="00BE068B">
              <w:rPr>
                <w:bCs/>
              </w:rPr>
              <w:t>- or co- forest management</w:t>
            </w:r>
            <w:r w:rsidR="005E466C">
              <w:rPr>
                <w:bCs/>
              </w:rPr>
              <w:t xml:space="preserve"> in my village</w:t>
            </w:r>
          </w:p>
          <w:p w14:paraId="1588165B" w14:textId="26CA897B" w:rsidR="005E466C" w:rsidRDefault="005E466C" w:rsidP="00D22B94">
            <w:pPr>
              <w:spacing w:line="240" w:lineRule="auto"/>
              <w:rPr>
                <w:bCs/>
              </w:rPr>
            </w:pPr>
            <w:r>
              <w:rPr>
                <w:bCs/>
              </w:rPr>
              <w:lastRenderedPageBreak/>
              <w:t>(</w:t>
            </w:r>
            <w:proofErr w:type="spellStart"/>
            <w:r>
              <w:rPr>
                <w:bCs/>
              </w:rPr>
              <w:t>hhinform_devrules</w:t>
            </w:r>
            <w:proofErr w:type="spellEnd"/>
            <w:r>
              <w:rPr>
                <w:bCs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000000" w:themeColor="accent3"/>
            </w:tcBorders>
          </w:tcPr>
          <w:p w14:paraId="43090881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1=Strongly agree</w:t>
            </w:r>
          </w:p>
          <w:p w14:paraId="4C980804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F786268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86431A2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6D0E57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5=Strongly disagree</w:t>
            </w:r>
          </w:p>
          <w:p w14:paraId="56FF3F33" w14:textId="77777777" w:rsidR="005E466C" w:rsidRPr="00CE532A" w:rsidRDefault="005E466C" w:rsidP="00D22B94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0CE4BFF" w14:textId="192859E0" w:rsidR="005E466C" w:rsidRPr="00CE532A" w:rsidRDefault="005E466C" w:rsidP="00D22B94">
            <w:pPr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62C30" w14:textId="3C0CB1C1" w:rsidR="005E466C" w:rsidRPr="00881CA3" w:rsidRDefault="005E466C" w:rsidP="000F55A6">
            <w:pPr>
              <w:spacing w:line="240" w:lineRule="auto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</w:tbl>
    <w:p w14:paraId="7A744183" w14:textId="459340E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D22B94">
        <w:rPr>
          <w:b/>
          <w:color w:val="002A6C" w:themeColor="text2"/>
          <w:spacing w:val="-6"/>
        </w:rPr>
        <w:lastRenderedPageBreak/>
        <w:t>S</w:t>
      </w:r>
      <w:r w:rsidR="001D029D" w:rsidRPr="00D22B94">
        <w:rPr>
          <w:b/>
          <w:color w:val="002A6C" w:themeColor="text2"/>
          <w:spacing w:val="-6"/>
        </w:rPr>
        <w:t>ECTION J</w:t>
      </w:r>
      <w:r w:rsidRPr="00D22B94">
        <w:rPr>
          <w:b/>
          <w:color w:val="002A6C" w:themeColor="text2"/>
          <w:spacing w:val="-6"/>
        </w:rPr>
        <w:t>. OVERALL FARM LAND QUESTIONS</w:t>
      </w:r>
    </w:p>
    <w:p w14:paraId="59024B01" w14:textId="74977BFC" w:rsidR="009666FC" w:rsidRPr="009666FC" w:rsidRDefault="003E18A4" w:rsidP="000F55A6">
      <w:pPr>
        <w:spacing w:after="0" w:line="240" w:lineRule="auto"/>
      </w:pPr>
      <w:r>
        <w:t xml:space="preserve">Enumerator: </w:t>
      </w:r>
      <w:r w:rsidRPr="009666FC">
        <w:t xml:space="preserve">Now I would like to ask about the FARMLAND that </w:t>
      </w:r>
      <w:r>
        <w:t>you YOURSELF</w:t>
      </w:r>
      <w:r w:rsidR="00BB5B46">
        <w:t xml:space="preserve"> are the PRIMARY DECISION MAKER FOR </w:t>
      </w:r>
      <w:r>
        <w:t>in</w:t>
      </w:r>
      <w:r w:rsidR="006366D4">
        <w:t xml:space="preserve"> the 2014/2015</w:t>
      </w:r>
      <w:r w:rsidRPr="009666FC">
        <w:t xml:space="preserve"> agricultural season.</w:t>
      </w:r>
      <w:r>
        <w:t xml:space="preserve"> This includes land rented-in, rented-out, and owned by you and/or your household. 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339A787B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189D87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014D1" w14:textId="29488B9E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>. During this agricultural year (201</w:t>
            </w:r>
            <w:r w:rsidR="006366D4">
              <w:t>4/2015</w:t>
            </w:r>
            <w:r w:rsidRPr="009666FC">
              <w:t>), what i</w:t>
            </w:r>
            <w:r>
              <w:t xml:space="preserve">s the </w:t>
            </w:r>
            <w:r w:rsidR="00BB5B46">
              <w:t xml:space="preserve">total land area that you manage?  </w:t>
            </w:r>
          </w:p>
          <w:p w14:paraId="4B0B686C" w14:textId="7F1AEFC1" w:rsidR="003E18A4" w:rsidRPr="009666FC" w:rsidRDefault="00BB5B46" w:rsidP="000F55A6">
            <w:pPr>
              <w:spacing w:after="0" w:line="240" w:lineRule="auto"/>
            </w:pPr>
            <w:r>
              <w:rPr>
                <w:i/>
              </w:rPr>
              <w:t xml:space="preserve">Include all fields the household owns, rents, or borrows.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B1D08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FB9DBCA" w14:textId="77777777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68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FF78E" w14:textId="6578D9B7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1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18C0A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6DA2A33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135DA206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0A1D76A8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28045FE" w14:textId="191AB164" w:rsidR="003E18A4" w:rsidRPr="0000752F" w:rsidRDefault="003E18A4" w:rsidP="005626BE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09F99D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7F2D2C" w:rsidRPr="009666FC" w14:paraId="33D4AD79" w14:textId="49DD0788" w:rsidTr="007F2D2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F249" w14:textId="77777777" w:rsidR="007F2D2C" w:rsidRPr="009666FC" w:rsidRDefault="007F2D2C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1F01E3" w14:textId="3F91BAD0" w:rsidR="007F2D2C" w:rsidRPr="009666FC" w:rsidRDefault="007F2D2C" w:rsidP="000F55A6">
            <w:pPr>
              <w:spacing w:after="0" w:line="240" w:lineRule="auto"/>
            </w:pPr>
            <w:r>
              <w:t>J</w:t>
            </w:r>
            <w:r w:rsidR="00BB5B46">
              <w:t>2</w:t>
            </w:r>
            <w:r w:rsidRPr="009666FC">
              <w:t xml:space="preserve">. What is the </w:t>
            </w:r>
            <w:r>
              <w:t>total number of fields that you manage?</w:t>
            </w:r>
          </w:p>
          <w:p w14:paraId="0C6E0A6C" w14:textId="459849FD" w:rsidR="007F2D2C" w:rsidRPr="009666FC" w:rsidRDefault="007F2D2C" w:rsidP="000F55A6">
            <w:pPr>
              <w:spacing w:after="0" w:line="240" w:lineRule="auto"/>
            </w:pPr>
            <w:r w:rsidRPr="009666FC">
              <w:rPr>
                <w:i/>
              </w:rPr>
              <w:t>A field is defined as a piece of land with distinct boundaries defined by land-use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9283BC" w14:textId="2D64843E" w:rsidR="007F2D2C" w:rsidRPr="009666FC" w:rsidRDefault="007F2D2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05207027" w14:textId="77777777" w:rsidR="004270CB" w:rsidRDefault="004270CB" w:rsidP="000F55A6"/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1800"/>
        <w:gridCol w:w="2520"/>
        <w:gridCol w:w="1041"/>
      </w:tblGrid>
      <w:tr w:rsidR="003E18A4" w:rsidRPr="009666FC" w14:paraId="23DDC3D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15433A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5C0EA4D" w14:textId="4FCB09D3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3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farmed for subsistence or cash crops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44E96AD5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borrowed;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B44592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49AF950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AFB640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EF7B3C" w14:textId="09901ED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>4</w:t>
            </w:r>
            <w:r w:rsidRPr="009666FC">
              <w:t xml:space="preserve">. How many of </w:t>
            </w:r>
            <w:r w:rsidR="00BB5B46">
              <w:t>the fields you manage</w:t>
            </w:r>
            <w:r w:rsidRPr="009666FC">
              <w:t xml:space="preserve"> were used as pastures or other non-cropped uses,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0657794D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>Only consider land that is owned, rented in, or borrowed, not land that is rented out or lent to others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D543E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D444978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5B70B1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FF0F17" w14:textId="6F5CF06A" w:rsidR="003E18A4" w:rsidRDefault="003E18A4" w:rsidP="000F55A6">
            <w:pPr>
              <w:spacing w:after="0" w:line="240" w:lineRule="auto"/>
              <w:rPr>
                <w:rFonts w:asciiTheme="minorHAnsi" w:hAnsiTheme="minorHAnsi"/>
              </w:rPr>
            </w:pPr>
            <w:r w:rsidRPr="002D114C">
              <w:rPr>
                <w:rFonts w:asciiTheme="minorHAnsi" w:hAnsiTheme="minorHAnsi"/>
              </w:rPr>
              <w:t>J</w:t>
            </w:r>
            <w:r w:rsidR="00BB5B46" w:rsidRPr="002D114C">
              <w:rPr>
                <w:rFonts w:asciiTheme="minorHAnsi" w:hAnsiTheme="minorHAnsi"/>
              </w:rPr>
              <w:t>5</w:t>
            </w:r>
            <w:r w:rsidRPr="002D114C">
              <w:rPr>
                <w:rFonts w:asciiTheme="minorHAnsi" w:hAnsiTheme="minorHAnsi"/>
              </w:rPr>
              <w:t xml:space="preserve">. How many of </w:t>
            </w:r>
            <w:r w:rsidR="00BB5B46" w:rsidRPr="002D114C">
              <w:rPr>
                <w:rFonts w:asciiTheme="minorHAnsi" w:hAnsiTheme="minorHAnsi"/>
              </w:rPr>
              <w:t>the fields you manage</w:t>
            </w:r>
            <w:r w:rsidRPr="002D114C">
              <w:rPr>
                <w:rFonts w:asciiTheme="minorHAnsi" w:hAnsiTheme="minorHAnsi"/>
              </w:rPr>
              <w:t xml:space="preserve"> did you leave fallow during this </w:t>
            </w:r>
            <w:r w:rsidR="00BB5B46" w:rsidRPr="002D114C">
              <w:rPr>
                <w:rFonts w:asciiTheme="minorHAnsi" w:hAnsiTheme="minorHAnsi"/>
              </w:rPr>
              <w:t>agricultural year (2014/2015</w:t>
            </w:r>
            <w:r w:rsidRPr="002D114C">
              <w:rPr>
                <w:rFonts w:asciiTheme="minorHAnsi" w:hAnsiTheme="minorHAnsi"/>
              </w:rPr>
              <w:t xml:space="preserve">)? </w:t>
            </w:r>
          </w:p>
          <w:p w14:paraId="17A6E553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</w:rPr>
            </w:pPr>
          </w:p>
          <w:p w14:paraId="549F5E2F" w14:textId="77777777" w:rsidR="003E18A4" w:rsidRPr="002D114C" w:rsidRDefault="003E18A4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  <w:r w:rsidRPr="002D114C">
              <w:rPr>
                <w:rFonts w:asciiTheme="minorHAnsi" w:hAnsiTheme="minorHAnsi"/>
                <w:i/>
              </w:rPr>
              <w:t>Only consider land that is owned, rented in, or borrowed, not land that is rented out or lent to others</w:t>
            </w:r>
          </w:p>
          <w:p w14:paraId="00ED0E70" w14:textId="77777777" w:rsidR="002D114C" w:rsidRPr="002D114C" w:rsidRDefault="002D114C" w:rsidP="000F55A6">
            <w:pPr>
              <w:spacing w:after="0" w:line="240" w:lineRule="auto"/>
              <w:rPr>
                <w:rFonts w:asciiTheme="minorHAnsi" w:hAnsiTheme="minorHAnsi"/>
                <w:i/>
              </w:rPr>
            </w:pPr>
          </w:p>
          <w:p w14:paraId="5812EB25" w14:textId="77777777" w:rsidR="002D114C" w:rsidRPr="002D114C" w:rsidRDefault="002D114C" w:rsidP="002D114C">
            <w:pPr>
              <w:rPr>
                <w:rFonts w:asciiTheme="minorHAnsi" w:hAnsiTheme="minorHAnsi" w:cs="Arial"/>
                <w:i/>
                <w:color w:val="222222"/>
              </w:rPr>
            </w:pPr>
            <w:r w:rsidRPr="002D114C">
              <w:rPr>
                <w:rFonts w:asciiTheme="minorHAnsi" w:hAnsiTheme="minorHAnsi" w:cs="Arial"/>
                <w:i/>
                <w:color w:val="222222"/>
              </w:rPr>
              <w:t xml:space="preserve">Enumerator hint: Fallow land is a piece of land that is normally used for agricultural purposes, but is left with no crops on it for one season or more, </w:t>
            </w:r>
            <w:r w:rsidRPr="002D114C">
              <w:rPr>
                <w:rFonts w:asciiTheme="minorHAnsi" w:hAnsiTheme="minorHAnsi"/>
                <w:i/>
              </w:rPr>
              <w:t xml:space="preserve">typically in order to help the land regenerate. </w:t>
            </w:r>
          </w:p>
          <w:p w14:paraId="11F2C890" w14:textId="77777777" w:rsidR="002D114C" w:rsidRPr="009666FC" w:rsidRDefault="002D114C" w:rsidP="000F55A6">
            <w:pPr>
              <w:spacing w:after="0" w:line="240" w:lineRule="auto"/>
            </w:pP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0502A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7D81B9E4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C330E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E38ADA4" w14:textId="284C0ACB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BB5B46">
              <w:t xml:space="preserve">6. On how many fields that you manage did you </w:t>
            </w:r>
            <w:r w:rsidRPr="009666FC">
              <w:t xml:space="preserve">plant agroforestry trees on during this </w:t>
            </w:r>
            <w:r w:rsidR="00BB5B46">
              <w:t>agricultural year (2014/2015</w:t>
            </w:r>
            <w:r>
              <w:t xml:space="preserve">)? </w:t>
            </w:r>
          </w:p>
          <w:p w14:paraId="3F6A5999" w14:textId="77777777" w:rsidR="003E18A4" w:rsidRPr="009666FC" w:rsidRDefault="003E18A4" w:rsidP="000F55A6">
            <w:pPr>
              <w:spacing w:after="0" w:line="240" w:lineRule="auto"/>
            </w:pPr>
            <w:r w:rsidRPr="009666FC">
              <w:rPr>
                <w:i/>
              </w:rPr>
              <w:t xml:space="preserve">Agroforestry trees include </w:t>
            </w:r>
            <w:proofErr w:type="spellStart"/>
            <w:r w:rsidRPr="009666FC">
              <w:rPr>
                <w:i/>
              </w:rPr>
              <w:t>musangu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glricidia</w:t>
            </w:r>
            <w:proofErr w:type="spellEnd"/>
            <w:r w:rsidRPr="009666FC">
              <w:rPr>
                <w:i/>
              </w:rPr>
              <w:t xml:space="preserve">, </w:t>
            </w:r>
            <w:proofErr w:type="spellStart"/>
            <w:r w:rsidRPr="009666FC">
              <w:rPr>
                <w:i/>
              </w:rPr>
              <w:t>ububa</w:t>
            </w:r>
            <w:proofErr w:type="spellEnd"/>
            <w:r w:rsidRPr="009666FC">
              <w:rPr>
                <w:i/>
              </w:rPr>
              <w:t>, etc. Do not include pigeon peas or cowpeas.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FC276F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6AB17C0F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3B08C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FF8F878" w14:textId="61CCAC29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7</w:t>
            </w:r>
            <w:r w:rsidRPr="009666FC">
              <w:t>. In the past</w:t>
            </w:r>
            <w:r w:rsidR="0015599A">
              <w:t xml:space="preserve"> 3</w:t>
            </w:r>
            <w:r w:rsidRPr="009666FC">
              <w:t xml:space="preserve"> years, </w:t>
            </w:r>
            <w:r w:rsidR="008814E6">
              <w:t>have you</w:t>
            </w:r>
            <w:r w:rsidRPr="009666FC">
              <w:t xml:space="preserve"> ever had land </w:t>
            </w:r>
            <w:r w:rsidR="008814E6">
              <w:t xml:space="preserve">that you manage </w:t>
            </w:r>
            <w:r w:rsidRPr="009666FC">
              <w:t xml:space="preserve">reallocated by village or chief authorities to be used {by another person, group or organization}? </w:t>
            </w:r>
          </w:p>
          <w:p w14:paraId="0D611F7D" w14:textId="2286F598" w:rsidR="003E18A4" w:rsidRPr="009666FC" w:rsidRDefault="00C2602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</w:t>
            </w:r>
            <w:r w:rsidR="003E18A4">
              <w:rPr>
                <w:i/>
              </w:rPr>
              <w:t>, skip to Module K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01B6AE" w14:textId="77777777" w:rsidR="003E18A4" w:rsidRPr="009666FC" w:rsidRDefault="003E18A4" w:rsidP="000F55A6">
            <w:pPr>
              <w:spacing w:after="0" w:line="240" w:lineRule="auto"/>
            </w:pPr>
            <w:r w:rsidRPr="009666FC">
              <w:t>1=No</w:t>
            </w:r>
          </w:p>
          <w:p w14:paraId="76CA1AD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4275481B" w14:textId="77777777" w:rsidR="003E18A4" w:rsidRPr="009666FC" w:rsidRDefault="003E18A4" w:rsidP="000F55A6">
            <w:pPr>
              <w:spacing w:after="0" w:line="240" w:lineRule="auto"/>
            </w:pPr>
            <w:r w:rsidRPr="009666FC">
              <w:t>888=Don’t know</w:t>
            </w:r>
          </w:p>
          <w:p w14:paraId="285C1A16" w14:textId="77777777" w:rsidR="003E18A4" w:rsidRPr="009666FC" w:rsidRDefault="003E18A4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619581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19E6274E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F1319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07C459" w14:textId="7E5ACE78" w:rsidR="003E18A4" w:rsidRPr="009666FC" w:rsidRDefault="003E18A4" w:rsidP="0015599A">
            <w:pPr>
              <w:spacing w:after="0" w:line="240" w:lineRule="auto"/>
            </w:pPr>
            <w:r>
              <w:t>J</w:t>
            </w:r>
            <w:r w:rsidR="00244301">
              <w:t>8</w:t>
            </w:r>
            <w:r w:rsidRPr="009666FC">
              <w:t xml:space="preserve">. How many times in the past </w:t>
            </w:r>
            <w:r w:rsidR="0015599A">
              <w:t>3</w:t>
            </w:r>
            <w:r w:rsidRPr="009666FC">
              <w:t xml:space="preserve"> years has </w:t>
            </w:r>
            <w:r w:rsidR="008814E6">
              <w:t xml:space="preserve">land that you manage </w:t>
            </w:r>
            <w:r w:rsidR="006366D4">
              <w:t>been reallocated</w:t>
            </w:r>
            <w:r>
              <w:t xml:space="preserve">? 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044C0C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C26028" w:rsidRPr="009666FC" w14:paraId="4D1894AC" w14:textId="77777777" w:rsidTr="0000752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E8A21" w14:textId="77777777" w:rsidR="00C26028" w:rsidRPr="009666FC" w:rsidRDefault="00C26028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9A2CE1" w14:textId="77777777" w:rsidR="00C26028" w:rsidRDefault="00C26028" w:rsidP="007F2D2C">
            <w:pPr>
              <w:spacing w:after="0" w:line="240" w:lineRule="auto"/>
            </w:pPr>
            <w:r>
              <w:t>J</w:t>
            </w:r>
            <w:r w:rsidR="00244301">
              <w:t>9</w:t>
            </w:r>
            <w:r w:rsidRPr="009666FC">
              <w:t>.</w:t>
            </w:r>
            <w:r>
              <w:t xml:space="preserve"> Why was the land reallocated? </w:t>
            </w:r>
            <w:r w:rsidRPr="009666FC">
              <w:t xml:space="preserve"> </w:t>
            </w:r>
          </w:p>
          <w:p w14:paraId="7FCBFDF4" w14:textId="24B8772D" w:rsidR="006366D4" w:rsidRPr="006366D4" w:rsidRDefault="006366D4" w:rsidP="007F2D2C">
            <w:pPr>
              <w:spacing w:after="0" w:line="240" w:lineRule="auto"/>
              <w:rPr>
                <w:i/>
              </w:rPr>
            </w:pPr>
            <w:r w:rsidRPr="006366D4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18971ED6" w14:textId="77777777" w:rsidR="00C26028" w:rsidRPr="009666FC" w:rsidRDefault="00C26028" w:rsidP="000F55A6">
            <w:pPr>
              <w:spacing w:after="0" w:line="240" w:lineRule="auto"/>
            </w:pPr>
            <w:r w:rsidRPr="009666FC">
              <w:t>1=Given to another person/village in the village for agriculture</w:t>
            </w:r>
          </w:p>
          <w:p w14:paraId="342F1FBC" w14:textId="77777777" w:rsidR="008814E6" w:rsidRDefault="00C26028" w:rsidP="000F55A6">
            <w:pPr>
              <w:spacing w:after="0" w:line="240" w:lineRule="auto"/>
            </w:pPr>
            <w:r w:rsidRPr="009666FC">
              <w:t xml:space="preserve">2= Give newcomers land </w:t>
            </w:r>
          </w:p>
          <w:p w14:paraId="53D971E2" w14:textId="0EE12EC4" w:rsidR="00C26028" w:rsidRPr="009666FC" w:rsidRDefault="00C26028" w:rsidP="000F55A6">
            <w:pPr>
              <w:spacing w:after="0" w:line="240" w:lineRule="auto"/>
            </w:pPr>
            <w:r w:rsidRPr="009666FC">
              <w:t>3=Give to an outside investor</w:t>
            </w:r>
          </w:p>
          <w:p w14:paraId="57F2CADC" w14:textId="77777777" w:rsidR="00C26028" w:rsidRPr="009666FC" w:rsidRDefault="00C26028" w:rsidP="000F55A6">
            <w:pPr>
              <w:spacing w:after="0" w:line="240" w:lineRule="auto"/>
            </w:pPr>
            <w:r w:rsidRPr="009666FC">
              <w:t xml:space="preserve">97=Other, specify.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5D4479" w14:textId="4F1AF7D4" w:rsidR="00C26028" w:rsidRPr="009666FC" w:rsidRDefault="00C26028" w:rsidP="000F55A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3E18A4" w:rsidRPr="009666FC" w14:paraId="20465CA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0C6599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680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DA273A0" w14:textId="47626F8A" w:rsidR="003E18A4" w:rsidRPr="009666FC" w:rsidRDefault="003E18A4" w:rsidP="006366D4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. </w:t>
            </w:r>
            <w:r w:rsidR="006366D4">
              <w:t xml:space="preserve">How much TOTAL </w:t>
            </w:r>
            <w:r>
              <w:t>land was reallocated?</w:t>
            </w:r>
          </w:p>
        </w:tc>
        <w:tc>
          <w:tcPr>
            <w:tcW w:w="35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C3AA12E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3E18A4" w:rsidRPr="009666FC" w14:paraId="136AA52D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5DE8CF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BB91B21" w14:textId="7258753D" w:rsidR="003E18A4" w:rsidRPr="009666FC" w:rsidRDefault="003E18A4" w:rsidP="000F55A6">
            <w:pPr>
              <w:spacing w:after="0" w:line="240" w:lineRule="auto"/>
            </w:pPr>
            <w:r>
              <w:t>J</w:t>
            </w:r>
            <w:r w:rsidR="00244301">
              <w:t>10</w:t>
            </w:r>
            <w:r w:rsidRPr="009666FC">
              <w:t xml:space="preserve">b. Units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75270D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1=Lima</w:t>
            </w:r>
          </w:p>
          <w:p w14:paraId="20C0D11D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2=Acre</w:t>
            </w:r>
          </w:p>
          <w:p w14:paraId="2022FE8F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3=Hectare</w:t>
            </w:r>
          </w:p>
          <w:p w14:paraId="798C7030" w14:textId="77777777" w:rsidR="003E18A4" w:rsidRPr="0000752F" w:rsidRDefault="003E18A4" w:rsidP="000F55A6">
            <w:pPr>
              <w:spacing w:after="0" w:line="240" w:lineRule="auto"/>
              <w:rPr>
                <w:sz w:val="20"/>
              </w:rPr>
            </w:pPr>
            <w:r w:rsidRPr="0000752F">
              <w:rPr>
                <w:sz w:val="20"/>
              </w:rPr>
              <w:t>4=Square meter</w:t>
            </w:r>
          </w:p>
          <w:p w14:paraId="4372F053" w14:textId="77777777" w:rsidR="003E18A4" w:rsidRPr="0000752F" w:rsidRDefault="003E18A4" w:rsidP="000F55A6">
            <w:pPr>
              <w:spacing w:after="0" w:line="240" w:lineRule="auto"/>
              <w:rPr>
                <w:i/>
                <w:sz w:val="20"/>
              </w:rPr>
            </w:pPr>
            <w:r w:rsidRPr="0000752F">
              <w:rPr>
                <w:sz w:val="20"/>
              </w:rPr>
              <w:t>888=Don't know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B7A71C0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3E18A4" w:rsidRPr="009666FC" w14:paraId="297DE41C" w14:textId="77777777" w:rsidTr="0000752F">
        <w:trPr>
          <w:trHeight w:val="20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4F5B54" w14:textId="77777777" w:rsidR="003E18A4" w:rsidRPr="009666FC" w:rsidRDefault="003E18A4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86F9741" w14:textId="18D1DAE2" w:rsidR="003E18A4" w:rsidRPr="009666FC" w:rsidRDefault="003E18A4" w:rsidP="00D22B94">
            <w:pPr>
              <w:spacing w:after="0" w:line="240" w:lineRule="auto"/>
            </w:pPr>
            <w:r>
              <w:t>J</w:t>
            </w:r>
            <w:r w:rsidR="00244301">
              <w:t>11</w:t>
            </w:r>
            <w:r w:rsidR="00D22B94">
              <w:t>. Were you</w:t>
            </w:r>
            <w:r w:rsidR="00BB5B46">
              <w:t xml:space="preserve"> </w:t>
            </w:r>
            <w:r w:rsidRPr="009666FC">
              <w:t xml:space="preserve">compensated for losing access to land and resources?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C0A8EA1" w14:textId="77777777" w:rsidR="003E18A4" w:rsidRPr="009666FC" w:rsidRDefault="003E18A4" w:rsidP="000F55A6">
            <w:pPr>
              <w:spacing w:after="0" w:line="240" w:lineRule="auto"/>
            </w:pPr>
            <w:r w:rsidRPr="009666FC">
              <w:t>0=No</w:t>
            </w:r>
          </w:p>
          <w:p w14:paraId="265DE696" w14:textId="77777777" w:rsidR="003E18A4" w:rsidRDefault="003E18A4" w:rsidP="000F55A6">
            <w:pPr>
              <w:spacing w:after="0" w:line="240" w:lineRule="auto"/>
            </w:pPr>
            <w:r w:rsidRPr="009666FC">
              <w:t>1=Yes</w:t>
            </w:r>
          </w:p>
          <w:p w14:paraId="339D63C0" w14:textId="77777777" w:rsidR="004767BF" w:rsidRDefault="004767BF" w:rsidP="004767BF">
            <w:pPr>
              <w:spacing w:after="0" w:line="240" w:lineRule="auto"/>
            </w:pPr>
            <w:r>
              <w:t>888=Don’t know</w:t>
            </w:r>
          </w:p>
          <w:p w14:paraId="5C0E6D2F" w14:textId="38088DE6" w:rsidR="004767BF" w:rsidRPr="009666FC" w:rsidRDefault="004767BF" w:rsidP="004767BF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07F94D8" w14:textId="77777777" w:rsidR="003E18A4" w:rsidRPr="009666FC" w:rsidRDefault="003E18A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00752F" w:rsidRPr="009666FC" w14:paraId="28E3C337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073AC9" w14:textId="77777777" w:rsidR="0000752F" w:rsidRPr="009666FC" w:rsidRDefault="0000752F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3B387F88" w14:textId="42E21383" w:rsidR="0000752F" w:rsidRDefault="004767BF" w:rsidP="00BB5B46">
            <w:pPr>
              <w:spacing w:after="0" w:line="240" w:lineRule="auto"/>
            </w:pPr>
            <w:r>
              <w:t>J12</w:t>
            </w:r>
            <w:r w:rsidR="0000752F">
              <w:t>. If so how?</w:t>
            </w:r>
          </w:p>
          <w:p w14:paraId="0E672A42" w14:textId="57DECD07" w:rsidR="004767BF" w:rsidRPr="004767BF" w:rsidRDefault="004767BF" w:rsidP="00BB5B46">
            <w:pPr>
              <w:spacing w:after="0" w:line="240" w:lineRule="auto"/>
              <w:rPr>
                <w:i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DDA1C26" w14:textId="77777777" w:rsidR="0000752F" w:rsidRPr="009666FC" w:rsidRDefault="0000752F" w:rsidP="0000752F">
            <w:pPr>
              <w:spacing w:after="0" w:line="240" w:lineRule="auto"/>
            </w:pPr>
            <w:r w:rsidRPr="009666FC">
              <w:t>1=Given land elsewhere</w:t>
            </w:r>
          </w:p>
          <w:p w14:paraId="1376D59E" w14:textId="77777777" w:rsidR="0000752F" w:rsidRPr="009666FC" w:rsidRDefault="0000752F" w:rsidP="0000752F">
            <w:pPr>
              <w:spacing w:after="0" w:line="240" w:lineRule="auto"/>
            </w:pPr>
            <w:r w:rsidRPr="009666FC">
              <w:t>2=Given money</w:t>
            </w:r>
          </w:p>
          <w:p w14:paraId="23579200" w14:textId="77777777" w:rsidR="0000752F" w:rsidRDefault="0000752F" w:rsidP="0000752F">
            <w:pPr>
              <w:spacing w:after="0" w:line="240" w:lineRule="auto"/>
            </w:pPr>
            <w:r w:rsidRPr="009666FC">
              <w:t>3= Given in-kind payment</w:t>
            </w:r>
          </w:p>
          <w:p w14:paraId="5A5FA989" w14:textId="77777777" w:rsidR="006366D4" w:rsidRDefault="006366D4" w:rsidP="006366D4">
            <w:pPr>
              <w:spacing w:after="0" w:line="240" w:lineRule="auto"/>
            </w:pPr>
            <w:r>
              <w:t>888=Don’t know</w:t>
            </w:r>
          </w:p>
          <w:p w14:paraId="24746AA4" w14:textId="22F7E136" w:rsidR="006366D4" w:rsidRPr="009666FC" w:rsidRDefault="006366D4" w:rsidP="006366D4">
            <w:pPr>
              <w:spacing w:after="0" w:line="240" w:lineRule="auto"/>
            </w:pPr>
            <w: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2BD053" w14:textId="77777777" w:rsidR="0000752F" w:rsidRPr="009666FC" w:rsidRDefault="0000752F" w:rsidP="00BB5B46">
            <w:pPr>
              <w:spacing w:after="0" w:line="240" w:lineRule="auto"/>
            </w:pPr>
            <w:r>
              <w:rPr>
                <w:i/>
              </w:rPr>
              <w:t>(Code</w:t>
            </w:r>
            <w:r w:rsidRPr="009666FC">
              <w:rPr>
                <w:i/>
              </w:rPr>
              <w:t>)</w:t>
            </w:r>
          </w:p>
        </w:tc>
      </w:tr>
      <w:tr w:rsidR="0015599A" w:rsidRPr="009666FC" w14:paraId="7505CEA3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62D67E2" w14:textId="77777777" w:rsidR="0015599A" w:rsidRPr="009666FC" w:rsidRDefault="0015599A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56F71BAC" w14:textId="0E6F07EE" w:rsidR="0015599A" w:rsidRDefault="0015599A" w:rsidP="0015599A">
            <w:pPr>
              <w:spacing w:after="0" w:line="240" w:lineRule="auto"/>
            </w:pPr>
            <w:r>
              <w:t>J.12b</w:t>
            </w:r>
            <w:r w:rsidRPr="0015599A">
              <w:t xml:space="preserve"> Please describe the compensation </w:t>
            </w:r>
            <w:r>
              <w:t xml:space="preserve">you received. </w:t>
            </w:r>
            <w:r w:rsidRPr="0015599A">
              <w:t xml:space="preserve"> Please include any land given, a description of any in-kind payments, and the value of monetary compensation received.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60ED75C4" w14:textId="77777777" w:rsidR="0015599A" w:rsidRPr="009666FC" w:rsidRDefault="0015599A" w:rsidP="0000752F">
            <w:pPr>
              <w:spacing w:after="0" w:line="240" w:lineRule="auto"/>
            </w:pP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CBC9B5" w14:textId="77777777" w:rsidR="0015599A" w:rsidRDefault="0015599A" w:rsidP="00BB5B46">
            <w:pPr>
              <w:spacing w:after="0" w:line="240" w:lineRule="auto"/>
              <w:rPr>
                <w:i/>
              </w:rPr>
            </w:pPr>
          </w:p>
        </w:tc>
      </w:tr>
      <w:tr w:rsidR="00D22B94" w:rsidRPr="009666FC" w14:paraId="42C7EA6C" w14:textId="77777777" w:rsidTr="00BB5B46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6B86CC8" w14:textId="77777777" w:rsidR="00D22B94" w:rsidRPr="009666FC" w:rsidRDefault="00D22B94" w:rsidP="00BB5B4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nil"/>
            </w:tcBorders>
          </w:tcPr>
          <w:p w14:paraId="6BC82749" w14:textId="54F26F47" w:rsidR="00D22B94" w:rsidRDefault="004767BF" w:rsidP="00BB5B46">
            <w:pPr>
              <w:spacing w:after="0"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J13.</w:t>
            </w:r>
            <w:r w:rsidR="00D22B94" w:rsidRPr="00DA2B8F">
              <w:rPr>
                <w:rFonts w:asciiTheme="minorHAnsi" w:hAnsiTheme="minorHAnsi"/>
                <w:color w:val="000000"/>
              </w:rPr>
              <w:t xml:space="preserve"> Was the value of the compensation enough to cover the value of the land and resources lost?</w:t>
            </w:r>
          </w:p>
          <w:p w14:paraId="6C31EA74" w14:textId="1E2E7008" w:rsidR="004767BF" w:rsidRDefault="004767BF" w:rsidP="00BB5B46">
            <w:pPr>
              <w:spacing w:after="0" w:line="240" w:lineRule="auto"/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000000"/>
            </w:tcBorders>
          </w:tcPr>
          <w:p w14:paraId="54009F2A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 xml:space="preserve">1=Yes, a lot more </w:t>
            </w:r>
          </w:p>
          <w:p w14:paraId="36E6E819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2=Yes, a little more</w:t>
            </w:r>
          </w:p>
          <w:p w14:paraId="5362D8C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3=Exactly the same value</w:t>
            </w:r>
          </w:p>
          <w:p w14:paraId="12223D81" w14:textId="77777777" w:rsidR="006366D4" w:rsidRP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 w:rsidRPr="006366D4">
              <w:rPr>
                <w:rFonts w:asciiTheme="minorHAnsi" w:hAnsiTheme="minorHAnsi"/>
              </w:rPr>
              <w:t>4=No, a little less</w:t>
            </w:r>
          </w:p>
          <w:p w14:paraId="51FC4E03" w14:textId="469E4C17" w:rsidR="00D22B94" w:rsidRPr="009666FC" w:rsidRDefault="006366D4" w:rsidP="006366D4">
            <w:pPr>
              <w:spacing w:after="0" w:line="240" w:lineRule="auto"/>
            </w:pPr>
            <w:r w:rsidRPr="006366D4">
              <w:rPr>
                <w:rFonts w:asciiTheme="minorHAnsi" w:hAnsiTheme="minorHAnsi"/>
              </w:rPr>
              <w:t>5=No, a lot less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749BC41" w14:textId="72116059" w:rsidR="00D22B94" w:rsidRDefault="00D22B94" w:rsidP="00BB5B46">
            <w:pPr>
              <w:spacing w:after="0" w:line="240" w:lineRule="auto"/>
              <w:rPr>
                <w:i/>
              </w:rPr>
            </w:pPr>
            <w:r w:rsidRPr="00DA2B8F">
              <w:rPr>
                <w:rFonts w:asciiTheme="minorHAnsi" w:hAnsiTheme="minorHAnsi"/>
                <w:i/>
              </w:rPr>
              <w:t>(Code)</w:t>
            </w:r>
          </w:p>
        </w:tc>
      </w:tr>
      <w:tr w:rsidR="006366D4" w:rsidRPr="00DA2B8F" w14:paraId="496B9B6E" w14:textId="77777777" w:rsidTr="006366D4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2CEC06" w14:textId="77777777" w:rsidR="006366D4" w:rsidRPr="008E76B9" w:rsidRDefault="006366D4" w:rsidP="006366D4">
            <w:pPr>
              <w:spacing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834B4C" w14:textId="6F3CC060" w:rsidR="006366D4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J.14</w:t>
            </w:r>
            <w:r w:rsidR="006366D4">
              <w:rPr>
                <w:rFonts w:asciiTheme="minorHAnsi" w:hAnsiTheme="minorHAnsi"/>
                <w:color w:val="000000"/>
              </w:rPr>
              <w:t xml:space="preserve"> Do you believe that the value of compensation was fair? </w:t>
            </w:r>
          </w:p>
          <w:p w14:paraId="3B676744" w14:textId="610020CD" w:rsidR="004767BF" w:rsidRPr="00DA2B8F" w:rsidRDefault="004767BF" w:rsidP="006366D4">
            <w:pPr>
              <w:spacing w:line="240" w:lineRule="auto"/>
              <w:rPr>
                <w:rFonts w:asciiTheme="minorHAnsi" w:hAnsiTheme="minorHAnsi"/>
                <w:color w:val="000000"/>
              </w:rPr>
            </w:pPr>
            <w:r w:rsidRPr="004767BF">
              <w:rPr>
                <w:i/>
              </w:rPr>
              <w:t>Ask if J11=1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8F16151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1=Very fair</w:t>
            </w:r>
          </w:p>
          <w:p w14:paraId="2F2F0A16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2=Fair</w:t>
            </w:r>
          </w:p>
          <w:p w14:paraId="3AA2C788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3=Neither fair nor unfair</w:t>
            </w:r>
          </w:p>
          <w:p w14:paraId="11CD8892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4=Unfair</w:t>
            </w:r>
          </w:p>
          <w:p w14:paraId="14FD0C8D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5=Very unfair</w:t>
            </w:r>
          </w:p>
          <w:p w14:paraId="4AD749F3" w14:textId="77777777" w:rsidR="006366D4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888- Don’t know</w:t>
            </w:r>
          </w:p>
          <w:p w14:paraId="403CC91E" w14:textId="77777777" w:rsidR="006366D4" w:rsidRPr="00DA2B8F" w:rsidRDefault="006366D4" w:rsidP="006366D4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999=Refused to answer 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6FC5591" w14:textId="77777777" w:rsidR="006366D4" w:rsidRPr="00DA2B8F" w:rsidRDefault="006366D4" w:rsidP="006366D4">
            <w:pPr>
              <w:spacing w:line="240" w:lineRule="auto"/>
              <w:rPr>
                <w:rFonts w:asciiTheme="minorHAnsi" w:hAnsiTheme="minorHAnsi"/>
                <w:i/>
              </w:rPr>
            </w:pPr>
          </w:p>
        </w:tc>
      </w:tr>
    </w:tbl>
    <w:p w14:paraId="53DA9ED3" w14:textId="77777777" w:rsidR="009666FC" w:rsidRPr="009666FC" w:rsidRDefault="009666FC" w:rsidP="000F55A6">
      <w:pPr>
        <w:spacing w:after="0" w:line="240" w:lineRule="auto"/>
        <w:sectPr w:rsidR="009666FC" w:rsidRPr="009666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0BF892" w14:textId="571E26CD" w:rsidR="009666FC" w:rsidRPr="009666FC" w:rsidRDefault="009666FC" w:rsidP="000F55A6">
      <w:pPr>
        <w:spacing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>S</w:t>
      </w:r>
      <w:r w:rsidR="004F3236">
        <w:rPr>
          <w:b/>
          <w:color w:val="002A6C" w:themeColor="text2"/>
          <w:spacing w:val="-6"/>
        </w:rPr>
        <w:t>ECTION K</w:t>
      </w:r>
      <w:r w:rsidRPr="009666FC">
        <w:rPr>
          <w:b/>
          <w:color w:val="002A6C" w:themeColor="text2"/>
          <w:spacing w:val="-6"/>
        </w:rPr>
        <w:t>. FIELD OVERVIEW</w:t>
      </w:r>
    </w:p>
    <w:p w14:paraId="374BAC71" w14:textId="1314A65E" w:rsidR="009666FC" w:rsidRPr="009666FC" w:rsidRDefault="009666FC" w:rsidP="000F55A6">
      <w:pPr>
        <w:spacing w:after="0" w:line="240" w:lineRule="auto"/>
      </w:pPr>
      <w:r w:rsidRPr="009666FC">
        <w:t xml:space="preserve">Now I would like to learn more about each of the fields that </w:t>
      </w:r>
      <w:r w:rsidR="009610B9">
        <w:t>you yourself MANAGE</w:t>
      </w:r>
      <w:r w:rsidR="00C26028">
        <w:t>D</w:t>
      </w:r>
      <w:r w:rsidR="0000752F">
        <w:t xml:space="preserve"> </w:t>
      </w:r>
      <w:r w:rsidR="00C26028" w:rsidRPr="00C26028">
        <w:t>in the 201</w:t>
      </w:r>
      <w:r w:rsidR="008814E6">
        <w:t>4</w:t>
      </w:r>
      <w:r w:rsidR="00C26028" w:rsidRPr="00C26028">
        <w:t>/201</w:t>
      </w:r>
      <w:r w:rsidR="008814E6">
        <w:t>5</w:t>
      </w:r>
      <w:r w:rsidR="00C26028" w:rsidRPr="00C26028">
        <w:t xml:space="preserve"> agricultural </w:t>
      </w:r>
      <w:r w:rsidR="008814E6">
        <w:t>season</w:t>
      </w:r>
      <w:r w:rsidR="00C26028">
        <w:t>. This includes land rented-in, borrowed,</w:t>
      </w:r>
      <w:r w:rsidR="00C26028" w:rsidRPr="00C26028">
        <w:t xml:space="preserve"> </w:t>
      </w:r>
      <w:proofErr w:type="gramStart"/>
      <w:r w:rsidR="00C26028" w:rsidRPr="00C26028">
        <w:t>owned</w:t>
      </w:r>
      <w:proofErr w:type="gramEnd"/>
      <w:r w:rsidR="00C26028" w:rsidRPr="00C26028">
        <w:t xml:space="preserve"> by you and/or your household. </w:t>
      </w:r>
      <w:r w:rsidRPr="009666FC">
        <w:t xml:space="preserve">Let’s start with a discussion of </w:t>
      </w:r>
      <w:r w:rsidR="00C26028">
        <w:t>the</w:t>
      </w:r>
      <w:r w:rsidR="00C26028" w:rsidRPr="009666FC">
        <w:t xml:space="preserve"> </w:t>
      </w:r>
      <w:r w:rsidRPr="009666FC">
        <w:t>largest field.</w:t>
      </w:r>
    </w:p>
    <w:tbl>
      <w:tblPr>
        <w:tblW w:w="13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1461"/>
        <w:gridCol w:w="720"/>
        <w:gridCol w:w="1607"/>
        <w:gridCol w:w="1453"/>
        <w:gridCol w:w="1980"/>
        <w:gridCol w:w="2880"/>
        <w:gridCol w:w="1309"/>
        <w:gridCol w:w="1285"/>
      </w:tblGrid>
      <w:tr w:rsidR="00D22B94" w:rsidRPr="009666FC" w14:paraId="2B06C733" w14:textId="2AFFD2DC" w:rsidTr="004767BF">
        <w:trPr>
          <w:trHeight w:val="20"/>
          <w:jc w:val="center"/>
        </w:trPr>
        <w:tc>
          <w:tcPr>
            <w:tcW w:w="694" w:type="dxa"/>
            <w:vMerge w:val="restart"/>
          </w:tcPr>
          <w:p w14:paraId="6D2335C0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461" w:type="dxa"/>
            <w:vMerge w:val="restart"/>
          </w:tcPr>
          <w:p w14:paraId="7AD20A9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2327" w:type="dxa"/>
            <w:gridSpan w:val="2"/>
          </w:tcPr>
          <w:p w14:paraId="66EE69F9" w14:textId="0397E077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1. What is the area of this field?</w:t>
            </w:r>
          </w:p>
          <w:p w14:paraId="63646B2B" w14:textId="046A5879" w:rsidR="00D22B94" w:rsidRPr="009666FC" w:rsidRDefault="00D22B94" w:rsidP="000F55A6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433" w:type="dxa"/>
            <w:gridSpan w:val="2"/>
          </w:tcPr>
          <w:p w14:paraId="1E70382D" w14:textId="1266FE66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2. What is the distance and walking time from your house to the field?</w:t>
            </w:r>
          </w:p>
          <w:p w14:paraId="5227CAD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One way, from the main household</w:t>
            </w:r>
          </w:p>
          <w:p w14:paraId="5B9EB383" w14:textId="7ED0BD8B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2880" w:type="dxa"/>
            <w:vMerge w:val="restart"/>
          </w:tcPr>
          <w:p w14:paraId="72599502" w14:textId="7878C81F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t>K</w:t>
            </w:r>
            <w:r w:rsidRPr="009666FC">
              <w:t>3. During this last agricultural s</w:t>
            </w:r>
            <w:r w:rsidR="006366D4">
              <w:t>eason (2014-201</w:t>
            </w:r>
            <w:r w:rsidR="005626BE">
              <w:t>5</w:t>
            </w:r>
            <w:r>
              <w:t xml:space="preserve">), did you </w:t>
            </w:r>
            <w:r w:rsidRPr="009666FC">
              <w:t>farm this field, leave it fallow, or use it for pasture or some other non-agricultural use?</w:t>
            </w:r>
          </w:p>
          <w:p w14:paraId="71B6678F" w14:textId="2375820E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</w:rPr>
              <w:t>(</w:t>
            </w:r>
            <w:r w:rsidRPr="009666FC">
              <w:rPr>
                <w:i/>
              </w:rPr>
              <w:t>See code 113 below</w:t>
            </w:r>
            <w:r>
              <w:rPr>
                <w:i/>
              </w:rPr>
              <w:t>)</w:t>
            </w:r>
          </w:p>
          <w:p w14:paraId="7DAFC046" w14:textId="3C0A8BC8" w:rsidR="00D22B94" w:rsidRPr="0000752F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00752F">
              <w:rPr>
                <w:i/>
              </w:rPr>
              <w:t>If 1, skip to K5</w:t>
            </w:r>
          </w:p>
          <w:p w14:paraId="5A7029DA" w14:textId="17211AF7" w:rsidR="00D22B94" w:rsidRPr="009666FC" w:rsidRDefault="004767BF" w:rsidP="000F55A6">
            <w:pPr>
              <w:spacing w:after="0" w:line="240" w:lineRule="auto"/>
              <w:jc w:val="center"/>
              <w:rPr>
                <w:b/>
              </w:rPr>
            </w:pPr>
            <w:r>
              <w:rPr>
                <w:i/>
              </w:rPr>
              <w:t>If 4, skip to K5</w:t>
            </w:r>
          </w:p>
        </w:tc>
        <w:tc>
          <w:tcPr>
            <w:tcW w:w="1309" w:type="dxa"/>
            <w:vMerge w:val="restart"/>
          </w:tcPr>
          <w:p w14:paraId="1C0263BE" w14:textId="03A94039" w:rsidR="00D22B94" w:rsidRPr="009666FC" w:rsidRDefault="00D22B94" w:rsidP="000F55A6">
            <w:pPr>
              <w:spacing w:after="0" w:line="240" w:lineRule="auto"/>
              <w:jc w:val="center"/>
            </w:pPr>
            <w:r>
              <w:t>K</w:t>
            </w:r>
            <w:r w:rsidRPr="009666FC">
              <w:t>4. What are the two m</w:t>
            </w:r>
            <w:r>
              <w:t>ost important reasons why you</w:t>
            </w:r>
            <w:r w:rsidRPr="009666FC">
              <w:t xml:space="preserve"> chose to leave this field fallow?</w:t>
            </w:r>
          </w:p>
          <w:p w14:paraId="22B937CF" w14:textId="77777777" w:rsidR="00D22B94" w:rsidRPr="009666FC" w:rsidRDefault="00D22B94" w:rsidP="000F55A6">
            <w:pPr>
              <w:spacing w:after="0" w:line="240" w:lineRule="auto"/>
              <w:jc w:val="center"/>
              <w:rPr>
                <w:i/>
              </w:rPr>
            </w:pPr>
            <w:r w:rsidRPr="009666FC">
              <w:rPr>
                <w:i/>
              </w:rPr>
              <w:t>(See Code 114 below)</w:t>
            </w:r>
          </w:p>
          <w:p w14:paraId="369EB420" w14:textId="77777777" w:rsidR="00D22B94" w:rsidRPr="009666FC" w:rsidRDefault="00D22B94" w:rsidP="000F55A6">
            <w:pPr>
              <w:spacing w:after="0" w:line="240" w:lineRule="auto"/>
              <w:jc w:val="center"/>
            </w:pPr>
            <w:r w:rsidRPr="009666FC">
              <w:rPr>
                <w:i/>
              </w:rPr>
              <w:t>Probe and code</w:t>
            </w:r>
          </w:p>
        </w:tc>
        <w:tc>
          <w:tcPr>
            <w:tcW w:w="1285" w:type="dxa"/>
            <w:vMerge w:val="restart"/>
          </w:tcPr>
          <w:p w14:paraId="2ED24604" w14:textId="79050ECF" w:rsidR="00D22B94" w:rsidRDefault="005134CD" w:rsidP="00D22B94">
            <w:pPr>
              <w:pStyle w:val="NoSpacing"/>
              <w:jc w:val="center"/>
            </w:pPr>
            <w:r>
              <w:t>K.5</w:t>
            </w:r>
            <w:r w:rsidR="00D22B94">
              <w:t xml:space="preserve"> Does this field have a fence?</w:t>
            </w:r>
          </w:p>
          <w:p w14:paraId="53D4C92A" w14:textId="77777777" w:rsidR="00D22B94" w:rsidRDefault="00D22B94" w:rsidP="00D22B94">
            <w:pPr>
              <w:pStyle w:val="NoSpacing"/>
              <w:jc w:val="center"/>
            </w:pPr>
          </w:p>
          <w:p w14:paraId="7E0DD331" w14:textId="77777777" w:rsidR="004767BF" w:rsidRDefault="004767BF" w:rsidP="004767BF">
            <w:pPr>
              <w:pStyle w:val="NoSpacing"/>
              <w:jc w:val="center"/>
            </w:pPr>
            <w:r>
              <w:t>1=No</w:t>
            </w:r>
          </w:p>
          <w:p w14:paraId="736BEAC5" w14:textId="77777777" w:rsidR="004767BF" w:rsidRDefault="004767BF" w:rsidP="004767BF">
            <w:pPr>
              <w:pStyle w:val="NoSpacing"/>
              <w:jc w:val="center"/>
            </w:pPr>
            <w:r>
              <w:t xml:space="preserve">2=Yes </w:t>
            </w:r>
          </w:p>
          <w:p w14:paraId="0E1A7E08" w14:textId="77777777" w:rsidR="004767BF" w:rsidRDefault="004767BF" w:rsidP="004767BF">
            <w:pPr>
              <w:pStyle w:val="NoSpacing"/>
              <w:jc w:val="center"/>
            </w:pPr>
            <w:r>
              <w:t>888=Don’t know</w:t>
            </w:r>
          </w:p>
          <w:p w14:paraId="67CFD40C" w14:textId="2961B321" w:rsidR="00D22B94" w:rsidRPr="009666FC" w:rsidRDefault="004767BF" w:rsidP="004767BF">
            <w:pPr>
              <w:spacing w:after="0" w:line="240" w:lineRule="auto"/>
              <w:jc w:val="center"/>
            </w:pPr>
            <w:r>
              <w:t>999=Prefer not to respond</w:t>
            </w:r>
          </w:p>
        </w:tc>
      </w:tr>
      <w:tr w:rsidR="00D22B94" w:rsidRPr="009666FC" w14:paraId="64920545" w14:textId="121D6EAB" w:rsidTr="004767BF">
        <w:trPr>
          <w:trHeight w:val="20"/>
          <w:jc w:val="center"/>
        </w:trPr>
        <w:tc>
          <w:tcPr>
            <w:tcW w:w="694" w:type="dxa"/>
            <w:vMerge/>
          </w:tcPr>
          <w:p w14:paraId="3E14B19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61" w:type="dxa"/>
            <w:vMerge/>
          </w:tcPr>
          <w:p w14:paraId="3AEEB5D1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2C1EE56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Area of field</w:t>
            </w:r>
          </w:p>
        </w:tc>
        <w:tc>
          <w:tcPr>
            <w:tcW w:w="1607" w:type="dxa"/>
          </w:tcPr>
          <w:p w14:paraId="14E14A2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</w:t>
            </w:r>
          </w:p>
          <w:p w14:paraId="21E6D68C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1=lima</w:t>
            </w:r>
          </w:p>
          <w:p w14:paraId="2FC16F8F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2=acre</w:t>
            </w:r>
          </w:p>
          <w:p w14:paraId="2AE18B5B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3=hectare</w:t>
            </w:r>
          </w:p>
          <w:p w14:paraId="29ABE3B3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4=square meter</w:t>
            </w:r>
          </w:p>
          <w:p w14:paraId="529887C6" w14:textId="0C5A1F8B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453" w:type="dxa"/>
          </w:tcPr>
          <w:p w14:paraId="409DA599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Distance</w:t>
            </w:r>
          </w:p>
          <w:p w14:paraId="7AE6C34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Units</w:t>
            </w:r>
          </w:p>
          <w:p w14:paraId="01DEA628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1=meters</w:t>
            </w:r>
          </w:p>
          <w:p w14:paraId="55990FE4" w14:textId="77777777" w:rsidR="00D22B94" w:rsidRPr="009666FC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2=kilometers</w:t>
            </w:r>
          </w:p>
        </w:tc>
        <w:tc>
          <w:tcPr>
            <w:tcW w:w="1980" w:type="dxa"/>
          </w:tcPr>
          <w:p w14:paraId="1A3F2890" w14:textId="77777777" w:rsidR="00D22B94" w:rsidRDefault="00D22B94" w:rsidP="000F55A6">
            <w:pPr>
              <w:spacing w:after="0" w:line="240" w:lineRule="auto"/>
              <w:jc w:val="center"/>
              <w:rPr>
                <w:sz w:val="20"/>
              </w:rPr>
            </w:pPr>
            <w:r w:rsidRPr="009666FC">
              <w:rPr>
                <w:sz w:val="20"/>
              </w:rPr>
              <w:t>Walking time</w:t>
            </w:r>
          </w:p>
          <w:p w14:paraId="6C0382FB" w14:textId="0403C993" w:rsidR="00D22B94" w:rsidRPr="008814E6" w:rsidRDefault="00D22B94" w:rsidP="000F55A6">
            <w:pPr>
              <w:spacing w:after="0" w:line="240" w:lineRule="auto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In minutes </w:t>
            </w:r>
          </w:p>
        </w:tc>
        <w:tc>
          <w:tcPr>
            <w:tcW w:w="2880" w:type="dxa"/>
            <w:vMerge/>
          </w:tcPr>
          <w:p w14:paraId="5DC4D044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309" w:type="dxa"/>
            <w:vMerge/>
          </w:tcPr>
          <w:p w14:paraId="6276AEEC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  <w:tc>
          <w:tcPr>
            <w:tcW w:w="1285" w:type="dxa"/>
            <w:vMerge/>
          </w:tcPr>
          <w:p w14:paraId="7E2174FD" w14:textId="77777777" w:rsidR="00D22B94" w:rsidRPr="009666FC" w:rsidRDefault="00D22B94" w:rsidP="000F55A6">
            <w:pPr>
              <w:spacing w:after="0" w:line="240" w:lineRule="auto"/>
              <w:jc w:val="center"/>
            </w:pPr>
          </w:p>
        </w:tc>
      </w:tr>
      <w:tr w:rsidR="00D22B94" w:rsidRPr="009666FC" w14:paraId="74FA38D9" w14:textId="2E7F5B13" w:rsidTr="004767BF">
        <w:trPr>
          <w:trHeight w:val="20"/>
          <w:jc w:val="center"/>
        </w:trPr>
        <w:tc>
          <w:tcPr>
            <w:tcW w:w="694" w:type="dxa"/>
          </w:tcPr>
          <w:p w14:paraId="50E10F8B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461" w:type="dxa"/>
          </w:tcPr>
          <w:p w14:paraId="651E1B6A" w14:textId="7777777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r w:rsidRPr="009666FC">
              <w:rPr>
                <w:b/>
                <w:bCs/>
                <w:sz w:val="18"/>
              </w:rPr>
              <w:t>f_nickname</w:t>
            </w:r>
            <w:proofErr w:type="spellEnd"/>
          </w:p>
        </w:tc>
        <w:tc>
          <w:tcPr>
            <w:tcW w:w="720" w:type="dxa"/>
          </w:tcPr>
          <w:p w14:paraId="4F0E9C21" w14:textId="26E6C960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607" w:type="dxa"/>
          </w:tcPr>
          <w:p w14:paraId="7E888A08" w14:textId="7EC81DF8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453" w:type="dxa"/>
          </w:tcPr>
          <w:p w14:paraId="57245243" w14:textId="5E32B8D7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2774A9D6" w14:textId="5AE9F2C9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41A433E2" w14:textId="5C13EB53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309" w:type="dxa"/>
          </w:tcPr>
          <w:p w14:paraId="53674755" w14:textId="0337B4FC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85" w:type="dxa"/>
          </w:tcPr>
          <w:p w14:paraId="3C2866BD" w14:textId="0B26D542" w:rsidR="00D22B94" w:rsidRPr="009666FC" w:rsidRDefault="00D22B94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D22B94" w:rsidRPr="009666FC" w14:paraId="3DB53325" w14:textId="2DCA71FC" w:rsidTr="004767BF">
        <w:trPr>
          <w:trHeight w:val="20"/>
          <w:jc w:val="center"/>
        </w:trPr>
        <w:tc>
          <w:tcPr>
            <w:tcW w:w="694" w:type="dxa"/>
          </w:tcPr>
          <w:p w14:paraId="3E63D504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461" w:type="dxa"/>
          </w:tcPr>
          <w:p w14:paraId="16EFE1C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BB57BA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C550F1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6305D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8823B5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72B9DA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F4CAF3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1BEBBCC3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2D44CAE" w14:textId="38D60202" w:rsidTr="004767BF">
        <w:trPr>
          <w:trHeight w:val="20"/>
          <w:jc w:val="center"/>
        </w:trPr>
        <w:tc>
          <w:tcPr>
            <w:tcW w:w="694" w:type="dxa"/>
          </w:tcPr>
          <w:p w14:paraId="6B77F60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461" w:type="dxa"/>
          </w:tcPr>
          <w:p w14:paraId="7426070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1E7FF3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6C35D3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67FD6B6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0DD7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E0AC95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6EDA28C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425B478A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7EE0BC5A" w14:textId="7E0C637E" w:rsidTr="004767BF">
        <w:trPr>
          <w:trHeight w:val="20"/>
          <w:jc w:val="center"/>
        </w:trPr>
        <w:tc>
          <w:tcPr>
            <w:tcW w:w="694" w:type="dxa"/>
          </w:tcPr>
          <w:p w14:paraId="658E76F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461" w:type="dxa"/>
          </w:tcPr>
          <w:p w14:paraId="2577C89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F56116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3E78F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58BAD7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A8A457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5977F2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FF6F43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0036FB1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8409A28" w14:textId="2C3CD24A" w:rsidTr="004767BF">
        <w:trPr>
          <w:trHeight w:val="20"/>
          <w:jc w:val="center"/>
        </w:trPr>
        <w:tc>
          <w:tcPr>
            <w:tcW w:w="694" w:type="dxa"/>
          </w:tcPr>
          <w:p w14:paraId="0EA6CDD9" w14:textId="77777777" w:rsidR="00D22B94" w:rsidRPr="009666FC" w:rsidRDefault="00D22B94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461" w:type="dxa"/>
          </w:tcPr>
          <w:p w14:paraId="3033A8C4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8DE44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1E7EF5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09D6B30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C9EF12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489553C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23BCF7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36A18A8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0EA782" w14:textId="4DFB62C5" w:rsidTr="004767BF">
        <w:trPr>
          <w:trHeight w:val="20"/>
          <w:jc w:val="center"/>
        </w:trPr>
        <w:tc>
          <w:tcPr>
            <w:tcW w:w="694" w:type="dxa"/>
          </w:tcPr>
          <w:p w14:paraId="2166C20E" w14:textId="77777777" w:rsidR="00D22B94" w:rsidRPr="009666FC" w:rsidRDefault="00D22B94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461" w:type="dxa"/>
          </w:tcPr>
          <w:p w14:paraId="7E2F5E8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7A4AAA9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1D7FA11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44541D1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9EDC3F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6184B4A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B141CA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D9CEBCC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B08277E" w14:textId="35FE1DCE" w:rsidTr="004767BF">
        <w:trPr>
          <w:trHeight w:val="20"/>
          <w:jc w:val="center"/>
        </w:trPr>
        <w:tc>
          <w:tcPr>
            <w:tcW w:w="694" w:type="dxa"/>
          </w:tcPr>
          <w:p w14:paraId="453CFB1F" w14:textId="77777777" w:rsidR="00D22B94" w:rsidRPr="009666FC" w:rsidRDefault="00D22B94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461" w:type="dxa"/>
          </w:tcPr>
          <w:p w14:paraId="4F7AA66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2F4DDA70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58C1D68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F50AD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51240E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58514FB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426BD8F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3E6EC85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339FE467" w14:textId="17919AB1" w:rsidTr="004767BF">
        <w:trPr>
          <w:trHeight w:val="20"/>
          <w:jc w:val="center"/>
        </w:trPr>
        <w:tc>
          <w:tcPr>
            <w:tcW w:w="694" w:type="dxa"/>
          </w:tcPr>
          <w:p w14:paraId="42DFD29B" w14:textId="77777777" w:rsidR="00D22B94" w:rsidRPr="009666FC" w:rsidRDefault="00D22B94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461" w:type="dxa"/>
          </w:tcPr>
          <w:p w14:paraId="1F9F693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41951656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0F86BE8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F48205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0DF8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2BFCB45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189F30D2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2E209925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434E2BC8" w14:textId="30320AFC" w:rsidTr="004767BF">
        <w:trPr>
          <w:trHeight w:val="20"/>
          <w:jc w:val="center"/>
        </w:trPr>
        <w:tc>
          <w:tcPr>
            <w:tcW w:w="694" w:type="dxa"/>
          </w:tcPr>
          <w:p w14:paraId="180A139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461" w:type="dxa"/>
          </w:tcPr>
          <w:p w14:paraId="559E6F5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3A21E3C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412CF3B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748F38F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3589CC2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026AAFD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51E8AE9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67F78E7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4FA7003" w14:textId="3C7321EA" w:rsidTr="004767BF">
        <w:trPr>
          <w:trHeight w:val="20"/>
          <w:jc w:val="center"/>
        </w:trPr>
        <w:tc>
          <w:tcPr>
            <w:tcW w:w="694" w:type="dxa"/>
          </w:tcPr>
          <w:p w14:paraId="28F266C8" w14:textId="77777777" w:rsidR="00D22B94" w:rsidRPr="009666FC" w:rsidRDefault="00D22B94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461" w:type="dxa"/>
          </w:tcPr>
          <w:p w14:paraId="765DD94D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0966463A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33A0DE3C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3D7A825B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FE7BFBE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18B397F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3CD9C48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09567606" w14:textId="77777777" w:rsidR="00D22B94" w:rsidRPr="009666FC" w:rsidRDefault="00D22B94" w:rsidP="000F55A6">
            <w:pPr>
              <w:spacing w:after="0" w:line="240" w:lineRule="auto"/>
            </w:pPr>
          </w:p>
        </w:tc>
      </w:tr>
      <w:tr w:rsidR="00D22B94" w:rsidRPr="009666FC" w14:paraId="58CD13D8" w14:textId="2EF06C0A" w:rsidTr="004767BF">
        <w:trPr>
          <w:trHeight w:val="20"/>
          <w:jc w:val="center"/>
        </w:trPr>
        <w:tc>
          <w:tcPr>
            <w:tcW w:w="694" w:type="dxa"/>
          </w:tcPr>
          <w:p w14:paraId="26A806E5" w14:textId="77777777" w:rsidR="00D22B94" w:rsidRPr="009666FC" w:rsidRDefault="00D22B94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461" w:type="dxa"/>
          </w:tcPr>
          <w:p w14:paraId="171D56EF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720" w:type="dxa"/>
          </w:tcPr>
          <w:p w14:paraId="5B9CDD33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607" w:type="dxa"/>
          </w:tcPr>
          <w:p w14:paraId="2BDEC738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453" w:type="dxa"/>
          </w:tcPr>
          <w:p w14:paraId="1C8D731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7984A7E5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2880" w:type="dxa"/>
          </w:tcPr>
          <w:p w14:paraId="7129F007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309" w:type="dxa"/>
          </w:tcPr>
          <w:p w14:paraId="70EA35D9" w14:textId="77777777" w:rsidR="00D22B94" w:rsidRPr="009666FC" w:rsidRDefault="00D22B94" w:rsidP="000F55A6">
            <w:pPr>
              <w:spacing w:after="0" w:line="240" w:lineRule="auto"/>
            </w:pPr>
          </w:p>
        </w:tc>
        <w:tc>
          <w:tcPr>
            <w:tcW w:w="1285" w:type="dxa"/>
          </w:tcPr>
          <w:p w14:paraId="6420C908" w14:textId="77777777" w:rsidR="00D22B94" w:rsidRPr="009666FC" w:rsidRDefault="00D22B94" w:rsidP="000F55A6">
            <w:pPr>
              <w:spacing w:after="0" w:line="240" w:lineRule="auto"/>
            </w:pPr>
          </w:p>
        </w:tc>
      </w:tr>
    </w:tbl>
    <w:p w14:paraId="4E7F1A70" w14:textId="77777777" w:rsidR="009666FC" w:rsidRPr="009666FC" w:rsidRDefault="009666FC" w:rsidP="000F55A6">
      <w:pPr>
        <w:spacing w:after="0" w:line="240" w:lineRule="auto"/>
      </w:pPr>
    </w:p>
    <w:tbl>
      <w:tblPr>
        <w:tblStyle w:val="TableGrid21"/>
        <w:tblW w:w="14218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155"/>
        <w:gridCol w:w="4410"/>
        <w:gridCol w:w="2970"/>
        <w:gridCol w:w="2520"/>
        <w:gridCol w:w="2163"/>
      </w:tblGrid>
      <w:tr w:rsidR="009666FC" w:rsidRPr="009666FC" w14:paraId="263EF836" w14:textId="77777777" w:rsidTr="0000752F">
        <w:trPr>
          <w:jc w:val="center"/>
        </w:trPr>
        <w:tc>
          <w:tcPr>
            <w:tcW w:w="2155" w:type="dxa"/>
          </w:tcPr>
          <w:p w14:paraId="7D2613C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113–Field Purpose</w:t>
            </w:r>
          </w:p>
        </w:tc>
        <w:tc>
          <w:tcPr>
            <w:tcW w:w="4410" w:type="dxa"/>
          </w:tcPr>
          <w:p w14:paraId="38D19202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114–Why Fallow</w:t>
            </w:r>
          </w:p>
        </w:tc>
        <w:tc>
          <w:tcPr>
            <w:tcW w:w="7653" w:type="dxa"/>
            <w:gridSpan w:val="3"/>
          </w:tcPr>
          <w:p w14:paraId="5ADB32F6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t>115–Crop Code</w:t>
            </w:r>
          </w:p>
        </w:tc>
      </w:tr>
      <w:tr w:rsidR="009666FC" w:rsidRPr="009666FC" w14:paraId="25656831" w14:textId="77777777" w:rsidTr="0000752F">
        <w:trPr>
          <w:jc w:val="center"/>
        </w:trPr>
        <w:tc>
          <w:tcPr>
            <w:tcW w:w="2155" w:type="dxa"/>
          </w:tcPr>
          <w:p w14:paraId="58C4F83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1=Farmed this field</w:t>
            </w:r>
          </w:p>
          <w:p w14:paraId="17737CE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2=Left this field fallow</w:t>
            </w:r>
          </w:p>
          <w:p w14:paraId="448C37E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3=Left this field in improved fallow</w:t>
            </w:r>
          </w:p>
          <w:p w14:paraId="5248C44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4=Used this field as pasture/other non-agricultural use</w:t>
            </w:r>
          </w:p>
        </w:tc>
        <w:tc>
          <w:tcPr>
            <w:tcW w:w="4410" w:type="dxa"/>
          </w:tcPr>
          <w:p w14:paraId="4C9D9B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1=Prevent soil erosion</w:t>
            </w:r>
          </w:p>
          <w:p w14:paraId="555D85D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2=Protect from floods</w:t>
            </w:r>
          </w:p>
          <w:p w14:paraId="7FE4612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3=Improve soil quality</w:t>
            </w:r>
          </w:p>
          <w:p w14:paraId="776FB2B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4=Improve crop yields</w:t>
            </w:r>
          </w:p>
          <w:p w14:paraId="1326F9A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5=Strengthen claim to land</w:t>
            </w:r>
          </w:p>
          <w:p w14:paraId="5944754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6=Raise market value of land for later sale</w:t>
            </w:r>
          </w:p>
          <w:p w14:paraId="3253F7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7=Strengthen ability to </w:t>
            </w:r>
            <w:proofErr w:type="spellStart"/>
            <w:r w:rsidRPr="009666FC">
              <w:rPr>
                <w:sz w:val="20"/>
              </w:rPr>
              <w:t>bequeathland</w:t>
            </w:r>
            <w:proofErr w:type="spellEnd"/>
            <w:r w:rsidRPr="009666FC">
              <w:rPr>
                <w:sz w:val="20"/>
              </w:rPr>
              <w:t xml:space="preserve"> to children</w:t>
            </w:r>
          </w:p>
          <w:p w14:paraId="5A3A0B9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8=Raise value of land to use as collateral </w:t>
            </w:r>
          </w:p>
          <w:p w14:paraId="7FDB4D1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</w:t>
            </w:r>
            <w:r w:rsidRPr="009666FC">
              <w:t>, please specify</w:t>
            </w:r>
          </w:p>
        </w:tc>
        <w:tc>
          <w:tcPr>
            <w:tcW w:w="2970" w:type="dxa"/>
          </w:tcPr>
          <w:p w14:paraId="1B2A204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1=Local maize</w:t>
            </w:r>
          </w:p>
          <w:p w14:paraId="3A2566C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2=Composite (pollenated) maize</w:t>
            </w:r>
          </w:p>
          <w:p w14:paraId="47E4234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3=Hybrid maize</w:t>
            </w:r>
          </w:p>
          <w:p w14:paraId="162B205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4=Cassava</w:t>
            </w:r>
          </w:p>
          <w:p w14:paraId="0F8525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5=Sweet potato</w:t>
            </w:r>
          </w:p>
          <w:p w14:paraId="0202C61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6=Irish potato</w:t>
            </w:r>
          </w:p>
          <w:p w14:paraId="3F7670A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</w:t>
            </w:r>
            <w:proofErr w:type="spellStart"/>
            <w:r w:rsidRPr="009666FC">
              <w:rPr>
                <w:sz w:val="20"/>
              </w:rPr>
              <w:t>Groundnet</w:t>
            </w:r>
            <w:proofErr w:type="spellEnd"/>
          </w:p>
          <w:p w14:paraId="3DCD23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8=Ground bean (</w:t>
            </w:r>
            <w:proofErr w:type="spellStart"/>
            <w:r w:rsidRPr="009666FC">
              <w:rPr>
                <w:sz w:val="20"/>
              </w:rPr>
              <w:t>Nzama</w:t>
            </w:r>
            <w:proofErr w:type="spellEnd"/>
            <w:r w:rsidRPr="009666FC">
              <w:rPr>
                <w:sz w:val="20"/>
              </w:rPr>
              <w:t>)</w:t>
            </w:r>
          </w:p>
          <w:p w14:paraId="01E3F5A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9=Rice</w:t>
            </w:r>
          </w:p>
          <w:p w14:paraId="2153AA4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10=Finger millet (</w:t>
            </w:r>
            <w:proofErr w:type="spellStart"/>
            <w:r w:rsidRPr="009666FC">
              <w:rPr>
                <w:sz w:val="20"/>
              </w:rPr>
              <w:t>mawere</w:t>
            </w:r>
            <w:proofErr w:type="spellEnd"/>
            <w:r w:rsidRPr="009666FC">
              <w:rPr>
                <w:sz w:val="20"/>
              </w:rPr>
              <w:t>)</w:t>
            </w:r>
          </w:p>
        </w:tc>
        <w:tc>
          <w:tcPr>
            <w:tcW w:w="2520" w:type="dxa"/>
          </w:tcPr>
          <w:p w14:paraId="21B8893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11=Sorghum</w:t>
            </w:r>
          </w:p>
          <w:p w14:paraId="3F74D387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12=Pearl millet (</w:t>
            </w:r>
            <w:proofErr w:type="spellStart"/>
            <w:r w:rsidRPr="009666FC">
              <w:rPr>
                <w:sz w:val="20"/>
              </w:rPr>
              <w:t>mchewere</w:t>
            </w:r>
            <w:proofErr w:type="spellEnd"/>
            <w:r w:rsidRPr="009666FC">
              <w:rPr>
                <w:sz w:val="20"/>
              </w:rPr>
              <w:t>)</w:t>
            </w:r>
          </w:p>
          <w:p w14:paraId="7FE3C5F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13=Bean</w:t>
            </w:r>
          </w:p>
          <w:p w14:paraId="602FAD5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14=</w:t>
            </w:r>
            <w:proofErr w:type="spellStart"/>
            <w:r w:rsidRPr="009666FC">
              <w:rPr>
                <w:sz w:val="20"/>
              </w:rPr>
              <w:t>Soyabean</w:t>
            </w:r>
            <w:proofErr w:type="spellEnd"/>
          </w:p>
          <w:p w14:paraId="2018C2A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15=Pigeon Peas</w:t>
            </w:r>
          </w:p>
          <w:p w14:paraId="70EFA2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16=Burley tobacco</w:t>
            </w:r>
          </w:p>
          <w:p w14:paraId="34309C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17=Tobacco (other)</w:t>
            </w:r>
          </w:p>
          <w:p w14:paraId="480075E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18=Cotton</w:t>
            </w:r>
          </w:p>
          <w:p w14:paraId="54B70D6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19=Sugarcane</w:t>
            </w:r>
          </w:p>
        </w:tc>
        <w:tc>
          <w:tcPr>
            <w:tcW w:w="2163" w:type="dxa"/>
          </w:tcPr>
          <w:p w14:paraId="0D8A325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20=Cabbage </w:t>
            </w:r>
            <w:proofErr w:type="spellStart"/>
            <w:r w:rsidRPr="009666FC">
              <w:rPr>
                <w:sz w:val="20"/>
              </w:rPr>
              <w:t>Tanaposi</w:t>
            </w:r>
            <w:proofErr w:type="spellEnd"/>
          </w:p>
          <w:p w14:paraId="09BADCA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21=</w:t>
            </w:r>
            <w:proofErr w:type="spellStart"/>
            <w:r w:rsidRPr="009666FC">
              <w:rPr>
                <w:sz w:val="20"/>
              </w:rPr>
              <w:t>Nkhwani</w:t>
            </w:r>
            <w:proofErr w:type="spellEnd"/>
          </w:p>
          <w:p w14:paraId="60AE9A8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22=</w:t>
            </w:r>
            <w:proofErr w:type="spellStart"/>
            <w:r w:rsidRPr="009666FC">
              <w:rPr>
                <w:sz w:val="20"/>
              </w:rPr>
              <w:t>Therere</w:t>
            </w:r>
            <w:proofErr w:type="spellEnd"/>
            <w:r w:rsidRPr="009666FC">
              <w:rPr>
                <w:sz w:val="20"/>
              </w:rPr>
              <w:t>/Okra</w:t>
            </w:r>
          </w:p>
          <w:p w14:paraId="2569F91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23=Tomato</w:t>
            </w:r>
          </w:p>
          <w:p w14:paraId="6D84CF7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24=Onion</w:t>
            </w:r>
          </w:p>
          <w:p w14:paraId="1B184E0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25=Peas</w:t>
            </w:r>
          </w:p>
          <w:p w14:paraId="0E76C3D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26=Trees or woodlot</w:t>
            </w:r>
          </w:p>
          <w:p w14:paraId="7D44637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27=Sunflower</w:t>
            </w:r>
          </w:p>
          <w:p w14:paraId="43A82A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3E5AF3B9" w14:textId="12689A08" w:rsidR="009666FC" w:rsidRPr="009666FC" w:rsidRDefault="009666FC" w:rsidP="000F55A6">
      <w:pPr>
        <w:spacing w:after="0" w:line="240" w:lineRule="auto"/>
      </w:pPr>
    </w:p>
    <w:tbl>
      <w:tblPr>
        <w:tblStyle w:val="TableGrid22"/>
        <w:tblW w:w="12059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83"/>
        <w:gridCol w:w="2736"/>
        <w:gridCol w:w="2880"/>
        <w:gridCol w:w="2880"/>
        <w:gridCol w:w="2880"/>
      </w:tblGrid>
      <w:tr w:rsidR="0066091B" w:rsidRPr="009666FC" w14:paraId="11BF66F0" w14:textId="77777777" w:rsidTr="00E15DE8">
        <w:trPr>
          <w:trHeight w:val="20"/>
          <w:jc w:val="center"/>
        </w:trPr>
        <w:tc>
          <w:tcPr>
            <w:tcW w:w="683" w:type="dxa"/>
          </w:tcPr>
          <w:p w14:paraId="4244C478" w14:textId="77777777" w:rsidR="0066091B" w:rsidRPr="009666FC" w:rsidRDefault="0066091B" w:rsidP="000F55A6">
            <w:pPr>
              <w:spacing w:line="240" w:lineRule="auto"/>
            </w:pPr>
            <w:r w:rsidRPr="009666FC">
              <w:t>Field</w:t>
            </w:r>
          </w:p>
        </w:tc>
        <w:tc>
          <w:tcPr>
            <w:tcW w:w="2736" w:type="dxa"/>
          </w:tcPr>
          <w:p w14:paraId="549CD39B" w14:textId="6DA71858" w:rsidR="0066091B" w:rsidRDefault="0066091B" w:rsidP="004767BF">
            <w:pPr>
              <w:pStyle w:val="NoSpacing"/>
            </w:pPr>
            <w:r>
              <w:t>K.6 Is this field irrigated?</w:t>
            </w:r>
          </w:p>
          <w:p w14:paraId="1F6ED6E0" w14:textId="77777777" w:rsidR="0066091B" w:rsidRDefault="0066091B" w:rsidP="004767BF">
            <w:pPr>
              <w:pStyle w:val="NoSpacing"/>
            </w:pPr>
          </w:p>
          <w:p w14:paraId="4BF8BB95" w14:textId="77777777" w:rsidR="004767BF" w:rsidRDefault="004767BF" w:rsidP="004767BF">
            <w:pPr>
              <w:pStyle w:val="NoSpacing"/>
            </w:pPr>
            <w:r>
              <w:t>1=No</w:t>
            </w:r>
          </w:p>
          <w:p w14:paraId="2041242A" w14:textId="3E5DC9C1" w:rsidR="004767BF" w:rsidRDefault="004767BF" w:rsidP="004767BF">
            <w:pPr>
              <w:pStyle w:val="NoSpacing"/>
            </w:pPr>
            <w:r>
              <w:t>2=Yes</w:t>
            </w:r>
          </w:p>
          <w:p w14:paraId="7E151B59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73C109F5" w14:textId="0AC7191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5297A483" w14:textId="2F11B47A" w:rsidR="0066091B" w:rsidRDefault="004767BF" w:rsidP="004767BF">
            <w:pPr>
              <w:pStyle w:val="NoSpacing"/>
            </w:pPr>
            <w:r>
              <w:t>K.7</w:t>
            </w:r>
            <w:r w:rsidR="0066091B">
              <w:t xml:space="preserve"> Have you planted basins on this field in the past 5 years?</w:t>
            </w:r>
          </w:p>
          <w:p w14:paraId="1E8F20D1" w14:textId="77777777" w:rsidR="0066091B" w:rsidRDefault="0066091B" w:rsidP="004767BF">
            <w:pPr>
              <w:pStyle w:val="NoSpacing"/>
            </w:pPr>
          </w:p>
          <w:p w14:paraId="2B5C41A4" w14:textId="77777777" w:rsidR="004767BF" w:rsidRDefault="004767BF" w:rsidP="004767BF">
            <w:pPr>
              <w:spacing w:line="240" w:lineRule="auto"/>
            </w:pPr>
            <w:r>
              <w:t>1=No</w:t>
            </w:r>
          </w:p>
          <w:p w14:paraId="0D4F0028" w14:textId="55456B1C" w:rsidR="004767BF" w:rsidRDefault="004767BF" w:rsidP="004767BF">
            <w:pPr>
              <w:spacing w:line="240" w:lineRule="auto"/>
            </w:pPr>
            <w:r>
              <w:t>2=Yes</w:t>
            </w:r>
          </w:p>
          <w:p w14:paraId="2AC5C544" w14:textId="77777777" w:rsidR="004767BF" w:rsidRDefault="004767BF" w:rsidP="004767BF">
            <w:pPr>
              <w:spacing w:line="240" w:lineRule="auto"/>
            </w:pPr>
            <w:r>
              <w:t>888=Don’t know</w:t>
            </w:r>
          </w:p>
          <w:p w14:paraId="37BD5551" w14:textId="002D872A" w:rsidR="0066091B" w:rsidRDefault="004767BF" w:rsidP="004767BF">
            <w:pPr>
              <w:spacing w:line="240" w:lineRule="auto"/>
            </w:pPr>
            <w:r>
              <w:t>999=Prefer not to respond</w:t>
            </w:r>
          </w:p>
        </w:tc>
        <w:tc>
          <w:tcPr>
            <w:tcW w:w="2880" w:type="dxa"/>
          </w:tcPr>
          <w:p w14:paraId="0FD927DE" w14:textId="632AF340" w:rsidR="0066091B" w:rsidRDefault="004767BF" w:rsidP="004767BF">
            <w:pPr>
              <w:pStyle w:val="NoSpacing"/>
            </w:pPr>
            <w:r>
              <w:t xml:space="preserve">K.8 </w:t>
            </w:r>
            <w:r w:rsidR="0066091B">
              <w:t>Have you ripped this field in the past 5 years?</w:t>
            </w:r>
          </w:p>
          <w:p w14:paraId="18DB36FC" w14:textId="77777777" w:rsidR="0066091B" w:rsidRDefault="0066091B" w:rsidP="004767BF">
            <w:pPr>
              <w:pStyle w:val="NoSpacing"/>
            </w:pPr>
          </w:p>
          <w:p w14:paraId="3B5E5E7B" w14:textId="77777777" w:rsidR="004767BF" w:rsidRDefault="004767BF" w:rsidP="004767BF">
            <w:pPr>
              <w:pStyle w:val="NoSpacing"/>
            </w:pPr>
            <w:r>
              <w:t>1=No</w:t>
            </w:r>
          </w:p>
          <w:p w14:paraId="2E5B79C3" w14:textId="01C2D58A" w:rsidR="004767BF" w:rsidRDefault="004767BF" w:rsidP="004767BF">
            <w:pPr>
              <w:pStyle w:val="NoSpacing"/>
            </w:pPr>
            <w:r>
              <w:t>2=Yes</w:t>
            </w:r>
          </w:p>
          <w:p w14:paraId="065B08F5" w14:textId="77777777" w:rsidR="004767BF" w:rsidRDefault="004767BF" w:rsidP="004767BF">
            <w:pPr>
              <w:pStyle w:val="NoSpacing"/>
            </w:pPr>
            <w:r>
              <w:t>888=Don’t know</w:t>
            </w:r>
          </w:p>
          <w:p w14:paraId="2CD91207" w14:textId="6D734DAF" w:rsidR="004767BF" w:rsidRDefault="004767BF" w:rsidP="004767BF">
            <w:pPr>
              <w:pStyle w:val="NoSpacing"/>
            </w:pPr>
            <w:r>
              <w:t>999=Prefer not to respond</w:t>
            </w:r>
          </w:p>
          <w:p w14:paraId="5BFB53AA" w14:textId="131A9FFD" w:rsidR="0066091B" w:rsidRDefault="0066091B" w:rsidP="004767BF">
            <w:pPr>
              <w:spacing w:line="240" w:lineRule="auto"/>
            </w:pPr>
          </w:p>
        </w:tc>
        <w:tc>
          <w:tcPr>
            <w:tcW w:w="2880" w:type="dxa"/>
          </w:tcPr>
          <w:p w14:paraId="2EAE1687" w14:textId="67C43AC3" w:rsidR="0066091B" w:rsidRDefault="004767BF" w:rsidP="004767BF">
            <w:pPr>
              <w:spacing w:line="240" w:lineRule="auto"/>
            </w:pPr>
            <w:r>
              <w:t>K.9</w:t>
            </w:r>
            <w:r w:rsidR="0066091B" w:rsidRPr="009666FC">
              <w:t xml:space="preserve">. What was the </w:t>
            </w:r>
            <w:r w:rsidR="0066091B" w:rsidRPr="009666FC">
              <w:rPr>
                <w:b/>
              </w:rPr>
              <w:t>main crop</w:t>
            </w:r>
            <w:r w:rsidR="0066091B" w:rsidRPr="009666FC">
              <w:t xml:space="preserve"> y</w:t>
            </w:r>
            <w:r w:rsidR="0066091B">
              <w:t>ou</w:t>
            </w:r>
            <w:r w:rsidR="0066091B" w:rsidRPr="009666FC">
              <w:t xml:space="preserve"> planted on this field durin</w:t>
            </w:r>
            <w:r w:rsidR="00DA45F3">
              <w:t>g this agricultural season (2014/2015</w:t>
            </w:r>
            <w:r w:rsidR="0066091B" w:rsidRPr="009666FC">
              <w:t>)?</w:t>
            </w:r>
          </w:p>
          <w:p w14:paraId="2A86C934" w14:textId="77777777" w:rsidR="004767BF" w:rsidRPr="009666FC" w:rsidRDefault="004767BF" w:rsidP="004767BF">
            <w:pPr>
              <w:spacing w:line="240" w:lineRule="auto"/>
            </w:pPr>
          </w:p>
          <w:p w14:paraId="022AFF9A" w14:textId="67A31773" w:rsidR="0066091B" w:rsidRDefault="0066091B" w:rsidP="004767BF">
            <w:pPr>
              <w:spacing w:line="240" w:lineRule="auto"/>
            </w:pPr>
            <w:r w:rsidRPr="009666FC">
              <w:rPr>
                <w:i/>
              </w:rPr>
              <w:t>(See Code 115 below)</w:t>
            </w:r>
          </w:p>
        </w:tc>
      </w:tr>
      <w:tr w:rsidR="0066091B" w:rsidRPr="009666FC" w14:paraId="6983E1F6" w14:textId="77777777" w:rsidTr="00E15DE8">
        <w:trPr>
          <w:trHeight w:val="20"/>
          <w:jc w:val="center"/>
        </w:trPr>
        <w:tc>
          <w:tcPr>
            <w:tcW w:w="683" w:type="dxa"/>
          </w:tcPr>
          <w:p w14:paraId="76DCD07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736" w:type="dxa"/>
          </w:tcPr>
          <w:p w14:paraId="77BA6F12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1F2A47FD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595EF85E" w14:textId="77777777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  <w:tc>
          <w:tcPr>
            <w:tcW w:w="2880" w:type="dxa"/>
          </w:tcPr>
          <w:p w14:paraId="77303F7D" w14:textId="53C5767A" w:rsidR="0066091B" w:rsidRPr="009666FC" w:rsidRDefault="0066091B" w:rsidP="000F55A6">
            <w:pPr>
              <w:spacing w:line="240" w:lineRule="auto"/>
              <w:rPr>
                <w:b/>
                <w:bCs/>
                <w:sz w:val="18"/>
              </w:rPr>
            </w:pPr>
          </w:p>
        </w:tc>
      </w:tr>
      <w:tr w:rsidR="0066091B" w:rsidRPr="009666FC" w14:paraId="17DFB8AE" w14:textId="77777777" w:rsidTr="00E15DE8">
        <w:trPr>
          <w:trHeight w:val="20"/>
          <w:jc w:val="center"/>
        </w:trPr>
        <w:tc>
          <w:tcPr>
            <w:tcW w:w="683" w:type="dxa"/>
          </w:tcPr>
          <w:p w14:paraId="038096E7" w14:textId="77777777" w:rsidR="0066091B" w:rsidRPr="009666FC" w:rsidRDefault="0066091B" w:rsidP="000F55A6">
            <w:pPr>
              <w:spacing w:line="240" w:lineRule="auto"/>
            </w:pPr>
            <w:r w:rsidRPr="009666FC">
              <w:t>1</w:t>
            </w:r>
          </w:p>
        </w:tc>
        <w:tc>
          <w:tcPr>
            <w:tcW w:w="2736" w:type="dxa"/>
          </w:tcPr>
          <w:p w14:paraId="3986486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B40836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385ED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BF4EB45" w14:textId="2B6B0405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7966272" w14:textId="77777777" w:rsidTr="00E15DE8">
        <w:trPr>
          <w:trHeight w:val="20"/>
          <w:jc w:val="center"/>
        </w:trPr>
        <w:tc>
          <w:tcPr>
            <w:tcW w:w="683" w:type="dxa"/>
          </w:tcPr>
          <w:p w14:paraId="7CBCA3EE" w14:textId="77777777" w:rsidR="0066091B" w:rsidRPr="009666FC" w:rsidRDefault="0066091B" w:rsidP="000F55A6">
            <w:pPr>
              <w:spacing w:line="240" w:lineRule="auto"/>
            </w:pPr>
            <w:r w:rsidRPr="009666FC">
              <w:t>2</w:t>
            </w:r>
          </w:p>
        </w:tc>
        <w:tc>
          <w:tcPr>
            <w:tcW w:w="2736" w:type="dxa"/>
          </w:tcPr>
          <w:p w14:paraId="1A3A386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C0C2E2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103C70C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E3CA0CE" w14:textId="03F2AF51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76125590" w14:textId="77777777" w:rsidTr="00E15DE8">
        <w:trPr>
          <w:trHeight w:val="20"/>
          <w:jc w:val="center"/>
        </w:trPr>
        <w:tc>
          <w:tcPr>
            <w:tcW w:w="683" w:type="dxa"/>
          </w:tcPr>
          <w:p w14:paraId="5F4BA1D4" w14:textId="77777777" w:rsidR="0066091B" w:rsidRPr="009666FC" w:rsidRDefault="0066091B" w:rsidP="000F55A6">
            <w:pPr>
              <w:spacing w:line="240" w:lineRule="auto"/>
            </w:pPr>
            <w:r w:rsidRPr="009666FC">
              <w:t>3</w:t>
            </w:r>
          </w:p>
        </w:tc>
        <w:tc>
          <w:tcPr>
            <w:tcW w:w="2736" w:type="dxa"/>
          </w:tcPr>
          <w:p w14:paraId="2236029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384AEA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71A4C2F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85707E7" w14:textId="79C008B0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2C8E52D9" w14:textId="77777777" w:rsidTr="00E15DE8">
        <w:trPr>
          <w:trHeight w:val="20"/>
          <w:jc w:val="center"/>
        </w:trPr>
        <w:tc>
          <w:tcPr>
            <w:tcW w:w="683" w:type="dxa"/>
          </w:tcPr>
          <w:p w14:paraId="38697C69" w14:textId="77777777" w:rsidR="0066091B" w:rsidRPr="009666FC" w:rsidRDefault="0066091B" w:rsidP="000F55A6">
            <w:pPr>
              <w:spacing w:line="240" w:lineRule="auto"/>
            </w:pPr>
            <w:r w:rsidRPr="009666FC">
              <w:t>4</w:t>
            </w:r>
          </w:p>
        </w:tc>
        <w:tc>
          <w:tcPr>
            <w:tcW w:w="2736" w:type="dxa"/>
          </w:tcPr>
          <w:p w14:paraId="70CF92F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F0AC686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6A72FB1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174060C" w14:textId="26E997D8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69FF80F6" w14:textId="77777777" w:rsidTr="00E15DE8">
        <w:trPr>
          <w:trHeight w:val="20"/>
          <w:jc w:val="center"/>
        </w:trPr>
        <w:tc>
          <w:tcPr>
            <w:tcW w:w="683" w:type="dxa"/>
          </w:tcPr>
          <w:p w14:paraId="6B0D0A19" w14:textId="77777777" w:rsidR="0066091B" w:rsidRPr="009666FC" w:rsidRDefault="0066091B" w:rsidP="000F55A6">
            <w:pPr>
              <w:spacing w:line="240" w:lineRule="auto"/>
            </w:pPr>
            <w:r w:rsidRPr="009666FC">
              <w:t>5</w:t>
            </w:r>
          </w:p>
        </w:tc>
        <w:tc>
          <w:tcPr>
            <w:tcW w:w="2736" w:type="dxa"/>
          </w:tcPr>
          <w:p w14:paraId="1F3F86EA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9AC6DDB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F896E3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5AA6F560" w14:textId="58181924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968C86A" w14:textId="77777777" w:rsidTr="00E15DE8">
        <w:trPr>
          <w:trHeight w:val="20"/>
          <w:jc w:val="center"/>
        </w:trPr>
        <w:tc>
          <w:tcPr>
            <w:tcW w:w="683" w:type="dxa"/>
          </w:tcPr>
          <w:p w14:paraId="0A035C13" w14:textId="77777777" w:rsidR="0066091B" w:rsidRPr="009666FC" w:rsidRDefault="0066091B" w:rsidP="000F55A6">
            <w:pPr>
              <w:spacing w:line="240" w:lineRule="auto"/>
            </w:pPr>
            <w:r w:rsidRPr="009666FC">
              <w:t>6</w:t>
            </w:r>
          </w:p>
        </w:tc>
        <w:tc>
          <w:tcPr>
            <w:tcW w:w="2736" w:type="dxa"/>
          </w:tcPr>
          <w:p w14:paraId="7D459AD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9B3717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7C1F01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A0925DC" w14:textId="465622A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03315213" w14:textId="77777777" w:rsidTr="00E15DE8">
        <w:trPr>
          <w:trHeight w:val="20"/>
          <w:jc w:val="center"/>
        </w:trPr>
        <w:tc>
          <w:tcPr>
            <w:tcW w:w="683" w:type="dxa"/>
          </w:tcPr>
          <w:p w14:paraId="03DD65ED" w14:textId="77777777" w:rsidR="0066091B" w:rsidRPr="009666FC" w:rsidRDefault="0066091B" w:rsidP="000F55A6">
            <w:pPr>
              <w:spacing w:line="240" w:lineRule="auto"/>
            </w:pPr>
            <w:r w:rsidRPr="009666FC">
              <w:t>7</w:t>
            </w:r>
          </w:p>
        </w:tc>
        <w:tc>
          <w:tcPr>
            <w:tcW w:w="2736" w:type="dxa"/>
          </w:tcPr>
          <w:p w14:paraId="70F84A7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96B8D34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9CA92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33D58A34" w14:textId="41BE6E5C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51ACF760" w14:textId="77777777" w:rsidTr="00E15DE8">
        <w:trPr>
          <w:trHeight w:val="20"/>
          <w:jc w:val="center"/>
        </w:trPr>
        <w:tc>
          <w:tcPr>
            <w:tcW w:w="683" w:type="dxa"/>
          </w:tcPr>
          <w:p w14:paraId="16265F4C" w14:textId="77777777" w:rsidR="0066091B" w:rsidRPr="009666FC" w:rsidRDefault="0066091B" w:rsidP="000F55A6">
            <w:pPr>
              <w:spacing w:line="240" w:lineRule="auto"/>
            </w:pPr>
            <w:r w:rsidRPr="009666FC">
              <w:t>8</w:t>
            </w:r>
          </w:p>
        </w:tc>
        <w:tc>
          <w:tcPr>
            <w:tcW w:w="2736" w:type="dxa"/>
          </w:tcPr>
          <w:p w14:paraId="154DE0B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42602AD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13C0A4C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FE8187D" w14:textId="3211D599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36E2819D" w14:textId="77777777" w:rsidTr="00E15DE8">
        <w:trPr>
          <w:trHeight w:val="20"/>
          <w:jc w:val="center"/>
        </w:trPr>
        <w:tc>
          <w:tcPr>
            <w:tcW w:w="683" w:type="dxa"/>
          </w:tcPr>
          <w:p w14:paraId="739AECEC" w14:textId="77777777" w:rsidR="0066091B" w:rsidRPr="009666FC" w:rsidRDefault="0066091B" w:rsidP="000F55A6">
            <w:pPr>
              <w:spacing w:line="240" w:lineRule="auto"/>
            </w:pPr>
            <w:r w:rsidRPr="009666FC">
              <w:t>9</w:t>
            </w:r>
          </w:p>
        </w:tc>
        <w:tc>
          <w:tcPr>
            <w:tcW w:w="2736" w:type="dxa"/>
          </w:tcPr>
          <w:p w14:paraId="4EAE74C8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7A5FC15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E9BDA0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22BD77A7" w14:textId="2763FCE6" w:rsidR="0066091B" w:rsidRPr="009666FC" w:rsidRDefault="0066091B" w:rsidP="000F55A6">
            <w:pPr>
              <w:spacing w:line="240" w:lineRule="auto"/>
            </w:pPr>
          </w:p>
        </w:tc>
      </w:tr>
      <w:tr w:rsidR="0066091B" w:rsidRPr="009666FC" w14:paraId="47E849B3" w14:textId="77777777" w:rsidTr="00E15DE8">
        <w:trPr>
          <w:trHeight w:val="20"/>
          <w:jc w:val="center"/>
        </w:trPr>
        <w:tc>
          <w:tcPr>
            <w:tcW w:w="683" w:type="dxa"/>
          </w:tcPr>
          <w:p w14:paraId="2A93394E" w14:textId="77777777" w:rsidR="0066091B" w:rsidRPr="009666FC" w:rsidRDefault="0066091B" w:rsidP="000F55A6">
            <w:pPr>
              <w:spacing w:line="240" w:lineRule="auto"/>
            </w:pPr>
            <w:r w:rsidRPr="009666FC">
              <w:t>10</w:t>
            </w:r>
          </w:p>
        </w:tc>
        <w:tc>
          <w:tcPr>
            <w:tcW w:w="2736" w:type="dxa"/>
          </w:tcPr>
          <w:p w14:paraId="7337FAA7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979BC85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41A29089" w14:textId="77777777" w:rsidR="0066091B" w:rsidRPr="009666FC" w:rsidRDefault="0066091B" w:rsidP="000F55A6">
            <w:pPr>
              <w:spacing w:line="240" w:lineRule="auto"/>
            </w:pPr>
          </w:p>
        </w:tc>
        <w:tc>
          <w:tcPr>
            <w:tcW w:w="2880" w:type="dxa"/>
          </w:tcPr>
          <w:p w14:paraId="02341BCA" w14:textId="3F1C7433" w:rsidR="0066091B" w:rsidRPr="009666FC" w:rsidRDefault="0066091B" w:rsidP="000F55A6">
            <w:pPr>
              <w:spacing w:line="240" w:lineRule="auto"/>
            </w:pPr>
          </w:p>
        </w:tc>
      </w:tr>
    </w:tbl>
    <w:p w14:paraId="35602C79" w14:textId="77777777" w:rsidR="009666FC" w:rsidRDefault="009666FC" w:rsidP="000F55A6">
      <w:pPr>
        <w:spacing w:after="0" w:line="240" w:lineRule="auto"/>
      </w:pPr>
    </w:p>
    <w:p w14:paraId="6E0B286D" w14:textId="77777777" w:rsidR="005548B7" w:rsidRPr="009666FC" w:rsidRDefault="005548B7" w:rsidP="000F55A6">
      <w:pPr>
        <w:spacing w:after="0" w:line="240" w:lineRule="auto"/>
      </w:pPr>
    </w:p>
    <w:p w14:paraId="4596ECA2" w14:textId="3F0CA1C3" w:rsidR="009666FC" w:rsidRPr="009666FC" w:rsidRDefault="008814E6" w:rsidP="000F55A6">
      <w:pPr>
        <w:spacing w:after="0" w:line="240" w:lineRule="auto"/>
      </w:pPr>
      <w:r>
        <w:t xml:space="preserve">Now I’m going to ask you to think about the </w:t>
      </w:r>
      <w:r w:rsidR="0066091B">
        <w:rPr>
          <w:b/>
        </w:rPr>
        <w:t>2014 and 2015</w:t>
      </w:r>
      <w:r>
        <w:rPr>
          <w:b/>
        </w:rPr>
        <w:t xml:space="preserve"> harvest season that ended this past June. </w:t>
      </w:r>
      <w:r w:rsidR="009666FC" w:rsidRPr="009666FC">
        <w:t xml:space="preserve">Across all of </w:t>
      </w:r>
      <w:r w:rsidR="009610B9">
        <w:t>the</w:t>
      </w:r>
      <w:r w:rsidR="009610B9" w:rsidRPr="009666FC">
        <w:t xml:space="preserve"> </w:t>
      </w:r>
      <w:r w:rsidR="009666FC" w:rsidRPr="009666FC">
        <w:t>fields</w:t>
      </w:r>
      <w:r w:rsidR="009610B9">
        <w:t xml:space="preserve"> you MANAGE</w:t>
      </w:r>
      <w:r w:rsidR="009666FC" w:rsidRPr="009666FC">
        <w:t xml:space="preserve">, please indicate the crops planted/harvested during the </w:t>
      </w:r>
      <w:r w:rsidR="0066091B">
        <w:rPr>
          <w:b/>
        </w:rPr>
        <w:t>2014/2015</w:t>
      </w:r>
      <w:r w:rsidR="009666FC" w:rsidRPr="009666FC">
        <w:t xml:space="preserve"> agricultural season, and indicate amounts consumed, sold or given away (see code 115 above):</w:t>
      </w:r>
    </w:p>
    <w:tbl>
      <w:tblPr>
        <w:tblStyle w:val="TableGrid"/>
        <w:tblW w:w="1356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69"/>
        <w:gridCol w:w="3430"/>
        <w:gridCol w:w="1085"/>
        <w:gridCol w:w="1123"/>
        <w:gridCol w:w="1170"/>
        <w:gridCol w:w="771"/>
        <w:gridCol w:w="1282"/>
        <w:gridCol w:w="3430"/>
      </w:tblGrid>
      <w:tr w:rsidR="009666FC" w:rsidRPr="009666FC" w14:paraId="57CC7073" w14:textId="77777777" w:rsidTr="009666FC">
        <w:trPr>
          <w:jc w:val="center"/>
        </w:trPr>
        <w:tc>
          <w:tcPr>
            <w:tcW w:w="1269" w:type="dxa"/>
          </w:tcPr>
          <w:p w14:paraId="4A00D20D" w14:textId="77777777" w:rsidR="009666FC" w:rsidRPr="009666FC" w:rsidRDefault="009666FC" w:rsidP="000F55A6">
            <w:pPr>
              <w:spacing w:line="240" w:lineRule="auto"/>
            </w:pPr>
            <w:r w:rsidRPr="009666FC">
              <w:t>Crop</w:t>
            </w:r>
          </w:p>
        </w:tc>
        <w:tc>
          <w:tcPr>
            <w:tcW w:w="3430" w:type="dxa"/>
          </w:tcPr>
          <w:p w14:paraId="1C871657" w14:textId="3AE30999" w:rsidR="009666FC" w:rsidRPr="009666FC" w:rsidRDefault="004767BF" w:rsidP="000F55A6">
            <w:pPr>
              <w:spacing w:line="240" w:lineRule="auto"/>
            </w:pPr>
            <w:r>
              <w:t>K10</w:t>
            </w:r>
            <w:r w:rsidR="009666FC" w:rsidRPr="009666FC">
              <w:t xml:space="preserve">. Size area planted (Indicate </w:t>
            </w:r>
            <w:proofErr w:type="spellStart"/>
            <w:r w:rsidR="009666FC" w:rsidRPr="009666FC">
              <w:t>Limas</w:t>
            </w:r>
            <w:proofErr w:type="spellEnd"/>
            <w:r w:rsidR="009666FC" w:rsidRPr="009666FC">
              <w:t>, Hectares, Acres, # basins)</w:t>
            </w:r>
          </w:p>
        </w:tc>
        <w:tc>
          <w:tcPr>
            <w:tcW w:w="1085" w:type="dxa"/>
          </w:tcPr>
          <w:p w14:paraId="0570C460" w14:textId="7AA1AD1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4767BF">
              <w:t>1</w:t>
            </w:r>
            <w:r w:rsidR="009666FC" w:rsidRPr="009666FC">
              <w:t xml:space="preserve"> # bags harvested</w:t>
            </w:r>
          </w:p>
        </w:tc>
        <w:tc>
          <w:tcPr>
            <w:tcW w:w="1123" w:type="dxa"/>
          </w:tcPr>
          <w:p w14:paraId="522A5643" w14:textId="277B47D8" w:rsidR="009666FC" w:rsidRPr="009666FC" w:rsidRDefault="001403C2" w:rsidP="000F55A6">
            <w:pPr>
              <w:spacing w:line="240" w:lineRule="auto"/>
            </w:pPr>
            <w:r>
              <w:t>K12</w:t>
            </w:r>
            <w:r w:rsidR="009666FC" w:rsidRPr="009666FC">
              <w:t>. Size Bags (KG)</w:t>
            </w:r>
          </w:p>
        </w:tc>
        <w:tc>
          <w:tcPr>
            <w:tcW w:w="1170" w:type="dxa"/>
          </w:tcPr>
          <w:p w14:paraId="3D3C3BCE" w14:textId="2E568E8E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3. # bags sold</w:t>
            </w:r>
          </w:p>
        </w:tc>
        <w:tc>
          <w:tcPr>
            <w:tcW w:w="771" w:type="dxa"/>
          </w:tcPr>
          <w:p w14:paraId="4ACF2427" w14:textId="1CAFB981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3b. Price / Bag</w:t>
            </w:r>
          </w:p>
        </w:tc>
        <w:tc>
          <w:tcPr>
            <w:tcW w:w="1282" w:type="dxa"/>
          </w:tcPr>
          <w:p w14:paraId="07AACF9A" w14:textId="134BDB1D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4. # bags consumed (household)</w:t>
            </w:r>
          </w:p>
        </w:tc>
        <w:tc>
          <w:tcPr>
            <w:tcW w:w="3430" w:type="dxa"/>
          </w:tcPr>
          <w:p w14:paraId="3EEAFBD8" w14:textId="7D176C7B" w:rsidR="009666FC" w:rsidRPr="009666FC" w:rsidRDefault="001403C2" w:rsidP="000F55A6">
            <w:pPr>
              <w:spacing w:line="240" w:lineRule="auto"/>
            </w:pPr>
            <w:r>
              <w:t>K1</w:t>
            </w:r>
            <w:r w:rsidR="009666FC" w:rsidRPr="009666FC">
              <w:t>5. # bags given away</w:t>
            </w:r>
          </w:p>
        </w:tc>
      </w:tr>
      <w:tr w:rsidR="009666FC" w:rsidRPr="009666FC" w14:paraId="03A82041" w14:textId="77777777" w:rsidTr="009666FC">
        <w:trPr>
          <w:jc w:val="center"/>
        </w:trPr>
        <w:tc>
          <w:tcPr>
            <w:tcW w:w="1269" w:type="dxa"/>
          </w:tcPr>
          <w:p w14:paraId="5902C39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5A16739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2A5C30E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DCC123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8E37FB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AA7E1C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358E7082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47EE87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45101AB" w14:textId="77777777" w:rsidTr="009666FC">
        <w:trPr>
          <w:jc w:val="center"/>
        </w:trPr>
        <w:tc>
          <w:tcPr>
            <w:tcW w:w="1269" w:type="dxa"/>
          </w:tcPr>
          <w:p w14:paraId="63EA11F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25C0EF7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5AFE99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8A24B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5369BE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1B07CE4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158045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4EC32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22352DBF" w14:textId="77777777" w:rsidTr="009666FC">
        <w:trPr>
          <w:jc w:val="center"/>
        </w:trPr>
        <w:tc>
          <w:tcPr>
            <w:tcW w:w="1269" w:type="dxa"/>
          </w:tcPr>
          <w:p w14:paraId="52B9C1F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B53914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FF820A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3D08E5A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95E383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E9F70F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55BCBB0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45F971E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5E60FA49" w14:textId="77777777" w:rsidTr="009666FC">
        <w:trPr>
          <w:jc w:val="center"/>
        </w:trPr>
        <w:tc>
          <w:tcPr>
            <w:tcW w:w="1269" w:type="dxa"/>
          </w:tcPr>
          <w:p w14:paraId="6D28B5A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DCE9E0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0A90D626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71742959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1063285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470FE9A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8826C4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4E81A342" w14:textId="77777777" w:rsidR="009666FC" w:rsidRPr="009666FC" w:rsidRDefault="009666FC" w:rsidP="000F55A6">
            <w:pPr>
              <w:spacing w:line="240" w:lineRule="auto"/>
            </w:pPr>
          </w:p>
        </w:tc>
      </w:tr>
      <w:tr w:rsidR="009666FC" w:rsidRPr="009666FC" w14:paraId="393D254E" w14:textId="77777777" w:rsidTr="009666FC">
        <w:trPr>
          <w:jc w:val="center"/>
        </w:trPr>
        <w:tc>
          <w:tcPr>
            <w:tcW w:w="1269" w:type="dxa"/>
          </w:tcPr>
          <w:p w14:paraId="496E9E28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33B643FE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085" w:type="dxa"/>
          </w:tcPr>
          <w:p w14:paraId="725B2A7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23" w:type="dxa"/>
          </w:tcPr>
          <w:p w14:paraId="2E79AE44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170" w:type="dxa"/>
          </w:tcPr>
          <w:p w14:paraId="0D1F2AA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71" w:type="dxa"/>
          </w:tcPr>
          <w:p w14:paraId="7FB48BED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1282" w:type="dxa"/>
          </w:tcPr>
          <w:p w14:paraId="4C6910F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3430" w:type="dxa"/>
          </w:tcPr>
          <w:p w14:paraId="75BB9B2E" w14:textId="77777777" w:rsidR="009666FC" w:rsidRPr="009666FC" w:rsidRDefault="009666FC" w:rsidP="000F55A6">
            <w:pPr>
              <w:spacing w:line="240" w:lineRule="auto"/>
            </w:pPr>
          </w:p>
        </w:tc>
      </w:tr>
    </w:tbl>
    <w:p w14:paraId="11CD2BE3" w14:textId="77777777" w:rsidR="00BB6D9D" w:rsidRDefault="00BB6D9D" w:rsidP="000F55A6">
      <w:pPr>
        <w:spacing w:after="0" w:line="240" w:lineRule="auto"/>
        <w:sectPr w:rsidR="00BB6D9D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60F586B4" w14:textId="4F1AF2C9" w:rsidR="009610B9" w:rsidRPr="00E15DE8" w:rsidRDefault="009666FC" w:rsidP="000F55A6">
      <w:pPr>
        <w:spacing w:after="240" w:line="240" w:lineRule="auto"/>
        <w:outlineLvl w:val="2"/>
        <w:rPr>
          <w:b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lastRenderedPageBreak/>
        <w:t xml:space="preserve">SECTION </w:t>
      </w:r>
      <w:r w:rsidR="001403C2">
        <w:rPr>
          <w:b/>
          <w:color w:val="002A6C" w:themeColor="text2"/>
          <w:spacing w:val="-6"/>
        </w:rPr>
        <w:t>L</w:t>
      </w:r>
      <w:r w:rsidRPr="009666FC">
        <w:rPr>
          <w:b/>
          <w:color w:val="002A6C" w:themeColor="text2"/>
          <w:spacing w:val="-6"/>
        </w:rPr>
        <w:t>. TENURE STATUS</w:t>
      </w:r>
    </w:p>
    <w:tbl>
      <w:tblPr>
        <w:tblW w:w="13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55"/>
        <w:gridCol w:w="1509"/>
        <w:gridCol w:w="1939"/>
        <w:gridCol w:w="1980"/>
        <w:gridCol w:w="1800"/>
        <w:gridCol w:w="2016"/>
        <w:gridCol w:w="1728"/>
        <w:gridCol w:w="1728"/>
      </w:tblGrid>
      <w:tr w:rsidR="00FD0E13" w:rsidRPr="009666FC" w14:paraId="041FB281" w14:textId="3474DFF6" w:rsidTr="004046A1">
        <w:trPr>
          <w:trHeight w:val="20"/>
          <w:jc w:val="center"/>
        </w:trPr>
        <w:tc>
          <w:tcPr>
            <w:tcW w:w="755" w:type="dxa"/>
          </w:tcPr>
          <w:p w14:paraId="33577C6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1509" w:type="dxa"/>
          </w:tcPr>
          <w:p w14:paraId="3E4B9C56" w14:textId="77777777" w:rsidR="00FD0E13" w:rsidRPr="009666FC" w:rsidRDefault="00FD0E13" w:rsidP="000F55A6">
            <w:pPr>
              <w:spacing w:after="0" w:line="240" w:lineRule="auto"/>
            </w:pPr>
            <w:r w:rsidRPr="009666FC">
              <w:t>Field name</w:t>
            </w:r>
          </w:p>
        </w:tc>
        <w:tc>
          <w:tcPr>
            <w:tcW w:w="1939" w:type="dxa"/>
          </w:tcPr>
          <w:p w14:paraId="75B955D2" w14:textId="385C6F56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1. What is the tenure status of this field?</w:t>
            </w:r>
          </w:p>
          <w:p w14:paraId="621E5D89" w14:textId="7FA3829F" w:rsidR="00FD0E13" w:rsidRPr="009666FC" w:rsidRDefault="00FD0E13" w:rsidP="000F55A6">
            <w:pPr>
              <w:spacing w:after="0" w:line="240" w:lineRule="auto"/>
            </w:pPr>
            <w:r w:rsidRPr="009666FC">
              <w:t xml:space="preserve">1=State land </w:t>
            </w:r>
          </w:p>
          <w:p w14:paraId="41F7418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2=Former customary land converted to state land</w:t>
            </w:r>
          </w:p>
          <w:p w14:paraId="459A0CC5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3=Customary</w:t>
            </w:r>
          </w:p>
          <w:p w14:paraId="41E8BFE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97=Other, please specify</w:t>
            </w:r>
          </w:p>
          <w:p w14:paraId="1916CEB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888=Don't know</w:t>
            </w:r>
          </w:p>
          <w:p w14:paraId="1B044AF9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answer</w:t>
            </w:r>
          </w:p>
        </w:tc>
        <w:tc>
          <w:tcPr>
            <w:tcW w:w="1980" w:type="dxa"/>
          </w:tcPr>
          <w:p w14:paraId="0EBCF0CD" w14:textId="121828AC" w:rsidR="00FD0E13" w:rsidRPr="009666FC" w:rsidRDefault="00FD0E13" w:rsidP="000F55A6">
            <w:pPr>
              <w:spacing w:after="0" w:line="240" w:lineRule="auto"/>
            </w:pPr>
            <w:r>
              <w:t>L2. Do you</w:t>
            </w:r>
            <w:r w:rsidRPr="009666FC">
              <w:t xml:space="preserve"> have any kind of paper documentation for this field?</w:t>
            </w:r>
          </w:p>
          <w:p w14:paraId="016EA0B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1=No</w:t>
            </w:r>
          </w:p>
          <w:p w14:paraId="0C1982A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2=Yes</w:t>
            </w:r>
          </w:p>
          <w:p w14:paraId="49B6DEAC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888=Don’t know</w:t>
            </w:r>
          </w:p>
          <w:p w14:paraId="078937D4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999=Prefer not to respond</w:t>
            </w:r>
          </w:p>
          <w:p w14:paraId="362F78D0" w14:textId="77777777" w:rsidR="00FD0E13" w:rsidRPr="009666FC" w:rsidRDefault="00FD0E13" w:rsidP="000F55A6">
            <w:pPr>
              <w:spacing w:after="0" w:line="240" w:lineRule="auto"/>
            </w:pPr>
          </w:p>
          <w:p w14:paraId="563A9143" w14:textId="7E2B1D5A" w:rsidR="00FD0E13" w:rsidRPr="009666FC" w:rsidRDefault="00E15DE8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not 2,skip to L5</w:t>
            </w:r>
          </w:p>
        </w:tc>
        <w:tc>
          <w:tcPr>
            <w:tcW w:w="1800" w:type="dxa"/>
          </w:tcPr>
          <w:p w14:paraId="1FE39F0B" w14:textId="0EEC1FB3" w:rsidR="00FD0E13" w:rsidRPr="009666FC" w:rsidRDefault="00FD0E13" w:rsidP="000F55A6">
            <w:pPr>
              <w:spacing w:after="0" w:line="240" w:lineRule="auto"/>
            </w:pPr>
            <w:r>
              <w:t>L</w:t>
            </w:r>
            <w:r w:rsidRPr="009666FC">
              <w:t>3</w:t>
            </w:r>
            <w:r>
              <w:t>. What type of documentation do you</w:t>
            </w:r>
            <w:r w:rsidRPr="009666FC">
              <w:t xml:space="preserve"> have for this field?</w:t>
            </w:r>
          </w:p>
          <w:p w14:paraId="7A592B74" w14:textId="77777777" w:rsidR="00FD0E13" w:rsidRPr="009666FC" w:rsidRDefault="00FD0E13" w:rsidP="000F55A6">
            <w:pPr>
              <w:spacing w:after="0" w:line="240" w:lineRule="auto"/>
            </w:pPr>
          </w:p>
          <w:p w14:paraId="49E505C3" w14:textId="77777777" w:rsidR="00FD0E13" w:rsidRPr="009666FC" w:rsidRDefault="00FD0E13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See code 118 below</w:t>
            </w:r>
          </w:p>
          <w:p w14:paraId="721AF728" w14:textId="69FF3BBC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BC4D05B" w14:textId="6A92E7B7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.4 </w:t>
            </w:r>
            <w:proofErr w:type="gramStart"/>
            <w:r w:rsidR="00FD0E13">
              <w:t>Who’s</w:t>
            </w:r>
            <w:proofErr w:type="gramEnd"/>
            <w:r w:rsidR="00FD0E13">
              <w:t xml:space="preserve"> names appear on the document? </w:t>
            </w:r>
          </w:p>
          <w:p w14:paraId="287A185D" w14:textId="77777777" w:rsidR="00FD0E13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  <w:p w14:paraId="6F057170" w14:textId="77777777" w:rsidR="00FD0E13" w:rsidRDefault="00FD0E13" w:rsidP="00FD0E13">
            <w:pPr>
              <w:pStyle w:val="NoSpacing"/>
            </w:pPr>
            <w:r>
              <w:t>1=Household head</w:t>
            </w:r>
          </w:p>
          <w:p w14:paraId="3EDDC4BB" w14:textId="77777777" w:rsidR="00FD0E13" w:rsidRDefault="00FD0E13" w:rsidP="00FD0E13">
            <w:pPr>
              <w:pStyle w:val="NoSpacing"/>
            </w:pPr>
            <w:r>
              <w:t>2=Spouse</w:t>
            </w:r>
          </w:p>
          <w:p w14:paraId="5CD11B44" w14:textId="77777777" w:rsidR="00FD0E13" w:rsidRDefault="00FD0E13" w:rsidP="00FD0E13">
            <w:pPr>
              <w:pStyle w:val="NoSpacing"/>
            </w:pPr>
            <w:r>
              <w:t>3=Children</w:t>
            </w:r>
          </w:p>
          <w:p w14:paraId="5D0FD7AB" w14:textId="77777777" w:rsidR="00FD0E13" w:rsidRDefault="00FD0E13" w:rsidP="00FD0E13">
            <w:pPr>
              <w:pStyle w:val="NoSpacing"/>
            </w:pPr>
            <w:r>
              <w:t>4=Parents of head or spouse</w:t>
            </w:r>
          </w:p>
          <w:p w14:paraId="43D19E67" w14:textId="77777777" w:rsidR="00FD0E13" w:rsidRDefault="00FD0E13" w:rsidP="00FD0E13">
            <w:pPr>
              <w:pStyle w:val="NoSpacing"/>
            </w:pPr>
            <w:r>
              <w:t>5=Entire community/headman/chief</w:t>
            </w:r>
          </w:p>
          <w:p w14:paraId="34162366" w14:textId="0297E4FE" w:rsidR="0035539D" w:rsidRDefault="0035539D" w:rsidP="00FD0E13">
            <w:pPr>
              <w:pStyle w:val="NoSpacing"/>
            </w:pPr>
            <w:r>
              <w:t>6= Previous owner</w:t>
            </w:r>
          </w:p>
          <w:p w14:paraId="4FA8760E" w14:textId="5BB6A2BE" w:rsidR="00FD0E13" w:rsidRDefault="00FD0E13" w:rsidP="000F55A6">
            <w:pPr>
              <w:spacing w:after="0" w:line="240" w:lineRule="auto"/>
            </w:pPr>
            <w:r>
              <w:t>97=Other</w:t>
            </w:r>
          </w:p>
        </w:tc>
        <w:tc>
          <w:tcPr>
            <w:tcW w:w="1728" w:type="dxa"/>
          </w:tcPr>
          <w:p w14:paraId="088E3E40" w14:textId="7153C22E" w:rsidR="00FD0E13" w:rsidRDefault="005134CD" w:rsidP="00FD0E13">
            <w:pPr>
              <w:pStyle w:val="NoSpacing"/>
            </w:pPr>
            <w:r>
              <w:t>L.</w:t>
            </w:r>
            <w:r w:rsidR="00FD0E13">
              <w:t xml:space="preserve">5 Would you like to have paper documentation for this field? </w:t>
            </w:r>
          </w:p>
          <w:p w14:paraId="53F6CDF4" w14:textId="77777777" w:rsidR="00FD0E13" w:rsidRDefault="00FD0E13" w:rsidP="00FD0E13">
            <w:pPr>
              <w:pStyle w:val="NoSpacing"/>
            </w:pPr>
          </w:p>
          <w:p w14:paraId="3E47E607" w14:textId="77777777" w:rsidR="00FD0E13" w:rsidRPr="008F1A89" w:rsidRDefault="00FD0E13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675072F5" w14:textId="77777777" w:rsidR="00FD0E13" w:rsidRPr="008F1A89" w:rsidRDefault="00FD0E13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145707BC" w14:textId="77777777" w:rsidR="00FD0E13" w:rsidRPr="008F1A89" w:rsidRDefault="00FD0E13" w:rsidP="00FD0E13">
            <w:pPr>
              <w:pStyle w:val="NoSpacing"/>
            </w:pPr>
            <w:r w:rsidRPr="008F1A89">
              <w:t>888=Don’t know</w:t>
            </w:r>
          </w:p>
          <w:p w14:paraId="69D06BE5" w14:textId="77777777" w:rsidR="00FD0E13" w:rsidRDefault="00FD0E13" w:rsidP="00FD0E13">
            <w:pPr>
              <w:pStyle w:val="NoSpacing"/>
            </w:pPr>
            <w:r w:rsidRPr="008F1A89">
              <w:t>999=Prefer not to respond</w:t>
            </w:r>
          </w:p>
          <w:p w14:paraId="6559F251" w14:textId="77777777" w:rsidR="004046A1" w:rsidRDefault="004046A1" w:rsidP="00FD0E13">
            <w:pPr>
              <w:pStyle w:val="NoSpacing"/>
            </w:pPr>
          </w:p>
          <w:p w14:paraId="46B1F1E8" w14:textId="3A0B11BD" w:rsidR="004046A1" w:rsidRPr="004046A1" w:rsidRDefault="004046A1" w:rsidP="00FD0E13">
            <w:pPr>
              <w:pStyle w:val="NoSpacing"/>
              <w:rPr>
                <w:i/>
              </w:rPr>
            </w:pPr>
            <w:r w:rsidRPr="004046A1">
              <w:rPr>
                <w:i/>
              </w:rPr>
              <w:t>If No, skip to L8</w:t>
            </w:r>
          </w:p>
          <w:p w14:paraId="5010F0AE" w14:textId="77777777" w:rsidR="00FD0E13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C81DA9" w14:textId="6F98FE4B" w:rsidR="00FD0E13" w:rsidRDefault="005134CD" w:rsidP="00FD0E13">
            <w:pPr>
              <w:pStyle w:val="NoSpacing"/>
            </w:pPr>
            <w:r>
              <w:t>L</w:t>
            </w:r>
            <w:r w:rsidR="00FD0E13">
              <w:t xml:space="preserve">.6 Why would you like to have paper documentation for this field? </w:t>
            </w:r>
          </w:p>
          <w:p w14:paraId="4726C4B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3554B483" w14:textId="7E546E33" w:rsidR="00FD0E13" w:rsidRPr="00E8536F" w:rsidRDefault="004046A1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="00FD0E13" w:rsidRPr="00E8536F">
              <w:rPr>
                <w:i/>
              </w:rPr>
              <w:t>5=1</w:t>
            </w:r>
          </w:p>
          <w:p w14:paraId="0D9DC2E2" w14:textId="77777777" w:rsidR="00FD0E13" w:rsidRDefault="00FD0E13" w:rsidP="00FD0E13">
            <w:pPr>
              <w:pStyle w:val="NoSpacing"/>
              <w:rPr>
                <w:i/>
              </w:rPr>
            </w:pPr>
          </w:p>
          <w:p w14:paraId="784A21E7" w14:textId="77777777" w:rsidR="00FD0E13" w:rsidRPr="00E8536F" w:rsidRDefault="00FD0E13" w:rsidP="00FD0E13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Probe and code, select all that apply </w:t>
            </w:r>
          </w:p>
          <w:p w14:paraId="02C0B4E4" w14:textId="4F0397E6" w:rsidR="00FD0E13" w:rsidRDefault="00FD0E13" w:rsidP="000F55A6">
            <w:pPr>
              <w:spacing w:after="0" w:line="240" w:lineRule="auto"/>
            </w:pPr>
            <w:r>
              <w:rPr>
                <w:i/>
              </w:rPr>
              <w:t>See codes 320 below</w:t>
            </w:r>
          </w:p>
        </w:tc>
      </w:tr>
      <w:tr w:rsidR="00FD0E13" w:rsidRPr="009666FC" w14:paraId="2ACCD78A" w14:textId="35E83E1C" w:rsidTr="004046A1">
        <w:trPr>
          <w:trHeight w:val="20"/>
          <w:jc w:val="center"/>
        </w:trPr>
        <w:tc>
          <w:tcPr>
            <w:tcW w:w="755" w:type="dxa"/>
          </w:tcPr>
          <w:p w14:paraId="4F0FA899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1509" w:type="dxa"/>
          </w:tcPr>
          <w:p w14:paraId="26C3D617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  <w:proofErr w:type="spellStart"/>
            <w:r w:rsidRPr="009666FC">
              <w:rPr>
                <w:b/>
                <w:bCs/>
                <w:sz w:val="18"/>
              </w:rPr>
              <w:t>f_nickname</w:t>
            </w:r>
            <w:proofErr w:type="spellEnd"/>
          </w:p>
        </w:tc>
        <w:tc>
          <w:tcPr>
            <w:tcW w:w="1939" w:type="dxa"/>
          </w:tcPr>
          <w:p w14:paraId="41F90865" w14:textId="32C026C3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980" w:type="dxa"/>
          </w:tcPr>
          <w:p w14:paraId="09C3F4F1" w14:textId="109BE26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00" w:type="dxa"/>
          </w:tcPr>
          <w:p w14:paraId="3D988AC2" w14:textId="474961E8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016" w:type="dxa"/>
          </w:tcPr>
          <w:p w14:paraId="1E73A8AC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CEEB82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28" w:type="dxa"/>
          </w:tcPr>
          <w:p w14:paraId="29A38341" w14:textId="77777777" w:rsidR="00FD0E13" w:rsidRPr="009666FC" w:rsidRDefault="00FD0E13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0BBF7060" w14:textId="00EF1F3F" w:rsidTr="004046A1">
        <w:trPr>
          <w:trHeight w:val="20"/>
          <w:jc w:val="center"/>
        </w:trPr>
        <w:tc>
          <w:tcPr>
            <w:tcW w:w="755" w:type="dxa"/>
          </w:tcPr>
          <w:p w14:paraId="0F75A36D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1509" w:type="dxa"/>
          </w:tcPr>
          <w:p w14:paraId="2F0B3B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CF0D2B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DD0D3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F55973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6ACF5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17EF40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08E6410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72F9378D" w14:textId="21A1B227" w:rsidTr="004046A1">
        <w:trPr>
          <w:trHeight w:val="20"/>
          <w:jc w:val="center"/>
        </w:trPr>
        <w:tc>
          <w:tcPr>
            <w:tcW w:w="755" w:type="dxa"/>
          </w:tcPr>
          <w:p w14:paraId="4A46BDC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2</w:t>
            </w:r>
          </w:p>
        </w:tc>
        <w:tc>
          <w:tcPr>
            <w:tcW w:w="1509" w:type="dxa"/>
          </w:tcPr>
          <w:p w14:paraId="16EC8B1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0BA194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50B7B43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328A8C1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5E33A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4DD0B4C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33C36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6A1EC1CF" w14:textId="47F9CB94" w:rsidTr="004046A1">
        <w:trPr>
          <w:trHeight w:val="20"/>
          <w:jc w:val="center"/>
        </w:trPr>
        <w:tc>
          <w:tcPr>
            <w:tcW w:w="755" w:type="dxa"/>
          </w:tcPr>
          <w:p w14:paraId="5DD51E1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1509" w:type="dxa"/>
          </w:tcPr>
          <w:p w14:paraId="53EF908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288750E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A38401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AFF3103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5EA6F8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1DA81D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03CB8D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4D984620" w14:textId="0DA4B173" w:rsidTr="004046A1">
        <w:trPr>
          <w:trHeight w:val="20"/>
          <w:jc w:val="center"/>
        </w:trPr>
        <w:tc>
          <w:tcPr>
            <w:tcW w:w="755" w:type="dxa"/>
          </w:tcPr>
          <w:p w14:paraId="38FE098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1509" w:type="dxa"/>
          </w:tcPr>
          <w:p w14:paraId="04C0460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F4B470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5F15C4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76E87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53DFC75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ADF0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0238385C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F786A40" w14:textId="41D6E203" w:rsidTr="004046A1">
        <w:trPr>
          <w:trHeight w:val="20"/>
          <w:jc w:val="center"/>
        </w:trPr>
        <w:tc>
          <w:tcPr>
            <w:tcW w:w="755" w:type="dxa"/>
          </w:tcPr>
          <w:p w14:paraId="65C71E1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1509" w:type="dxa"/>
          </w:tcPr>
          <w:p w14:paraId="22DABB8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596CC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DAF11B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0478A3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7B0B84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5700FE6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BA95698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54C4AEDC" w14:textId="5A6BFD54" w:rsidTr="004046A1">
        <w:trPr>
          <w:trHeight w:val="20"/>
          <w:jc w:val="center"/>
        </w:trPr>
        <w:tc>
          <w:tcPr>
            <w:tcW w:w="755" w:type="dxa"/>
          </w:tcPr>
          <w:p w14:paraId="1990E18F" w14:textId="77777777" w:rsidR="00FD0E13" w:rsidRPr="009666FC" w:rsidRDefault="00FD0E13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1509" w:type="dxa"/>
          </w:tcPr>
          <w:p w14:paraId="6629E9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0E79A8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01FA39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58D4294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08655D8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F420C50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BE25FF2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521A976" w14:textId="3687BE5A" w:rsidTr="004046A1">
        <w:trPr>
          <w:trHeight w:val="20"/>
          <w:jc w:val="center"/>
        </w:trPr>
        <w:tc>
          <w:tcPr>
            <w:tcW w:w="755" w:type="dxa"/>
          </w:tcPr>
          <w:p w14:paraId="18751AF2" w14:textId="77777777" w:rsidR="00FD0E13" w:rsidRPr="009666FC" w:rsidRDefault="00FD0E13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1509" w:type="dxa"/>
          </w:tcPr>
          <w:p w14:paraId="5F977467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50597FF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148FEE52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0B6785B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DBD0F29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995E13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109E4ADB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B56C478" w14:textId="23AA63F7" w:rsidTr="004046A1">
        <w:trPr>
          <w:trHeight w:val="20"/>
          <w:jc w:val="center"/>
        </w:trPr>
        <w:tc>
          <w:tcPr>
            <w:tcW w:w="755" w:type="dxa"/>
          </w:tcPr>
          <w:p w14:paraId="176ECE17" w14:textId="77777777" w:rsidR="00FD0E13" w:rsidRPr="009666FC" w:rsidRDefault="00FD0E13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1509" w:type="dxa"/>
          </w:tcPr>
          <w:p w14:paraId="10E501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C64432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6D70129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7F852CB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1343D41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2FAB4A85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AC9BB3E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045CC832" w14:textId="0821226D" w:rsidTr="004046A1">
        <w:trPr>
          <w:trHeight w:val="20"/>
          <w:jc w:val="center"/>
        </w:trPr>
        <w:tc>
          <w:tcPr>
            <w:tcW w:w="755" w:type="dxa"/>
          </w:tcPr>
          <w:p w14:paraId="1ABBE6AB" w14:textId="77777777" w:rsidR="00FD0E13" w:rsidRPr="009666FC" w:rsidRDefault="00FD0E13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1509" w:type="dxa"/>
          </w:tcPr>
          <w:p w14:paraId="358CF50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7B9FFAC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4363C4AF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657D501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29A8C82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6A8BAC11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7A326E76" w14:textId="77777777" w:rsidR="00FD0E13" w:rsidRPr="009666FC" w:rsidRDefault="00FD0E13" w:rsidP="000F55A6">
            <w:pPr>
              <w:spacing w:after="0" w:line="240" w:lineRule="auto"/>
            </w:pPr>
          </w:p>
        </w:tc>
      </w:tr>
      <w:tr w:rsidR="00FD0E13" w:rsidRPr="009666FC" w14:paraId="2B52C24A" w14:textId="7BC48DEA" w:rsidTr="004046A1">
        <w:trPr>
          <w:trHeight w:val="20"/>
          <w:jc w:val="center"/>
        </w:trPr>
        <w:tc>
          <w:tcPr>
            <w:tcW w:w="755" w:type="dxa"/>
          </w:tcPr>
          <w:p w14:paraId="7678D90A" w14:textId="77777777" w:rsidR="00FD0E13" w:rsidRPr="009666FC" w:rsidRDefault="00FD0E13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1509" w:type="dxa"/>
          </w:tcPr>
          <w:p w14:paraId="152B3B4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39" w:type="dxa"/>
          </w:tcPr>
          <w:p w14:paraId="368E33AA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980" w:type="dxa"/>
          </w:tcPr>
          <w:p w14:paraId="0860D9ED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800" w:type="dxa"/>
          </w:tcPr>
          <w:p w14:paraId="0695126C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2016" w:type="dxa"/>
          </w:tcPr>
          <w:p w14:paraId="4E26927E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552725D4" w14:textId="77777777" w:rsidR="00FD0E13" w:rsidRPr="009666FC" w:rsidRDefault="00FD0E13" w:rsidP="000F55A6">
            <w:pPr>
              <w:spacing w:after="0" w:line="240" w:lineRule="auto"/>
            </w:pPr>
          </w:p>
        </w:tc>
        <w:tc>
          <w:tcPr>
            <w:tcW w:w="1728" w:type="dxa"/>
          </w:tcPr>
          <w:p w14:paraId="3E853D53" w14:textId="77777777" w:rsidR="00FD0E13" w:rsidRPr="009666FC" w:rsidRDefault="00FD0E13" w:rsidP="000F55A6">
            <w:pPr>
              <w:spacing w:after="0" w:line="240" w:lineRule="auto"/>
            </w:pPr>
          </w:p>
        </w:tc>
      </w:tr>
    </w:tbl>
    <w:p w14:paraId="20F4567E" w14:textId="77777777" w:rsidR="009666FC" w:rsidRDefault="009666FC" w:rsidP="000F55A6">
      <w:pPr>
        <w:spacing w:after="0" w:line="240" w:lineRule="auto"/>
      </w:pPr>
    </w:p>
    <w:p w14:paraId="5B6075BC" w14:textId="77777777" w:rsidR="005134CD" w:rsidRDefault="005134CD" w:rsidP="000F55A6">
      <w:pPr>
        <w:spacing w:after="0" w:line="240" w:lineRule="auto"/>
      </w:pPr>
    </w:p>
    <w:p w14:paraId="4DB07FF9" w14:textId="77777777" w:rsidR="009666FC" w:rsidRPr="009666FC" w:rsidRDefault="009666FC" w:rsidP="000F55A6">
      <w:pPr>
        <w:spacing w:after="0" w:line="240" w:lineRule="auto"/>
      </w:pPr>
      <w:r w:rsidRPr="009666FC">
        <w:br w:type="page"/>
      </w:r>
    </w:p>
    <w:p w14:paraId="072A4B94" w14:textId="77777777" w:rsidR="009666FC" w:rsidRPr="009666FC" w:rsidRDefault="009666FC" w:rsidP="000F55A6">
      <w:pPr>
        <w:spacing w:after="0" w:line="240" w:lineRule="auto"/>
      </w:pPr>
    </w:p>
    <w:tbl>
      <w:tblPr>
        <w:tblW w:w="12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97"/>
        <w:gridCol w:w="2389"/>
        <w:gridCol w:w="1296"/>
        <w:gridCol w:w="2205"/>
        <w:gridCol w:w="2304"/>
        <w:gridCol w:w="2160"/>
        <w:gridCol w:w="1763"/>
      </w:tblGrid>
      <w:tr w:rsidR="0015599A" w:rsidRPr="009666FC" w14:paraId="5FB9F50E" w14:textId="77777777" w:rsidTr="002130CE">
        <w:trPr>
          <w:trHeight w:val="244"/>
          <w:jc w:val="center"/>
        </w:trPr>
        <w:tc>
          <w:tcPr>
            <w:tcW w:w="797" w:type="dxa"/>
          </w:tcPr>
          <w:p w14:paraId="7CA21141" w14:textId="77777777" w:rsidR="0015599A" w:rsidRPr="009666FC" w:rsidRDefault="0015599A" w:rsidP="000F55A6">
            <w:pPr>
              <w:spacing w:after="0" w:line="240" w:lineRule="auto"/>
            </w:pPr>
            <w:r w:rsidRPr="009666FC">
              <w:t>Field</w:t>
            </w:r>
          </w:p>
        </w:tc>
        <w:tc>
          <w:tcPr>
            <w:tcW w:w="2389" w:type="dxa"/>
          </w:tcPr>
          <w:p w14:paraId="0AB43B44" w14:textId="204E4698" w:rsidR="0015599A" w:rsidRDefault="0015599A" w:rsidP="00FD0E13">
            <w:pPr>
              <w:pStyle w:val="NoSpacing"/>
            </w:pPr>
            <w:r>
              <w:t xml:space="preserve">L.7 Would you be willing to pay money for paper documentation for this field? </w:t>
            </w:r>
          </w:p>
          <w:p w14:paraId="3F5260F7" w14:textId="1FD8ED99" w:rsidR="0015599A" w:rsidRDefault="0015599A" w:rsidP="00FD0E13">
            <w:pPr>
              <w:pStyle w:val="NoSpacing"/>
              <w:rPr>
                <w:i/>
              </w:rPr>
            </w:pPr>
            <w:r>
              <w:rPr>
                <w:i/>
              </w:rPr>
              <w:t>Ask if L</w:t>
            </w:r>
            <w:r w:rsidRPr="00E8536F">
              <w:rPr>
                <w:i/>
              </w:rPr>
              <w:t>5=1</w:t>
            </w:r>
          </w:p>
          <w:p w14:paraId="565EC596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0CCEEDE0" w14:textId="77777777" w:rsidR="0015599A" w:rsidRPr="008F1A89" w:rsidRDefault="0015599A" w:rsidP="00FD0E13">
            <w:pPr>
              <w:pStyle w:val="NoSpacing"/>
            </w:pPr>
            <w:r>
              <w:t>0</w:t>
            </w:r>
            <w:r w:rsidRPr="008F1A89">
              <w:t>=No</w:t>
            </w:r>
          </w:p>
          <w:p w14:paraId="798870CE" w14:textId="77777777" w:rsidR="0015599A" w:rsidRPr="008F1A89" w:rsidRDefault="0015599A" w:rsidP="00FD0E13">
            <w:pPr>
              <w:pStyle w:val="NoSpacing"/>
            </w:pPr>
            <w:r>
              <w:t>1</w:t>
            </w:r>
            <w:r w:rsidRPr="008F1A89">
              <w:t>=Yes</w:t>
            </w:r>
          </w:p>
          <w:p w14:paraId="025C8527" w14:textId="77777777" w:rsidR="0015599A" w:rsidRPr="008F1A89" w:rsidRDefault="0015599A" w:rsidP="00FD0E13">
            <w:pPr>
              <w:pStyle w:val="NoSpacing"/>
            </w:pPr>
            <w:r w:rsidRPr="008F1A89">
              <w:t>888=Don’t know</w:t>
            </w:r>
          </w:p>
          <w:p w14:paraId="5B10175E" w14:textId="326CD574" w:rsidR="0015599A" w:rsidRDefault="0015599A" w:rsidP="00FD0E13">
            <w:pPr>
              <w:tabs>
                <w:tab w:val="left" w:pos="1619"/>
              </w:tabs>
              <w:spacing w:after="0" w:line="240" w:lineRule="auto"/>
            </w:pPr>
            <w:r w:rsidRPr="008F1A89">
              <w:t>999=Prefer not to respon</w:t>
            </w:r>
            <w:r>
              <w:t>d</w:t>
            </w:r>
          </w:p>
        </w:tc>
        <w:tc>
          <w:tcPr>
            <w:tcW w:w="1296" w:type="dxa"/>
          </w:tcPr>
          <w:p w14:paraId="17052613" w14:textId="64EE0206" w:rsidR="0015599A" w:rsidRDefault="0015599A" w:rsidP="0015599A">
            <w:pPr>
              <w:pStyle w:val="NoSpacing"/>
            </w:pPr>
            <w:r>
              <w:t xml:space="preserve">L.7b About how much would you be willing to pay? </w:t>
            </w:r>
          </w:p>
          <w:p w14:paraId="3B9252BC" w14:textId="77777777" w:rsidR="0015599A" w:rsidRDefault="0015599A" w:rsidP="0015599A">
            <w:pPr>
              <w:pStyle w:val="NoSpacing"/>
            </w:pPr>
            <w:r>
              <w:t>In ZMK</w:t>
            </w:r>
          </w:p>
          <w:p w14:paraId="777CDA19" w14:textId="77777777" w:rsidR="0015599A" w:rsidRDefault="0015599A" w:rsidP="0015599A">
            <w:pPr>
              <w:pStyle w:val="NoSpacing"/>
            </w:pPr>
          </w:p>
          <w:p w14:paraId="1F5B5DA1" w14:textId="70A54FE3" w:rsidR="0015599A" w:rsidRPr="002130CE" w:rsidRDefault="0015599A" w:rsidP="002130CE">
            <w:pPr>
              <w:pStyle w:val="NoSpacing"/>
              <w:rPr>
                <w:i/>
              </w:rPr>
            </w:pPr>
            <w:r w:rsidRPr="002130CE">
              <w:rPr>
                <w:i/>
              </w:rPr>
              <w:t xml:space="preserve">Ask </w:t>
            </w:r>
            <w:r w:rsidR="002130CE" w:rsidRPr="002130CE">
              <w:rPr>
                <w:i/>
              </w:rPr>
              <w:t>if L</w:t>
            </w:r>
            <w:r w:rsidRPr="002130CE">
              <w:rPr>
                <w:i/>
              </w:rPr>
              <w:t xml:space="preserve">5=1 and </w:t>
            </w:r>
            <w:r w:rsidR="002130CE" w:rsidRPr="002130CE">
              <w:rPr>
                <w:i/>
              </w:rPr>
              <w:t>L</w:t>
            </w:r>
            <w:r w:rsidRPr="002130CE">
              <w:rPr>
                <w:i/>
              </w:rPr>
              <w:t>7=</w:t>
            </w:r>
            <w:r w:rsidR="002130CE" w:rsidRPr="002130CE">
              <w:rPr>
                <w:i/>
              </w:rPr>
              <w:t>1</w:t>
            </w:r>
          </w:p>
        </w:tc>
        <w:tc>
          <w:tcPr>
            <w:tcW w:w="2205" w:type="dxa"/>
          </w:tcPr>
          <w:p w14:paraId="14458409" w14:textId="3F6BA30F" w:rsidR="0015599A" w:rsidRDefault="0015599A" w:rsidP="00FD0E13">
            <w:pPr>
              <w:pStyle w:val="NoSpacing"/>
            </w:pPr>
            <w:r>
              <w:t xml:space="preserve">L.8 Why would you not like to have paper documentation for this field? </w:t>
            </w:r>
          </w:p>
          <w:p w14:paraId="49E6FCEC" w14:textId="77777777" w:rsidR="0015599A" w:rsidRDefault="0015599A" w:rsidP="00FD0E13">
            <w:pPr>
              <w:pStyle w:val="NoSpacing"/>
              <w:ind w:left="104" w:hanging="104"/>
            </w:pPr>
          </w:p>
          <w:p w14:paraId="3D81D7A8" w14:textId="3542F912" w:rsidR="0015599A" w:rsidRPr="00E8536F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Ask </w:t>
            </w:r>
            <w:r>
              <w:rPr>
                <w:i/>
              </w:rPr>
              <w:t>if L</w:t>
            </w:r>
            <w:r w:rsidRPr="00E8536F">
              <w:rPr>
                <w:i/>
              </w:rPr>
              <w:t>5=0</w:t>
            </w:r>
          </w:p>
          <w:p w14:paraId="393B0D6A" w14:textId="77777777" w:rsidR="0015599A" w:rsidRPr="00E8536F" w:rsidRDefault="0015599A" w:rsidP="00FD0E13">
            <w:pPr>
              <w:pStyle w:val="NoSpacing"/>
              <w:rPr>
                <w:i/>
              </w:rPr>
            </w:pPr>
          </w:p>
          <w:p w14:paraId="297E7CFE" w14:textId="77777777" w:rsidR="0015599A" w:rsidRPr="009C3B70" w:rsidRDefault="0015599A" w:rsidP="00FD0E13">
            <w:pPr>
              <w:pStyle w:val="NoSpacing"/>
              <w:rPr>
                <w:i/>
              </w:rPr>
            </w:pPr>
            <w:r w:rsidRPr="00E8536F">
              <w:rPr>
                <w:i/>
              </w:rPr>
              <w:t xml:space="preserve">Probe and code, select all that apply </w:t>
            </w:r>
          </w:p>
          <w:p w14:paraId="12D61BAD" w14:textId="77777777" w:rsidR="0015599A" w:rsidRDefault="0015599A" w:rsidP="00FD0E13">
            <w:pPr>
              <w:spacing w:after="0" w:line="240" w:lineRule="auto"/>
              <w:rPr>
                <w:i/>
              </w:rPr>
            </w:pPr>
          </w:p>
          <w:p w14:paraId="2D745E4D" w14:textId="35980D11" w:rsidR="0015599A" w:rsidRDefault="0015599A" w:rsidP="00FD0E13">
            <w:pPr>
              <w:spacing w:after="0" w:line="240" w:lineRule="auto"/>
            </w:pPr>
            <w:r>
              <w:rPr>
                <w:i/>
              </w:rPr>
              <w:t xml:space="preserve">(See codes 321 below) </w:t>
            </w:r>
          </w:p>
        </w:tc>
        <w:tc>
          <w:tcPr>
            <w:tcW w:w="2304" w:type="dxa"/>
          </w:tcPr>
          <w:p w14:paraId="29C846DB" w14:textId="4F5F80B3" w:rsidR="0015599A" w:rsidRPr="009666FC" w:rsidRDefault="0015599A" w:rsidP="00FD0E13">
            <w:pPr>
              <w:spacing w:after="0" w:line="240" w:lineRule="auto"/>
              <w:ind w:left="10" w:hanging="10"/>
            </w:pPr>
            <w:r>
              <w:t>L9. In the next 3</w:t>
            </w:r>
            <w:r w:rsidRPr="009666FC">
              <w:t xml:space="preserve"> years, how likely do you think it is that other households within your village may try to cross-over your boundaries (step on your side) and take or use some of this field?</w:t>
            </w:r>
          </w:p>
          <w:p w14:paraId="03531BA6" w14:textId="77777777" w:rsidR="0015599A" w:rsidRPr="009666FC" w:rsidRDefault="0015599A" w:rsidP="00FD0E13">
            <w:pPr>
              <w:spacing w:after="0" w:line="240" w:lineRule="auto"/>
            </w:pPr>
          </w:p>
          <w:p w14:paraId="2F6FDF12" w14:textId="26586BD9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60" w:type="dxa"/>
          </w:tcPr>
          <w:p w14:paraId="292E34AF" w14:textId="78EC841B" w:rsidR="0015599A" w:rsidRPr="009666FC" w:rsidRDefault="0015599A" w:rsidP="00FD0E13">
            <w:pPr>
              <w:spacing w:after="0" w:line="240" w:lineRule="auto"/>
            </w:pPr>
            <w:r>
              <w:t xml:space="preserve">L10. In the next 3 </w:t>
            </w:r>
            <w:r w:rsidRPr="009666FC">
              <w:t xml:space="preserve">years, how likely do you think it is that elites/big people </w:t>
            </w:r>
            <w:r>
              <w:t xml:space="preserve">from outside this chiefdom </w:t>
            </w:r>
            <w:r w:rsidRPr="009666FC">
              <w:t>may take this field without your permission/ agreement?</w:t>
            </w:r>
          </w:p>
          <w:p w14:paraId="6CA7E7AD" w14:textId="77777777" w:rsidR="0015599A" w:rsidRPr="009666FC" w:rsidRDefault="0015599A" w:rsidP="00FD0E13">
            <w:pPr>
              <w:spacing w:after="0" w:line="240" w:lineRule="auto"/>
            </w:pPr>
          </w:p>
          <w:p w14:paraId="71CD8423" w14:textId="006FCA58" w:rsidR="0015599A" w:rsidRDefault="0015599A" w:rsidP="000F55A6">
            <w:pPr>
              <w:spacing w:after="0" w:line="240" w:lineRule="auto"/>
            </w:pPr>
            <w:r w:rsidRPr="009666FC">
              <w:rPr>
                <w:i/>
              </w:rPr>
              <w:t>(See  Code  119 Below)</w:t>
            </w:r>
          </w:p>
        </w:tc>
        <w:tc>
          <w:tcPr>
            <w:tcW w:w="1763" w:type="dxa"/>
          </w:tcPr>
          <w:p w14:paraId="707CD60F" w14:textId="192D3E27" w:rsidR="0015599A" w:rsidRPr="009666FC" w:rsidRDefault="0015599A" w:rsidP="000F55A6">
            <w:pPr>
              <w:spacing w:after="0" w:line="240" w:lineRule="auto"/>
            </w:pPr>
            <w:r>
              <w:t>L11. In the next 3</w:t>
            </w:r>
            <w:r w:rsidRPr="009666FC">
              <w:t xml:space="preserve"> years, how likely do you think it is that people from a neighboring community with encroach/cross-over to use this field?</w:t>
            </w:r>
          </w:p>
          <w:p w14:paraId="002CE993" w14:textId="77777777" w:rsidR="0015599A" w:rsidRPr="009666FC" w:rsidRDefault="0015599A" w:rsidP="000F55A6">
            <w:pPr>
              <w:spacing w:after="0" w:line="240" w:lineRule="auto"/>
            </w:pPr>
          </w:p>
          <w:p w14:paraId="5609641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Code 119 Below)</w:t>
            </w:r>
          </w:p>
        </w:tc>
      </w:tr>
      <w:tr w:rsidR="0015599A" w:rsidRPr="009666FC" w14:paraId="543E347D" w14:textId="77777777" w:rsidTr="002130CE">
        <w:trPr>
          <w:trHeight w:val="20"/>
          <w:jc w:val="center"/>
        </w:trPr>
        <w:tc>
          <w:tcPr>
            <w:tcW w:w="797" w:type="dxa"/>
          </w:tcPr>
          <w:p w14:paraId="7BFB0442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  <w:r w:rsidRPr="009666FC">
              <w:rPr>
                <w:b/>
                <w:bCs/>
                <w:sz w:val="18"/>
              </w:rPr>
              <w:t>FIELD</w:t>
            </w:r>
          </w:p>
        </w:tc>
        <w:tc>
          <w:tcPr>
            <w:tcW w:w="2389" w:type="dxa"/>
          </w:tcPr>
          <w:p w14:paraId="01232EC5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296" w:type="dxa"/>
          </w:tcPr>
          <w:p w14:paraId="64F8D983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205" w:type="dxa"/>
          </w:tcPr>
          <w:p w14:paraId="4D94C133" w14:textId="0F23A18A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304" w:type="dxa"/>
          </w:tcPr>
          <w:p w14:paraId="3431B170" w14:textId="64528A69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60" w:type="dxa"/>
          </w:tcPr>
          <w:p w14:paraId="7170D227" w14:textId="77777777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3" w:type="dxa"/>
          </w:tcPr>
          <w:p w14:paraId="67DF4093" w14:textId="684D0D52" w:rsidR="0015599A" w:rsidRPr="009666FC" w:rsidRDefault="0015599A" w:rsidP="000F55A6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15599A" w:rsidRPr="009666FC" w14:paraId="02768F53" w14:textId="77777777" w:rsidTr="002130CE">
        <w:trPr>
          <w:trHeight w:val="20"/>
          <w:jc w:val="center"/>
        </w:trPr>
        <w:tc>
          <w:tcPr>
            <w:tcW w:w="797" w:type="dxa"/>
          </w:tcPr>
          <w:p w14:paraId="71708323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</w:t>
            </w:r>
          </w:p>
        </w:tc>
        <w:tc>
          <w:tcPr>
            <w:tcW w:w="2389" w:type="dxa"/>
          </w:tcPr>
          <w:p w14:paraId="6E05C3F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14460C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3846EE49" w14:textId="39BD612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453E23E1" w14:textId="5EC4A04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BF351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463CCDB" w14:textId="2C9E8F7A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884D1E" w14:textId="77777777" w:rsidTr="002130CE">
        <w:trPr>
          <w:trHeight w:val="20"/>
          <w:jc w:val="center"/>
        </w:trPr>
        <w:tc>
          <w:tcPr>
            <w:tcW w:w="797" w:type="dxa"/>
          </w:tcPr>
          <w:p w14:paraId="196511AF" w14:textId="77777777" w:rsidR="0015599A" w:rsidRPr="009666FC" w:rsidRDefault="0015599A" w:rsidP="000F55A6">
            <w:pPr>
              <w:spacing w:after="0" w:line="240" w:lineRule="auto"/>
            </w:pPr>
            <w:r w:rsidRPr="009666FC">
              <w:t xml:space="preserve"> 2</w:t>
            </w:r>
          </w:p>
        </w:tc>
        <w:tc>
          <w:tcPr>
            <w:tcW w:w="2389" w:type="dxa"/>
          </w:tcPr>
          <w:p w14:paraId="651495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FD99AF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98C61D2" w14:textId="274226D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1950625" w14:textId="14303C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D196E7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556438B2" w14:textId="58F64BD0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17333311" w14:textId="77777777" w:rsidTr="002130CE">
        <w:trPr>
          <w:trHeight w:val="20"/>
          <w:jc w:val="center"/>
        </w:trPr>
        <w:tc>
          <w:tcPr>
            <w:tcW w:w="797" w:type="dxa"/>
          </w:tcPr>
          <w:p w14:paraId="52035482" w14:textId="77777777" w:rsidR="0015599A" w:rsidRPr="009666FC" w:rsidRDefault="0015599A" w:rsidP="000F55A6">
            <w:pPr>
              <w:spacing w:after="0" w:line="240" w:lineRule="auto"/>
            </w:pPr>
            <w:r w:rsidRPr="009666FC">
              <w:t>3</w:t>
            </w:r>
          </w:p>
        </w:tc>
        <w:tc>
          <w:tcPr>
            <w:tcW w:w="2389" w:type="dxa"/>
          </w:tcPr>
          <w:p w14:paraId="3791900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2887AFB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DBA12DB" w14:textId="4A1AD5C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5A504017" w14:textId="39917E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3B7889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64CDEC8C" w14:textId="28D11B7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2F9E5063" w14:textId="77777777" w:rsidTr="002130CE">
        <w:trPr>
          <w:trHeight w:val="20"/>
          <w:jc w:val="center"/>
        </w:trPr>
        <w:tc>
          <w:tcPr>
            <w:tcW w:w="797" w:type="dxa"/>
          </w:tcPr>
          <w:p w14:paraId="223ADAC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4</w:t>
            </w:r>
          </w:p>
        </w:tc>
        <w:tc>
          <w:tcPr>
            <w:tcW w:w="2389" w:type="dxa"/>
          </w:tcPr>
          <w:p w14:paraId="5D4C49EF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39F15A4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30D830A" w14:textId="48E2A56E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98CAF60" w14:textId="06721EA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530FED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6E9038D" w14:textId="306D11C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5230EB15" w14:textId="77777777" w:rsidTr="002130CE">
        <w:trPr>
          <w:trHeight w:val="20"/>
          <w:jc w:val="center"/>
        </w:trPr>
        <w:tc>
          <w:tcPr>
            <w:tcW w:w="797" w:type="dxa"/>
          </w:tcPr>
          <w:p w14:paraId="677EA487" w14:textId="77777777" w:rsidR="0015599A" w:rsidRPr="009666FC" w:rsidRDefault="0015599A" w:rsidP="000F55A6">
            <w:pPr>
              <w:spacing w:after="0" w:line="240" w:lineRule="auto"/>
            </w:pPr>
            <w:r w:rsidRPr="009666FC">
              <w:t>5</w:t>
            </w:r>
          </w:p>
        </w:tc>
        <w:tc>
          <w:tcPr>
            <w:tcW w:w="2389" w:type="dxa"/>
          </w:tcPr>
          <w:p w14:paraId="41FF3A3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4C7380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1092B8F4" w14:textId="7B216D8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120CEBCA" w14:textId="1869093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4BE51B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07AC296" w14:textId="6F316B93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0052FA6" w14:textId="77777777" w:rsidTr="002130CE">
        <w:trPr>
          <w:trHeight w:val="20"/>
          <w:jc w:val="center"/>
        </w:trPr>
        <w:tc>
          <w:tcPr>
            <w:tcW w:w="797" w:type="dxa"/>
          </w:tcPr>
          <w:p w14:paraId="39B7534E" w14:textId="77777777" w:rsidR="0015599A" w:rsidRPr="009666FC" w:rsidRDefault="0015599A" w:rsidP="000F55A6">
            <w:pPr>
              <w:spacing w:after="0" w:line="240" w:lineRule="auto"/>
            </w:pPr>
            <w:r w:rsidRPr="009666FC">
              <w:t>6</w:t>
            </w:r>
          </w:p>
        </w:tc>
        <w:tc>
          <w:tcPr>
            <w:tcW w:w="2389" w:type="dxa"/>
          </w:tcPr>
          <w:p w14:paraId="1DB1B2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9CA814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6C32D8E0" w14:textId="061D36C3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CBB0993" w14:textId="67CE30CB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1E6B2246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4903A689" w14:textId="469CF21C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500545F" w14:textId="77777777" w:rsidTr="002130CE">
        <w:trPr>
          <w:trHeight w:val="20"/>
          <w:jc w:val="center"/>
        </w:trPr>
        <w:tc>
          <w:tcPr>
            <w:tcW w:w="797" w:type="dxa"/>
          </w:tcPr>
          <w:p w14:paraId="1201F7C8" w14:textId="77777777" w:rsidR="0015599A" w:rsidRPr="009666FC" w:rsidRDefault="0015599A" w:rsidP="000F55A6">
            <w:pPr>
              <w:spacing w:after="0" w:line="240" w:lineRule="auto"/>
            </w:pPr>
            <w:r w:rsidRPr="009666FC">
              <w:t>7</w:t>
            </w:r>
          </w:p>
        </w:tc>
        <w:tc>
          <w:tcPr>
            <w:tcW w:w="2389" w:type="dxa"/>
          </w:tcPr>
          <w:p w14:paraId="24E71B31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561FE6B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62BB03A" w14:textId="58CD46BF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CDF6D59" w14:textId="75B6F040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6272D010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708B6C86" w14:textId="56C7F8CD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0E9EC14D" w14:textId="77777777" w:rsidTr="002130CE">
        <w:trPr>
          <w:trHeight w:val="20"/>
          <w:jc w:val="center"/>
        </w:trPr>
        <w:tc>
          <w:tcPr>
            <w:tcW w:w="797" w:type="dxa"/>
          </w:tcPr>
          <w:p w14:paraId="38B1933C" w14:textId="77777777" w:rsidR="0015599A" w:rsidRPr="009666FC" w:rsidRDefault="0015599A" w:rsidP="000F55A6">
            <w:pPr>
              <w:spacing w:after="0" w:line="240" w:lineRule="auto"/>
            </w:pPr>
            <w:r w:rsidRPr="009666FC">
              <w:t>8</w:t>
            </w:r>
          </w:p>
        </w:tc>
        <w:tc>
          <w:tcPr>
            <w:tcW w:w="2389" w:type="dxa"/>
          </w:tcPr>
          <w:p w14:paraId="2D4FAED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24F0062E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0ABF70B8" w14:textId="20E24EA6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759C0A5C" w14:textId="551466F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7E465C1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0F6A2CA8" w14:textId="42D18146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4BBF7643" w14:textId="77777777" w:rsidTr="002130CE">
        <w:trPr>
          <w:trHeight w:val="20"/>
          <w:jc w:val="center"/>
        </w:trPr>
        <w:tc>
          <w:tcPr>
            <w:tcW w:w="797" w:type="dxa"/>
          </w:tcPr>
          <w:p w14:paraId="7B6A5799" w14:textId="77777777" w:rsidR="0015599A" w:rsidRPr="009666FC" w:rsidRDefault="0015599A" w:rsidP="000F55A6">
            <w:pPr>
              <w:spacing w:after="0" w:line="240" w:lineRule="auto"/>
            </w:pPr>
            <w:r w:rsidRPr="009666FC">
              <w:t>9</w:t>
            </w:r>
          </w:p>
        </w:tc>
        <w:tc>
          <w:tcPr>
            <w:tcW w:w="2389" w:type="dxa"/>
          </w:tcPr>
          <w:p w14:paraId="47012FCC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0C428778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4C595437" w14:textId="2729DE51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3A048E35" w14:textId="6D540BE5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5BD05BB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9AF845D" w14:textId="48B60994" w:rsidR="0015599A" w:rsidRPr="009666FC" w:rsidRDefault="0015599A" w:rsidP="000F55A6">
            <w:pPr>
              <w:spacing w:after="0" w:line="240" w:lineRule="auto"/>
            </w:pPr>
          </w:p>
        </w:tc>
      </w:tr>
      <w:tr w:rsidR="0015599A" w:rsidRPr="009666FC" w14:paraId="7FF70ED1" w14:textId="77777777" w:rsidTr="002130CE">
        <w:trPr>
          <w:trHeight w:val="20"/>
          <w:jc w:val="center"/>
        </w:trPr>
        <w:tc>
          <w:tcPr>
            <w:tcW w:w="797" w:type="dxa"/>
          </w:tcPr>
          <w:p w14:paraId="0B28CE9F" w14:textId="77777777" w:rsidR="0015599A" w:rsidRPr="009666FC" w:rsidRDefault="0015599A" w:rsidP="000F55A6">
            <w:pPr>
              <w:spacing w:after="0" w:line="240" w:lineRule="auto"/>
            </w:pPr>
            <w:r w:rsidRPr="009666FC">
              <w:t>10</w:t>
            </w:r>
          </w:p>
        </w:tc>
        <w:tc>
          <w:tcPr>
            <w:tcW w:w="2389" w:type="dxa"/>
          </w:tcPr>
          <w:p w14:paraId="1EECA5C2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296" w:type="dxa"/>
          </w:tcPr>
          <w:p w14:paraId="7C607BD3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205" w:type="dxa"/>
          </w:tcPr>
          <w:p w14:paraId="24B71557" w14:textId="6F53C95A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304" w:type="dxa"/>
          </w:tcPr>
          <w:p w14:paraId="2939B897" w14:textId="1A009DEC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2160" w:type="dxa"/>
          </w:tcPr>
          <w:p w14:paraId="266B5279" w14:textId="77777777" w:rsidR="0015599A" w:rsidRPr="009666FC" w:rsidRDefault="0015599A" w:rsidP="000F55A6">
            <w:pPr>
              <w:spacing w:after="0" w:line="240" w:lineRule="auto"/>
            </w:pPr>
          </w:p>
        </w:tc>
        <w:tc>
          <w:tcPr>
            <w:tcW w:w="1763" w:type="dxa"/>
          </w:tcPr>
          <w:p w14:paraId="378B5AEA" w14:textId="5C292B9A" w:rsidR="0015599A" w:rsidRPr="009666FC" w:rsidRDefault="0015599A" w:rsidP="000F55A6">
            <w:pPr>
              <w:spacing w:after="0" w:line="240" w:lineRule="auto"/>
            </w:pPr>
          </w:p>
        </w:tc>
      </w:tr>
    </w:tbl>
    <w:p w14:paraId="44006488" w14:textId="77777777" w:rsidR="009666FC" w:rsidRPr="009666FC" w:rsidRDefault="009666FC" w:rsidP="000F55A6">
      <w:pPr>
        <w:spacing w:after="0" w:line="240" w:lineRule="auto"/>
      </w:pPr>
    </w:p>
    <w:p w14:paraId="5E1D91F1" w14:textId="77777777" w:rsidR="009666FC" w:rsidRPr="009666FC" w:rsidRDefault="009666FC" w:rsidP="000F55A6">
      <w:pPr>
        <w:spacing w:after="0" w:line="240" w:lineRule="auto"/>
      </w:pPr>
    </w:p>
    <w:tbl>
      <w:tblPr>
        <w:tblW w:w="14340" w:type="dxa"/>
        <w:jc w:val="center"/>
        <w:tblInd w:w="-2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119"/>
        <w:gridCol w:w="2790"/>
        <w:gridCol w:w="4500"/>
        <w:gridCol w:w="3931"/>
      </w:tblGrid>
      <w:tr w:rsidR="00FD0E13" w:rsidRPr="008F1A89" w14:paraId="046A49B0" w14:textId="77777777" w:rsidTr="00FD0E13">
        <w:trPr>
          <w:jc w:val="center"/>
        </w:trPr>
        <w:tc>
          <w:tcPr>
            <w:tcW w:w="3119" w:type="dxa"/>
          </w:tcPr>
          <w:p w14:paraId="48B76145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118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Documentation Type</w:t>
            </w:r>
          </w:p>
        </w:tc>
        <w:tc>
          <w:tcPr>
            <w:tcW w:w="2790" w:type="dxa"/>
          </w:tcPr>
          <w:p w14:paraId="3E1B7CE4" w14:textId="77777777" w:rsidR="00D22B94" w:rsidRPr="008F1A89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119</w:t>
            </w:r>
            <w:r w:rsidRPr="00995F62">
              <w:rPr>
                <w:b/>
              </w:rPr>
              <w:t>–</w:t>
            </w:r>
            <w:r w:rsidRPr="008F1A89">
              <w:rPr>
                <w:b/>
              </w:rPr>
              <w:t>L</w:t>
            </w:r>
            <w:r>
              <w:rPr>
                <w:b/>
              </w:rPr>
              <w:t>ikelihood scale</w:t>
            </w:r>
          </w:p>
        </w:tc>
        <w:tc>
          <w:tcPr>
            <w:tcW w:w="4500" w:type="dxa"/>
          </w:tcPr>
          <w:p w14:paraId="3F931517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why- 320</w:t>
            </w:r>
          </w:p>
        </w:tc>
        <w:tc>
          <w:tcPr>
            <w:tcW w:w="3931" w:type="dxa"/>
          </w:tcPr>
          <w:p w14:paraId="089CDA2B" w14:textId="77777777" w:rsidR="00D22B94" w:rsidRDefault="00D22B94" w:rsidP="00D22B94">
            <w:pPr>
              <w:pStyle w:val="NoSpacing"/>
              <w:rPr>
                <w:b/>
              </w:rPr>
            </w:pPr>
            <w:r>
              <w:rPr>
                <w:b/>
              </w:rPr>
              <w:t>Paper doc – why not - 321</w:t>
            </w:r>
          </w:p>
        </w:tc>
      </w:tr>
      <w:tr w:rsidR="00FD0E13" w:rsidRPr="00355018" w14:paraId="5D25D812" w14:textId="77777777" w:rsidTr="00FD0E13">
        <w:trPr>
          <w:trHeight w:val="58"/>
          <w:jc w:val="center"/>
        </w:trPr>
        <w:tc>
          <w:tcPr>
            <w:tcW w:w="3119" w:type="dxa"/>
          </w:tcPr>
          <w:p w14:paraId="7C99A2E6" w14:textId="77777777" w:rsidR="00D22B94" w:rsidRPr="00DE33B3" w:rsidRDefault="00D22B94" w:rsidP="00D22B94">
            <w:pPr>
              <w:pStyle w:val="NoSpacing"/>
            </w:pPr>
            <w:r w:rsidRPr="00DE33B3">
              <w:t>1=Customary land certificate</w:t>
            </w:r>
          </w:p>
          <w:p w14:paraId="2D0B5A13" w14:textId="77777777" w:rsidR="00D22B94" w:rsidRPr="00DE33B3" w:rsidRDefault="00D22B94" w:rsidP="00D22B94">
            <w:pPr>
              <w:pStyle w:val="NoSpacing"/>
            </w:pPr>
            <w:r w:rsidRPr="00DE33B3">
              <w:t>2=State land lease/title—14 year lease</w:t>
            </w:r>
          </w:p>
          <w:p w14:paraId="278B62F2" w14:textId="77777777" w:rsidR="00D22B94" w:rsidRPr="00DE33B3" w:rsidRDefault="00D22B94" w:rsidP="00D22B94">
            <w:pPr>
              <w:pStyle w:val="NoSpacing"/>
            </w:pPr>
            <w:r w:rsidRPr="00DE33B3">
              <w:t>3=State land lease/title—99 year lease</w:t>
            </w:r>
          </w:p>
          <w:p w14:paraId="295FA1CD" w14:textId="77777777" w:rsidR="00D22B94" w:rsidRPr="00DE33B3" w:rsidRDefault="00D22B94" w:rsidP="00D22B94">
            <w:pPr>
              <w:pStyle w:val="NoSpacing"/>
            </w:pPr>
            <w:r w:rsidRPr="00DE33B3">
              <w:t>4=Letter of consent not yet registered with the Ministry of Lands</w:t>
            </w:r>
          </w:p>
          <w:p w14:paraId="54CEFEAD" w14:textId="77777777" w:rsidR="00D22B94" w:rsidRPr="00DE33B3" w:rsidRDefault="00D22B94" w:rsidP="00D22B94">
            <w:pPr>
              <w:pStyle w:val="NoSpacing"/>
            </w:pPr>
            <w:r w:rsidRPr="00DE33B3">
              <w:t>5=Other documentation</w:t>
            </w:r>
          </w:p>
        </w:tc>
        <w:tc>
          <w:tcPr>
            <w:tcW w:w="2790" w:type="dxa"/>
          </w:tcPr>
          <w:p w14:paraId="240D1E72" w14:textId="77777777" w:rsidR="00D22B94" w:rsidRPr="00DE33B3" w:rsidRDefault="00D22B94" w:rsidP="00D22B94">
            <w:pPr>
              <w:pStyle w:val="NoSpacing"/>
            </w:pPr>
            <w:r w:rsidRPr="00DE33B3">
              <w:t>1=Impossible/would never happen</w:t>
            </w:r>
          </w:p>
          <w:p w14:paraId="2655CEF6" w14:textId="77777777" w:rsidR="00D22B94" w:rsidRPr="00DE33B3" w:rsidRDefault="00D22B94" w:rsidP="00D22B94">
            <w:pPr>
              <w:pStyle w:val="NoSpacing"/>
            </w:pPr>
            <w:r w:rsidRPr="00DE33B3">
              <w:t xml:space="preserve">2=Highly unlikely </w:t>
            </w:r>
          </w:p>
          <w:p w14:paraId="44F17B26" w14:textId="77777777" w:rsidR="00D22B94" w:rsidRPr="00DE33B3" w:rsidRDefault="00D22B94" w:rsidP="00D22B94">
            <w:pPr>
              <w:pStyle w:val="NoSpacing"/>
            </w:pPr>
            <w:r w:rsidRPr="00DE33B3">
              <w:t>3=Unsure/I don't know</w:t>
            </w:r>
          </w:p>
          <w:p w14:paraId="7F0E3B17" w14:textId="77777777" w:rsidR="00D22B94" w:rsidRPr="00DE33B3" w:rsidRDefault="00D22B94" w:rsidP="00D22B94">
            <w:pPr>
              <w:pStyle w:val="NoSpacing"/>
            </w:pPr>
            <w:r w:rsidRPr="00DE33B3">
              <w:t>4=Likely</w:t>
            </w:r>
          </w:p>
          <w:p w14:paraId="5FFDDCD6" w14:textId="77777777" w:rsidR="00D22B94" w:rsidRPr="00DE33B3" w:rsidRDefault="00D22B94" w:rsidP="00D22B94">
            <w:pPr>
              <w:pStyle w:val="NoSpacing"/>
            </w:pPr>
            <w:r w:rsidRPr="00DE33B3">
              <w:t xml:space="preserve">5=Very Likely </w:t>
            </w:r>
          </w:p>
          <w:p w14:paraId="290DE4C5" w14:textId="77777777" w:rsidR="00D22B94" w:rsidRPr="00DE33B3" w:rsidRDefault="00D22B94" w:rsidP="00D22B94">
            <w:pPr>
              <w:pStyle w:val="NoSpacing"/>
            </w:pPr>
            <w:r w:rsidRPr="00DE33B3">
              <w:t>6=Happening right now</w:t>
            </w:r>
          </w:p>
          <w:p w14:paraId="150E2A0B" w14:textId="77777777" w:rsidR="00D22B94" w:rsidRPr="00DE33B3" w:rsidRDefault="00D22B94" w:rsidP="00D22B94">
            <w:pPr>
              <w:pStyle w:val="NoSpacing"/>
            </w:pPr>
            <w:r w:rsidRPr="00DE33B3">
              <w:t>999=Prefer not to respond</w:t>
            </w:r>
          </w:p>
        </w:tc>
        <w:tc>
          <w:tcPr>
            <w:tcW w:w="4500" w:type="dxa"/>
          </w:tcPr>
          <w:p w14:paraId="5B6F9E9E" w14:textId="77777777" w:rsidR="00D22B94" w:rsidRDefault="00D22B94" w:rsidP="00D22B94">
            <w:pPr>
              <w:pStyle w:val="NoSpacing"/>
            </w:pPr>
            <w:r>
              <w:t xml:space="preserve">1=Reduce likelihood of </w:t>
            </w:r>
            <w:proofErr w:type="spellStart"/>
            <w:r>
              <w:t>loosing</w:t>
            </w:r>
            <w:proofErr w:type="spellEnd"/>
            <w:r>
              <w:t xml:space="preserve"> my land</w:t>
            </w:r>
          </w:p>
          <w:p w14:paraId="6424FD32" w14:textId="77777777" w:rsidR="00D22B94" w:rsidRDefault="00D22B94" w:rsidP="00D22B94">
            <w:pPr>
              <w:pStyle w:val="NoSpacing"/>
            </w:pPr>
            <w:r>
              <w:t>2=Protects investments I have made on my land</w:t>
            </w:r>
          </w:p>
          <w:p w14:paraId="7A125348" w14:textId="77777777" w:rsidR="00D22B94" w:rsidRDefault="00D22B94" w:rsidP="00D22B94">
            <w:pPr>
              <w:pStyle w:val="NoSpacing"/>
            </w:pPr>
            <w:r>
              <w:t>3=Strengthens the ability for my children to inherit the land</w:t>
            </w:r>
          </w:p>
          <w:p w14:paraId="2C11F57B" w14:textId="77777777" w:rsidR="00D22B94" w:rsidRDefault="00D22B94" w:rsidP="00D22B94">
            <w:pPr>
              <w:pStyle w:val="NoSpacing"/>
            </w:pPr>
            <w:r>
              <w:t>4=Helps me obtain access to credit</w:t>
            </w:r>
          </w:p>
          <w:p w14:paraId="48034121" w14:textId="77777777" w:rsidR="00D22B94" w:rsidRDefault="00D22B94" w:rsidP="00D22B94">
            <w:pPr>
              <w:pStyle w:val="NoSpacing"/>
            </w:pPr>
            <w:r>
              <w:t>5=Proof that I own the land</w:t>
            </w:r>
          </w:p>
          <w:p w14:paraId="3FE679D6" w14:textId="77777777" w:rsidR="00D22B94" w:rsidRDefault="00D22B94" w:rsidP="00D22B94">
            <w:pPr>
              <w:pStyle w:val="NoSpacing"/>
            </w:pPr>
            <w:r>
              <w:t>6=Just to have it</w:t>
            </w:r>
          </w:p>
          <w:p w14:paraId="07DCE156" w14:textId="77777777" w:rsidR="00D22B94" w:rsidRDefault="00D22B94" w:rsidP="00D22B94">
            <w:pPr>
              <w:pStyle w:val="NoSpacing"/>
            </w:pPr>
            <w:r>
              <w:t>7=Because the headman/chief/government will make me get it</w:t>
            </w:r>
          </w:p>
          <w:p w14:paraId="3FBD4482" w14:textId="77777777" w:rsidR="00D22B94" w:rsidRPr="00DE33B3" w:rsidRDefault="00D22B94" w:rsidP="00D22B94">
            <w:pPr>
              <w:pStyle w:val="NoSpacing"/>
            </w:pPr>
            <w:r>
              <w:t>8=To reduce disputes     97= Other</w:t>
            </w:r>
          </w:p>
        </w:tc>
        <w:tc>
          <w:tcPr>
            <w:tcW w:w="3931" w:type="dxa"/>
          </w:tcPr>
          <w:p w14:paraId="5AFA05C4" w14:textId="77777777" w:rsidR="00D22B94" w:rsidRDefault="00D22B94" w:rsidP="00D22B94">
            <w:pPr>
              <w:pStyle w:val="NoSpacing"/>
            </w:pPr>
            <w:r>
              <w:t>1=Not necessary, my land is secure</w:t>
            </w:r>
          </w:p>
          <w:p w14:paraId="44BC288A" w14:textId="77777777" w:rsidR="00D22B94" w:rsidRDefault="00D22B94" w:rsidP="00D22B94">
            <w:pPr>
              <w:pStyle w:val="NoSpacing"/>
            </w:pPr>
            <w:r>
              <w:t>2=Don’t want to pay taxes/fees</w:t>
            </w:r>
          </w:p>
          <w:p w14:paraId="016C0509" w14:textId="77777777" w:rsidR="00D22B94" w:rsidRDefault="00D22B94" w:rsidP="00D22B94">
            <w:pPr>
              <w:pStyle w:val="NoSpacing"/>
            </w:pPr>
            <w:r>
              <w:t xml:space="preserve">3=Will make it easier to have my land reallocated </w:t>
            </w:r>
          </w:p>
          <w:p w14:paraId="2809E803" w14:textId="77777777" w:rsidR="00D22B94" w:rsidRDefault="00D22B94" w:rsidP="00D22B94">
            <w:pPr>
              <w:pStyle w:val="NoSpacing"/>
            </w:pPr>
            <w:r>
              <w:t>4= Will increase disputes</w:t>
            </w:r>
          </w:p>
          <w:p w14:paraId="1F168858" w14:textId="77777777" w:rsidR="00D22B94" w:rsidRDefault="00D22B94" w:rsidP="00D22B94">
            <w:pPr>
              <w:pStyle w:val="NoSpacing"/>
            </w:pPr>
            <w:r>
              <w:t>5=Have not had it before, not how we do things</w:t>
            </w:r>
          </w:p>
          <w:p w14:paraId="3E79615D" w14:textId="77777777" w:rsidR="00D22B94" w:rsidRDefault="00D22B94" w:rsidP="00D22B94">
            <w:pPr>
              <w:pStyle w:val="NoSpacing"/>
            </w:pPr>
            <w:r>
              <w:t>6=I don’t have any information about it</w:t>
            </w:r>
          </w:p>
          <w:p w14:paraId="5198F042" w14:textId="77777777" w:rsidR="00D22B94" w:rsidRDefault="00D22B94" w:rsidP="00D22B94">
            <w:pPr>
              <w:pStyle w:val="NoSpacing"/>
            </w:pPr>
            <w:r>
              <w:t>7=Just don’t want</w:t>
            </w:r>
          </w:p>
          <w:p w14:paraId="7345F06F" w14:textId="77777777" w:rsidR="00D22B94" w:rsidRPr="00DE33B3" w:rsidRDefault="00D22B94" w:rsidP="00D22B94">
            <w:pPr>
              <w:pStyle w:val="NoSpacing"/>
            </w:pPr>
            <w:r>
              <w:t>97=Other</w:t>
            </w:r>
          </w:p>
        </w:tc>
      </w:tr>
    </w:tbl>
    <w:p w14:paraId="1607E3C0" w14:textId="77777777" w:rsidR="00FD0E13" w:rsidRDefault="00FD0E13" w:rsidP="000F55A6">
      <w:pPr>
        <w:spacing w:after="0" w:line="240" w:lineRule="auto"/>
      </w:pPr>
    </w:p>
    <w:p w14:paraId="47B8FAC1" w14:textId="77777777" w:rsidR="00FD0E13" w:rsidRDefault="00FD0E13" w:rsidP="000F55A6">
      <w:pPr>
        <w:spacing w:after="0" w:line="240" w:lineRule="auto"/>
      </w:pPr>
    </w:p>
    <w:tbl>
      <w:tblPr>
        <w:tblW w:w="12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78"/>
        <w:gridCol w:w="2185"/>
        <w:gridCol w:w="2197"/>
        <w:gridCol w:w="2110"/>
        <w:gridCol w:w="1894"/>
        <w:gridCol w:w="1768"/>
      </w:tblGrid>
      <w:tr w:rsidR="00FD0E13" w:rsidRPr="009666FC" w14:paraId="678A8B43" w14:textId="64D13394" w:rsidTr="00FD0E13">
        <w:trPr>
          <w:trHeight w:val="244"/>
          <w:jc w:val="center"/>
        </w:trPr>
        <w:tc>
          <w:tcPr>
            <w:tcW w:w="2578" w:type="dxa"/>
          </w:tcPr>
          <w:p w14:paraId="56A246F1" w14:textId="1E17C0E4" w:rsidR="00FD0E13" w:rsidRPr="009666FC" w:rsidRDefault="001E65FC" w:rsidP="00FD0E13">
            <w:pPr>
              <w:spacing w:after="0" w:line="240" w:lineRule="auto"/>
            </w:pPr>
            <w:r>
              <w:t>L12</w:t>
            </w:r>
            <w:r w:rsidR="00FD0E13">
              <w:t xml:space="preserve">. In the next </w:t>
            </w:r>
            <w:r w:rsidR="00FD0E13" w:rsidRPr="009666FC">
              <w:t>3 years, how likely do you think it is that the chief will give this field up for investment purposes?</w:t>
            </w:r>
          </w:p>
          <w:p w14:paraId="2A8881DE" w14:textId="77777777" w:rsidR="00FD0E13" w:rsidRPr="009666FC" w:rsidRDefault="00FD0E13" w:rsidP="00FD0E13">
            <w:pPr>
              <w:spacing w:after="0" w:line="240" w:lineRule="auto"/>
            </w:pPr>
          </w:p>
          <w:p w14:paraId="09B2C972" w14:textId="51EAE4DC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 Code 119 Below)</w:t>
            </w:r>
          </w:p>
        </w:tc>
        <w:tc>
          <w:tcPr>
            <w:tcW w:w="2185" w:type="dxa"/>
          </w:tcPr>
          <w:p w14:paraId="3B5AA324" w14:textId="5E752E96" w:rsidR="00FD0E13" w:rsidRPr="009666FC" w:rsidRDefault="001E65FC" w:rsidP="00FD0E13">
            <w:pPr>
              <w:spacing w:after="0" w:line="240" w:lineRule="auto"/>
            </w:pPr>
            <w:r>
              <w:t>L13</w:t>
            </w:r>
            <w:r w:rsidR="00FD0E13">
              <w:t xml:space="preserve">. In the next </w:t>
            </w:r>
            <w:r w:rsidR="00FD0E13" w:rsidRPr="009666FC">
              <w:t>3 years, how likely do you think it is that the village headman will re-allocate some or all of this field to another household or for other purposes:</w:t>
            </w:r>
          </w:p>
          <w:p w14:paraId="1F31600A" w14:textId="77777777" w:rsidR="00FD0E13" w:rsidRPr="009666FC" w:rsidRDefault="00FD0E13" w:rsidP="00FD0E13">
            <w:pPr>
              <w:spacing w:after="0" w:line="240" w:lineRule="auto"/>
              <w:rPr>
                <w:i/>
              </w:rPr>
            </w:pPr>
          </w:p>
          <w:p w14:paraId="2AE6D708" w14:textId="443E2FCE" w:rsidR="00FD0E13" w:rsidRDefault="00FD0E13" w:rsidP="00FD0E13">
            <w:pPr>
              <w:tabs>
                <w:tab w:val="left" w:pos="2686"/>
              </w:tabs>
              <w:spacing w:after="0" w:line="240" w:lineRule="auto"/>
            </w:pPr>
            <w:r w:rsidRPr="009666FC">
              <w:rPr>
                <w:i/>
              </w:rPr>
              <w:t>(See Code 119 Below)</w:t>
            </w:r>
          </w:p>
        </w:tc>
        <w:tc>
          <w:tcPr>
            <w:tcW w:w="2197" w:type="dxa"/>
          </w:tcPr>
          <w:p w14:paraId="1E789093" w14:textId="360D5D27" w:rsidR="00FD0E13" w:rsidRPr="009666FC" w:rsidRDefault="001E65FC" w:rsidP="00FD0E13">
            <w:pPr>
              <w:tabs>
                <w:tab w:val="left" w:pos="2686"/>
              </w:tabs>
              <w:spacing w:after="0" w:line="240" w:lineRule="auto"/>
            </w:pPr>
            <w:r>
              <w:t>L14</w:t>
            </w:r>
            <w:r w:rsidR="00FD0E13" w:rsidRPr="009666FC">
              <w:t>. In the next 1-3 years, how likely is it that someone from within your extended family will take over the use of this field:</w:t>
            </w:r>
          </w:p>
          <w:p w14:paraId="124F1A17" w14:textId="77777777" w:rsidR="00FD0E13" w:rsidRPr="009666FC" w:rsidRDefault="00FD0E13" w:rsidP="00FD0E13">
            <w:pPr>
              <w:spacing w:after="0" w:line="240" w:lineRule="auto"/>
            </w:pPr>
          </w:p>
          <w:p w14:paraId="7FA8B127" w14:textId="77777777" w:rsidR="00FD0E13" w:rsidRPr="009666FC" w:rsidRDefault="00FD0E13" w:rsidP="00FD0E13">
            <w:pPr>
              <w:spacing w:after="0" w:line="240" w:lineRule="auto"/>
            </w:pPr>
            <w:r w:rsidRPr="009666FC">
              <w:t>(</w:t>
            </w:r>
            <w:r w:rsidRPr="009666FC">
              <w:rPr>
                <w:i/>
              </w:rPr>
              <w:t>See  Code 119 Below)</w:t>
            </w:r>
          </w:p>
        </w:tc>
        <w:tc>
          <w:tcPr>
            <w:tcW w:w="2110" w:type="dxa"/>
          </w:tcPr>
          <w:p w14:paraId="05A12C58" w14:textId="67B2D5AC" w:rsidR="00FD0E13" w:rsidRPr="009666FC" w:rsidRDefault="001E65FC" w:rsidP="00FD0E13">
            <w:pPr>
              <w:spacing w:after="0" w:line="240" w:lineRule="auto"/>
            </w:pPr>
            <w:r>
              <w:t>L15</w:t>
            </w:r>
            <w:r w:rsidR="00FD0E13" w:rsidRPr="009666FC">
              <w:t>. How many seasons could you let this field lie fallow without being worried about the field being reallocated to another household?</w:t>
            </w:r>
          </w:p>
          <w:p w14:paraId="132ED329" w14:textId="77777777" w:rsidR="00FD0E13" w:rsidRPr="009666FC" w:rsidRDefault="00FD0E13" w:rsidP="00FD0E13">
            <w:pPr>
              <w:spacing w:after="0" w:line="240" w:lineRule="auto"/>
            </w:pPr>
          </w:p>
          <w:p w14:paraId="06677F4D" w14:textId="77777777" w:rsidR="00FD0E13" w:rsidRPr="009666FC" w:rsidRDefault="00FD0E13" w:rsidP="00FD0E13">
            <w:pPr>
              <w:spacing w:after="0" w:line="240" w:lineRule="auto"/>
            </w:pPr>
            <w:r w:rsidRPr="009666FC">
              <w:rPr>
                <w:i/>
              </w:rPr>
              <w:t>If they do not think it will ever be reallocated, enter 777</w:t>
            </w:r>
          </w:p>
        </w:tc>
        <w:tc>
          <w:tcPr>
            <w:tcW w:w="1894" w:type="dxa"/>
          </w:tcPr>
          <w:p w14:paraId="4B8B5150" w14:textId="168225AA" w:rsidR="00FD0E13" w:rsidRDefault="001E65FC" w:rsidP="00FD0E13">
            <w:pPr>
              <w:spacing w:after="0" w:line="240" w:lineRule="auto"/>
            </w:pPr>
            <w:r>
              <w:t>L16</w:t>
            </w:r>
            <w:r w:rsidR="00FD0E13">
              <w:t xml:space="preserve">. </w:t>
            </w:r>
            <w:r w:rsidR="00FD0E13" w:rsidRPr="009666FC">
              <w:t>Have you experienced any land disputes relating to th</w:t>
            </w:r>
            <w:r w:rsidR="00FD0E13">
              <w:t>is field over the past 3 years?</w:t>
            </w:r>
          </w:p>
          <w:p w14:paraId="3ABB4793" w14:textId="77777777" w:rsidR="00FD0E13" w:rsidRDefault="00FD0E13" w:rsidP="00FD0E13">
            <w:pPr>
              <w:spacing w:after="0" w:line="240" w:lineRule="auto"/>
            </w:pPr>
          </w:p>
          <w:p w14:paraId="3DB5A04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0=No</w:t>
            </w:r>
          </w:p>
          <w:p w14:paraId="7BD1ACE2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1=Yes</w:t>
            </w:r>
          </w:p>
          <w:p w14:paraId="35E2610C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888=Don’t know</w:t>
            </w:r>
          </w:p>
          <w:p w14:paraId="48B1E871" w14:textId="77777777" w:rsidR="00FD0E13" w:rsidRPr="00C26028" w:rsidRDefault="00FD0E13" w:rsidP="00FD0E13">
            <w:pPr>
              <w:spacing w:after="0" w:line="240" w:lineRule="auto"/>
              <w:rPr>
                <w:rFonts w:eastAsia="Gill Sans MT" w:cs="Times New Roman"/>
              </w:rPr>
            </w:pPr>
            <w:r w:rsidRPr="00C26028">
              <w:rPr>
                <w:rFonts w:eastAsia="Gill Sans MT" w:cs="Times New Roman"/>
              </w:rPr>
              <w:t>999=Prefer not to respond</w:t>
            </w:r>
          </w:p>
          <w:p w14:paraId="6C2F242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253A0D7C" w14:textId="77777777" w:rsidR="00FD0E13" w:rsidRDefault="001E65FC" w:rsidP="00FD0E13">
            <w:pPr>
              <w:spacing w:after="0" w:line="240" w:lineRule="auto"/>
            </w:pPr>
            <w:r>
              <w:t>L17</w:t>
            </w:r>
            <w:r w:rsidR="00FD0E13">
              <w:t xml:space="preserve">. Did any of these disputes lead to violence or the destruction of property? </w:t>
            </w:r>
          </w:p>
          <w:p w14:paraId="3F240C63" w14:textId="77777777" w:rsidR="004046A1" w:rsidRDefault="004046A1" w:rsidP="00FD0E13">
            <w:pPr>
              <w:spacing w:after="0" w:line="240" w:lineRule="auto"/>
            </w:pPr>
          </w:p>
          <w:p w14:paraId="48B49E6A" w14:textId="64FC1099" w:rsidR="004046A1" w:rsidRPr="004046A1" w:rsidRDefault="004046A1" w:rsidP="00FD0E13">
            <w:pPr>
              <w:spacing w:after="0" w:line="240" w:lineRule="auto"/>
              <w:rPr>
                <w:i/>
              </w:rPr>
            </w:pPr>
            <w:r w:rsidRPr="004046A1">
              <w:rPr>
                <w:i/>
              </w:rPr>
              <w:t>Ask if L16=1</w:t>
            </w:r>
          </w:p>
        </w:tc>
      </w:tr>
      <w:tr w:rsidR="00FD0E13" w:rsidRPr="009666FC" w14:paraId="2643833E" w14:textId="542E26B1" w:rsidTr="00FD0E13">
        <w:trPr>
          <w:trHeight w:val="20"/>
          <w:jc w:val="center"/>
        </w:trPr>
        <w:tc>
          <w:tcPr>
            <w:tcW w:w="2578" w:type="dxa"/>
          </w:tcPr>
          <w:p w14:paraId="09B7FF8E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85" w:type="dxa"/>
          </w:tcPr>
          <w:p w14:paraId="72D399DD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97" w:type="dxa"/>
          </w:tcPr>
          <w:p w14:paraId="490D71DD" w14:textId="3B55C7D4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2110" w:type="dxa"/>
          </w:tcPr>
          <w:p w14:paraId="23D61409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894" w:type="dxa"/>
            <w:vAlign w:val="center"/>
          </w:tcPr>
          <w:p w14:paraId="66CB748F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  <w:tc>
          <w:tcPr>
            <w:tcW w:w="1768" w:type="dxa"/>
          </w:tcPr>
          <w:p w14:paraId="098F3A82" w14:textId="77777777" w:rsidR="00FD0E13" w:rsidRPr="009666FC" w:rsidRDefault="00FD0E13" w:rsidP="00FD0E13">
            <w:pPr>
              <w:spacing w:after="0" w:line="240" w:lineRule="auto"/>
              <w:rPr>
                <w:b/>
                <w:bCs/>
                <w:sz w:val="18"/>
              </w:rPr>
            </w:pPr>
          </w:p>
        </w:tc>
      </w:tr>
      <w:tr w:rsidR="00FD0E13" w:rsidRPr="009666FC" w14:paraId="66A4E71B" w14:textId="56C43769" w:rsidTr="00FD0E13">
        <w:trPr>
          <w:trHeight w:val="20"/>
          <w:jc w:val="center"/>
        </w:trPr>
        <w:tc>
          <w:tcPr>
            <w:tcW w:w="2578" w:type="dxa"/>
          </w:tcPr>
          <w:p w14:paraId="58364DB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650064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70EAD94" w14:textId="7B29FE9A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925C84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1980360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08E9B19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1A32F530" w14:textId="39E0F3C3" w:rsidTr="00FD0E13">
        <w:trPr>
          <w:trHeight w:val="20"/>
          <w:jc w:val="center"/>
        </w:trPr>
        <w:tc>
          <w:tcPr>
            <w:tcW w:w="2578" w:type="dxa"/>
          </w:tcPr>
          <w:p w14:paraId="4273077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F21DE5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F42E4BA" w14:textId="062EB1C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44D9F5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0E5C7E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5F445FA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46378C6A" w14:textId="072D3BE6" w:rsidTr="00FD0E13">
        <w:trPr>
          <w:trHeight w:val="20"/>
          <w:jc w:val="center"/>
        </w:trPr>
        <w:tc>
          <w:tcPr>
            <w:tcW w:w="2578" w:type="dxa"/>
          </w:tcPr>
          <w:p w14:paraId="37E5E81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0A06A1B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F4E71D" w14:textId="512311F0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153119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4AD771DA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6D5FA33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BF50E5E" w14:textId="090686AD" w:rsidTr="00FD0E13">
        <w:trPr>
          <w:trHeight w:val="20"/>
          <w:jc w:val="center"/>
        </w:trPr>
        <w:tc>
          <w:tcPr>
            <w:tcW w:w="2578" w:type="dxa"/>
          </w:tcPr>
          <w:p w14:paraId="514AAAD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388919E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5C129EA4" w14:textId="006115AE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15CD52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1699E9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5A6945C8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1656225" w14:textId="13A6E692" w:rsidTr="00FD0E13">
        <w:trPr>
          <w:trHeight w:val="20"/>
          <w:jc w:val="center"/>
        </w:trPr>
        <w:tc>
          <w:tcPr>
            <w:tcW w:w="2578" w:type="dxa"/>
          </w:tcPr>
          <w:p w14:paraId="6E30F5C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67510C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0335295C" w14:textId="5A6D5E5D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29804F9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3A7B25C9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04E82B83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5080984D" w14:textId="59D9E41B" w:rsidTr="00FD0E13">
        <w:trPr>
          <w:trHeight w:val="20"/>
          <w:jc w:val="center"/>
        </w:trPr>
        <w:tc>
          <w:tcPr>
            <w:tcW w:w="2578" w:type="dxa"/>
          </w:tcPr>
          <w:p w14:paraId="438B486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166253C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972DBEA" w14:textId="5047E44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566B7BDE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47BE80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710BD66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445425A" w14:textId="783EA082" w:rsidTr="00FD0E13">
        <w:trPr>
          <w:trHeight w:val="20"/>
          <w:jc w:val="center"/>
        </w:trPr>
        <w:tc>
          <w:tcPr>
            <w:tcW w:w="2578" w:type="dxa"/>
          </w:tcPr>
          <w:p w14:paraId="1E03C11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11288F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705F9A4F" w14:textId="3250234B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1EAFCED3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599E2D8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5A08CBF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7E7028D1" w14:textId="4B44360E" w:rsidTr="00FD0E13">
        <w:trPr>
          <w:trHeight w:val="20"/>
          <w:jc w:val="center"/>
        </w:trPr>
        <w:tc>
          <w:tcPr>
            <w:tcW w:w="2578" w:type="dxa"/>
          </w:tcPr>
          <w:p w14:paraId="43CE0C60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2BDAAB2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100F33EA" w14:textId="4CEEBFD2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32475AD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7674EB3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12DA998B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0E071178" w14:textId="674136E5" w:rsidTr="00FD0E13">
        <w:trPr>
          <w:trHeight w:val="20"/>
          <w:jc w:val="center"/>
        </w:trPr>
        <w:tc>
          <w:tcPr>
            <w:tcW w:w="2578" w:type="dxa"/>
          </w:tcPr>
          <w:p w14:paraId="2BFCD551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1D905FD7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2FDACEBE" w14:textId="3A4CFEF8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783A0964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65872E46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4BE3E162" w14:textId="77777777" w:rsidR="00FD0E13" w:rsidRPr="009666FC" w:rsidRDefault="00FD0E13" w:rsidP="00FD0E13">
            <w:pPr>
              <w:spacing w:after="0" w:line="240" w:lineRule="auto"/>
            </w:pPr>
          </w:p>
        </w:tc>
      </w:tr>
      <w:tr w:rsidR="00FD0E13" w:rsidRPr="009666FC" w14:paraId="20BC03B2" w14:textId="004A3F8D" w:rsidTr="00FD0E13">
        <w:trPr>
          <w:trHeight w:val="20"/>
          <w:jc w:val="center"/>
        </w:trPr>
        <w:tc>
          <w:tcPr>
            <w:tcW w:w="2578" w:type="dxa"/>
          </w:tcPr>
          <w:p w14:paraId="564973F8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85" w:type="dxa"/>
          </w:tcPr>
          <w:p w14:paraId="5AF2C72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97" w:type="dxa"/>
          </w:tcPr>
          <w:p w14:paraId="4035DA7F" w14:textId="0A4E15E9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2110" w:type="dxa"/>
          </w:tcPr>
          <w:p w14:paraId="6D0C12ED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894" w:type="dxa"/>
          </w:tcPr>
          <w:p w14:paraId="033EF14F" w14:textId="77777777" w:rsidR="00FD0E13" w:rsidRPr="009666FC" w:rsidRDefault="00FD0E13" w:rsidP="00FD0E13">
            <w:pPr>
              <w:spacing w:after="0" w:line="240" w:lineRule="auto"/>
            </w:pPr>
          </w:p>
        </w:tc>
        <w:tc>
          <w:tcPr>
            <w:tcW w:w="1768" w:type="dxa"/>
          </w:tcPr>
          <w:p w14:paraId="3B74BA9F" w14:textId="77777777" w:rsidR="00FD0E13" w:rsidRPr="009666FC" w:rsidRDefault="00FD0E13" w:rsidP="00FD0E13">
            <w:pPr>
              <w:spacing w:after="0" w:line="240" w:lineRule="auto"/>
            </w:pPr>
          </w:p>
        </w:tc>
      </w:tr>
    </w:tbl>
    <w:p w14:paraId="3435E395" w14:textId="77777777" w:rsidR="00986428" w:rsidRDefault="00986428" w:rsidP="000F55A6">
      <w:pPr>
        <w:spacing w:after="0" w:line="240" w:lineRule="auto"/>
        <w:sectPr w:rsidR="00986428" w:rsidSect="00BB6D9D">
          <w:pgSz w:w="15840" w:h="12240" w:orient="landscape"/>
          <w:pgMar w:top="1080" w:right="1440" w:bottom="1260" w:left="1440" w:header="720" w:footer="720" w:gutter="0"/>
          <w:cols w:space="720"/>
          <w:docGrid w:linePitch="360"/>
        </w:sectPr>
      </w:pPr>
    </w:p>
    <w:p w14:paraId="1C49F56A" w14:textId="3AF7E441" w:rsidR="005F7E48" w:rsidRDefault="005F7E48">
      <w:pPr>
        <w:spacing w:line="259" w:lineRule="auto"/>
      </w:pP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5854"/>
        <w:gridCol w:w="4262"/>
      </w:tblGrid>
      <w:tr w:rsidR="00DA45F3" w:rsidRPr="00DA45F3" w14:paraId="773EB200" w14:textId="77777777" w:rsidTr="00AB186C">
        <w:tc>
          <w:tcPr>
            <w:tcW w:w="8028" w:type="dxa"/>
          </w:tcPr>
          <w:p w14:paraId="26240DA6" w14:textId="09683B84" w:rsidR="002130CE" w:rsidRPr="002130CE" w:rsidRDefault="00DA45F3" w:rsidP="002130CE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.18 </w:t>
            </w:r>
            <w:r w:rsidR="002130CE" w:rsidRPr="002130CE">
              <w:rPr>
                <w:rFonts w:eastAsia="Gill Sans MT" w:cs="Times New Roman"/>
              </w:rPr>
              <w:t xml:space="preserve">Does anyone outside of your household make decisions about how you manage your fields?  (For example, crops that you can plant or what to do with surplus crops) </w:t>
            </w:r>
          </w:p>
          <w:p w14:paraId="070DD325" w14:textId="6E307399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If</w:t>
            </w:r>
            <w:r w:rsidR="004046A1">
              <w:rPr>
                <w:rFonts w:eastAsia="Gill Sans MT" w:cs="Times New Roman"/>
                <w:i/>
              </w:rPr>
              <w:t xml:space="preserve"> 0, skip to L</w:t>
            </w:r>
            <w:r w:rsidRPr="00DA45F3">
              <w:rPr>
                <w:rFonts w:eastAsia="Gill Sans MT" w:cs="Times New Roman"/>
                <w:i/>
              </w:rPr>
              <w:t>20</w:t>
            </w:r>
          </w:p>
        </w:tc>
        <w:tc>
          <w:tcPr>
            <w:tcW w:w="5148" w:type="dxa"/>
          </w:tcPr>
          <w:p w14:paraId="1CCC7A7F" w14:textId="77777777" w:rsidR="004046A1" w:rsidRPr="004046A1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1=No</w:t>
            </w:r>
          </w:p>
          <w:p w14:paraId="6B841421" w14:textId="77777777" w:rsidR="004046A1" w:rsidRPr="004046A1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 xml:space="preserve">2=Yes </w:t>
            </w:r>
          </w:p>
          <w:p w14:paraId="45052675" w14:textId="77777777" w:rsidR="004046A1" w:rsidRPr="004046A1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888=Don’t know</w:t>
            </w:r>
          </w:p>
          <w:p w14:paraId="4FF14DB3" w14:textId="71A122B4" w:rsidR="004046A1" w:rsidRPr="00DA45F3" w:rsidRDefault="004046A1" w:rsidP="004046A1">
            <w:pPr>
              <w:spacing w:line="240" w:lineRule="auto"/>
              <w:rPr>
                <w:rFonts w:eastAsia="Gill Sans MT" w:cs="Times New Roman"/>
              </w:rPr>
            </w:pPr>
            <w:r w:rsidRPr="004046A1">
              <w:rPr>
                <w:rFonts w:eastAsia="Gill Sans MT" w:cs="Times New Roman"/>
              </w:rPr>
              <w:t>999=Prefer not to respond</w:t>
            </w:r>
          </w:p>
        </w:tc>
      </w:tr>
      <w:tr w:rsidR="00DA45F3" w:rsidRPr="00DA45F3" w14:paraId="39183FC2" w14:textId="77777777" w:rsidTr="00AB186C">
        <w:tc>
          <w:tcPr>
            <w:tcW w:w="8028" w:type="dxa"/>
          </w:tcPr>
          <w:p w14:paraId="3B3FB25F" w14:textId="71AD31DD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="00DA45F3" w:rsidRPr="00DA45F3">
              <w:rPr>
                <w:rFonts w:eastAsia="Gill Sans MT" w:cs="Times New Roman"/>
              </w:rPr>
              <w:t xml:space="preserve">.19 Who makes decisions about your fields? </w:t>
            </w:r>
          </w:p>
        </w:tc>
        <w:tc>
          <w:tcPr>
            <w:tcW w:w="5148" w:type="dxa"/>
          </w:tcPr>
          <w:p w14:paraId="15AAB07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1=Family member outside the household</w:t>
            </w:r>
          </w:p>
          <w:p w14:paraId="5040A9C9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2=Non-related village member </w:t>
            </w:r>
          </w:p>
          <w:p w14:paraId="5BBE54B7" w14:textId="13C34C23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3=Headman/</w:t>
            </w:r>
            <w:ins w:id="44" w:author="Stephanie Fenner" w:date="2015-03-10T06:23:00Z">
              <w:r w:rsidR="004D6ED7">
                <w:rPr>
                  <w:rFonts w:eastAsia="Gill Sans MT" w:cs="Times New Roman"/>
                </w:rPr>
                <w:t xml:space="preserve">Headman’s </w:t>
              </w:r>
            </w:ins>
            <w:r w:rsidRPr="00DA45F3">
              <w:rPr>
                <w:rFonts w:eastAsia="Gill Sans MT" w:cs="Times New Roman"/>
              </w:rPr>
              <w:t>Induna</w:t>
            </w:r>
          </w:p>
          <w:p w14:paraId="2FC4E25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4=Village elders</w:t>
            </w:r>
          </w:p>
          <w:p w14:paraId="2F2D33F3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5=Other village committee</w:t>
            </w:r>
          </w:p>
          <w:p w14:paraId="742EB82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6=Chief</w:t>
            </w:r>
          </w:p>
          <w:p w14:paraId="3F5BD04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7=Government official </w:t>
            </w:r>
          </w:p>
          <w:p w14:paraId="4052872A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>97=Other</w:t>
            </w:r>
          </w:p>
        </w:tc>
      </w:tr>
      <w:tr w:rsidR="00DA45F3" w:rsidRPr="00DA45F3" w14:paraId="5B222E77" w14:textId="77777777" w:rsidTr="00AB186C">
        <w:tc>
          <w:tcPr>
            <w:tcW w:w="8028" w:type="dxa"/>
          </w:tcPr>
          <w:p w14:paraId="7252C5B9" w14:textId="78CFA4BA" w:rsidR="00DA45F3" w:rsidRPr="00DA45F3" w:rsidRDefault="004046A1" w:rsidP="00DA45F3">
            <w:pPr>
              <w:spacing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L.</w:t>
            </w:r>
            <w:r w:rsidR="00DA45F3" w:rsidRPr="00DA45F3">
              <w:rPr>
                <w:rFonts w:eastAsia="Gill Sans MT" w:cs="Times New Roman"/>
              </w:rPr>
              <w:t xml:space="preserve">19b Other, specify </w:t>
            </w:r>
          </w:p>
        </w:tc>
        <w:tc>
          <w:tcPr>
            <w:tcW w:w="5148" w:type="dxa"/>
          </w:tcPr>
          <w:p w14:paraId="6C7838A6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</w:tr>
    </w:tbl>
    <w:p w14:paraId="34F5DDE1" w14:textId="77777777" w:rsidR="00DA45F3" w:rsidRDefault="00DA45F3">
      <w:pPr>
        <w:spacing w:line="259" w:lineRule="auto"/>
      </w:pPr>
    </w:p>
    <w:tbl>
      <w:tblPr>
        <w:tblW w:w="9769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233"/>
        <w:gridCol w:w="3006"/>
        <w:gridCol w:w="1170"/>
      </w:tblGrid>
      <w:tr w:rsidR="00DA45F3" w:rsidRPr="00DA45F3" w14:paraId="4884CEE8" w14:textId="77777777" w:rsidTr="00AB186C">
        <w:trPr>
          <w:trHeight w:val="61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13739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940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14520FF" w14:textId="0E5A3D8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>
              <w:rPr>
                <w:rFonts w:eastAsia="Gill Sans MT" w:cs="Times New Roman"/>
              </w:rPr>
              <w:t>L</w:t>
            </w:r>
            <w:r w:rsidRPr="00DA45F3">
              <w:rPr>
                <w:rFonts w:eastAsia="Gill Sans MT" w:cs="Times New Roman"/>
              </w:rPr>
              <w:t xml:space="preserve">.20 Thinking about disputes over the last 3 years across all of your fields, can you please tell me how many disputes </w:t>
            </w:r>
            <w:r>
              <w:rPr>
                <w:rFonts w:eastAsia="Gill Sans MT" w:cs="Times New Roman"/>
              </w:rPr>
              <w:t>you have</w:t>
            </w:r>
            <w:r w:rsidRPr="00DA45F3">
              <w:rPr>
                <w:rFonts w:eastAsia="Gill Sans MT" w:cs="Times New Roman"/>
              </w:rPr>
              <w:t xml:space="preserve"> experienced about each of the following topics: </w:t>
            </w:r>
          </w:p>
          <w:p w14:paraId="640FADA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30BDE4A" w14:textId="77777777" w:rsidTr="00AB186C">
        <w:trPr>
          <w:trHeight w:val="386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0276D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B9516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a. Boundaries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84804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39FF8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2CC130EE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5BA25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B6F94D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b. Inheritance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AD962F" w14:textId="2D5BA57C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6744A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D1C92B3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7EDCC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FE86841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c. Livestock grazing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1F454A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560C970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119F88FF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349BA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944C34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d. Land allocation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E03E0D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5D6845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7CE7E8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57697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476CBD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e. Renting land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C777C87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EF13D6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762D93D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D7D0A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D6CCD45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f. Tree cutting/ownership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20B9CC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8AF196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6302C2E0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4D984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898D6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g. Fire/burning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C03345C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1FC9C3D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5A9085D5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FAE8BB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BF5A92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h. Fencing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F0290FE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0814713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  <w:tr w:rsidR="00DA45F3" w:rsidRPr="00DA45F3" w14:paraId="000689B2" w14:textId="77777777" w:rsidTr="00AB186C">
        <w:trPr>
          <w:trHeight w:val="431"/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6B25BA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52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A93393F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  <w:proofErr w:type="spellStart"/>
            <w:r w:rsidRPr="00DA45F3">
              <w:rPr>
                <w:rFonts w:eastAsia="Gill Sans MT" w:cs="Times New Roman"/>
              </w:rPr>
              <w:t>i</w:t>
            </w:r>
            <w:proofErr w:type="spellEnd"/>
            <w:r w:rsidRPr="00DA45F3">
              <w:rPr>
                <w:rFonts w:eastAsia="Gill Sans MT" w:cs="Times New Roman"/>
              </w:rPr>
              <w:t xml:space="preserve">. All other conflict types 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07F648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802489" w14:textId="77777777" w:rsidR="00DA45F3" w:rsidRPr="00DA45F3" w:rsidRDefault="00DA45F3" w:rsidP="00DA45F3">
            <w:pPr>
              <w:spacing w:after="0" w:line="240" w:lineRule="auto"/>
              <w:rPr>
                <w:rFonts w:eastAsia="Gill Sans MT" w:cs="Times New Roman"/>
                <w:i/>
              </w:rPr>
            </w:pPr>
          </w:p>
        </w:tc>
      </w:tr>
    </w:tbl>
    <w:p w14:paraId="1FB4F1C9" w14:textId="77777777" w:rsidR="00DA45F3" w:rsidRDefault="00DA45F3">
      <w:pPr>
        <w:spacing w:line="259" w:lineRule="auto"/>
      </w:pPr>
    </w:p>
    <w:tbl>
      <w:tblPr>
        <w:tblStyle w:val="TableGrid7"/>
        <w:tblpPr w:leftFromText="180" w:rightFromText="180" w:vertAnchor="text" w:horzAnchor="page" w:tblpX="1153" w:tblpY="86"/>
        <w:tblW w:w="1015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42"/>
        <w:gridCol w:w="4707"/>
        <w:gridCol w:w="4257"/>
        <w:gridCol w:w="846"/>
      </w:tblGrid>
      <w:tr w:rsidR="00CA0654" w:rsidRPr="00DA45F3" w14:paraId="79B9E7E2" w14:textId="77777777" w:rsidTr="00CA0654">
        <w:trPr>
          <w:trHeight w:val="432"/>
        </w:trPr>
        <w:tc>
          <w:tcPr>
            <w:tcW w:w="10152" w:type="dxa"/>
            <w:gridSpan w:val="4"/>
            <w:tcBorders>
              <w:right w:val="single" w:sz="18" w:space="0" w:color="000000" w:themeColor="accent3"/>
            </w:tcBorders>
          </w:tcPr>
          <w:p w14:paraId="04CAF8DD" w14:textId="77777777" w:rsidR="00CA0654" w:rsidRPr="00DA45F3" w:rsidRDefault="00CA0654" w:rsidP="00CA0654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t>SURVEY EXPERIMENT 2: Version 1</w:t>
            </w:r>
          </w:p>
        </w:tc>
      </w:tr>
      <w:tr w:rsidR="00CA0654" w:rsidRPr="00DA45F3" w14:paraId="124C064A" w14:textId="77777777" w:rsidTr="00CA0654">
        <w:tc>
          <w:tcPr>
            <w:tcW w:w="342" w:type="dxa"/>
          </w:tcPr>
          <w:p w14:paraId="6C01D2B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4707" w:type="dxa"/>
            <w:tcBorders>
              <w:bottom w:val="single" w:sz="4" w:space="0" w:color="auto"/>
              <w:right w:val="nil"/>
            </w:tcBorders>
          </w:tcPr>
          <w:p w14:paraId="1CFEB6CA" w14:textId="0A26D2D1" w:rsidR="00CA0654" w:rsidRPr="00DA45F3" w:rsidRDefault="00CA0654" w:rsidP="00CA0654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>
              <w:t xml:space="preserve">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257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2B72F4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789DDD6E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5B44C3F7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81EB0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4C559E78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846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0BAD4C12" w14:textId="77777777" w:rsidR="00CA0654" w:rsidRPr="00DA45F3" w:rsidRDefault="00CA0654" w:rsidP="00CA0654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143A9A55" w14:textId="3E87FD6A" w:rsidR="00DA45F3" w:rsidRPr="00DA45F3" w:rsidRDefault="00DA45F3" w:rsidP="00DA45F3">
      <w:pPr>
        <w:spacing w:after="0" w:line="240" w:lineRule="auto"/>
        <w:rPr>
          <w:rFonts w:eastAsia="Gill Sans MT" w:cs="Times New Roman"/>
        </w:rPr>
      </w:pPr>
    </w:p>
    <w:p w14:paraId="273F7E4E" w14:textId="77777777" w:rsidR="00DA45F3" w:rsidRPr="00DA45F3" w:rsidRDefault="00DA45F3" w:rsidP="00DA45F3">
      <w:pPr>
        <w:rPr>
          <w:rFonts w:eastAsia="Gill Sans MT" w:cs="Times New Roman"/>
        </w:rPr>
      </w:pPr>
    </w:p>
    <w:p w14:paraId="49DD3E7E" w14:textId="77777777" w:rsidR="00DA45F3" w:rsidRPr="00DA45F3" w:rsidRDefault="00DA45F3" w:rsidP="00DA45F3">
      <w:pPr>
        <w:rPr>
          <w:rFonts w:eastAsia="Gill Sans MT" w:cs="Times New Roman"/>
        </w:rPr>
      </w:pPr>
    </w:p>
    <w:tbl>
      <w:tblPr>
        <w:tblStyle w:val="TableGrid7"/>
        <w:tblW w:w="1103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40"/>
        <w:gridCol w:w="4543"/>
        <w:gridCol w:w="1088"/>
      </w:tblGrid>
      <w:tr w:rsidR="00DA45F3" w:rsidRPr="00DA45F3" w14:paraId="42731B02" w14:textId="77777777" w:rsidTr="00AB186C">
        <w:trPr>
          <w:trHeight w:val="432"/>
          <w:jc w:val="center"/>
        </w:trPr>
        <w:tc>
          <w:tcPr>
            <w:tcW w:w="11031" w:type="dxa"/>
            <w:gridSpan w:val="4"/>
            <w:tcBorders>
              <w:right w:val="single" w:sz="18" w:space="0" w:color="000000" w:themeColor="accent3"/>
            </w:tcBorders>
          </w:tcPr>
          <w:p w14:paraId="47B33E8A" w14:textId="77777777" w:rsidR="00DA45F3" w:rsidRPr="00DA45F3" w:rsidRDefault="00DA45F3" w:rsidP="00DA45F3">
            <w:pPr>
              <w:spacing w:before="400" w:line="240" w:lineRule="auto"/>
              <w:outlineLvl w:val="2"/>
              <w:rPr>
                <w:rFonts w:eastAsia="Gill Sans MT" w:cs="Times New Roman"/>
                <w:b/>
                <w:color w:val="002A6C"/>
                <w:spacing w:val="-6"/>
              </w:rPr>
            </w:pPr>
            <w:r w:rsidRPr="00DA45F3">
              <w:rPr>
                <w:rFonts w:eastAsia="Gill Sans MT" w:cs="Times New Roman"/>
                <w:b/>
                <w:color w:val="002A6C"/>
                <w:spacing w:val="-6"/>
              </w:rPr>
              <w:lastRenderedPageBreak/>
              <w:t>SURVEY EXPERIMENT 2: Version 2</w:t>
            </w:r>
          </w:p>
        </w:tc>
      </w:tr>
      <w:tr w:rsidR="00DA45F3" w:rsidRPr="00DA45F3" w14:paraId="7A828CD4" w14:textId="77777777" w:rsidTr="00AB186C">
        <w:trPr>
          <w:jc w:val="center"/>
        </w:trPr>
        <w:tc>
          <w:tcPr>
            <w:tcW w:w="360" w:type="dxa"/>
          </w:tcPr>
          <w:p w14:paraId="54E004A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</w:rPr>
            </w:pPr>
          </w:p>
        </w:tc>
        <w:tc>
          <w:tcPr>
            <w:tcW w:w="5040" w:type="dxa"/>
            <w:tcBorders>
              <w:bottom w:val="single" w:sz="4" w:space="0" w:color="auto"/>
              <w:right w:val="nil"/>
            </w:tcBorders>
          </w:tcPr>
          <w:p w14:paraId="311E535B" w14:textId="3DF0908C" w:rsidR="00DA45F3" w:rsidRPr="00DA45F3" w:rsidRDefault="00DA45F3" w:rsidP="00DA45F3">
            <w:pPr>
              <w:rPr>
                <w:rFonts w:eastAsia="Gill Sans MT" w:cs="Times New Roman"/>
              </w:rPr>
            </w:pPr>
            <w:r w:rsidRPr="00DA45F3">
              <w:rPr>
                <w:rFonts w:eastAsia="Gill Sans MT" w:cs="Times New Roman"/>
              </w:rPr>
              <w:t xml:space="preserve">In the last year, how many of the following activities did you participate in? I do not want you to tell me the names of the activities you participated in, only the total number of activities. </w:t>
            </w:r>
            <w:r w:rsidR="000265A7" w:rsidRPr="000265A7">
              <w:rPr>
                <w:rFonts w:eastAsia="Gill Sans MT" w:cs="Times New Roman"/>
              </w:rPr>
              <w:t>Tell us HOW MANY, NOT which ones.</w:t>
            </w:r>
          </w:p>
        </w:tc>
        <w:tc>
          <w:tcPr>
            <w:tcW w:w="4543" w:type="dxa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73708CB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1= Collecting fuelwood </w:t>
            </w:r>
          </w:p>
          <w:p w14:paraId="3FD44830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2= Harvesting mushrooms</w:t>
            </w:r>
          </w:p>
          <w:p w14:paraId="4DE23A52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>Activity 3= Conservation farming</w:t>
            </w:r>
          </w:p>
          <w:p w14:paraId="7AE4304E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4= Selling horses </w:t>
            </w:r>
          </w:p>
          <w:p w14:paraId="1F1E1C5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  <w:r w:rsidRPr="00DA45F3">
              <w:rPr>
                <w:rFonts w:eastAsia="Gill Sans MT" w:cs="Times New Roman"/>
                <w:sz w:val="20"/>
              </w:rPr>
              <w:t xml:space="preserve">Activity 5= Charcoaling </w:t>
            </w:r>
          </w:p>
          <w:p w14:paraId="6132271F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sz w:val="20"/>
              </w:rPr>
            </w:pPr>
          </w:p>
        </w:tc>
        <w:tc>
          <w:tcPr>
            <w:tcW w:w="108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auto"/>
              <w:right w:val="single" w:sz="18" w:space="0" w:color="000000" w:themeColor="accent3"/>
            </w:tcBorders>
          </w:tcPr>
          <w:p w14:paraId="5C13B138" w14:textId="77777777" w:rsidR="00DA45F3" w:rsidRPr="00DA45F3" w:rsidRDefault="00DA45F3" w:rsidP="00DA45F3">
            <w:pPr>
              <w:spacing w:line="240" w:lineRule="auto"/>
              <w:rPr>
                <w:rFonts w:eastAsia="Gill Sans MT" w:cs="Times New Roman"/>
                <w:i/>
              </w:rPr>
            </w:pPr>
            <w:r w:rsidRPr="00DA45F3">
              <w:rPr>
                <w:rFonts w:eastAsia="Gill Sans MT" w:cs="Times New Roman"/>
                <w:i/>
              </w:rPr>
              <w:t>(Integer)</w:t>
            </w:r>
          </w:p>
        </w:tc>
      </w:tr>
    </w:tbl>
    <w:p w14:paraId="574DD15C" w14:textId="77777777" w:rsidR="00DA45F3" w:rsidRDefault="00DA45F3">
      <w:pPr>
        <w:spacing w:line="259" w:lineRule="auto"/>
      </w:pPr>
    </w:p>
    <w:p w14:paraId="52FC5280" w14:textId="79C1DBD9" w:rsidR="00DA45F3" w:rsidRPr="004046A1" w:rsidRDefault="005F7E48" w:rsidP="004046A1">
      <w:pPr>
        <w:pStyle w:val="Heading3"/>
        <w:spacing w:before="0" w:after="240" w:line="240" w:lineRule="auto"/>
        <w:rPr>
          <w:caps w:val="0"/>
        </w:rPr>
      </w:pPr>
      <w:r w:rsidRPr="003C352E">
        <w:rPr>
          <w:caps w:val="0"/>
        </w:rPr>
        <w:t xml:space="preserve">SECTION </w:t>
      </w:r>
      <w:r>
        <w:rPr>
          <w:caps w:val="0"/>
        </w:rPr>
        <w:t>M</w:t>
      </w:r>
      <w:r w:rsidRPr="003C352E">
        <w:rPr>
          <w:caps w:val="0"/>
        </w:rPr>
        <w:t xml:space="preserve">: </w:t>
      </w:r>
      <w:r w:rsidR="004046A1">
        <w:rPr>
          <w:caps w:val="0"/>
        </w:rPr>
        <w:t>FARMLAND GOVERNANCE</w:t>
      </w:r>
    </w:p>
    <w:p w14:paraId="1451B82A" w14:textId="77777777" w:rsidR="005F7E48" w:rsidRDefault="005F7E48" w:rsidP="005F7E48">
      <w:pPr>
        <w:pStyle w:val="NoSpacing"/>
      </w:pPr>
      <w:r w:rsidRPr="003C223A">
        <w:t>Now I am going to ask you some questions about decision-making about forest-related issues in your village.</w:t>
      </w:r>
    </w:p>
    <w:p w14:paraId="1E12D23E" w14:textId="77777777" w:rsidR="005F7E48" w:rsidRPr="003C223A" w:rsidRDefault="005F7E48" w:rsidP="005F7E48">
      <w:pPr>
        <w:pStyle w:val="NoSpacing"/>
      </w:pPr>
    </w:p>
    <w:tbl>
      <w:tblPr>
        <w:tblW w:w="10794" w:type="dxa"/>
        <w:tblInd w:w="72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850"/>
        <w:gridCol w:w="3504"/>
        <w:gridCol w:w="1080"/>
      </w:tblGrid>
      <w:tr w:rsidR="005F7E48" w:rsidRPr="003C223A" w14:paraId="72A894C9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843B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4EB210B" w14:textId="005BA77F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1. Does your village have a Village Land Committee? 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B5F811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0=No</w:t>
            </w:r>
          </w:p>
          <w:p w14:paraId="09E8C80C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1=Yes</w:t>
            </w:r>
          </w:p>
          <w:p w14:paraId="424F22A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888=Don’t know</w:t>
            </w:r>
          </w:p>
          <w:p w14:paraId="70F1B75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4134772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0F0CA76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60E1F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7C8F5BA" w14:textId="566F7D59" w:rsidR="005F7E48" w:rsidRPr="003C223A" w:rsidRDefault="001E65FC" w:rsidP="00DA45F3">
            <w:pPr>
              <w:pStyle w:val="NoSpacing"/>
            </w:pPr>
            <w:r>
              <w:t>M</w:t>
            </w:r>
            <w:r w:rsidR="005F7E48">
              <w:t xml:space="preserve">2. </w:t>
            </w:r>
            <w:r w:rsidR="005F7E48" w:rsidRPr="003C223A">
              <w:t xml:space="preserve"> In your village, what person or group is the most important decision maker about the </w:t>
            </w:r>
            <w:r w:rsidR="00DA45F3">
              <w:t>land</w:t>
            </w:r>
            <w:r w:rsidR="005F7E48" w:rsidRPr="003C223A">
              <w:t xml:space="preserve"> that your </w:t>
            </w:r>
            <w:r w:rsidR="005F7E48">
              <w:t>village</w:t>
            </w:r>
            <w:r w:rsidR="005F7E48" w:rsidRPr="003C223A">
              <w:t xml:space="preserve"> uses?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36272B" w14:textId="77777777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1=Headman</w:t>
            </w:r>
          </w:p>
          <w:p w14:paraId="4889726A" w14:textId="29789D2D" w:rsidR="00DA45F3" w:rsidRPr="00DA45F3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2=</w:t>
            </w:r>
            <w:ins w:id="45" w:author="Stephanie Fenner" w:date="2015-03-10T06:23:00Z">
              <w:r w:rsidR="004D6ED7">
                <w:rPr>
                  <w:sz w:val="20"/>
                </w:rPr>
                <w:t xml:space="preserve">Headman’s </w:t>
              </w:r>
            </w:ins>
            <w:r w:rsidRPr="00DA45F3">
              <w:rPr>
                <w:sz w:val="20"/>
              </w:rPr>
              <w:t>Induna</w:t>
            </w:r>
          </w:p>
          <w:p w14:paraId="5BF72585" w14:textId="77777777" w:rsidR="00DA45F3" w:rsidRDefault="00DA45F3" w:rsidP="00DA45F3">
            <w:pPr>
              <w:pStyle w:val="NoSpacing"/>
              <w:rPr>
                <w:ins w:id="46" w:author="Stephanie Fenner" w:date="2015-03-10T06:24:00Z"/>
                <w:sz w:val="20"/>
              </w:rPr>
            </w:pPr>
            <w:r w:rsidRPr="00DA45F3">
              <w:rPr>
                <w:sz w:val="20"/>
              </w:rPr>
              <w:t>3=Chief</w:t>
            </w:r>
          </w:p>
          <w:p w14:paraId="1332A0DA" w14:textId="4BB06DB9" w:rsidR="004D6ED7" w:rsidRPr="00DA45F3" w:rsidRDefault="004D6ED7" w:rsidP="00DA45F3">
            <w:pPr>
              <w:pStyle w:val="NoSpacing"/>
              <w:rPr>
                <w:sz w:val="20"/>
              </w:rPr>
            </w:pPr>
            <w:ins w:id="47" w:author="Stephanie Fenner" w:date="2015-03-10T06:24:00Z">
              <w:r>
                <w:rPr>
                  <w:sz w:val="20"/>
                </w:rPr>
                <w:t>4= Chief’s Induna</w:t>
              </w:r>
            </w:ins>
          </w:p>
          <w:p w14:paraId="3367576D" w14:textId="4A6E415D" w:rsidR="00DA45F3" w:rsidRPr="00DA45F3" w:rsidRDefault="004D6ED7" w:rsidP="00DA45F3">
            <w:pPr>
              <w:pStyle w:val="NoSpacing"/>
              <w:rPr>
                <w:sz w:val="20"/>
              </w:rPr>
            </w:pPr>
            <w:ins w:id="48" w:author="Stephanie Fenner" w:date="2015-03-10T06:24:00Z">
              <w:r>
                <w:rPr>
                  <w:sz w:val="20"/>
                </w:rPr>
                <w:t>5</w:t>
              </w:r>
            </w:ins>
            <w:del w:id="49" w:author="Stephanie Fenner" w:date="2015-03-10T06:24:00Z">
              <w:r w:rsidR="00DA45F3" w:rsidRPr="00DA45F3" w:rsidDel="004D6ED7">
                <w:rPr>
                  <w:sz w:val="20"/>
                </w:rPr>
                <w:delText>4</w:delText>
              </w:r>
            </w:del>
            <w:r w:rsidR="00DA45F3" w:rsidRPr="00DA45F3">
              <w:rPr>
                <w:sz w:val="20"/>
              </w:rPr>
              <w:t>=Council of Elders</w:t>
            </w:r>
          </w:p>
          <w:p w14:paraId="1E91D0F5" w14:textId="02CE6548" w:rsidR="00DA45F3" w:rsidRPr="00DA45F3" w:rsidRDefault="004D6ED7" w:rsidP="00DA45F3">
            <w:pPr>
              <w:pStyle w:val="NoSpacing"/>
              <w:rPr>
                <w:sz w:val="20"/>
              </w:rPr>
            </w:pPr>
            <w:ins w:id="50" w:author="Stephanie Fenner" w:date="2015-03-10T06:24:00Z">
              <w:r>
                <w:rPr>
                  <w:sz w:val="20"/>
                </w:rPr>
                <w:t>6</w:t>
              </w:r>
            </w:ins>
            <w:del w:id="51" w:author="Stephanie Fenner" w:date="2015-03-10T06:24:00Z">
              <w:r w:rsidR="00DA45F3" w:rsidRPr="00DA45F3" w:rsidDel="004D6ED7">
                <w:rPr>
                  <w:sz w:val="20"/>
                </w:rPr>
                <w:delText>5</w:delText>
              </w:r>
            </w:del>
            <w:r w:rsidR="00DA45F3" w:rsidRPr="00DA45F3">
              <w:rPr>
                <w:sz w:val="20"/>
              </w:rPr>
              <w:t xml:space="preserve">=Village Land Committee </w:t>
            </w:r>
          </w:p>
          <w:p w14:paraId="5B0A111B" w14:textId="43101C20" w:rsidR="00DA45F3" w:rsidRPr="00DA45F3" w:rsidRDefault="004D6ED7" w:rsidP="00DA45F3">
            <w:pPr>
              <w:pStyle w:val="NoSpacing"/>
              <w:rPr>
                <w:sz w:val="20"/>
              </w:rPr>
            </w:pPr>
            <w:ins w:id="52" w:author="Stephanie Fenner" w:date="2015-03-10T06:24:00Z">
              <w:r>
                <w:rPr>
                  <w:sz w:val="20"/>
                </w:rPr>
                <w:t>7</w:t>
              </w:r>
            </w:ins>
            <w:del w:id="53" w:author="Stephanie Fenner" w:date="2015-03-10T06:24:00Z">
              <w:r w:rsidR="00DA45F3" w:rsidRPr="00DA45F3" w:rsidDel="004D6ED7">
                <w:rPr>
                  <w:sz w:val="20"/>
                </w:rPr>
                <w:delText>6</w:delText>
              </w:r>
            </w:del>
            <w:r w:rsidR="00DA45F3" w:rsidRPr="00DA45F3">
              <w:rPr>
                <w:sz w:val="20"/>
              </w:rPr>
              <w:t>=Local government</w:t>
            </w:r>
          </w:p>
          <w:p w14:paraId="2C3F2B4D" w14:textId="5C13CE78" w:rsidR="00DA45F3" w:rsidRPr="00DA45F3" w:rsidRDefault="004D6ED7" w:rsidP="00DA45F3">
            <w:pPr>
              <w:pStyle w:val="NoSpacing"/>
              <w:rPr>
                <w:sz w:val="20"/>
              </w:rPr>
            </w:pPr>
            <w:ins w:id="54" w:author="Stephanie Fenner" w:date="2015-03-10T06:24:00Z">
              <w:r>
                <w:rPr>
                  <w:sz w:val="20"/>
                </w:rPr>
                <w:t>8</w:t>
              </w:r>
            </w:ins>
            <w:del w:id="55" w:author="Stephanie Fenner" w:date="2015-03-10T06:24:00Z">
              <w:r w:rsidR="00DA45F3" w:rsidRPr="00DA45F3" w:rsidDel="004D6ED7">
                <w:rPr>
                  <w:sz w:val="20"/>
                </w:rPr>
                <w:delText>7</w:delText>
              </w:r>
            </w:del>
            <w:r w:rsidR="00DA45F3" w:rsidRPr="00DA45F3">
              <w:rPr>
                <w:sz w:val="20"/>
              </w:rPr>
              <w:t>=Department of agriculture/ extension officers</w:t>
            </w:r>
          </w:p>
          <w:p w14:paraId="0E6CF16F" w14:textId="7EE4B013" w:rsidR="00DA45F3" w:rsidRPr="00DA45F3" w:rsidRDefault="004D6ED7" w:rsidP="00DA45F3">
            <w:pPr>
              <w:pStyle w:val="NoSpacing"/>
              <w:rPr>
                <w:sz w:val="20"/>
              </w:rPr>
            </w:pPr>
            <w:ins w:id="56" w:author="Stephanie Fenner" w:date="2015-03-10T06:24:00Z">
              <w:r>
                <w:rPr>
                  <w:sz w:val="20"/>
                </w:rPr>
                <w:t>9</w:t>
              </w:r>
            </w:ins>
            <w:del w:id="57" w:author="Stephanie Fenner" w:date="2015-03-10T06:24:00Z">
              <w:r w:rsidR="00DA45F3" w:rsidRPr="00DA45F3" w:rsidDel="004D6ED7">
                <w:rPr>
                  <w:sz w:val="20"/>
                </w:rPr>
                <w:delText>8</w:delText>
              </w:r>
            </w:del>
            <w:r w:rsidR="00DA45F3" w:rsidRPr="00DA45F3">
              <w:rPr>
                <w:sz w:val="20"/>
              </w:rPr>
              <w:t>=Most or all villagers together</w:t>
            </w:r>
          </w:p>
          <w:p w14:paraId="0476D53E" w14:textId="2643CAFB" w:rsidR="00DA45F3" w:rsidRPr="00DA45F3" w:rsidRDefault="004D6ED7" w:rsidP="00DA45F3">
            <w:pPr>
              <w:pStyle w:val="NoSpacing"/>
              <w:rPr>
                <w:sz w:val="20"/>
              </w:rPr>
            </w:pPr>
            <w:ins w:id="58" w:author="Stephanie Fenner" w:date="2015-03-10T06:24:00Z">
              <w:r>
                <w:rPr>
                  <w:sz w:val="20"/>
                </w:rPr>
                <w:t>10</w:t>
              </w:r>
            </w:ins>
            <w:del w:id="59" w:author="Stephanie Fenner" w:date="2015-03-10T06:24:00Z">
              <w:r w:rsidR="004046A1" w:rsidDel="004D6ED7">
                <w:rPr>
                  <w:sz w:val="20"/>
                </w:rPr>
                <w:delText>9</w:delText>
              </w:r>
            </w:del>
            <w:r w:rsidR="004046A1">
              <w:rPr>
                <w:sz w:val="20"/>
              </w:rPr>
              <w:t xml:space="preserve">=A </w:t>
            </w:r>
            <w:r w:rsidR="00DA45F3" w:rsidRPr="00DA45F3">
              <w:rPr>
                <w:sz w:val="20"/>
              </w:rPr>
              <w:t>local or national NGO</w:t>
            </w:r>
          </w:p>
          <w:p w14:paraId="6F776135" w14:textId="5DDF5B8D" w:rsidR="005F7E48" w:rsidRPr="00CE532A" w:rsidRDefault="00DA45F3" w:rsidP="00DA45F3">
            <w:pPr>
              <w:pStyle w:val="NoSpacing"/>
              <w:rPr>
                <w:sz w:val="20"/>
              </w:rPr>
            </w:pPr>
            <w:r w:rsidRPr="00DA45F3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1D90E76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27812A2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right w:val="single" w:sz="4" w:space="0" w:color="auto"/>
            </w:tcBorders>
          </w:tcPr>
          <w:p w14:paraId="737EC86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left w:val="single" w:sz="4" w:space="0" w:color="auto"/>
              <w:right w:val="single" w:sz="18" w:space="0" w:color="000000"/>
            </w:tcBorders>
          </w:tcPr>
          <w:p w14:paraId="61DBC54D" w14:textId="1CB061C1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2b.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72D14BB" w14:textId="77777777" w:rsidR="005F7E48" w:rsidRPr="003C223A" w:rsidRDefault="005F7E48" w:rsidP="005F7E48">
            <w:pPr>
              <w:pStyle w:val="NoSpacing"/>
            </w:pPr>
            <w:r w:rsidRPr="003C223A">
              <w:rPr>
                <w:i/>
              </w:rPr>
              <w:t>(Text)</w:t>
            </w:r>
          </w:p>
        </w:tc>
      </w:tr>
      <w:tr w:rsidR="005F7E48" w:rsidRPr="003C223A" w14:paraId="087A3DBD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99C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</w:tcPr>
          <w:p w14:paraId="5DBDFA0A" w14:textId="3377B6D2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3. </w:t>
            </w:r>
            <w:r w:rsidR="005F7E48" w:rsidRPr="003C223A">
              <w:t>How satisfied are you with how</w:t>
            </w:r>
            <w:r w:rsidR="005F7E48">
              <w:t xml:space="preserve"> your village leaders manage </w:t>
            </w:r>
            <w:r w:rsidR="001126A2">
              <w:t>land</w:t>
            </w:r>
            <w:r w:rsidR="005F7E48">
              <w:t xml:space="preserve"> in this village? </w:t>
            </w:r>
          </w:p>
          <w:p w14:paraId="5C2E3FB3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left w:val="nil"/>
              <w:bottom w:val="single" w:sz="4" w:space="0" w:color="auto"/>
              <w:right w:val="single" w:sz="18" w:space="0" w:color="000000"/>
            </w:tcBorders>
          </w:tcPr>
          <w:p w14:paraId="754EAFB5" w14:textId="77777777" w:rsidR="005F7E48" w:rsidRPr="003C223A" w:rsidRDefault="005F7E48" w:rsidP="005F7E48">
            <w:pPr>
              <w:pStyle w:val="NoSpacing"/>
            </w:pPr>
            <w:r w:rsidRPr="003C223A">
              <w:t>1=Very satisfied</w:t>
            </w:r>
          </w:p>
          <w:p w14:paraId="66B7B25B" w14:textId="77777777" w:rsidR="005F7E48" w:rsidRPr="003C223A" w:rsidRDefault="005F7E48" w:rsidP="005F7E48">
            <w:pPr>
              <w:pStyle w:val="NoSpacing"/>
            </w:pPr>
            <w:r w:rsidRPr="003C223A">
              <w:t>2=Satisfied</w:t>
            </w:r>
          </w:p>
          <w:p w14:paraId="304233C9" w14:textId="77777777" w:rsidR="005F7E48" w:rsidRPr="003C223A" w:rsidRDefault="005F7E48" w:rsidP="005F7E48">
            <w:pPr>
              <w:pStyle w:val="NoSpacing"/>
            </w:pPr>
            <w:r w:rsidRPr="003C223A">
              <w:t>3=Neutral</w:t>
            </w:r>
          </w:p>
          <w:p w14:paraId="76C980FB" w14:textId="77777777" w:rsidR="005F7E48" w:rsidRPr="003C223A" w:rsidRDefault="005F7E48" w:rsidP="005F7E48">
            <w:pPr>
              <w:pStyle w:val="NoSpacing"/>
            </w:pPr>
            <w:r w:rsidRPr="003C223A">
              <w:t>4=Dissatisfied</w:t>
            </w:r>
          </w:p>
          <w:p w14:paraId="2B660AA8" w14:textId="77777777" w:rsidR="005F7E48" w:rsidRPr="003C223A" w:rsidRDefault="005F7E48" w:rsidP="005F7E48">
            <w:pPr>
              <w:pStyle w:val="NoSpacing"/>
            </w:pPr>
            <w:r w:rsidRPr="003C223A">
              <w:t>5=Very dissatisfied</w:t>
            </w:r>
          </w:p>
          <w:p w14:paraId="04B3910C" w14:textId="77777777" w:rsidR="005F7E48" w:rsidRPr="003C223A" w:rsidRDefault="005F7E48" w:rsidP="005F7E48">
            <w:pPr>
              <w:pStyle w:val="NoSpacing"/>
            </w:pPr>
            <w:r w:rsidRPr="003C223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7D02DC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13037E66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F1F8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8A3E49" w14:textId="10A189F2" w:rsidR="005F7E48" w:rsidRPr="00DA2B8F" w:rsidRDefault="001E65FC" w:rsidP="005F7E48">
            <w:pPr>
              <w:pStyle w:val="NoSpacing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</w:rPr>
              <w:t>M</w:t>
            </w:r>
            <w:r w:rsidR="005F7E48" w:rsidRPr="00DA2B8F">
              <w:rPr>
                <w:rFonts w:asciiTheme="minorHAnsi" w:hAnsiTheme="minorHAnsi"/>
              </w:rPr>
              <w:t xml:space="preserve">4. </w:t>
            </w:r>
            <w:r w:rsidR="005F7E48" w:rsidRPr="00DA2B8F">
              <w:rPr>
                <w:rFonts w:asciiTheme="minorHAnsi" w:hAnsiTheme="minorHAnsi"/>
                <w:color w:val="000000"/>
              </w:rPr>
              <w:t>In the past 12 months, were there any meetings held about land use, management, disputes or resolutions of disputes held in your village?</w:t>
            </w:r>
          </w:p>
          <w:p w14:paraId="0D845D1A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DA2B8F">
              <w:rPr>
                <w:rFonts w:asciiTheme="minorHAnsi" w:hAnsiTheme="minorHAnsi"/>
                <w:i/>
                <w:color w:val="000000"/>
              </w:rPr>
              <w:t>If not 0, skip to N9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F4552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0=No</w:t>
            </w:r>
          </w:p>
          <w:p w14:paraId="1D74C265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1=Yes</w:t>
            </w:r>
          </w:p>
          <w:p w14:paraId="235259C3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>888=Don’t know</w:t>
            </w:r>
          </w:p>
          <w:p w14:paraId="294A42BE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  <w:sz w:val="20"/>
              </w:rPr>
            </w:pPr>
            <w:r w:rsidRPr="00DA2B8F">
              <w:rPr>
                <w:rFonts w:asciiTheme="minorHAnsi" w:hAnsiTheme="minorHAnsi"/>
                <w:sz w:val="20"/>
              </w:rPr>
              <w:t xml:space="preserve">999=Prefer not to respond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0EF2FA5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AD95D97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4BE0A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ECB34D7" w14:textId="48EDB579" w:rsidR="005F7E48" w:rsidRDefault="001E65FC" w:rsidP="005F7E48">
            <w:pPr>
              <w:pStyle w:val="NoSpacing"/>
            </w:pPr>
            <w:r>
              <w:t>M</w:t>
            </w:r>
            <w:r w:rsidR="005F7E48">
              <w:t xml:space="preserve">4a. How many land-related meetings were held? 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B6E03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26C47C18" w14:textId="77777777" w:rsidR="005F7E48" w:rsidRPr="003C223A" w:rsidRDefault="005F7E48" w:rsidP="005F7E48">
            <w:pPr>
              <w:pStyle w:val="NoSpacing"/>
              <w:rPr>
                <w:i/>
              </w:rPr>
            </w:pPr>
          </w:p>
        </w:tc>
      </w:tr>
      <w:tr w:rsidR="005F7E48" w:rsidRPr="003C223A" w14:paraId="55C604D1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E83E86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BB37E42" w14:textId="6F7C3183" w:rsidR="005F7E48" w:rsidRPr="003C223A" w:rsidRDefault="001E65FC" w:rsidP="005F7E48">
            <w:pPr>
              <w:pStyle w:val="NoSpacing"/>
            </w:pPr>
            <w:r>
              <w:t>M</w:t>
            </w:r>
            <w:r w:rsidR="005F7E48">
              <w:t xml:space="preserve">5. </w:t>
            </w:r>
            <w:r w:rsidR="005F7E48" w:rsidRPr="003C223A">
              <w:t xml:space="preserve">How often did you </w:t>
            </w:r>
            <w:r w:rsidR="005F7E48">
              <w:t>attend meetings about land</w:t>
            </w:r>
            <w:r w:rsidR="005F7E48" w:rsidRPr="003C223A">
              <w:t xml:space="preserve"> use, management, </w:t>
            </w:r>
            <w:r w:rsidR="005F7E48">
              <w:t>disputes or resolution of disputes?</w:t>
            </w:r>
          </w:p>
          <w:p w14:paraId="5FFF932D" w14:textId="77777777" w:rsidR="005F7E48" w:rsidRPr="003C223A" w:rsidRDefault="005F7E48" w:rsidP="005F7E48">
            <w:pPr>
              <w:pStyle w:val="NoSpacing"/>
            </w:pPr>
          </w:p>
          <w:p w14:paraId="6ABE0015" w14:textId="1A6C2E96" w:rsidR="005F7E48" w:rsidRPr="003C223A" w:rsidRDefault="005F7E48" w:rsidP="005F7E48">
            <w:pPr>
              <w:pStyle w:val="NoSpacing"/>
            </w:pP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616248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1=Always or nearly every time one was held</w:t>
            </w:r>
          </w:p>
          <w:p w14:paraId="6A85503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2=Often</w:t>
            </w:r>
          </w:p>
          <w:p w14:paraId="176479F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3=A few times</w:t>
            </w:r>
          </w:p>
          <w:p w14:paraId="04A80D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4=Once or twice</w:t>
            </w:r>
          </w:p>
          <w:p w14:paraId="3E13975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5=Never</w:t>
            </w:r>
          </w:p>
          <w:p w14:paraId="10A0F5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A02076D" w14:textId="77777777" w:rsidR="005F7E48" w:rsidRPr="006D70F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AE38730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lastRenderedPageBreak/>
              <w:t>(Code)</w:t>
            </w:r>
          </w:p>
        </w:tc>
      </w:tr>
      <w:tr w:rsidR="005F7E48" w:rsidRPr="003C223A" w14:paraId="2AE7FD75" w14:textId="77777777" w:rsidTr="001E65FC"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AA1D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EED25C" w14:textId="1C3E5620" w:rsidR="005F7E48" w:rsidRPr="003C223A" w:rsidRDefault="001E65FC" w:rsidP="005F7E48">
            <w:pPr>
              <w:pStyle w:val="NoSpacing"/>
            </w:pPr>
            <w:r>
              <w:t>M</w:t>
            </w:r>
            <w:r w:rsidR="004046A1">
              <w:t>6</w:t>
            </w:r>
            <w:r w:rsidR="005F7E48">
              <w:t xml:space="preserve">. </w:t>
            </w:r>
            <w:r w:rsidR="005F7E48" w:rsidRPr="003C223A">
              <w:t>Why did you not attend these meetings? (</w:t>
            </w:r>
            <w:proofErr w:type="spellStart"/>
            <w:r w:rsidR="005F7E48" w:rsidRPr="003C223A">
              <w:rPr>
                <w:b/>
              </w:rPr>
              <w:t>forest_no</w:t>
            </w:r>
            <w:proofErr w:type="spellEnd"/>
            <w:r w:rsidR="005F7E48">
              <w:rPr>
                <w:b/>
              </w:rPr>
              <w:t xml:space="preserve"> </w:t>
            </w:r>
            <w:r w:rsidR="005F7E48" w:rsidRPr="003C223A">
              <w:rPr>
                <w:b/>
              </w:rPr>
              <w:t>participate</w:t>
            </w:r>
            <w:r w:rsidR="005F7E48" w:rsidRPr="003C223A">
              <w:t>)</w:t>
            </w:r>
          </w:p>
          <w:p w14:paraId="0408D344" w14:textId="77777777" w:rsidR="005F7E48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Probe and code.</w:t>
            </w:r>
          </w:p>
          <w:p w14:paraId="619D81E3" w14:textId="77777777" w:rsidR="005F7E48" w:rsidRDefault="005F7E48" w:rsidP="005F7E48">
            <w:pPr>
              <w:pStyle w:val="NoSpacing"/>
              <w:rPr>
                <w:i/>
              </w:rPr>
            </w:pPr>
          </w:p>
          <w:p w14:paraId="728CC56B" w14:textId="2B36DB2B" w:rsidR="005F7E48" w:rsidRPr="003C223A" w:rsidRDefault="005F7E48" w:rsidP="005F7E48">
            <w:pPr>
              <w:pStyle w:val="NoSpacing"/>
              <w:rPr>
                <w:i/>
              </w:rPr>
            </w:pPr>
            <w:r>
              <w:rPr>
                <w:i/>
              </w:rPr>
              <w:t xml:space="preserve">Ask </w:t>
            </w:r>
            <w:r w:rsidR="004046A1">
              <w:rPr>
                <w:i/>
              </w:rPr>
              <w:t>If M</w:t>
            </w:r>
            <w:r w:rsidRPr="00167A1C">
              <w:rPr>
                <w:i/>
              </w:rPr>
              <w:t>5=</w:t>
            </w:r>
            <w:r>
              <w:rPr>
                <w:i/>
              </w:rPr>
              <w:t>5</w:t>
            </w:r>
          </w:p>
        </w:tc>
        <w:tc>
          <w:tcPr>
            <w:tcW w:w="350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D7E7F8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1=Not interested</w:t>
            </w:r>
          </w:p>
          <w:p w14:paraId="18F00A6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2=Feel they are not useful</w:t>
            </w:r>
          </w:p>
          <w:p w14:paraId="4BCCFF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3=Was no informed/did not know about the meeting</w:t>
            </w:r>
          </w:p>
          <w:p w14:paraId="126D981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4</w:t>
            </w:r>
            <w:r w:rsidRPr="00CE532A">
              <w:rPr>
                <w:sz w:val="20"/>
              </w:rPr>
              <w:t>=Busy working/traveling</w:t>
            </w:r>
          </w:p>
          <w:p w14:paraId="11703CCA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5=Was not invited to the meeting</w:t>
            </w:r>
          </w:p>
          <w:p w14:paraId="19D8DF16" w14:textId="77777777" w:rsidR="005F7E48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6=Meeting only for village leaders/elders</w:t>
            </w:r>
          </w:p>
          <w:p w14:paraId="2FF3105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>
              <w:rPr>
                <w:sz w:val="20"/>
              </w:rPr>
              <w:t>7=Meeting only for men in the village</w:t>
            </w:r>
          </w:p>
          <w:p w14:paraId="1AC64F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44DE9ADE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(Code)</w:t>
            </w:r>
          </w:p>
        </w:tc>
      </w:tr>
      <w:tr w:rsidR="005F7E48" w:rsidRPr="003C223A" w14:paraId="78F66005" w14:textId="77777777" w:rsidTr="001E65FC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F33DEF" w14:textId="77777777" w:rsidR="005F7E48" w:rsidRPr="003C223A" w:rsidRDefault="005F7E48" w:rsidP="005F7E48">
            <w:pPr>
              <w:pStyle w:val="NoSpacing"/>
            </w:pP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9BB7CB" w14:textId="20431B35" w:rsidR="005F7E48" w:rsidRPr="003C223A" w:rsidRDefault="001E65FC" w:rsidP="005F7E48">
            <w:pPr>
              <w:pStyle w:val="NoSpacing"/>
            </w:pPr>
            <w:r>
              <w:t>M</w:t>
            </w:r>
            <w:r w:rsidR="004046A1">
              <w:t>6b</w:t>
            </w:r>
            <w:r w:rsidR="005F7E48">
              <w:t xml:space="preserve">. </w:t>
            </w:r>
            <w:r w:rsidR="005F7E48" w:rsidRPr="003C223A">
              <w:t xml:space="preserve">If other, please specify </w:t>
            </w:r>
          </w:p>
        </w:tc>
        <w:tc>
          <w:tcPr>
            <w:tcW w:w="4584" w:type="dxa"/>
            <w:gridSpan w:val="2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E6A28A" w14:textId="77777777" w:rsidR="005F7E48" w:rsidRPr="003C223A" w:rsidRDefault="005F7E48" w:rsidP="005F7E48">
            <w:pPr>
              <w:pStyle w:val="NoSpacing"/>
              <w:rPr>
                <w:i/>
              </w:rPr>
            </w:pPr>
            <w:r w:rsidRPr="003C223A">
              <w:rPr>
                <w:i/>
              </w:rPr>
              <w:t>(Text)</w:t>
            </w:r>
          </w:p>
        </w:tc>
      </w:tr>
    </w:tbl>
    <w:p w14:paraId="6A2F9A89" w14:textId="77777777" w:rsidR="005F7E48" w:rsidRDefault="005F7E48" w:rsidP="005F7E48">
      <w:pPr>
        <w:pStyle w:val="NoSpacing"/>
      </w:pPr>
    </w:p>
    <w:p w14:paraId="3F4878B3" w14:textId="77777777" w:rsidR="005F7E48" w:rsidRDefault="005F7E48" w:rsidP="005F7E48">
      <w:pPr>
        <w:pStyle w:val="NoSpacing"/>
      </w:pP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6408"/>
        <w:gridCol w:w="1890"/>
        <w:gridCol w:w="1170"/>
      </w:tblGrid>
      <w:tr w:rsidR="005F7E48" w:rsidRPr="004009E3" w14:paraId="12E31E3D" w14:textId="77777777" w:rsidTr="005F7E48">
        <w:tc>
          <w:tcPr>
            <w:tcW w:w="9468" w:type="dxa"/>
            <w:gridSpan w:val="3"/>
          </w:tcPr>
          <w:p w14:paraId="5A4B395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 w:cs="Arial"/>
              </w:rPr>
              <w:t xml:space="preserve">[Showing ladder of power]  This is a ladder of power from </w:t>
            </w:r>
            <w:r w:rsidRPr="004009E3">
              <w:rPr>
                <w:rFonts w:asciiTheme="minorHAnsi" w:hAnsiTheme="minorHAnsi" w:cs="Arial"/>
                <w:b/>
              </w:rPr>
              <w:t>1-10,</w:t>
            </w:r>
            <w:r w:rsidRPr="004009E3">
              <w:rPr>
                <w:rFonts w:asciiTheme="minorHAnsi" w:hAnsiTheme="minorHAnsi" w:cs="Arial"/>
              </w:rPr>
              <w:t xml:space="preserve"> The people at the top (10) of the ladder make lots of important decisions and the people at the bottom (1) of the ladder do not have any say</w:t>
            </w:r>
            <w:r>
              <w:rPr>
                <w:rFonts w:asciiTheme="minorHAnsi" w:hAnsiTheme="minorHAnsi" w:cs="Arial"/>
              </w:rPr>
              <w:t>. S</w:t>
            </w:r>
            <w:r w:rsidRPr="004009E3">
              <w:rPr>
                <w:rFonts w:asciiTheme="minorHAnsi" w:hAnsiTheme="minorHAnsi" w:cs="Arial"/>
              </w:rPr>
              <w:t>ome people can also</w:t>
            </w:r>
            <w:r>
              <w:rPr>
                <w:rFonts w:asciiTheme="minorHAnsi" w:hAnsiTheme="minorHAnsi" w:cs="Arial"/>
              </w:rPr>
              <w:t xml:space="preserve"> be at the middle, meaning, sometimes</w:t>
            </w:r>
            <w:r w:rsidRPr="004009E3">
              <w:rPr>
                <w:rFonts w:asciiTheme="minorHAnsi" w:hAnsiTheme="minorHAnsi" w:cs="Arial"/>
              </w:rPr>
              <w:t xml:space="preserve">, they are high </w:t>
            </w:r>
            <w:r w:rsidRPr="004009E3">
              <w:rPr>
                <w:rFonts w:asciiTheme="minorHAnsi" w:hAnsiTheme="minorHAnsi" w:cs="Arial"/>
                <w:b/>
              </w:rPr>
              <w:t>up</w:t>
            </w:r>
            <w:r>
              <w:rPr>
                <w:rFonts w:asciiTheme="minorHAnsi" w:hAnsiTheme="minorHAnsi" w:cs="Arial"/>
              </w:rPr>
              <w:t xml:space="preserve"> on the ladder and sometime </w:t>
            </w:r>
            <w:r w:rsidRPr="004009E3">
              <w:rPr>
                <w:rFonts w:asciiTheme="minorHAnsi" w:hAnsiTheme="minorHAnsi" w:cs="Arial"/>
              </w:rPr>
              <w:t>they are low down on the ladder.</w:t>
            </w:r>
          </w:p>
        </w:tc>
      </w:tr>
      <w:tr w:rsidR="005F7E48" w:rsidRPr="004009E3" w14:paraId="1684C4B7" w14:textId="77777777" w:rsidTr="005F7E48">
        <w:tc>
          <w:tcPr>
            <w:tcW w:w="9468" w:type="dxa"/>
            <w:gridSpan w:val="3"/>
          </w:tcPr>
          <w:p w14:paraId="2E0BD205" w14:textId="039ACACB" w:rsidR="005F7E48" w:rsidRPr="004009E3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</w:rPr>
              <w:t>M</w:t>
            </w:r>
            <w:r w:rsidR="004046A1">
              <w:rPr>
                <w:rFonts w:asciiTheme="minorHAnsi" w:hAnsiTheme="minorHAnsi" w:cs="Arial"/>
              </w:rPr>
              <w:t xml:space="preserve">.7. </w:t>
            </w:r>
            <w:r w:rsidR="005F7E48" w:rsidRPr="004009E3">
              <w:rPr>
                <w:rFonts w:asciiTheme="minorHAnsi" w:hAnsiTheme="minorHAnsi" w:cs="Arial"/>
              </w:rPr>
              <w:t xml:space="preserve">Where </w:t>
            </w:r>
            <w:proofErr w:type="gramStart"/>
            <w:r w:rsidR="005F7E48" w:rsidRPr="004009E3">
              <w:rPr>
                <w:rFonts w:asciiTheme="minorHAnsi" w:hAnsiTheme="minorHAnsi" w:cs="Arial"/>
              </w:rPr>
              <w:t>are</w:t>
            </w:r>
            <w:proofErr w:type="gramEnd"/>
            <w:r w:rsidR="005F7E48" w:rsidRPr="004009E3">
              <w:rPr>
                <w:rFonts w:asciiTheme="minorHAnsi" w:hAnsiTheme="minorHAnsi" w:cs="Arial"/>
              </w:rPr>
              <w:t xml:space="preserve"> the following people on this ladder when it comes to making decisions about </w:t>
            </w:r>
            <w:r w:rsidR="005F7E48">
              <w:rPr>
                <w:rFonts w:asciiTheme="minorHAnsi" w:hAnsiTheme="minorHAnsi" w:cs="Arial"/>
                <w:b/>
              </w:rPr>
              <w:t>land</w:t>
            </w:r>
            <w:r w:rsidR="005F7E48" w:rsidRPr="004009E3">
              <w:rPr>
                <w:rFonts w:asciiTheme="minorHAnsi" w:hAnsiTheme="minorHAnsi" w:cs="Arial"/>
                <w:b/>
              </w:rPr>
              <w:t xml:space="preserve"> use and management</w:t>
            </w:r>
            <w:r w:rsidR="005F7E48" w:rsidRPr="004009E3">
              <w:rPr>
                <w:rFonts w:asciiTheme="minorHAnsi" w:hAnsiTheme="minorHAnsi" w:cs="Arial"/>
              </w:rPr>
              <w:t xml:space="preserve"> in this village?</w:t>
            </w:r>
          </w:p>
        </w:tc>
      </w:tr>
      <w:tr w:rsidR="005F7E48" w:rsidRPr="004009E3" w14:paraId="6D93C3DC" w14:textId="77777777" w:rsidTr="005F7E48">
        <w:tc>
          <w:tcPr>
            <w:tcW w:w="6408" w:type="dxa"/>
          </w:tcPr>
          <w:tbl>
            <w:tblPr>
              <w:tblW w:w="7940" w:type="dxa"/>
              <w:tblLayout w:type="fixed"/>
              <w:tblLook w:val="04A0" w:firstRow="1" w:lastRow="0" w:firstColumn="1" w:lastColumn="0" w:noHBand="0" w:noVBand="1"/>
            </w:tblPr>
            <w:tblGrid>
              <w:gridCol w:w="7940"/>
            </w:tblGrid>
            <w:tr w:rsidR="005F7E48" w:rsidRPr="004009E3" w14:paraId="5AFD7EEF" w14:textId="77777777" w:rsidTr="005F7E48">
              <w:trPr>
                <w:trHeight w:val="280"/>
              </w:trPr>
              <w:tc>
                <w:tcPr>
                  <w:tcW w:w="7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7B4B1C" w14:textId="77777777" w:rsidR="005F7E48" w:rsidRPr="004009E3" w:rsidRDefault="005F7E48" w:rsidP="00986428">
                  <w:pPr>
                    <w:spacing w:after="0" w:line="240" w:lineRule="auto"/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4009E3">
                    <w:rPr>
                      <w:rFonts w:ascii="Calibri" w:eastAsia="Times New Roman" w:hAnsi="Calibri" w:cs="Times New Roman"/>
                      <w:color w:val="000000"/>
                    </w:rPr>
                    <w:t>a. Village members as a group</w:t>
                  </w:r>
                </w:p>
              </w:tc>
            </w:tr>
          </w:tbl>
          <w:p w14:paraId="49FB8A23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51EF4F7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  <w:i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64C8272D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316CF519" w14:textId="77777777" w:rsidTr="005F7E48">
        <w:tc>
          <w:tcPr>
            <w:tcW w:w="6408" w:type="dxa"/>
          </w:tcPr>
          <w:p w14:paraId="58CDB8F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b. Headman </w:t>
            </w:r>
          </w:p>
        </w:tc>
        <w:tc>
          <w:tcPr>
            <w:tcW w:w="1890" w:type="dxa"/>
          </w:tcPr>
          <w:p w14:paraId="673CF6A6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8CF3D3C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06B1DA1A" w14:textId="77777777" w:rsidTr="005F7E48">
        <w:tc>
          <w:tcPr>
            <w:tcW w:w="6408" w:type="dxa"/>
          </w:tcPr>
          <w:p w14:paraId="3C0392C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c. Women </w:t>
            </w:r>
          </w:p>
        </w:tc>
        <w:tc>
          <w:tcPr>
            <w:tcW w:w="1890" w:type="dxa"/>
          </w:tcPr>
          <w:p w14:paraId="7023B0B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243E578F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572F04AE" w14:textId="77777777" w:rsidTr="005F7E48">
        <w:tc>
          <w:tcPr>
            <w:tcW w:w="6408" w:type="dxa"/>
          </w:tcPr>
          <w:p w14:paraId="7008C00E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d. Chief</w:t>
            </w:r>
          </w:p>
        </w:tc>
        <w:tc>
          <w:tcPr>
            <w:tcW w:w="1890" w:type="dxa"/>
          </w:tcPr>
          <w:p w14:paraId="1ABCC42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56BE2219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47CCF7D2" w14:textId="77777777" w:rsidTr="005F7E48">
        <w:tc>
          <w:tcPr>
            <w:tcW w:w="6408" w:type="dxa"/>
          </w:tcPr>
          <w:p w14:paraId="41D35AC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e. Elders </w:t>
            </w:r>
          </w:p>
        </w:tc>
        <w:tc>
          <w:tcPr>
            <w:tcW w:w="1890" w:type="dxa"/>
          </w:tcPr>
          <w:p w14:paraId="644D8C42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0E0A9A45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  <w:tr w:rsidR="005F7E48" w:rsidRPr="004009E3" w14:paraId="759568EE" w14:textId="77777777" w:rsidTr="005F7E48">
        <w:tc>
          <w:tcPr>
            <w:tcW w:w="6408" w:type="dxa"/>
          </w:tcPr>
          <w:p w14:paraId="1D4C1A51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d. Youth </w:t>
            </w:r>
          </w:p>
        </w:tc>
        <w:tc>
          <w:tcPr>
            <w:tcW w:w="1890" w:type="dxa"/>
          </w:tcPr>
          <w:p w14:paraId="0B9A65E7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  <w:r w:rsidRPr="004009E3">
              <w:rPr>
                <w:rFonts w:asciiTheme="minorHAnsi" w:hAnsiTheme="minorHAnsi"/>
                <w:i/>
              </w:rPr>
              <w:t>(Integer 1-10)</w:t>
            </w:r>
          </w:p>
        </w:tc>
        <w:tc>
          <w:tcPr>
            <w:tcW w:w="1170" w:type="dxa"/>
          </w:tcPr>
          <w:p w14:paraId="3D44058B" w14:textId="77777777" w:rsidR="005F7E48" w:rsidRPr="004009E3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</w:tr>
    </w:tbl>
    <w:p w14:paraId="7FE75E94" w14:textId="77777777" w:rsidR="005F7E48" w:rsidRDefault="005F7E48" w:rsidP="005F7E48">
      <w:pPr>
        <w:pStyle w:val="NoSpacing"/>
      </w:pPr>
    </w:p>
    <w:p w14:paraId="36374BBB" w14:textId="77777777" w:rsidR="005F7E48" w:rsidRDefault="005F7E48" w:rsidP="005F7E48">
      <w:pPr>
        <w:pStyle w:val="NoSpacing"/>
      </w:pPr>
      <w:r w:rsidRPr="00881CA3">
        <w:t>Now I am going to read some statements about forest management in your village. Please tell me how much you agree or disagree.</w:t>
      </w:r>
    </w:p>
    <w:p w14:paraId="02610706" w14:textId="77777777" w:rsidR="005F7E48" w:rsidRDefault="005F7E48" w:rsidP="005F7E48">
      <w:pPr>
        <w:pStyle w:val="NoSpacing"/>
      </w:pPr>
    </w:p>
    <w:tbl>
      <w:tblPr>
        <w:tblW w:w="10698" w:type="dxa"/>
        <w:tblInd w:w="72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616"/>
        <w:gridCol w:w="3642"/>
        <w:gridCol w:w="1080"/>
      </w:tblGrid>
      <w:tr w:rsidR="005F7E48" w:rsidRPr="00881CA3" w14:paraId="2DA5793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2C9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E56C500" w14:textId="5B7F63FE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>.8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village leaders allocate and fairly across households </w:t>
            </w:r>
          </w:p>
          <w:p w14:paraId="51D04C31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3F07E0A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2C42FD6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210026D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DDFF34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385DD5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188281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4F76047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973A53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9E20CA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FE9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95E7E88" w14:textId="791D0FE4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>.9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land related decision making by village leaders is transparent </w:t>
            </w:r>
          </w:p>
          <w:p w14:paraId="19291089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576C052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60F6C0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78B063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1DA4B69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4E8BB15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lastRenderedPageBreak/>
              <w:t>5=Strongly disagree</w:t>
            </w:r>
          </w:p>
          <w:p w14:paraId="601E56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06F3EE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C240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lastRenderedPageBreak/>
              <w:t>(Code)</w:t>
            </w:r>
          </w:p>
        </w:tc>
      </w:tr>
      <w:tr w:rsidR="005F7E48" w:rsidRPr="00881CA3" w14:paraId="154FCFEE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CAD5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0DE4B7D" w14:textId="6567A1B5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>.10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fair</w:t>
            </w:r>
          </w:p>
          <w:p w14:paraId="3B02A26C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1DE2E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89761D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910A0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6139E29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04B5A7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47E69BC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4F324C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D7511F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5A1190FB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A3BF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4DE9866" w14:textId="1111B6F8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 xml:space="preserve">.11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I feel that rules about land use and management are easy to understand </w:t>
            </w:r>
          </w:p>
          <w:p w14:paraId="2A895BD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7296332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7365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7DFCD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B5A563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3A9809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68B65B05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6CEC3E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F57A1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4CE6FC7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D0B0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A99D22C" w14:textId="0B6BD7E2" w:rsidR="005F7E48" w:rsidRPr="00DA2B8F" w:rsidRDefault="001E65FC" w:rsidP="005F7E48">
            <w:pPr>
              <w:spacing w:after="0"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M</w:t>
            </w:r>
            <w:r w:rsidR="004046A1">
              <w:rPr>
                <w:rFonts w:asciiTheme="minorHAnsi" w:eastAsia="Times New Roman" w:hAnsiTheme="minorHAnsi" w:cs="Times New Roman"/>
                <w:color w:val="000000"/>
              </w:rPr>
              <w:t>.12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I feel that rules about land use and management are well-known by most people in the village </w:t>
            </w:r>
          </w:p>
          <w:p w14:paraId="1A209A8F" w14:textId="77777777" w:rsidR="005F7E48" w:rsidRPr="00DA2B8F" w:rsidRDefault="005F7E48" w:rsidP="005F7E48">
            <w:pPr>
              <w:pStyle w:val="NoSpacing"/>
              <w:rPr>
                <w:rFonts w:asciiTheme="minorHAnsi" w:hAnsiTheme="minorHAnsi"/>
              </w:rPr>
            </w:pP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FD618B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0380251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61BA4C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4D8CE2F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0ED2AC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58EDB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2486A03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BDA0C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6DA253B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EB93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B344EC7" w14:textId="0788E4E7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4046A1">
              <w:rPr>
                <w:rFonts w:asciiTheme="minorHAnsi" w:hAnsiTheme="minorHAnsi"/>
                <w:color w:val="000000"/>
              </w:rPr>
              <w:t>13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women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00BF031C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AE7025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4B51B42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1878F45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7343767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7E24958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5C898E9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057B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2601F239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2FC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9779F5F" w14:textId="1714D046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4046A1">
              <w:rPr>
                <w:rFonts w:asciiTheme="minorHAnsi" w:hAnsiTheme="minorHAnsi"/>
                <w:color w:val="000000"/>
              </w:rPr>
              <w:t>.14</w:t>
            </w:r>
            <w:r w:rsidR="005F7E48" w:rsidRPr="00DA2B8F">
              <w:rPr>
                <w:rFonts w:asciiTheme="minorHAnsi" w:hAnsiTheme="minorHAnsi"/>
                <w:color w:val="000000"/>
              </w:rPr>
              <w:t xml:space="preserve"> I feel that youth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D29F7B3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3E104EF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2B32C4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7EB5AC7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1AA6AF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07AC1E7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7118609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3E59A5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1D33B324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4209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2101820" w14:textId="6EC6DC74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4046A1">
              <w:rPr>
                <w:rFonts w:asciiTheme="minorHAnsi" w:hAnsiTheme="minorHAnsi"/>
                <w:color w:val="000000"/>
              </w:rPr>
              <w:t>15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poor households are 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6E7A810D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6CB5D29F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165E043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2FD38AF7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6187044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13BC6D91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3EC40F9E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98063B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  <w:tr w:rsidR="005F7E48" w:rsidRPr="00881CA3" w14:paraId="4D12C88C" w14:textId="77777777" w:rsidTr="00986428">
        <w:trPr>
          <w:trHeight w:val="2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3E46" w14:textId="77777777" w:rsidR="005F7E48" w:rsidRPr="00881CA3" w:rsidRDefault="005F7E48" w:rsidP="005F7E48">
            <w:pPr>
              <w:pStyle w:val="NoSpacing"/>
            </w:pP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A9DFE3D" w14:textId="5F69D9E5" w:rsidR="005F7E48" w:rsidRPr="00DA2B8F" w:rsidRDefault="001E65FC" w:rsidP="005F7E48">
            <w:pPr>
              <w:pStyle w:val="NoSpacing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>M</w:t>
            </w:r>
            <w:r w:rsidR="004046A1">
              <w:rPr>
                <w:rFonts w:asciiTheme="minorHAnsi" w:hAnsiTheme="minorHAnsi"/>
                <w:color w:val="000000"/>
              </w:rPr>
              <w:t>16</w:t>
            </w:r>
            <w:r w:rsidR="005F7E48" w:rsidRPr="00DA2B8F">
              <w:rPr>
                <w:rFonts w:asciiTheme="minorHAnsi" w:hAnsiTheme="minorHAnsi"/>
                <w:color w:val="000000"/>
              </w:rPr>
              <w:t>. I feel that elderly households are disadvantaged in decisions about land use and access</w:t>
            </w:r>
          </w:p>
        </w:tc>
        <w:tc>
          <w:tcPr>
            <w:tcW w:w="3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auto"/>
            </w:tcBorders>
          </w:tcPr>
          <w:p w14:paraId="2A2F38D6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1=Strongly agree</w:t>
            </w:r>
          </w:p>
          <w:p w14:paraId="70A438F0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2=Agree</w:t>
            </w:r>
          </w:p>
          <w:p w14:paraId="67294F2A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3=Neither agree nor disagree</w:t>
            </w:r>
          </w:p>
          <w:p w14:paraId="36CEE164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4=Disagree</w:t>
            </w:r>
          </w:p>
          <w:p w14:paraId="39A978B8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5=Strongly disagree</w:t>
            </w:r>
          </w:p>
          <w:p w14:paraId="3588F7F2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888=Don't know</w:t>
            </w:r>
          </w:p>
          <w:p w14:paraId="629CD53B" w14:textId="77777777" w:rsidR="005F7E48" w:rsidRPr="00CE532A" w:rsidRDefault="005F7E48" w:rsidP="005F7E48">
            <w:pPr>
              <w:pStyle w:val="NoSpacing"/>
              <w:rPr>
                <w:sz w:val="20"/>
              </w:rPr>
            </w:pPr>
            <w:r w:rsidRPr="00CE532A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D1BDD" w14:textId="77777777" w:rsidR="005F7E48" w:rsidRPr="00881CA3" w:rsidRDefault="005F7E48" w:rsidP="005F7E48">
            <w:pPr>
              <w:pStyle w:val="NoSpacing"/>
              <w:rPr>
                <w:i/>
              </w:rPr>
            </w:pPr>
            <w:r w:rsidRPr="00881CA3">
              <w:rPr>
                <w:i/>
              </w:rPr>
              <w:t>(Code)</w:t>
            </w:r>
          </w:p>
        </w:tc>
      </w:tr>
    </w:tbl>
    <w:p w14:paraId="61261313" w14:textId="60CD822F" w:rsidR="005F7E48" w:rsidRDefault="005F7E48" w:rsidP="004046A1">
      <w:pPr>
        <w:pStyle w:val="Heading3"/>
      </w:pPr>
      <w:r w:rsidRPr="004046A1">
        <w:t xml:space="preserve">Section N: Income </w:t>
      </w:r>
    </w:p>
    <w:p w14:paraId="15308FE9" w14:textId="77777777" w:rsidR="004046A1" w:rsidRPr="004046A1" w:rsidRDefault="004046A1" w:rsidP="004046A1"/>
    <w:tbl>
      <w:tblPr>
        <w:tblStyle w:val="TableGrid"/>
        <w:tblW w:w="10730" w:type="dxa"/>
        <w:tblInd w:w="72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48"/>
        <w:gridCol w:w="2522"/>
        <w:gridCol w:w="2161"/>
        <w:gridCol w:w="1039"/>
      </w:tblGrid>
      <w:tr w:rsidR="001E65FC" w:rsidRPr="009666FC" w14:paraId="3A108027" w14:textId="77777777" w:rsidTr="005F7E48">
        <w:tc>
          <w:tcPr>
            <w:tcW w:w="360" w:type="dxa"/>
          </w:tcPr>
          <w:p w14:paraId="45C75D3E" w14:textId="77777777" w:rsidR="001E65FC" w:rsidRPr="009666FC" w:rsidRDefault="001E65FC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4C2090FA" w14:textId="27713BF9" w:rsidR="005C71DA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N.1 Thinking over the past year, how much TOTAL income did your household earn?</w:t>
            </w:r>
          </w:p>
          <w:p w14:paraId="0C50E0DA" w14:textId="1866A289" w:rsidR="001E65FC" w:rsidRDefault="005C71DA" w:rsidP="005C71DA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In ZMK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A9D320E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1= 0-2000</w:t>
            </w:r>
          </w:p>
          <w:p w14:paraId="5B9624C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2=2001-5000</w:t>
            </w:r>
          </w:p>
          <w:p w14:paraId="2A0E5431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 xml:space="preserve">3= 5,001-10,000 </w:t>
            </w:r>
          </w:p>
          <w:p w14:paraId="02C0AA7B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4= 10,001-15,000</w:t>
            </w:r>
          </w:p>
          <w:p w14:paraId="3458D985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5= Greater than 15,000</w:t>
            </w:r>
          </w:p>
          <w:p w14:paraId="4F9D9CEF" w14:textId="77777777" w:rsidR="0066091B" w:rsidRPr="0066091B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888=Don't know</w:t>
            </w:r>
          </w:p>
          <w:p w14:paraId="15CED00F" w14:textId="6C9A5097" w:rsidR="001E65FC" w:rsidRPr="005C71DA" w:rsidRDefault="0066091B" w:rsidP="0066091B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 w:rsidRPr="0066091B">
              <w:rPr>
                <w:rFonts w:asciiTheme="minorHAnsi" w:eastAsia="Times New Roman" w:hAnsiTheme="minorHAnsi" w:cs="Times New Roman"/>
                <w:color w:val="000000"/>
              </w:rPr>
              <w:t>999=Prefer not to respond</w:t>
            </w:r>
          </w:p>
        </w:tc>
      </w:tr>
      <w:tr w:rsidR="005F7E48" w:rsidRPr="009666FC" w14:paraId="711E2CA8" w14:textId="77777777" w:rsidTr="005F7E48">
        <w:tc>
          <w:tcPr>
            <w:tcW w:w="360" w:type="dxa"/>
          </w:tcPr>
          <w:p w14:paraId="4B8CC88D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72F6B8F0" w14:textId="030D9C37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 xml:space="preserve">N.2 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on a small or large-holder farm? 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E21C8B8" w14:textId="736D6911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18E0730B" w14:textId="77777777" w:rsidTr="005F7E48">
        <w:tc>
          <w:tcPr>
            <w:tcW w:w="360" w:type="dxa"/>
          </w:tcPr>
          <w:p w14:paraId="01A727AF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04AA0AB7" w14:textId="721C6ABF" w:rsidR="005F7E48" w:rsidRDefault="001E65FC" w:rsidP="005F7E48">
            <w:pPr>
              <w:spacing w:line="240" w:lineRule="auto"/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N.3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a salaried job?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A69D36B" w14:textId="7938731F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6693F841" w14:textId="77777777" w:rsidTr="005F7E48">
        <w:tc>
          <w:tcPr>
            <w:tcW w:w="360" w:type="dxa"/>
          </w:tcPr>
          <w:p w14:paraId="49B3229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36F3FAE8" w14:textId="74C2199A" w:rsidR="005F7E48" w:rsidRPr="00DA2B8F" w:rsidRDefault="001E65FC" w:rsidP="005F7E48">
            <w:pPr>
              <w:spacing w:line="240" w:lineRule="auto"/>
              <w:rPr>
                <w:rFonts w:asciiTheme="minorHAnsi" w:eastAsia="Times New Roman" w:hAnsiTheme="minorHAnsi" w:cs="Times New Roman"/>
                <w:color w:val="000000"/>
              </w:rPr>
            </w:pPr>
            <w:r>
              <w:rPr>
                <w:rFonts w:asciiTheme="minorHAnsi" w:eastAsia="Times New Roman" w:hAnsiTheme="minorHAnsi" w:cs="Times New Roman"/>
                <w:color w:val="000000"/>
              </w:rPr>
              <w:t>N.4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Thinking over the </w:t>
            </w:r>
            <w:r w:rsidR="005F7E48">
              <w:rPr>
                <w:rFonts w:asciiTheme="minorHAnsi" w:eastAsia="Times New Roman" w:hAnsiTheme="minorHAnsi" w:cs="Times New Roman"/>
                <w:color w:val="000000"/>
              </w:rPr>
              <w:t xml:space="preserve">past year, how much income did </w:t>
            </w:r>
            <w:r w:rsidR="005F7E48">
              <w:rPr>
                <w:rFonts w:asciiTheme="minorHAnsi" w:eastAsia="Times New Roman" w:hAnsiTheme="minorHAnsi" w:cs="Times New Roman"/>
                <w:b/>
                <w:color w:val="000000"/>
              </w:rPr>
              <w:t>you</w:t>
            </w:r>
            <w:r w:rsidR="005F7E48" w:rsidRPr="00DA2B8F">
              <w:rPr>
                <w:rFonts w:asciiTheme="minorHAnsi" w:eastAsia="Times New Roman" w:hAnsiTheme="minorHAnsi" w:cs="Times New Roman"/>
                <w:color w:val="000000"/>
              </w:rPr>
              <w:t xml:space="preserve"> receive from work in the tourism industry?</w:t>
            </w:r>
          </w:p>
          <w:p w14:paraId="78425F21" w14:textId="05A57130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5486D40" w14:textId="558EE27B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3C1792A8" w14:textId="77777777" w:rsidTr="005F7E48">
        <w:tc>
          <w:tcPr>
            <w:tcW w:w="360" w:type="dxa"/>
          </w:tcPr>
          <w:p w14:paraId="55A7C4CE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6176E904" w14:textId="147D37BC" w:rsidR="005F7E48" w:rsidRDefault="0007005C" w:rsidP="005F7E48">
            <w:pPr>
              <w:spacing w:line="240" w:lineRule="auto"/>
            </w:pPr>
            <w:r>
              <w:t>N5</w:t>
            </w:r>
            <w:r w:rsidR="005F7E48">
              <w:t xml:space="preserve">. </w:t>
            </w:r>
            <w:r w:rsidR="005F7E48" w:rsidRPr="00BE068B">
              <w:t xml:space="preserve">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 w:rsidRPr="00BE068B">
              <w:t>receive from petty trade?</w:t>
            </w:r>
            <w:r w:rsidR="005F7E48">
              <w:t xml:space="preserve">  </w:t>
            </w:r>
          </w:p>
          <w:p w14:paraId="203601F5" w14:textId="29D61F69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</w:t>
            </w:r>
            <w:proofErr w:type="spellStart"/>
            <w:r>
              <w:t>inc_pettytrade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2F5D5CA" w14:textId="41F34A6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7E4CC0E0" w14:textId="77777777" w:rsidTr="005F7E48">
        <w:trPr>
          <w:trHeight w:val="400"/>
        </w:trPr>
        <w:tc>
          <w:tcPr>
            <w:tcW w:w="360" w:type="dxa"/>
            <w:tcBorders>
              <w:bottom w:val="single" w:sz="4" w:space="0" w:color="auto"/>
            </w:tcBorders>
          </w:tcPr>
          <w:p w14:paraId="6F61FC90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bottom w:val="single" w:sz="4" w:space="0" w:color="auto"/>
              <w:right w:val="single" w:sz="18" w:space="0" w:color="000000" w:themeColor="accent3"/>
            </w:tcBorders>
          </w:tcPr>
          <w:p w14:paraId="18743CFC" w14:textId="198D40AD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N6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F7E48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selling livestock or livestock products? (sale of skins/hides/milk/eggs) </w:t>
            </w:r>
          </w:p>
          <w:p w14:paraId="1D230FBC" w14:textId="3E545A8D" w:rsidR="005F7E48" w:rsidRPr="009666FC" w:rsidRDefault="005F7E48" w:rsidP="005F7E48">
            <w:pPr>
              <w:spacing w:line="240" w:lineRule="auto"/>
            </w:pPr>
            <w:r w:rsidRPr="00BE068B">
              <w:rPr>
                <w:w w:val="105"/>
              </w:rPr>
              <w:t>(</w:t>
            </w:r>
            <w:proofErr w:type="spellStart"/>
            <w:r w:rsidRPr="00BE068B">
              <w:rPr>
                <w:b/>
                <w:w w:val="105"/>
              </w:rPr>
              <w:t>inc_livestock</w:t>
            </w:r>
            <w:proofErr w:type="spellEnd"/>
            <w:r w:rsidRPr="00BE068B">
              <w:rPr>
                <w:w w:val="105"/>
              </w:rP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4" w:space="0" w:color="auto"/>
              <w:right w:val="single" w:sz="18" w:space="0" w:color="000000" w:themeColor="accent3"/>
            </w:tcBorders>
          </w:tcPr>
          <w:p w14:paraId="651F56AB" w14:textId="5D507C40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C4FF56" w14:textId="77777777" w:rsidTr="005F7E48">
        <w:trPr>
          <w:trHeight w:val="640"/>
        </w:trPr>
        <w:tc>
          <w:tcPr>
            <w:tcW w:w="360" w:type="dxa"/>
            <w:tcBorders>
              <w:top w:val="single" w:sz="4" w:space="0" w:color="auto"/>
            </w:tcBorders>
          </w:tcPr>
          <w:p w14:paraId="61903AA6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top w:val="single" w:sz="4" w:space="0" w:color="auto"/>
              <w:right w:val="single" w:sz="18" w:space="0" w:color="000000" w:themeColor="accent3"/>
            </w:tcBorders>
          </w:tcPr>
          <w:p w14:paraId="7F1E9A75" w14:textId="4CFFD6B4" w:rsidR="005F7E48" w:rsidRDefault="0007005C" w:rsidP="005F7E48">
            <w:pPr>
              <w:spacing w:line="240" w:lineRule="auto"/>
            </w:pPr>
            <w:r>
              <w:t>N7</w:t>
            </w:r>
            <w:r w:rsidR="005F7E48">
              <w:t xml:space="preserve">. Thinking over the past year, how much income did </w:t>
            </w:r>
            <w:r w:rsidR="005F7E48">
              <w:rPr>
                <w:b/>
              </w:rPr>
              <w:t xml:space="preserve">you </w:t>
            </w:r>
            <w:r w:rsidR="005F7E48">
              <w:t>receive from  sale of forest-based products (including for example, firewood, charcoal, timber, honey, or other forest products such as carbon payments)</w:t>
            </w:r>
          </w:p>
          <w:p w14:paraId="7526D415" w14:textId="54187A41" w:rsidR="005F7E48" w:rsidRPr="009666FC" w:rsidRDefault="005F7E48" w:rsidP="005F7E48">
            <w:pPr>
              <w:spacing w:line="240" w:lineRule="auto"/>
              <w:rPr>
                <w:i/>
                <w:w w:val="105"/>
              </w:rPr>
            </w:pPr>
            <w:r>
              <w:t>(</w:t>
            </w:r>
            <w:proofErr w:type="spellStart"/>
            <w:r>
              <w:t>inc_sellfrstprod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4" w:space="0" w:color="auto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DA32B67" w14:textId="700BEA83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2797E870" w14:textId="77777777" w:rsidTr="005F7E48">
        <w:tc>
          <w:tcPr>
            <w:tcW w:w="360" w:type="dxa"/>
          </w:tcPr>
          <w:p w14:paraId="4B8455E4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7170" w:type="dxa"/>
            <w:gridSpan w:val="2"/>
            <w:tcBorders>
              <w:right w:val="single" w:sz="18" w:space="0" w:color="000000" w:themeColor="accent3"/>
            </w:tcBorders>
          </w:tcPr>
          <w:p w14:paraId="26569388" w14:textId="604C66A8" w:rsidR="005F7E48" w:rsidRDefault="0007005C" w:rsidP="005F7E48">
            <w:pPr>
              <w:spacing w:line="240" w:lineRule="auto"/>
            </w:pPr>
            <w:r>
              <w:t>N8</w:t>
            </w:r>
            <w:r w:rsidR="005F7E48">
              <w:t xml:space="preserve">. Thinking over the past year, how much income did </w:t>
            </w:r>
            <w:r w:rsidR="005B77F6">
              <w:rPr>
                <w:b/>
              </w:rPr>
              <w:t xml:space="preserve">you </w:t>
            </w:r>
            <w:r w:rsidR="005F7E48">
              <w:t xml:space="preserve">receive from forest-based </w:t>
            </w:r>
            <w:proofErr w:type="spellStart"/>
            <w:r w:rsidR="005F7E48">
              <w:t>activites</w:t>
            </w:r>
            <w:proofErr w:type="spellEnd"/>
            <w:r w:rsidR="005F7E48">
              <w:t>, such as patrolling, guiding, eco-tourism activities, forest products sales, or carbon payments</w:t>
            </w:r>
          </w:p>
          <w:p w14:paraId="2EDFE8E4" w14:textId="6266A05F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>
              <w:t>(</w:t>
            </w:r>
            <w:proofErr w:type="spellStart"/>
            <w:r>
              <w:t>inc_frstactivity</w:t>
            </w:r>
            <w:proofErr w:type="spellEnd"/>
            <w:r>
              <w:t>)</w:t>
            </w:r>
          </w:p>
        </w:tc>
        <w:tc>
          <w:tcPr>
            <w:tcW w:w="3200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F63D3B" w14:textId="61531C12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1D532F">
              <w:rPr>
                <w:i/>
              </w:rPr>
              <w:t>(integer)</w:t>
            </w:r>
          </w:p>
        </w:tc>
      </w:tr>
      <w:tr w:rsidR="005F7E48" w:rsidRPr="009666FC" w14:paraId="54F77EA7" w14:textId="77777777" w:rsidTr="005F7E48">
        <w:tc>
          <w:tcPr>
            <w:tcW w:w="360" w:type="dxa"/>
          </w:tcPr>
          <w:p w14:paraId="09BCC8AA" w14:textId="77777777" w:rsidR="005F7E48" w:rsidRPr="009666FC" w:rsidRDefault="005F7E48" w:rsidP="005F7E48">
            <w:pPr>
              <w:spacing w:line="240" w:lineRule="auto"/>
              <w:rPr>
                <w:w w:val="105"/>
              </w:rPr>
            </w:pPr>
          </w:p>
        </w:tc>
        <w:tc>
          <w:tcPr>
            <w:tcW w:w="4648" w:type="dxa"/>
            <w:tcBorders>
              <w:right w:val="nil"/>
            </w:tcBorders>
          </w:tcPr>
          <w:p w14:paraId="6B1114E7" w14:textId="3E6B0FCC" w:rsidR="005F7E48" w:rsidRDefault="0007005C" w:rsidP="005F7E48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N9</w:t>
            </w:r>
            <w:r w:rsidR="005F7E48">
              <w:rPr>
                <w:w w:val="105"/>
              </w:rPr>
              <w:t xml:space="preserve">. </w:t>
            </w:r>
            <w:r w:rsidR="005F7E48" w:rsidRPr="00BE068B">
              <w:rPr>
                <w:w w:val="105"/>
              </w:rPr>
              <w:t xml:space="preserve">Thinking over the past year, how much income did </w:t>
            </w:r>
            <w:r w:rsidR="005B77F6">
              <w:rPr>
                <w:b/>
                <w:w w:val="105"/>
              </w:rPr>
              <w:t xml:space="preserve">you </w:t>
            </w:r>
            <w:r w:rsidR="005F7E48" w:rsidRPr="00BE068B">
              <w:rPr>
                <w:w w:val="105"/>
              </w:rPr>
              <w:t xml:space="preserve">receive from remittances or pensions? </w:t>
            </w:r>
          </w:p>
          <w:p w14:paraId="5DB4654A" w14:textId="095BE4AC" w:rsidR="005F7E48" w:rsidRPr="008814E6" w:rsidRDefault="005F7E48" w:rsidP="005F7E48">
            <w:pPr>
              <w:spacing w:line="240" w:lineRule="auto"/>
              <w:rPr>
                <w:i/>
                <w:w w:val="105"/>
              </w:rPr>
            </w:pPr>
            <w:r w:rsidRPr="00BE068B">
              <w:rPr>
                <w:w w:val="105"/>
              </w:rPr>
              <w:t>(</w:t>
            </w:r>
            <w:proofErr w:type="spellStart"/>
            <w:r>
              <w:rPr>
                <w:b/>
                <w:w w:val="105"/>
              </w:rPr>
              <w:t>inc</w:t>
            </w:r>
            <w:r w:rsidRPr="00BE068B">
              <w:rPr>
                <w:b/>
                <w:w w:val="105"/>
              </w:rPr>
              <w:t>_other</w:t>
            </w:r>
            <w:proofErr w:type="spellEnd"/>
            <w:r w:rsidRPr="00BE068B">
              <w:rPr>
                <w:w w:val="105"/>
              </w:rPr>
              <w:t>)</w:t>
            </w:r>
          </w:p>
        </w:tc>
        <w:tc>
          <w:tcPr>
            <w:tcW w:w="4683" w:type="dxa"/>
            <w:gridSpan w:val="2"/>
            <w:tcBorders>
              <w:left w:val="nil"/>
              <w:right w:val="single" w:sz="18" w:space="0" w:color="000000" w:themeColor="accent3"/>
            </w:tcBorders>
          </w:tcPr>
          <w:p w14:paraId="3956397C" w14:textId="7A67EA5D" w:rsidR="005F7E48" w:rsidRPr="009666FC" w:rsidRDefault="005F7E48" w:rsidP="005F7E48">
            <w:pPr>
              <w:spacing w:line="240" w:lineRule="auto"/>
              <w:rPr>
                <w:w w:val="105"/>
              </w:rPr>
            </w:pPr>
            <w:r w:rsidRPr="001D532F">
              <w:rPr>
                <w:i/>
              </w:rPr>
              <w:t>(integer)</w:t>
            </w:r>
          </w:p>
        </w:tc>
        <w:tc>
          <w:tcPr>
            <w:tcW w:w="1039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BE82C47" w14:textId="77777777" w:rsidR="005F7E48" w:rsidRPr="009666FC" w:rsidRDefault="005F7E48" w:rsidP="005F7E48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045DADBB" w14:textId="3C2E90CB" w:rsidR="009666FC" w:rsidRPr="009666FC" w:rsidRDefault="009666FC" w:rsidP="000F55A6">
      <w:pPr>
        <w:spacing w:after="0" w:line="240" w:lineRule="auto"/>
        <w:sectPr w:rsidR="009666FC" w:rsidRPr="009666FC" w:rsidSect="00986428">
          <w:pgSz w:w="12240" w:h="15840"/>
          <w:pgMar w:top="1440" w:right="1260" w:bottom="1440" w:left="1080" w:header="720" w:footer="720" w:gutter="0"/>
          <w:cols w:space="720"/>
          <w:docGrid w:linePitch="360"/>
        </w:sectPr>
      </w:pPr>
    </w:p>
    <w:tbl>
      <w:tblPr>
        <w:tblStyle w:val="TableGrid"/>
        <w:tblW w:w="1073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4617"/>
        <w:gridCol w:w="28"/>
        <w:gridCol w:w="2520"/>
        <w:gridCol w:w="2070"/>
        <w:gridCol w:w="90"/>
        <w:gridCol w:w="1038"/>
        <w:gridCol w:w="7"/>
      </w:tblGrid>
      <w:tr w:rsidR="000F14ED" w:rsidRPr="009666FC" w14:paraId="70395382" w14:textId="77777777" w:rsidTr="00986428">
        <w:trPr>
          <w:gridAfter w:val="1"/>
          <w:wAfter w:w="7" w:type="dxa"/>
          <w:jc w:val="center"/>
        </w:trPr>
        <w:tc>
          <w:tcPr>
            <w:tcW w:w="360" w:type="dxa"/>
          </w:tcPr>
          <w:p w14:paraId="33EFF84B" w14:textId="77777777" w:rsidR="000F14ED" w:rsidRPr="009666FC" w:rsidRDefault="000F14ED" w:rsidP="000F55A6">
            <w:pPr>
              <w:spacing w:line="240" w:lineRule="auto"/>
            </w:pPr>
          </w:p>
        </w:tc>
        <w:tc>
          <w:tcPr>
            <w:tcW w:w="4617" w:type="dxa"/>
            <w:tcBorders>
              <w:right w:val="nil"/>
            </w:tcBorders>
          </w:tcPr>
          <w:p w14:paraId="7ADB001E" w14:textId="6277845C" w:rsidR="000F14ED" w:rsidRDefault="000F14ED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N10. Thinking over the p</w:t>
            </w:r>
            <w:r w:rsidR="00986428">
              <w:rPr>
                <w:w w:val="105"/>
              </w:rPr>
              <w:t>ast year, did YOU receive any c</w:t>
            </w:r>
            <w:r>
              <w:rPr>
                <w:w w:val="105"/>
              </w:rPr>
              <w:t>as</w:t>
            </w:r>
            <w:r w:rsidR="00986428">
              <w:rPr>
                <w:w w:val="105"/>
              </w:rPr>
              <w:t>h</w:t>
            </w:r>
            <w:r>
              <w:rPr>
                <w:w w:val="105"/>
              </w:rPr>
              <w:t>, in-kind or labor for renting out one or more of your fields to another household?</w:t>
            </w:r>
          </w:p>
        </w:tc>
        <w:tc>
          <w:tcPr>
            <w:tcW w:w="4618" w:type="dxa"/>
            <w:gridSpan w:val="3"/>
            <w:tcBorders>
              <w:left w:val="nil"/>
              <w:right w:val="single" w:sz="18" w:space="0" w:color="000000" w:themeColor="accent3"/>
            </w:tcBorders>
          </w:tcPr>
          <w:p w14:paraId="7405A179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0=No</w:t>
            </w:r>
          </w:p>
          <w:p w14:paraId="17109FFD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 xml:space="preserve">1=Yes </w:t>
            </w:r>
          </w:p>
          <w:p w14:paraId="73D65824" w14:textId="77777777" w:rsidR="000F14ED" w:rsidRP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888=Don’t know</w:t>
            </w:r>
          </w:p>
          <w:p w14:paraId="181518E9" w14:textId="010055DE" w:rsidR="000F14ED" w:rsidRDefault="000F14ED" w:rsidP="000F14ED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0F14ED">
              <w:rPr>
                <w:w w:val="105"/>
              </w:rPr>
              <w:t>999=Prefer not to respond</w:t>
            </w:r>
          </w:p>
        </w:tc>
        <w:tc>
          <w:tcPr>
            <w:tcW w:w="1128" w:type="dxa"/>
            <w:gridSpan w:val="2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6956F1" w14:textId="235B7462" w:rsidR="000F14ED" w:rsidRPr="009666FC" w:rsidRDefault="000F14ED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9666FC" w:rsidRPr="009666FC" w14:paraId="6CFB393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BFE3EAA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63B6E728" w14:textId="29FC76D7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N11</w:t>
            </w:r>
            <w:r w:rsidR="009666FC" w:rsidRPr="009666FC">
              <w:rPr>
                <w:w w:val="105"/>
              </w:rPr>
              <w:t xml:space="preserve">. How much cash payment did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 for renting out y</w:t>
            </w:r>
            <w:r w:rsidR="00857560">
              <w:rPr>
                <w:w w:val="105"/>
              </w:rPr>
              <w:t xml:space="preserve">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ACEDCD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C855E4F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CCEB870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5" w:type="dxa"/>
            <w:gridSpan w:val="3"/>
            <w:tcBorders>
              <w:right w:val="single" w:sz="18" w:space="0" w:color="000000" w:themeColor="accent3"/>
            </w:tcBorders>
          </w:tcPr>
          <w:p w14:paraId="21868937" w14:textId="21170DEA" w:rsidR="009666FC" w:rsidRPr="009666FC" w:rsidRDefault="00986428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N.12</w:t>
            </w:r>
            <w:r w:rsidR="009666FC" w:rsidRPr="009666FC">
              <w:rPr>
                <w:w w:val="105"/>
              </w:rPr>
              <w:t xml:space="preserve"> What is the estimated cash value of in-kind items </w:t>
            </w:r>
            <w:r w:rsidR="009666FC" w:rsidRPr="005B77F6">
              <w:rPr>
                <w:b/>
                <w:w w:val="105"/>
              </w:rPr>
              <w:t>you</w:t>
            </w:r>
            <w:r w:rsidR="009666FC" w:rsidRPr="009666FC">
              <w:rPr>
                <w:w w:val="105"/>
              </w:rPr>
              <w:t xml:space="preserve"> received for renting your fields over the past year? </w:t>
            </w:r>
          </w:p>
        </w:tc>
        <w:tc>
          <w:tcPr>
            <w:tcW w:w="3198" w:type="dxa"/>
            <w:gridSpan w:val="3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14AC57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B7DC369" w14:textId="77777777" w:rsidTr="00A24711">
        <w:trPr>
          <w:gridAfter w:val="1"/>
          <w:wAfter w:w="7" w:type="dxa"/>
          <w:jc w:val="center"/>
        </w:trPr>
        <w:tc>
          <w:tcPr>
            <w:tcW w:w="360" w:type="dxa"/>
          </w:tcPr>
          <w:p w14:paraId="72A958C3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bottom w:val="single" w:sz="4" w:space="0" w:color="auto"/>
              <w:right w:val="nil"/>
            </w:tcBorders>
          </w:tcPr>
          <w:p w14:paraId="65BF2FFE" w14:textId="2DFF050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13. Did </w:t>
            </w:r>
            <w:r w:rsidR="008814E6">
              <w:rPr>
                <w:w w:val="105"/>
              </w:rPr>
              <w:t xml:space="preserve">you </w:t>
            </w:r>
            <w:r w:rsidR="0066091B">
              <w:rPr>
                <w:w w:val="105"/>
              </w:rPr>
              <w:t xml:space="preserve">yourself </w:t>
            </w:r>
            <w:r w:rsidR="008814E6">
              <w:rPr>
                <w:w w:val="105"/>
              </w:rPr>
              <w:t>personally</w:t>
            </w:r>
            <w:r w:rsidR="009666FC" w:rsidRPr="009666FC">
              <w:rPr>
                <w:w w:val="105"/>
              </w:rPr>
              <w:t xml:space="preserve"> take out any formal loans from a bank or micro-credit institution in the past year? </w:t>
            </w:r>
          </w:p>
          <w:p w14:paraId="72A1068D" w14:textId="7FF07AA1" w:rsidR="009666FC" w:rsidRPr="009666FC" w:rsidRDefault="00CA0654" w:rsidP="000F55A6">
            <w:pPr>
              <w:spacing w:line="240" w:lineRule="auto"/>
              <w:rPr>
                <w:color w:val="000000"/>
              </w:rPr>
            </w:pPr>
            <w:r>
              <w:rPr>
                <w:i/>
                <w:w w:val="105"/>
              </w:rPr>
              <w:t>If 0, 888, 999, Skip 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left w:val="nil"/>
              <w:bottom w:val="single" w:sz="4" w:space="0" w:color="auto"/>
              <w:right w:val="single" w:sz="18" w:space="0" w:color="000000" w:themeColor="accent3"/>
            </w:tcBorders>
          </w:tcPr>
          <w:p w14:paraId="268542E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6164CFD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73874EB6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28E39EDE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3F52832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F7C4346" w14:textId="77777777" w:rsidTr="00A24711">
        <w:trPr>
          <w:gridAfter w:val="1"/>
          <w:wAfter w:w="7" w:type="dxa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2BE69FE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F4D664" w14:textId="345E27A8" w:rsidR="009666FC" w:rsidRPr="009666FC" w:rsidRDefault="0007005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 xml:space="preserve">14. Did you have to provide any documentation of your land rights to secure the loan? </w:t>
            </w:r>
          </w:p>
          <w:p w14:paraId="14D19F1D" w14:textId="3F4D7129" w:rsidR="009666FC" w:rsidRPr="009666FC" w:rsidRDefault="009666FC" w:rsidP="000F55A6">
            <w:pPr>
              <w:spacing w:line="240" w:lineRule="auto"/>
              <w:rPr>
                <w:color w:val="000000"/>
              </w:rPr>
            </w:pPr>
            <w:r w:rsidRPr="003F375D">
              <w:rPr>
                <w:i/>
                <w:w w:val="105"/>
              </w:rPr>
              <w:t xml:space="preserve">If 0, 888, 999, Skip </w:t>
            </w:r>
            <w:r w:rsidR="00CA0654">
              <w:rPr>
                <w:i/>
                <w:w w:val="105"/>
              </w:rPr>
              <w:t>to N</w:t>
            </w:r>
            <w:r w:rsidR="003F375D" w:rsidRPr="003F375D">
              <w:rPr>
                <w:i/>
                <w:w w:val="105"/>
              </w:rPr>
              <w:t>15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8D1CB6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0=No</w:t>
            </w:r>
          </w:p>
          <w:p w14:paraId="33757DF8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1=Yes</w:t>
            </w:r>
            <w:r w:rsidRPr="009666FC" w:rsidDel="00226116">
              <w:rPr>
                <w:rFonts w:cs="Times New Roman"/>
                <w:w w:val="105"/>
              </w:rPr>
              <w:t xml:space="preserve"> </w:t>
            </w:r>
          </w:p>
          <w:p w14:paraId="3D6E727A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888=Don’t know</w:t>
            </w:r>
          </w:p>
          <w:p w14:paraId="512A94ED" w14:textId="77777777" w:rsidR="009666FC" w:rsidRPr="009666FC" w:rsidRDefault="009666FC" w:rsidP="000F55A6">
            <w:pPr>
              <w:spacing w:line="240" w:lineRule="auto"/>
              <w:rPr>
                <w:rFonts w:cs="Times New Roman"/>
                <w:w w:val="105"/>
              </w:rPr>
            </w:pPr>
            <w:r w:rsidRPr="009666FC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38" w:type="dxa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9A0236F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8A4DA65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D2DA821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97A957" w14:textId="56C8079D" w:rsidR="009666FC" w:rsidRPr="009666FC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9666FC" w:rsidRPr="009666FC">
              <w:rPr>
                <w:w w:val="105"/>
              </w:rPr>
              <w:t>14b. What kind of documentatio</w:t>
            </w:r>
            <w:r w:rsidR="00857560">
              <w:rPr>
                <w:w w:val="105"/>
              </w:rPr>
              <w:t xml:space="preserve">n was required? </w:t>
            </w:r>
          </w:p>
        </w:tc>
        <w:tc>
          <w:tcPr>
            <w:tcW w:w="57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2A6D1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1= Customary land certificate</w:t>
            </w:r>
          </w:p>
          <w:p w14:paraId="34D657A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2= State land lease/title – 14 year lease</w:t>
            </w:r>
          </w:p>
          <w:p w14:paraId="1DEE40B8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3= State land lease/title- 99 year lease</w:t>
            </w:r>
          </w:p>
          <w:p w14:paraId="5835A783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4= Letter of consent not yet registered with the Ministry of Lands</w:t>
            </w:r>
          </w:p>
          <w:p w14:paraId="1D68302C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97= Other, please specify</w:t>
            </w:r>
          </w:p>
          <w:p w14:paraId="410CCAD2" w14:textId="77777777" w:rsidR="00824EB8" w:rsidRPr="00824EB8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888=Don’t know</w:t>
            </w:r>
          </w:p>
          <w:p w14:paraId="04486705" w14:textId="22CDB508" w:rsidR="009666FC" w:rsidRPr="009666FC" w:rsidRDefault="00824EB8" w:rsidP="00824EB8">
            <w:pPr>
              <w:spacing w:line="240" w:lineRule="auto"/>
              <w:rPr>
                <w:i/>
              </w:rPr>
            </w:pPr>
            <w:r w:rsidRPr="00824EB8">
              <w:rPr>
                <w:i/>
              </w:rPr>
              <w:t>999=Prefer not to respond</w:t>
            </w:r>
          </w:p>
        </w:tc>
      </w:tr>
      <w:tr w:rsidR="00857560" w:rsidRPr="009666FC" w14:paraId="7701D00D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DB75F6F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12A71B" w14:textId="2B70D31C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15. </w:t>
            </w:r>
            <w:r w:rsidR="00857560">
              <w:rPr>
                <w:w w:val="105"/>
              </w:rPr>
              <w:t xml:space="preserve">Have you </w:t>
            </w:r>
            <w:r w:rsidR="0066091B">
              <w:rPr>
                <w:w w:val="105"/>
              </w:rPr>
              <w:t xml:space="preserve">personally </w:t>
            </w:r>
            <w:r w:rsidR="00857560">
              <w:rPr>
                <w:w w:val="105"/>
              </w:rPr>
              <w:t>participated in any benefit sharing arrangements with a private company, the government, or an NGO related to the use of land or forest resources in your village?</w:t>
            </w:r>
          </w:p>
          <w:p w14:paraId="6283E66F" w14:textId="77777777" w:rsidR="003F375D" w:rsidRPr="003F375D" w:rsidRDefault="003F375D" w:rsidP="000F55A6">
            <w:pPr>
              <w:spacing w:line="240" w:lineRule="auto"/>
              <w:rPr>
                <w:i/>
                <w:w w:val="105"/>
              </w:rPr>
            </w:pPr>
          </w:p>
          <w:p w14:paraId="276558B1" w14:textId="48DBAD55" w:rsidR="00857560" w:rsidRDefault="00CA0654" w:rsidP="000F55A6">
            <w:pPr>
              <w:spacing w:line="240" w:lineRule="auto"/>
              <w:rPr>
                <w:w w:val="105"/>
              </w:rPr>
            </w:pPr>
            <w:r>
              <w:rPr>
                <w:i/>
                <w:w w:val="105"/>
              </w:rPr>
              <w:t>If 0, Skip to Section O</w:t>
            </w:r>
            <w:r w:rsidR="003F375D" w:rsidRPr="003F375D">
              <w:rPr>
                <w:i/>
                <w:w w:val="105"/>
              </w:rPr>
              <w:t>.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C43B09F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0=No</w:t>
            </w:r>
          </w:p>
          <w:p w14:paraId="0BDB9284" w14:textId="77777777" w:rsidR="00857560" w:rsidRPr="00857560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 xml:space="preserve">1=Yes </w:t>
            </w:r>
          </w:p>
          <w:p w14:paraId="7ED50EBF" w14:textId="019081C3" w:rsidR="00857560" w:rsidRPr="009666FC" w:rsidRDefault="00857560" w:rsidP="000F55A6">
            <w:pPr>
              <w:spacing w:line="240" w:lineRule="auto"/>
              <w:rPr>
                <w:w w:val="105"/>
              </w:rPr>
            </w:pPr>
            <w:r w:rsidRPr="00857560">
              <w:rPr>
                <w:w w:val="105"/>
              </w:rPr>
              <w:t>888=Don’t know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4EA3A51B" w14:textId="062313E5" w:rsidR="00857560" w:rsidRPr="009666FC" w:rsidRDefault="00857560" w:rsidP="000F55A6">
            <w:pPr>
              <w:spacing w:line="240" w:lineRule="auto"/>
              <w:rPr>
                <w:i/>
              </w:rPr>
            </w:pPr>
            <w:r w:rsidRPr="00857560">
              <w:rPr>
                <w:i/>
              </w:rPr>
              <w:t>(code)</w:t>
            </w:r>
          </w:p>
        </w:tc>
      </w:tr>
      <w:tr w:rsidR="00857560" w:rsidRPr="009666FC" w14:paraId="3B1CE908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FF5466C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486368" w14:textId="1D7412F6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15b. </w:t>
            </w:r>
            <w:r w:rsidR="00857560">
              <w:rPr>
                <w:w w:val="105"/>
              </w:rPr>
              <w:t>If yes, how would you rate your satisfaction with those arrangements?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ABEF0C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1= Very satisfied</w:t>
            </w:r>
          </w:p>
          <w:p w14:paraId="3001F5B4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2= Satisfied</w:t>
            </w:r>
          </w:p>
          <w:p w14:paraId="4C9DB765" w14:textId="77777777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3= Neutral </w:t>
            </w:r>
          </w:p>
          <w:p w14:paraId="3D4D0673" w14:textId="73967DA3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4= Dissatisfied</w:t>
            </w:r>
          </w:p>
          <w:p w14:paraId="0F9B8131" w14:textId="63154D38" w:rsidR="00857560" w:rsidRDefault="00857560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 xml:space="preserve">5= Very dissatisfied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BB7F41D" w14:textId="6F5ECE06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3810845A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533FF95" w14:textId="4EFD3634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C43BD" w14:textId="16C6E479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16. </w:t>
            </w:r>
            <w:r w:rsidR="00857560">
              <w:rPr>
                <w:w w:val="105"/>
              </w:rPr>
              <w:t>If you are not fully satisfied, why?</w:t>
            </w:r>
          </w:p>
          <w:p w14:paraId="52FE295C" w14:textId="77777777" w:rsidR="00857560" w:rsidRDefault="00857560" w:rsidP="000F55A6">
            <w:pPr>
              <w:spacing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Probe and code</w:t>
            </w:r>
          </w:p>
          <w:p w14:paraId="6629AE9F" w14:textId="2886413D" w:rsidR="003F375D" w:rsidRPr="009666FC" w:rsidRDefault="00CA0654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Ask if N</w:t>
            </w:r>
            <w:r w:rsidR="003F375D">
              <w:rPr>
                <w:i/>
                <w:w w:val="105"/>
              </w:rPr>
              <w:t>15b=3, 4,  5</w:t>
            </w:r>
          </w:p>
          <w:p w14:paraId="234C7470" w14:textId="77777777" w:rsidR="00857560" w:rsidRDefault="00857560" w:rsidP="000F55A6">
            <w:pPr>
              <w:spacing w:line="240" w:lineRule="auto"/>
              <w:rPr>
                <w:w w:val="105"/>
              </w:rPr>
            </w:pP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289BE607" w14:textId="748F3F03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1= The level of </w:t>
            </w:r>
            <w:r w:rsidR="005B77F6">
              <w:rPr>
                <w:w w:val="105"/>
                <w:sz w:val="20"/>
              </w:rPr>
              <w:t xml:space="preserve">benefits </w:t>
            </w:r>
            <w:r w:rsidRPr="00A24711">
              <w:rPr>
                <w:w w:val="105"/>
                <w:sz w:val="20"/>
              </w:rPr>
              <w:t>for our village/district is inadequate</w:t>
            </w:r>
          </w:p>
          <w:p w14:paraId="115A8B6D" w14:textId="2043BF42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The level of benefits transferred for individual households is inadequate</w:t>
            </w:r>
          </w:p>
          <w:p w14:paraId="647828EC" w14:textId="77777777" w:rsidR="00857560" w:rsidRPr="00A24711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3= The terms for transferring the benefits are not clear</w:t>
            </w:r>
          </w:p>
          <w:p w14:paraId="32D2068C" w14:textId="77777777" w:rsidR="00857560" w:rsidRDefault="00857560" w:rsidP="000F55A6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The management of the benefits is not transparent/fair)</w:t>
            </w:r>
          </w:p>
          <w:p w14:paraId="76E0DE27" w14:textId="3E51F00B" w:rsidR="005B77F6" w:rsidRPr="00A24711" w:rsidRDefault="005B77F6" w:rsidP="000F55A6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 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2BB77501" w14:textId="7FD5F9E1" w:rsidR="00857560" w:rsidRPr="009666FC" w:rsidRDefault="00857560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(code)</w:t>
            </w:r>
          </w:p>
        </w:tc>
      </w:tr>
      <w:tr w:rsidR="00857560" w:rsidRPr="009666FC" w14:paraId="1C27DC8C" w14:textId="77777777" w:rsidTr="00A24711">
        <w:trPr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7EB261B" w14:textId="77777777" w:rsidR="00857560" w:rsidRPr="009666FC" w:rsidRDefault="00857560" w:rsidP="000F55A6">
            <w:pPr>
              <w:spacing w:line="240" w:lineRule="auto"/>
            </w:pPr>
          </w:p>
        </w:tc>
        <w:tc>
          <w:tcPr>
            <w:tcW w:w="4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6C531" w14:textId="5CF8DE2B" w:rsidR="00857560" w:rsidRDefault="0007005C" w:rsidP="000F55A6">
            <w:pPr>
              <w:spacing w:line="240" w:lineRule="auto"/>
              <w:rPr>
                <w:w w:val="105"/>
              </w:rPr>
            </w:pPr>
            <w:r>
              <w:rPr>
                <w:w w:val="105"/>
              </w:rPr>
              <w:t>N</w:t>
            </w:r>
            <w:r w:rsidR="003F375D">
              <w:rPr>
                <w:w w:val="105"/>
              </w:rPr>
              <w:t xml:space="preserve">17. </w:t>
            </w:r>
            <w:r w:rsidR="00857560">
              <w:rPr>
                <w:w w:val="105"/>
              </w:rPr>
              <w:t xml:space="preserve">What improvements, if any, would you like to see in these arrangements? </w:t>
            </w:r>
          </w:p>
          <w:p w14:paraId="3C13D6AE" w14:textId="0C3246E2" w:rsidR="00857560" w:rsidRPr="00857560" w:rsidRDefault="00857560" w:rsidP="000F55A6">
            <w:pPr>
              <w:spacing w:line="240" w:lineRule="auto"/>
              <w:rPr>
                <w:i/>
                <w:w w:val="105"/>
              </w:rPr>
            </w:pPr>
            <w:r>
              <w:rPr>
                <w:i/>
                <w:w w:val="105"/>
              </w:rPr>
              <w:t>Probe and code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093EBF60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1= I would like to see more in-kind benefits at the community level, such as schools/hospitals</w:t>
            </w:r>
          </w:p>
          <w:p w14:paraId="4B73DF4C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2= I would like to see more cash transfers at the community level</w:t>
            </w:r>
          </w:p>
          <w:p w14:paraId="6A876937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 xml:space="preserve">3= I would like to see more in-kind benefits at the household level, such as access to farm or forest </w:t>
            </w:r>
            <w:r w:rsidRPr="00A24711">
              <w:rPr>
                <w:w w:val="105"/>
                <w:sz w:val="20"/>
              </w:rPr>
              <w:lastRenderedPageBreak/>
              <w:t>product markets and/or farm inputs (including finance)</w:t>
            </w:r>
          </w:p>
          <w:p w14:paraId="6D45D1D5" w14:textId="77777777" w:rsidR="00857560" w:rsidRPr="00A24711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4= I would like to see more cash transfers to individual households</w:t>
            </w:r>
          </w:p>
          <w:p w14:paraId="68729EE6" w14:textId="77777777" w:rsidR="00857560" w:rsidRDefault="00857560" w:rsidP="00A24711">
            <w:pPr>
              <w:spacing w:line="240" w:lineRule="auto"/>
              <w:rPr>
                <w:w w:val="105"/>
                <w:sz w:val="20"/>
              </w:rPr>
            </w:pPr>
            <w:r w:rsidRPr="00A24711">
              <w:rPr>
                <w:w w:val="105"/>
                <w:sz w:val="20"/>
              </w:rPr>
              <w:t>5= I would like to see more transparency in the use/management of benefits at the village level)</w:t>
            </w:r>
          </w:p>
          <w:p w14:paraId="5321BD03" w14:textId="1046D3A5" w:rsidR="005B77F6" w:rsidRPr="00A24711" w:rsidRDefault="005B77F6" w:rsidP="00A24711">
            <w:pPr>
              <w:spacing w:line="240" w:lineRule="auto"/>
              <w:rPr>
                <w:w w:val="105"/>
                <w:sz w:val="20"/>
              </w:rPr>
            </w:pPr>
            <w:r>
              <w:rPr>
                <w:w w:val="105"/>
                <w:sz w:val="20"/>
              </w:rPr>
              <w:t xml:space="preserve">97=Other, specify </w:t>
            </w:r>
          </w:p>
        </w:tc>
        <w:tc>
          <w:tcPr>
            <w:tcW w:w="1045" w:type="dxa"/>
            <w:gridSpan w:val="2"/>
            <w:tcBorders>
              <w:top w:val="single" w:sz="18" w:space="0" w:color="000000" w:themeColor="accent3"/>
              <w:left w:val="single" w:sz="18" w:space="0" w:color="auto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05D08CF" w14:textId="107D8BDE" w:rsidR="00857560" w:rsidRPr="009666FC" w:rsidRDefault="00A24711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lastRenderedPageBreak/>
              <w:t>(code)</w:t>
            </w:r>
          </w:p>
        </w:tc>
      </w:tr>
    </w:tbl>
    <w:p w14:paraId="36714788" w14:textId="77777777" w:rsidR="005B77F6" w:rsidRDefault="005B77F6" w:rsidP="000F55A6">
      <w:pPr>
        <w:spacing w:before="400" w:after="0" w:line="240" w:lineRule="auto"/>
        <w:outlineLvl w:val="2"/>
        <w:rPr>
          <w:b/>
          <w:color w:val="002A6C" w:themeColor="text2"/>
          <w:spacing w:val="-6"/>
        </w:rPr>
      </w:pPr>
    </w:p>
    <w:p w14:paraId="3E713D4E" w14:textId="63B24AAD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O</w:t>
      </w:r>
      <w:r w:rsidR="0007005C">
        <w:rPr>
          <w:b/>
          <w:color w:val="002A6C" w:themeColor="text2"/>
          <w:spacing w:val="-6"/>
        </w:rPr>
        <w:t xml:space="preserve">. </w:t>
      </w:r>
      <w:r w:rsidRPr="009666FC">
        <w:rPr>
          <w:b/>
          <w:color w:val="002A6C" w:themeColor="text2"/>
          <w:spacing w:val="-6"/>
        </w:rPr>
        <w:t>LIVESTOCK ASSETS</w:t>
      </w:r>
    </w:p>
    <w:p w14:paraId="1949A58B" w14:textId="66423D56" w:rsidR="009666FC" w:rsidRPr="009666FC" w:rsidRDefault="009666FC" w:rsidP="000F55A6">
      <w:pPr>
        <w:spacing w:after="0" w:line="240" w:lineRule="auto"/>
      </w:pPr>
      <w:r w:rsidRPr="009666FC">
        <w:t xml:space="preserve">Now I would like to ask you about the number of livestock that </w:t>
      </w:r>
      <w:r w:rsidR="00DE7B61">
        <w:t>you YOURSELF</w:t>
      </w:r>
      <w:r w:rsidR="00062708">
        <w:t xml:space="preserve"> currently own</w:t>
      </w:r>
      <w:r w:rsidR="00824EB8">
        <w:t>.</w:t>
      </w:r>
    </w:p>
    <w:p w14:paraId="3960858F" w14:textId="4750BB7E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6802"/>
        <w:gridCol w:w="3561"/>
      </w:tblGrid>
      <w:tr w:rsidR="009666FC" w:rsidRPr="009666FC" w14:paraId="15F096FA" w14:textId="77777777" w:rsidTr="00A24711">
        <w:trPr>
          <w:jc w:val="center"/>
        </w:trPr>
        <w:tc>
          <w:tcPr>
            <w:tcW w:w="360" w:type="dxa"/>
            <w:vAlign w:val="center"/>
          </w:tcPr>
          <w:p w14:paraId="46F0A467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18DFDB03" w14:textId="70D8CA2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857560">
              <w:rPr>
                <w:w w:val="105"/>
              </w:rPr>
              <w:t>1. How many cattle do</w:t>
            </w:r>
            <w:r w:rsidR="009666FC" w:rsidRPr="009666FC">
              <w:rPr>
                <w:w w:val="105"/>
              </w:rPr>
              <w:t xml:space="preserve"> </w:t>
            </w:r>
            <w:r w:rsidR="00857560">
              <w:rPr>
                <w:w w:val="105"/>
              </w:rPr>
              <w:t xml:space="preserve">you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EE1C287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1C50BF0F" w14:textId="77777777" w:rsidTr="00A24711">
        <w:trPr>
          <w:jc w:val="center"/>
        </w:trPr>
        <w:tc>
          <w:tcPr>
            <w:tcW w:w="360" w:type="dxa"/>
            <w:vAlign w:val="center"/>
          </w:tcPr>
          <w:p w14:paraId="49DCB7CE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33844283" w14:textId="1FCB61A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2. How many oxen </w:t>
            </w:r>
            <w:r w:rsidR="00857560">
              <w:rPr>
                <w:w w:val="105"/>
              </w:rPr>
              <w:t xml:space="preserve">do you have?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3F86BE9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FFB63BD" w14:textId="77777777" w:rsidTr="00A24711">
        <w:trPr>
          <w:jc w:val="center"/>
        </w:trPr>
        <w:tc>
          <w:tcPr>
            <w:tcW w:w="360" w:type="dxa"/>
            <w:vAlign w:val="center"/>
          </w:tcPr>
          <w:p w14:paraId="60BE6E33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4968CDF" w14:textId="25B3A37D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3. How many donkeys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1EA70188" w14:textId="09564A6A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07F292EE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22C370C1" w14:textId="77777777" w:rsidTr="00A24711">
        <w:trPr>
          <w:jc w:val="center"/>
        </w:trPr>
        <w:tc>
          <w:tcPr>
            <w:tcW w:w="360" w:type="dxa"/>
            <w:vAlign w:val="center"/>
          </w:tcPr>
          <w:p w14:paraId="6A2E3B1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A9E2E96" w14:textId="7567AD83" w:rsidR="009666FC" w:rsidRPr="009666FC" w:rsidRDefault="00CA0654" w:rsidP="00240AF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9666FC" w:rsidRPr="009666FC">
              <w:rPr>
                <w:w w:val="105"/>
              </w:rPr>
              <w:t xml:space="preserve">4. How many chickens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16DF7AC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B053620" w14:textId="77777777" w:rsidTr="00A24711">
        <w:trPr>
          <w:jc w:val="center"/>
        </w:trPr>
        <w:tc>
          <w:tcPr>
            <w:tcW w:w="360" w:type="dxa"/>
            <w:vAlign w:val="center"/>
          </w:tcPr>
          <w:p w14:paraId="337789F8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ind w:right="-119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0BF4C531" w14:textId="74156F8A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 xml:space="preserve">. How many goats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  <w:p w14:paraId="483D90F6" w14:textId="0D4AC53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i/>
                <w:w w:val="105"/>
              </w:rPr>
            </w:pP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7CEF14FD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6955AE26" w14:textId="77777777" w:rsidTr="00A24711">
        <w:trPr>
          <w:jc w:val="center"/>
        </w:trPr>
        <w:tc>
          <w:tcPr>
            <w:tcW w:w="360" w:type="dxa"/>
            <w:vAlign w:val="center"/>
          </w:tcPr>
          <w:p w14:paraId="11FA7286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50082CC3" w14:textId="403BA30B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 xml:space="preserve">. How many pigs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64AA0383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7652632E" w14:textId="77777777" w:rsidTr="00A24711">
        <w:trPr>
          <w:jc w:val="center"/>
        </w:trPr>
        <w:tc>
          <w:tcPr>
            <w:tcW w:w="360" w:type="dxa"/>
            <w:vAlign w:val="center"/>
          </w:tcPr>
          <w:p w14:paraId="1706E7C9" w14:textId="77777777" w:rsidR="009666FC" w:rsidRPr="009666FC" w:rsidRDefault="009666FC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</w:p>
        </w:tc>
        <w:tc>
          <w:tcPr>
            <w:tcW w:w="6802" w:type="dxa"/>
            <w:tcBorders>
              <w:right w:val="single" w:sz="18" w:space="0" w:color="000000" w:themeColor="accent3"/>
            </w:tcBorders>
            <w:vAlign w:val="center"/>
          </w:tcPr>
          <w:p w14:paraId="7EF6C6C8" w14:textId="275E5978" w:rsidR="009666FC" w:rsidRPr="009666FC" w:rsidRDefault="00CA0654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>
              <w:rPr>
                <w:w w:val="105"/>
              </w:rPr>
              <w:t>O</w:t>
            </w:r>
            <w:r w:rsidR="002130CE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 xml:space="preserve">. How many rabbits </w:t>
            </w:r>
            <w:r w:rsidR="00857560">
              <w:rPr>
                <w:w w:val="105"/>
              </w:rPr>
              <w:t>do you</w:t>
            </w:r>
            <w:r w:rsidR="009666FC" w:rsidRPr="009666FC">
              <w:rPr>
                <w:w w:val="105"/>
              </w:rPr>
              <w:t xml:space="preserve"> own? </w:t>
            </w:r>
          </w:p>
        </w:tc>
        <w:tc>
          <w:tcPr>
            <w:tcW w:w="3561" w:type="dxa"/>
            <w:tcBorders>
              <w:top w:val="single" w:sz="18" w:space="0" w:color="000000" w:themeColor="accent3"/>
              <w:left w:val="single" w:sz="18" w:space="0" w:color="000000" w:themeColor="accent3"/>
              <w:bottom w:val="single" w:sz="18" w:space="0" w:color="000000" w:themeColor="accent3"/>
              <w:right w:val="single" w:sz="18" w:space="0" w:color="000000" w:themeColor="accent3"/>
            </w:tcBorders>
          </w:tcPr>
          <w:p w14:paraId="5C34F2C5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</w:tbl>
    <w:p w14:paraId="722A923F" w14:textId="7745115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824EB8">
        <w:rPr>
          <w:b/>
          <w:color w:val="002A6C" w:themeColor="text2"/>
          <w:spacing w:val="-6"/>
        </w:rPr>
        <w:t>ECTION P</w:t>
      </w:r>
      <w:r w:rsidRPr="009666FC">
        <w:rPr>
          <w:b/>
          <w:color w:val="002A6C" w:themeColor="text2"/>
          <w:spacing w:val="-6"/>
        </w:rPr>
        <w:t>. HOUSEHOLD AND AGRICULTURAL ASSETS</w:t>
      </w:r>
    </w:p>
    <w:p w14:paraId="66396B0D" w14:textId="6C9C9E47" w:rsidR="009666FC" w:rsidRPr="009666FC" w:rsidRDefault="009666FC" w:rsidP="000F55A6">
      <w:pPr>
        <w:spacing w:after="0" w:line="240" w:lineRule="auto"/>
      </w:pPr>
      <w:r w:rsidRPr="009666FC">
        <w:t>Now I would like to ask you about the number of househol</w:t>
      </w:r>
      <w:r w:rsidR="00062708">
        <w:t>d and agricultural assets that</w:t>
      </w:r>
      <w:r w:rsidR="00F17448">
        <w:t xml:space="preserve"> y</w:t>
      </w:r>
      <w:r w:rsidR="00DE7B61">
        <w:t>ou YOURSELF</w:t>
      </w:r>
      <w:r w:rsidR="0017203E">
        <w:t xml:space="preserve"> currently own</w:t>
      </w:r>
      <w:r w:rsidRPr="009666FC">
        <w:t>. Include assets that are currently not working. (Count all assets, even if they do not work)</w:t>
      </w:r>
    </w:p>
    <w:tbl>
      <w:tblPr>
        <w:tblW w:w="7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0"/>
        <w:gridCol w:w="4455"/>
        <w:gridCol w:w="2012"/>
      </w:tblGrid>
      <w:tr w:rsidR="008E25E3" w:rsidRPr="009666FC" w14:paraId="400BCA7C" w14:textId="77777777" w:rsidTr="008E25E3">
        <w:trPr>
          <w:trHeight w:val="20"/>
          <w:jc w:val="center"/>
        </w:trPr>
        <w:tc>
          <w:tcPr>
            <w:tcW w:w="720" w:type="dxa"/>
          </w:tcPr>
          <w:p w14:paraId="43CCCEC7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item_id</w:t>
            </w:r>
            <w:proofErr w:type="spellEnd"/>
          </w:p>
        </w:tc>
        <w:tc>
          <w:tcPr>
            <w:tcW w:w="4455" w:type="dxa"/>
          </w:tcPr>
          <w:p w14:paraId="23258834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How many of these items-</w:t>
            </w:r>
          </w:p>
          <w:p w14:paraId="71E6F98C" w14:textId="7777777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(</w:t>
            </w:r>
            <w:r w:rsidRPr="009666FC">
              <w:rPr>
                <w:rFonts w:eastAsia="Calibri" w:cs="Times New Roman"/>
                <w:b/>
                <w:w w:val="105"/>
              </w:rPr>
              <w:t>item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8BEB6D7" w14:textId="2996C661" w:rsidR="008E25E3" w:rsidRPr="009666FC" w:rsidRDefault="008E25E3" w:rsidP="00A24711">
            <w:pPr>
              <w:kinsoku w:val="0"/>
              <w:overflowPunct w:val="0"/>
              <w:spacing w:afterLines="20" w:after="48" w:line="240" w:lineRule="auto"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a. D</w:t>
            </w:r>
            <w:r w:rsidRPr="009666FC">
              <w:rPr>
                <w:rFonts w:eastAsia="Calibri" w:cs="Times New Roman"/>
                <w:w w:val="105"/>
              </w:rPr>
              <w:t>o you currently own?</w:t>
            </w:r>
          </w:p>
        </w:tc>
      </w:tr>
      <w:tr w:rsidR="008E25E3" w:rsidRPr="009666FC" w14:paraId="1EE5CE90" w14:textId="77777777" w:rsidTr="008E25E3">
        <w:trPr>
          <w:trHeight w:val="20"/>
          <w:jc w:val="center"/>
        </w:trPr>
        <w:tc>
          <w:tcPr>
            <w:tcW w:w="720" w:type="dxa"/>
          </w:tcPr>
          <w:p w14:paraId="1F63BDB5" w14:textId="0F3E7B8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</w:t>
            </w:r>
          </w:p>
        </w:tc>
        <w:tc>
          <w:tcPr>
            <w:tcW w:w="4455" w:type="dxa"/>
          </w:tcPr>
          <w:p w14:paraId="5071873E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Mobile Phone (</w:t>
            </w:r>
            <w:r w:rsidRPr="009666FC">
              <w:rPr>
                <w:rFonts w:eastAsia="Calibri" w:cs="Times New Roman"/>
                <w:b/>
                <w:w w:val="105"/>
              </w:rPr>
              <w:t>phone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E5E421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C444CF5" w14:textId="77777777" w:rsidTr="008E25E3">
        <w:trPr>
          <w:trHeight w:val="20"/>
          <w:jc w:val="center"/>
        </w:trPr>
        <w:tc>
          <w:tcPr>
            <w:tcW w:w="720" w:type="dxa"/>
          </w:tcPr>
          <w:p w14:paraId="7132232E" w14:textId="21FBDE52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2</w:t>
            </w:r>
          </w:p>
        </w:tc>
        <w:tc>
          <w:tcPr>
            <w:tcW w:w="4455" w:type="dxa"/>
          </w:tcPr>
          <w:p w14:paraId="2B7C96B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Radio (</w:t>
            </w:r>
            <w:r w:rsidRPr="009666FC">
              <w:rPr>
                <w:rFonts w:eastAsia="Calibri" w:cs="Times New Roman"/>
                <w:b/>
                <w:w w:val="105"/>
              </w:rPr>
              <w:t>radio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65AFDAC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A65AC62" w14:textId="77777777" w:rsidTr="008E25E3">
        <w:trPr>
          <w:trHeight w:val="20"/>
          <w:jc w:val="center"/>
        </w:trPr>
        <w:tc>
          <w:tcPr>
            <w:tcW w:w="720" w:type="dxa"/>
          </w:tcPr>
          <w:p w14:paraId="634952AE" w14:textId="70CCC66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3</w:t>
            </w:r>
          </w:p>
        </w:tc>
        <w:tc>
          <w:tcPr>
            <w:tcW w:w="4455" w:type="dxa"/>
          </w:tcPr>
          <w:p w14:paraId="0EF5CAD6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TV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tv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6731D4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2A4266F" w14:textId="77777777" w:rsidTr="008E25E3">
        <w:trPr>
          <w:trHeight w:val="20"/>
          <w:jc w:val="center"/>
        </w:trPr>
        <w:tc>
          <w:tcPr>
            <w:tcW w:w="720" w:type="dxa"/>
          </w:tcPr>
          <w:p w14:paraId="299314BA" w14:textId="3AF8FBE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4</w:t>
            </w:r>
          </w:p>
        </w:tc>
        <w:tc>
          <w:tcPr>
            <w:tcW w:w="4455" w:type="dxa"/>
          </w:tcPr>
          <w:p w14:paraId="0A8EF76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Cars, Vans, Pick-up Trucks (</w:t>
            </w:r>
            <w:r w:rsidRPr="009666FC">
              <w:rPr>
                <w:rFonts w:eastAsia="Calibri" w:cs="Times New Roman"/>
                <w:b/>
                <w:w w:val="105"/>
              </w:rPr>
              <w:t>car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29B6812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7FC31D5" w14:textId="77777777" w:rsidTr="008E25E3">
        <w:trPr>
          <w:trHeight w:val="20"/>
          <w:jc w:val="center"/>
        </w:trPr>
        <w:tc>
          <w:tcPr>
            <w:tcW w:w="720" w:type="dxa"/>
          </w:tcPr>
          <w:p w14:paraId="6E6322E6" w14:textId="5D594DDB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5</w:t>
            </w:r>
          </w:p>
        </w:tc>
        <w:tc>
          <w:tcPr>
            <w:tcW w:w="4455" w:type="dxa"/>
          </w:tcPr>
          <w:p w14:paraId="6C3EC2B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Motorcycle (</w:t>
            </w:r>
            <w:r w:rsidRPr="009666FC">
              <w:rPr>
                <w:rFonts w:eastAsia="Calibri" w:cs="Times New Roman"/>
                <w:b/>
                <w:w w:val="105"/>
              </w:rPr>
              <w:t>motor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EC0223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15FABE8B" w14:textId="77777777" w:rsidTr="008E25E3">
        <w:trPr>
          <w:trHeight w:val="20"/>
          <w:jc w:val="center"/>
        </w:trPr>
        <w:tc>
          <w:tcPr>
            <w:tcW w:w="720" w:type="dxa"/>
          </w:tcPr>
          <w:p w14:paraId="41106B41" w14:textId="6FE8D941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6</w:t>
            </w:r>
          </w:p>
        </w:tc>
        <w:tc>
          <w:tcPr>
            <w:tcW w:w="4455" w:type="dxa"/>
          </w:tcPr>
          <w:p w14:paraId="2DEF8344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Bicycle (</w:t>
            </w:r>
            <w:r w:rsidRPr="009666FC">
              <w:rPr>
                <w:rFonts w:eastAsia="Calibri" w:cs="Times New Roman"/>
                <w:b/>
                <w:w w:val="105"/>
              </w:rPr>
              <w:t>bike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88B9BB2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64987A2C" w14:textId="77777777" w:rsidTr="008E25E3">
        <w:trPr>
          <w:trHeight w:val="20"/>
          <w:jc w:val="center"/>
        </w:trPr>
        <w:tc>
          <w:tcPr>
            <w:tcW w:w="720" w:type="dxa"/>
          </w:tcPr>
          <w:p w14:paraId="4F6C8B93" w14:textId="006A2355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7</w:t>
            </w:r>
          </w:p>
        </w:tc>
        <w:tc>
          <w:tcPr>
            <w:tcW w:w="4455" w:type="dxa"/>
          </w:tcPr>
          <w:p w14:paraId="12335F4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Cook stove (</w:t>
            </w:r>
            <w:r w:rsidRPr="009666FC">
              <w:rPr>
                <w:rFonts w:eastAsia="Calibri" w:cs="Times New Roman"/>
                <w:b/>
                <w:w w:val="105"/>
              </w:rPr>
              <w:t>stove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57DA9DE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B08A748" w14:textId="77777777" w:rsidTr="008E25E3">
        <w:trPr>
          <w:trHeight w:val="20"/>
          <w:jc w:val="center"/>
        </w:trPr>
        <w:tc>
          <w:tcPr>
            <w:tcW w:w="720" w:type="dxa"/>
          </w:tcPr>
          <w:p w14:paraId="4893E398" w14:textId="03B4DBCD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8</w:t>
            </w:r>
          </w:p>
        </w:tc>
        <w:tc>
          <w:tcPr>
            <w:tcW w:w="4455" w:type="dxa"/>
          </w:tcPr>
          <w:p w14:paraId="6C8F107D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Refrigerator (</w:t>
            </w:r>
            <w:r w:rsidRPr="009666FC">
              <w:rPr>
                <w:rFonts w:eastAsia="Calibri" w:cs="Times New Roman"/>
                <w:b/>
                <w:w w:val="105"/>
              </w:rPr>
              <w:t>fridge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778762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046F4B7" w14:textId="77777777" w:rsidTr="008E25E3">
        <w:trPr>
          <w:trHeight w:val="20"/>
          <w:jc w:val="center"/>
        </w:trPr>
        <w:tc>
          <w:tcPr>
            <w:tcW w:w="720" w:type="dxa"/>
          </w:tcPr>
          <w:p w14:paraId="16066D92" w14:textId="3D394188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9</w:t>
            </w:r>
          </w:p>
        </w:tc>
        <w:tc>
          <w:tcPr>
            <w:tcW w:w="4455" w:type="dxa"/>
          </w:tcPr>
          <w:p w14:paraId="0FA6299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Water pump/treadle pump (</w:t>
            </w:r>
            <w:r w:rsidRPr="009666FC">
              <w:rPr>
                <w:rFonts w:eastAsia="Calibri" w:cs="Times New Roman"/>
                <w:b/>
                <w:w w:val="105"/>
              </w:rPr>
              <w:t>pump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4977959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BD09C62" w14:textId="77777777" w:rsidTr="008E25E3">
        <w:trPr>
          <w:trHeight w:val="20"/>
          <w:jc w:val="center"/>
        </w:trPr>
        <w:tc>
          <w:tcPr>
            <w:tcW w:w="720" w:type="dxa"/>
          </w:tcPr>
          <w:p w14:paraId="3D26B439" w14:textId="3BFE0D7F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10</w:t>
            </w:r>
          </w:p>
        </w:tc>
        <w:tc>
          <w:tcPr>
            <w:tcW w:w="4455" w:type="dxa"/>
          </w:tcPr>
          <w:p w14:paraId="10DCBAD7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Solar panel (</w:t>
            </w:r>
            <w:r w:rsidRPr="009666FC">
              <w:rPr>
                <w:rFonts w:eastAsia="Calibri" w:cs="Times New Roman"/>
                <w:b/>
                <w:w w:val="105"/>
              </w:rPr>
              <w:t>solar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7EF87A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F336068" w14:textId="77777777" w:rsidTr="008E25E3">
        <w:trPr>
          <w:trHeight w:val="20"/>
          <w:jc w:val="center"/>
        </w:trPr>
        <w:tc>
          <w:tcPr>
            <w:tcW w:w="720" w:type="dxa"/>
          </w:tcPr>
          <w:p w14:paraId="6D0C4F23" w14:textId="0F0A5150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</w:t>
            </w:r>
            <w:r w:rsidRPr="009666FC">
              <w:rPr>
                <w:rFonts w:eastAsia="Calibri" w:cs="Times New Roman"/>
                <w:w w:val="105"/>
              </w:rPr>
              <w:t>11</w:t>
            </w:r>
          </w:p>
        </w:tc>
        <w:tc>
          <w:tcPr>
            <w:tcW w:w="4455" w:type="dxa"/>
          </w:tcPr>
          <w:p w14:paraId="0C44F55E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Pick axe (</w:t>
            </w:r>
            <w:r w:rsidRPr="00BC64E2">
              <w:rPr>
                <w:rFonts w:eastAsia="Calibri" w:cs="Times New Roman"/>
                <w:b/>
                <w:w w:val="105"/>
              </w:rPr>
              <w:t>pickax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C85D02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E3D8BB6" w14:textId="77777777" w:rsidTr="008E25E3">
        <w:trPr>
          <w:trHeight w:val="20"/>
          <w:jc w:val="center"/>
        </w:trPr>
        <w:tc>
          <w:tcPr>
            <w:tcW w:w="720" w:type="dxa"/>
          </w:tcPr>
          <w:p w14:paraId="318BD718" w14:textId="6D34E74B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P12</w:t>
            </w:r>
          </w:p>
        </w:tc>
        <w:tc>
          <w:tcPr>
            <w:tcW w:w="4455" w:type="dxa"/>
          </w:tcPr>
          <w:p w14:paraId="5CC78936" w14:textId="0A257DFE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Hand Hoe</w:t>
            </w:r>
          </w:p>
        </w:tc>
        <w:tc>
          <w:tcPr>
            <w:tcW w:w="2012" w:type="dxa"/>
          </w:tcPr>
          <w:p w14:paraId="6DE7C01F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0CF928D8" w14:textId="77777777" w:rsidTr="008E25E3">
        <w:trPr>
          <w:trHeight w:val="20"/>
          <w:jc w:val="center"/>
        </w:trPr>
        <w:tc>
          <w:tcPr>
            <w:tcW w:w="720" w:type="dxa"/>
          </w:tcPr>
          <w:p w14:paraId="51065FBB" w14:textId="00455A3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P13</w:t>
            </w:r>
          </w:p>
        </w:tc>
        <w:tc>
          <w:tcPr>
            <w:tcW w:w="4455" w:type="dxa"/>
          </w:tcPr>
          <w:p w14:paraId="7C935CA0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Wheel barrow (</w:t>
            </w:r>
            <w:r w:rsidRPr="009666FC">
              <w:rPr>
                <w:rFonts w:eastAsia="Calibri" w:cs="Times New Roman"/>
                <w:b/>
                <w:w w:val="105"/>
              </w:rPr>
              <w:t>wheelbarrow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3C55623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5275787" w14:textId="77777777" w:rsidTr="008E25E3">
        <w:trPr>
          <w:trHeight w:val="20"/>
          <w:jc w:val="center"/>
        </w:trPr>
        <w:tc>
          <w:tcPr>
            <w:tcW w:w="720" w:type="dxa"/>
          </w:tcPr>
          <w:p w14:paraId="4DA0A017" w14:textId="5D60FF7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P14</w:t>
            </w:r>
          </w:p>
        </w:tc>
        <w:tc>
          <w:tcPr>
            <w:tcW w:w="4455" w:type="dxa"/>
          </w:tcPr>
          <w:p w14:paraId="262A5FFC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Drip irrigation set (</w:t>
            </w:r>
            <w:proofErr w:type="spellStart"/>
            <w:r w:rsidRPr="009666FC">
              <w:rPr>
                <w:rFonts w:eastAsia="Calibri" w:cs="Times New Roman"/>
                <w:b/>
                <w:w w:val="105"/>
              </w:rPr>
              <w:t>dripirrigateset</w:t>
            </w:r>
            <w:proofErr w:type="spellEnd"/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42B100EB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5087F896" w14:textId="77777777" w:rsidTr="008E25E3">
        <w:trPr>
          <w:trHeight w:val="20"/>
          <w:jc w:val="center"/>
        </w:trPr>
        <w:tc>
          <w:tcPr>
            <w:tcW w:w="720" w:type="dxa"/>
          </w:tcPr>
          <w:p w14:paraId="7155A05F" w14:textId="6E7DBFF3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P15</w:t>
            </w:r>
          </w:p>
        </w:tc>
        <w:tc>
          <w:tcPr>
            <w:tcW w:w="4455" w:type="dxa"/>
          </w:tcPr>
          <w:p w14:paraId="7CF63D8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Sprinklers</w:t>
            </w:r>
            <w:r w:rsidRPr="009666FC">
              <w:rPr>
                <w:rFonts w:eastAsia="Calibri" w:cs="Times New Roman"/>
              </w:rPr>
              <w:t xml:space="preserve"> (</w:t>
            </w:r>
            <w:r w:rsidRPr="009666FC">
              <w:rPr>
                <w:rFonts w:eastAsia="Calibri" w:cs="Times New Roman"/>
                <w:b/>
                <w:w w:val="105"/>
              </w:rPr>
              <w:t>sprinkler</w:t>
            </w:r>
            <w:r w:rsidRPr="009666FC">
              <w:rPr>
                <w:rFonts w:eastAsia="Calibri" w:cs="Times New Roman"/>
                <w:w w:val="105"/>
              </w:rPr>
              <w:t>)</w:t>
            </w:r>
          </w:p>
        </w:tc>
        <w:tc>
          <w:tcPr>
            <w:tcW w:w="2012" w:type="dxa"/>
          </w:tcPr>
          <w:p w14:paraId="0DA3E0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7037CB1" w14:textId="77777777" w:rsidTr="008E25E3">
        <w:trPr>
          <w:trHeight w:val="20"/>
          <w:jc w:val="center"/>
        </w:trPr>
        <w:tc>
          <w:tcPr>
            <w:tcW w:w="720" w:type="dxa"/>
          </w:tcPr>
          <w:p w14:paraId="0B5861B2" w14:textId="58C132E4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P16</w:t>
            </w:r>
          </w:p>
        </w:tc>
        <w:tc>
          <w:tcPr>
            <w:tcW w:w="4455" w:type="dxa"/>
          </w:tcPr>
          <w:p w14:paraId="58A89CE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Efficient wood burning stove</w:t>
            </w:r>
          </w:p>
        </w:tc>
        <w:tc>
          <w:tcPr>
            <w:tcW w:w="2012" w:type="dxa"/>
          </w:tcPr>
          <w:p w14:paraId="5798A023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91946AC" w14:textId="77777777" w:rsidTr="008E25E3">
        <w:trPr>
          <w:trHeight w:val="20"/>
          <w:jc w:val="center"/>
        </w:trPr>
        <w:tc>
          <w:tcPr>
            <w:tcW w:w="720" w:type="dxa"/>
          </w:tcPr>
          <w:p w14:paraId="5BD38EFB" w14:textId="77B46667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P17</w:t>
            </w:r>
          </w:p>
        </w:tc>
        <w:tc>
          <w:tcPr>
            <w:tcW w:w="4455" w:type="dxa"/>
          </w:tcPr>
          <w:p w14:paraId="5E21169D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Pressure cooker</w:t>
            </w:r>
          </w:p>
        </w:tc>
        <w:tc>
          <w:tcPr>
            <w:tcW w:w="2012" w:type="dxa"/>
          </w:tcPr>
          <w:p w14:paraId="366D604C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7359EB51" w14:textId="77777777" w:rsidTr="008E25E3">
        <w:trPr>
          <w:trHeight w:val="20"/>
          <w:jc w:val="center"/>
        </w:trPr>
        <w:tc>
          <w:tcPr>
            <w:tcW w:w="720" w:type="dxa"/>
          </w:tcPr>
          <w:p w14:paraId="49B909D4" w14:textId="522473BC" w:rsidR="008E25E3" w:rsidRPr="009666FC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lastRenderedPageBreak/>
              <w:t>P18</w:t>
            </w:r>
          </w:p>
        </w:tc>
        <w:tc>
          <w:tcPr>
            <w:tcW w:w="4455" w:type="dxa"/>
          </w:tcPr>
          <w:p w14:paraId="5ABADF95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9666FC">
              <w:rPr>
                <w:rFonts w:eastAsia="Calibri" w:cs="Times New Roman"/>
                <w:w w:val="105"/>
              </w:rPr>
              <w:t>Canoe</w:t>
            </w:r>
          </w:p>
        </w:tc>
        <w:tc>
          <w:tcPr>
            <w:tcW w:w="2012" w:type="dxa"/>
          </w:tcPr>
          <w:p w14:paraId="4E20419A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  <w:tr w:rsidR="008E25E3" w:rsidRPr="009666FC" w14:paraId="2B601A57" w14:textId="77777777" w:rsidTr="008E25E3">
        <w:trPr>
          <w:trHeight w:val="20"/>
          <w:jc w:val="center"/>
        </w:trPr>
        <w:tc>
          <w:tcPr>
            <w:tcW w:w="720" w:type="dxa"/>
          </w:tcPr>
          <w:p w14:paraId="2942DAC9" w14:textId="578F8C3E" w:rsidR="008E25E3" w:rsidRDefault="008E25E3" w:rsidP="000F55A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P19 </w:t>
            </w:r>
          </w:p>
        </w:tc>
        <w:tc>
          <w:tcPr>
            <w:tcW w:w="4455" w:type="dxa"/>
          </w:tcPr>
          <w:p w14:paraId="04D01655" w14:textId="4F768086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Sewing machines </w:t>
            </w:r>
          </w:p>
        </w:tc>
        <w:tc>
          <w:tcPr>
            <w:tcW w:w="2012" w:type="dxa"/>
          </w:tcPr>
          <w:p w14:paraId="3DF56F08" w14:textId="77777777" w:rsidR="008E25E3" w:rsidRPr="009666FC" w:rsidRDefault="008E25E3" w:rsidP="000F55A6">
            <w:pPr>
              <w:spacing w:afterLines="20" w:after="48" w:line="240" w:lineRule="auto"/>
              <w:contextualSpacing/>
              <w:rPr>
                <w:rFonts w:eastAsia="Calibri" w:cs="Times New Roman"/>
                <w:i/>
              </w:rPr>
            </w:pPr>
          </w:p>
        </w:tc>
      </w:tr>
    </w:tbl>
    <w:p w14:paraId="5BA57D75" w14:textId="77777777" w:rsidR="009666FC" w:rsidRPr="009666FC" w:rsidRDefault="009666FC" w:rsidP="000F55A6">
      <w:pPr>
        <w:spacing w:after="0" w:line="240" w:lineRule="auto"/>
      </w:pPr>
    </w:p>
    <w:p w14:paraId="76CAD53B" w14:textId="77777777" w:rsidR="009666FC" w:rsidRPr="009666FC" w:rsidRDefault="009666FC" w:rsidP="000F55A6">
      <w:pPr>
        <w:spacing w:after="0" w:line="240" w:lineRule="auto"/>
      </w:pPr>
    </w:p>
    <w:tbl>
      <w:tblPr>
        <w:tblStyle w:val="TableGrid4"/>
        <w:tblW w:w="9674" w:type="dxa"/>
        <w:tblInd w:w="-576" w:type="dxa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67"/>
        <w:gridCol w:w="5891"/>
        <w:gridCol w:w="2816"/>
      </w:tblGrid>
      <w:tr w:rsidR="005B77F6" w:rsidRPr="009A0C98" w14:paraId="5CB5C759" w14:textId="77777777" w:rsidTr="005B77F6">
        <w:tc>
          <w:tcPr>
            <w:tcW w:w="967" w:type="dxa"/>
          </w:tcPr>
          <w:p w14:paraId="7B4F7593" w14:textId="0C2FE746" w:rsidR="005B77F6" w:rsidRPr="00CF545B" w:rsidRDefault="00CA0654" w:rsidP="005B77F6">
            <w:pPr>
              <w:kinsoku w:val="0"/>
              <w:overflowPunct w:val="0"/>
              <w:spacing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eastAsia="Calibri" w:cs="Times New Roman"/>
                <w:w w:val="105"/>
              </w:rPr>
              <w:t>P20</w:t>
            </w:r>
          </w:p>
        </w:tc>
        <w:tc>
          <w:tcPr>
            <w:tcW w:w="5891" w:type="dxa"/>
          </w:tcPr>
          <w:p w14:paraId="379272CE" w14:textId="77777777" w:rsidR="006A0DFD" w:rsidRDefault="005B77F6" w:rsidP="0066091B">
            <w:pPr>
              <w:pStyle w:val="NoSpacing"/>
              <w:rPr>
                <w:w w:val="105"/>
              </w:rPr>
            </w:pPr>
            <w:r w:rsidRPr="00BE068B">
              <w:rPr>
                <w:w w:val="105"/>
              </w:rPr>
              <w:t>How many m</w:t>
            </w:r>
            <w:r>
              <w:rPr>
                <w:w w:val="105"/>
              </w:rPr>
              <w:t>eals did you</w:t>
            </w:r>
            <w:r w:rsidR="0066091B">
              <w:rPr>
                <w:w w:val="105"/>
              </w:rPr>
              <w:t xml:space="preserve"> </w:t>
            </w:r>
            <w:r>
              <w:rPr>
                <w:w w:val="105"/>
              </w:rPr>
              <w:t xml:space="preserve">eat meat in the </w:t>
            </w:r>
            <w:r w:rsidRPr="00BE068B">
              <w:rPr>
                <w:w w:val="105"/>
              </w:rPr>
              <w:t xml:space="preserve">last 7 days? </w:t>
            </w:r>
          </w:p>
          <w:p w14:paraId="422E1EAC" w14:textId="3A0C4936" w:rsidR="006A0DFD" w:rsidRPr="006A0DFD" w:rsidRDefault="006A0DFD" w:rsidP="0066091B">
            <w:pPr>
              <w:pStyle w:val="NoSpacing"/>
              <w:rPr>
                <w:i/>
                <w:w w:val="105"/>
              </w:rPr>
            </w:pPr>
            <w:ins w:id="60" w:author="Stephanie Fenner" w:date="2015-03-10T05:46:00Z">
              <w:r w:rsidRPr="006A0DFD">
                <w:rPr>
                  <w:i/>
                  <w:w w:val="105"/>
                </w:rPr>
                <w:t xml:space="preserve">Enumerator: Please define meat as beef, chicken, fish, pork, </w:t>
              </w:r>
            </w:ins>
            <w:r>
              <w:rPr>
                <w:i/>
                <w:w w:val="105"/>
              </w:rPr>
              <w:t xml:space="preserve">and </w:t>
            </w:r>
            <w:ins w:id="61" w:author="Stephanie Fenner" w:date="2015-03-10T05:46:00Z">
              <w:r w:rsidRPr="006A0DFD">
                <w:rPr>
                  <w:i/>
                  <w:w w:val="105"/>
                </w:rPr>
                <w:t>bush</w:t>
              </w:r>
            </w:ins>
            <w:r>
              <w:rPr>
                <w:i/>
                <w:w w:val="105"/>
              </w:rPr>
              <w:t xml:space="preserve"> </w:t>
            </w:r>
            <w:ins w:id="62" w:author="Stephanie Fenner" w:date="2015-03-10T05:46:00Z">
              <w:r w:rsidRPr="006A0DFD">
                <w:rPr>
                  <w:i/>
                  <w:w w:val="105"/>
                </w:rPr>
                <w:t xml:space="preserve">meat. </w:t>
              </w:r>
            </w:ins>
            <w:ins w:id="63" w:author="Stephanie Fenner" w:date="2015-03-10T05:47:00Z">
              <w:r w:rsidRPr="006A0DFD">
                <w:rPr>
                  <w:i/>
                  <w:w w:val="105"/>
                </w:rPr>
                <w:t>Do not include</w:t>
              </w:r>
            </w:ins>
            <w:ins w:id="64" w:author="Stephanie Fenner" w:date="2015-03-10T05:46:00Z">
              <w:r w:rsidRPr="006A0DFD">
                <w:rPr>
                  <w:i/>
                  <w:w w:val="105"/>
                </w:rPr>
                <w:t xml:space="preserve"> caterpillar</w:t>
              </w:r>
            </w:ins>
            <w:ins w:id="65" w:author="Stephanie Fenner" w:date="2015-03-10T05:47:00Z">
              <w:r w:rsidRPr="006A0DFD">
                <w:rPr>
                  <w:i/>
                  <w:w w:val="105"/>
                </w:rPr>
                <w:t>s</w:t>
              </w:r>
            </w:ins>
            <w:ins w:id="66" w:author="Stephanie Fenner" w:date="2015-03-10T05:46:00Z">
              <w:r w:rsidRPr="006A0DFD">
                <w:rPr>
                  <w:i/>
                  <w:w w:val="105"/>
                </w:rPr>
                <w:t>, insects, etc.</w:t>
              </w:r>
            </w:ins>
          </w:p>
          <w:p w14:paraId="325E848F" w14:textId="084B0C93" w:rsidR="005B77F6" w:rsidRPr="009A0C98" w:rsidRDefault="005B77F6" w:rsidP="0066091B">
            <w:pPr>
              <w:pStyle w:val="NoSpacing"/>
            </w:pPr>
            <w:r w:rsidRPr="00BE068B">
              <w:rPr>
                <w:w w:val="105"/>
              </w:rPr>
              <w:t>(</w:t>
            </w:r>
            <w:r w:rsidRPr="00BE068B">
              <w:rPr>
                <w:b/>
                <w:w w:val="105"/>
              </w:rPr>
              <w:t>meals</w:t>
            </w:r>
            <w:r w:rsidRPr="00BE068B">
              <w:rPr>
                <w:w w:val="105"/>
              </w:rPr>
              <w:t>)</w:t>
            </w:r>
          </w:p>
        </w:tc>
        <w:tc>
          <w:tcPr>
            <w:tcW w:w="2816" w:type="dxa"/>
          </w:tcPr>
          <w:p w14:paraId="6F103B09" w14:textId="77777777" w:rsidR="005B77F6" w:rsidRPr="00CF545B" w:rsidRDefault="005B77F6" w:rsidP="005B77F6">
            <w:pPr>
              <w:pStyle w:val="NoSpacing"/>
              <w:rPr>
                <w:i/>
              </w:rPr>
            </w:pPr>
            <w:r>
              <w:rPr>
                <w:i/>
              </w:rPr>
              <w:t>(integer)</w:t>
            </w:r>
          </w:p>
        </w:tc>
      </w:tr>
    </w:tbl>
    <w:p w14:paraId="580F594C" w14:textId="77777777" w:rsidR="009666FC" w:rsidRDefault="009666FC" w:rsidP="000F55A6">
      <w:pPr>
        <w:spacing w:after="0" w:line="240" w:lineRule="auto"/>
      </w:pPr>
    </w:p>
    <w:p w14:paraId="5650F839" w14:textId="77777777" w:rsidR="005B77F6" w:rsidRPr="009666FC" w:rsidRDefault="005B77F6" w:rsidP="000F55A6">
      <w:pPr>
        <w:spacing w:after="0" w:line="240" w:lineRule="auto"/>
      </w:pPr>
    </w:p>
    <w:p w14:paraId="5FE1A567" w14:textId="1C4ADEA3" w:rsidR="009666FC" w:rsidRPr="009666FC" w:rsidRDefault="00CA0654" w:rsidP="000F55A6">
      <w:pPr>
        <w:spacing w:after="0" w:line="240" w:lineRule="auto"/>
      </w:pPr>
      <w:r>
        <w:t>P21</w:t>
      </w:r>
      <w:r w:rsidR="009666FC" w:rsidRPr="009666FC">
        <w:t xml:space="preserve">. Please indicate any months of the year that </w:t>
      </w:r>
      <w:r w:rsidR="0017203E">
        <w:t>you</w:t>
      </w:r>
      <w:r w:rsidR="003F375D">
        <w:t xml:space="preserve"> yourself</w:t>
      </w:r>
      <w:r w:rsidR="0017203E">
        <w:t xml:space="preserve"> experience</w:t>
      </w:r>
      <w:r w:rsidR="00EA442E">
        <w:t>d</w:t>
      </w:r>
      <w:r w:rsidR="009666FC" w:rsidRPr="009666FC">
        <w:t xml:space="preserve"> “hunger”</w:t>
      </w:r>
      <w:r w:rsidR="000636A3">
        <w:t xml:space="preserve"> and did not have enough to eat</w:t>
      </w:r>
      <w:r w:rsidR="009666FC" w:rsidRPr="009666FC">
        <w:t>:</w:t>
      </w:r>
    </w:p>
    <w:tbl>
      <w:tblPr>
        <w:tblStyle w:val="TableGrid5"/>
        <w:tblW w:w="0" w:type="auto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80"/>
        <w:gridCol w:w="779"/>
        <w:gridCol w:w="779"/>
        <w:gridCol w:w="779"/>
        <w:gridCol w:w="779"/>
        <w:gridCol w:w="779"/>
        <w:gridCol w:w="780"/>
      </w:tblGrid>
      <w:tr w:rsidR="009666FC" w:rsidRPr="009666FC" w14:paraId="78961534" w14:textId="77777777" w:rsidTr="009666FC">
        <w:tc>
          <w:tcPr>
            <w:tcW w:w="779" w:type="dxa"/>
          </w:tcPr>
          <w:p w14:paraId="6E9356B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JAN</w:t>
            </w:r>
          </w:p>
        </w:tc>
        <w:tc>
          <w:tcPr>
            <w:tcW w:w="779" w:type="dxa"/>
          </w:tcPr>
          <w:p w14:paraId="2573168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FEB</w:t>
            </w:r>
          </w:p>
        </w:tc>
        <w:tc>
          <w:tcPr>
            <w:tcW w:w="779" w:type="dxa"/>
          </w:tcPr>
          <w:p w14:paraId="4B33334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MAR</w:t>
            </w:r>
          </w:p>
        </w:tc>
        <w:tc>
          <w:tcPr>
            <w:tcW w:w="779" w:type="dxa"/>
          </w:tcPr>
          <w:p w14:paraId="0643BBB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APR</w:t>
            </w:r>
          </w:p>
        </w:tc>
        <w:tc>
          <w:tcPr>
            <w:tcW w:w="779" w:type="dxa"/>
          </w:tcPr>
          <w:p w14:paraId="6F83F09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MAY</w:t>
            </w:r>
          </w:p>
        </w:tc>
        <w:tc>
          <w:tcPr>
            <w:tcW w:w="780" w:type="dxa"/>
          </w:tcPr>
          <w:p w14:paraId="33B14CF6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JUN</w:t>
            </w:r>
          </w:p>
        </w:tc>
        <w:tc>
          <w:tcPr>
            <w:tcW w:w="779" w:type="dxa"/>
          </w:tcPr>
          <w:p w14:paraId="33E24220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JUL</w:t>
            </w:r>
          </w:p>
        </w:tc>
        <w:tc>
          <w:tcPr>
            <w:tcW w:w="779" w:type="dxa"/>
          </w:tcPr>
          <w:p w14:paraId="0A0F876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AUG</w:t>
            </w:r>
          </w:p>
        </w:tc>
        <w:tc>
          <w:tcPr>
            <w:tcW w:w="779" w:type="dxa"/>
          </w:tcPr>
          <w:p w14:paraId="10CAB36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SEP</w:t>
            </w:r>
          </w:p>
        </w:tc>
        <w:tc>
          <w:tcPr>
            <w:tcW w:w="779" w:type="dxa"/>
          </w:tcPr>
          <w:p w14:paraId="4B51D56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OCT</w:t>
            </w:r>
          </w:p>
        </w:tc>
        <w:tc>
          <w:tcPr>
            <w:tcW w:w="779" w:type="dxa"/>
          </w:tcPr>
          <w:p w14:paraId="1D74BFD7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NOV</w:t>
            </w:r>
          </w:p>
        </w:tc>
        <w:tc>
          <w:tcPr>
            <w:tcW w:w="780" w:type="dxa"/>
          </w:tcPr>
          <w:p w14:paraId="22F05268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  <w:b/>
              </w:rPr>
            </w:pPr>
            <w:r w:rsidRPr="009666FC">
              <w:rPr>
                <w:rFonts w:eastAsia="Calibri" w:cs="Times New Roman"/>
                <w:b/>
              </w:rPr>
              <w:t>DEC</w:t>
            </w:r>
          </w:p>
        </w:tc>
      </w:tr>
      <w:tr w:rsidR="009666FC" w:rsidRPr="009666FC" w14:paraId="604CB930" w14:textId="77777777" w:rsidTr="009666FC">
        <w:tc>
          <w:tcPr>
            <w:tcW w:w="779" w:type="dxa"/>
          </w:tcPr>
          <w:p w14:paraId="30B8594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2B4626DA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D4D512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A2F752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9AF0CA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7B860DB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60C8AFD2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0E0DE7D4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46837001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3B6CB4D9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79" w:type="dxa"/>
          </w:tcPr>
          <w:p w14:paraId="5462C48B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  <w:tc>
          <w:tcPr>
            <w:tcW w:w="780" w:type="dxa"/>
          </w:tcPr>
          <w:p w14:paraId="6C1AEEEC" w14:textId="77777777" w:rsidR="009666FC" w:rsidRPr="009666FC" w:rsidRDefault="009666FC" w:rsidP="000F55A6">
            <w:pPr>
              <w:spacing w:line="240" w:lineRule="auto"/>
              <w:rPr>
                <w:rFonts w:eastAsia="Calibri" w:cs="Times New Roman"/>
              </w:rPr>
            </w:pPr>
          </w:p>
        </w:tc>
      </w:tr>
    </w:tbl>
    <w:p w14:paraId="7A693E2D" w14:textId="77777777" w:rsidR="009666FC" w:rsidRPr="009666FC" w:rsidRDefault="009666FC" w:rsidP="000F55A6">
      <w:pPr>
        <w:spacing w:after="0" w:line="240" w:lineRule="auto"/>
      </w:pPr>
    </w:p>
    <w:p w14:paraId="25509167" w14:textId="77777777" w:rsidR="009666FC" w:rsidRPr="009666FC" w:rsidRDefault="009666FC" w:rsidP="000F55A6">
      <w:pPr>
        <w:spacing w:after="0" w:line="240" w:lineRule="auto"/>
      </w:pPr>
    </w:p>
    <w:p w14:paraId="1EE6ECF8" w14:textId="58FB3B92" w:rsidR="009666FC" w:rsidRPr="009666FC" w:rsidRDefault="009666FC" w:rsidP="000F55A6">
      <w:pPr>
        <w:spacing w:after="0" w:line="240" w:lineRule="auto"/>
      </w:pPr>
      <w:r w:rsidRPr="009666FC">
        <w:t>Please tell me how much your household spent on the following items in the past month in ZMK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950"/>
        <w:gridCol w:w="1212"/>
        <w:gridCol w:w="1393"/>
        <w:gridCol w:w="1170"/>
        <w:gridCol w:w="638"/>
      </w:tblGrid>
      <w:tr w:rsidR="009666FC" w:rsidRPr="009666FC" w14:paraId="2B4F96D4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1DA3B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1D5641" w14:textId="5FF2B36E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P22</w:t>
            </w:r>
            <w:r w:rsidR="009666FC" w:rsidRPr="009666FC">
              <w:rPr>
                <w:bCs/>
              </w:rPr>
              <w:t>. Food (purchased)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82C1B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B060501" w14:textId="77777777" w:rsidTr="00824EB8">
        <w:trPr>
          <w:trHeight w:hRule="exact" w:val="367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9FFB6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B3A18A" w14:textId="58A35889" w:rsidR="009666FC" w:rsidRPr="009666FC" w:rsidRDefault="00CA0654" w:rsidP="000F55A6">
            <w:pPr>
              <w:spacing w:after="0" w:line="240" w:lineRule="auto"/>
            </w:pPr>
            <w:r>
              <w:rPr>
                <w:bCs/>
              </w:rPr>
              <w:t>P23</w:t>
            </w:r>
            <w:r w:rsidR="009666FC" w:rsidRPr="009666FC">
              <w:rPr>
                <w:bCs/>
              </w:rPr>
              <w:t>. Domestic energy</w:t>
            </w:r>
            <w:r w:rsidR="009666FC" w:rsidRPr="009666FC">
              <w:t xml:space="preserve"> </w:t>
            </w:r>
          </w:p>
        </w:tc>
        <w:tc>
          <w:tcPr>
            <w:tcW w:w="320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048FC5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824EB8" w:rsidRPr="004B5576" w14:paraId="62C38301" w14:textId="77777777" w:rsidTr="00824EB8">
        <w:trPr>
          <w:gridAfter w:val="1"/>
          <w:wAfter w:w="638" w:type="dxa"/>
          <w:trHeight w:val="20"/>
          <w:jc w:val="center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DB15461" w14:textId="77777777" w:rsidR="00824EB8" w:rsidRPr="004B5576" w:rsidRDefault="00824EB8" w:rsidP="00AB186C">
            <w:pPr>
              <w:pStyle w:val="NoSpacing"/>
            </w:pPr>
          </w:p>
        </w:tc>
        <w:tc>
          <w:tcPr>
            <w:tcW w:w="5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FF0B31" w14:textId="5C0C11CB" w:rsidR="00824EB8" w:rsidRDefault="00CA0654" w:rsidP="00AB186C">
            <w:pPr>
              <w:pStyle w:val="NoSpacing"/>
            </w:pPr>
            <w:r>
              <w:t>P24</w:t>
            </w:r>
            <w:r w:rsidR="00824EB8">
              <w:t xml:space="preserve">. </w:t>
            </w:r>
            <w:r w:rsidR="00824EB8" w:rsidRPr="004B5576">
              <w:t>Does your household have access to clean water?</w:t>
            </w:r>
          </w:p>
          <w:p w14:paraId="415D3DAD" w14:textId="77777777" w:rsidR="00824EB8" w:rsidRPr="004B5576" w:rsidRDefault="00824EB8" w:rsidP="00AB186C">
            <w:pPr>
              <w:pStyle w:val="NoSpacing"/>
            </w:pPr>
            <w:r>
              <w:t>(</w:t>
            </w:r>
            <w:proofErr w:type="spellStart"/>
            <w:r>
              <w:t>access_water</w:t>
            </w:r>
            <w:proofErr w:type="spellEnd"/>
            <w:r>
              <w:t>)</w:t>
            </w:r>
          </w:p>
        </w:tc>
        <w:tc>
          <w:tcPr>
            <w:tcW w:w="260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113FEC0" w14:textId="77777777" w:rsidR="00824EB8" w:rsidRPr="004B5576" w:rsidRDefault="00824EB8" w:rsidP="00AB186C">
            <w:pPr>
              <w:pStyle w:val="NoSpacing"/>
            </w:pPr>
            <w:r w:rsidRPr="004B5576">
              <w:t>0=No</w:t>
            </w:r>
          </w:p>
          <w:p w14:paraId="6720CA9D" w14:textId="77777777" w:rsidR="00824EB8" w:rsidRPr="004B5576" w:rsidRDefault="00824EB8" w:rsidP="00AB186C">
            <w:pPr>
              <w:pStyle w:val="NoSpacing"/>
            </w:pPr>
            <w:r w:rsidRPr="004B5576">
              <w:t xml:space="preserve">1=Yes </w:t>
            </w:r>
          </w:p>
          <w:p w14:paraId="7009D215" w14:textId="77777777" w:rsidR="00824EB8" w:rsidRPr="004B5576" w:rsidRDefault="00824EB8" w:rsidP="00AB186C">
            <w:pPr>
              <w:pStyle w:val="NoSpacing"/>
            </w:pPr>
            <w:r w:rsidRPr="004B5576">
              <w:t>888=Don’t know</w:t>
            </w:r>
          </w:p>
          <w:p w14:paraId="43CD62CB" w14:textId="77777777" w:rsidR="00824EB8" w:rsidRPr="004B5576" w:rsidRDefault="00824EB8" w:rsidP="00AB186C">
            <w:pPr>
              <w:pStyle w:val="NoSpacing"/>
            </w:pPr>
            <w:r w:rsidRPr="004B5576">
              <w:t>999=Prefer not to respond</w:t>
            </w:r>
          </w:p>
        </w:tc>
        <w:tc>
          <w:tcPr>
            <w:tcW w:w="11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53E6A1" w14:textId="77777777" w:rsidR="00824EB8" w:rsidRPr="004B5576" w:rsidRDefault="00824EB8" w:rsidP="00AB186C">
            <w:pPr>
              <w:pStyle w:val="NoSpacing"/>
              <w:rPr>
                <w:i/>
              </w:rPr>
            </w:pPr>
            <w:r w:rsidRPr="004B5576">
              <w:rPr>
                <w:i/>
              </w:rPr>
              <w:t>(Code)</w:t>
            </w:r>
          </w:p>
        </w:tc>
      </w:tr>
    </w:tbl>
    <w:p w14:paraId="03706B67" w14:textId="77777777" w:rsidR="009666FC" w:rsidRPr="009666FC" w:rsidRDefault="009666FC" w:rsidP="000F55A6">
      <w:pPr>
        <w:spacing w:after="0" w:line="240" w:lineRule="auto"/>
      </w:pPr>
    </w:p>
    <w:p w14:paraId="1BC861D5" w14:textId="7EB1F4BB" w:rsidR="009666FC" w:rsidRPr="009666FC" w:rsidRDefault="00CA0654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>
        <w:rPr>
          <w:b/>
          <w:color w:val="002A6C" w:themeColor="text2"/>
          <w:spacing w:val="-6"/>
        </w:rPr>
        <w:t>SECTION Q:</w:t>
      </w:r>
      <w:r w:rsidR="009666FC" w:rsidRPr="009666FC">
        <w:rPr>
          <w:b/>
          <w:color w:val="002A6C" w:themeColor="text2"/>
          <w:spacing w:val="-6"/>
        </w:rPr>
        <w:t xml:space="preserve"> ENERGY SOURCES AND UTILIZATION</w:t>
      </w:r>
    </w:p>
    <w:tbl>
      <w:tblPr>
        <w:tblStyle w:val="TableGrid"/>
        <w:tblW w:w="1072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002"/>
        <w:gridCol w:w="2160"/>
        <w:gridCol w:w="2121"/>
        <w:gridCol w:w="1080"/>
      </w:tblGrid>
      <w:tr w:rsidR="009666FC" w:rsidRPr="009666FC" w14:paraId="49EA2BFD" w14:textId="77777777" w:rsidTr="00BC64E2">
        <w:trPr>
          <w:jc w:val="center"/>
        </w:trPr>
        <w:tc>
          <w:tcPr>
            <w:tcW w:w="360" w:type="dxa"/>
          </w:tcPr>
          <w:p w14:paraId="715DED4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B65F419" w14:textId="748C2B8C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1. Does your household use charcoal?</w:t>
            </w:r>
          </w:p>
          <w:p w14:paraId="51523B6C" w14:textId="0D91BA9C" w:rsidR="009666FC" w:rsidRPr="009666FC" w:rsidRDefault="00CA0654" w:rsidP="000F55A6">
            <w:pPr>
              <w:spacing w:line="240" w:lineRule="auto"/>
              <w:rPr>
                <w:i/>
              </w:rPr>
            </w:pPr>
            <w:r>
              <w:rPr>
                <w:i/>
              </w:rPr>
              <w:t>If 0, skip to Q.</w:t>
            </w:r>
            <w:r w:rsidR="003F375D" w:rsidRPr="003F375D">
              <w:rPr>
                <w:i/>
              </w:rPr>
              <w:t>3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ABE7DFE" w14:textId="77777777" w:rsidR="009666FC" w:rsidRPr="009666FC" w:rsidRDefault="009666FC" w:rsidP="000F55A6">
            <w:pPr>
              <w:spacing w:line="240" w:lineRule="auto"/>
            </w:pPr>
            <w:r w:rsidRPr="009666FC">
              <w:t>0=No</w:t>
            </w:r>
          </w:p>
          <w:p w14:paraId="58F4585B" w14:textId="77777777" w:rsidR="009666FC" w:rsidRPr="009666FC" w:rsidRDefault="009666FC" w:rsidP="000F55A6">
            <w:pPr>
              <w:spacing w:line="240" w:lineRule="auto"/>
            </w:pPr>
            <w:r w:rsidRPr="009666FC">
              <w:t>1=Yes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EE8828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0F440E4" w14:textId="77777777" w:rsidTr="00BC64E2">
        <w:trPr>
          <w:jc w:val="center"/>
        </w:trPr>
        <w:tc>
          <w:tcPr>
            <w:tcW w:w="360" w:type="dxa"/>
          </w:tcPr>
          <w:p w14:paraId="37A6715C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0757B835" w14:textId="559DD494" w:rsidR="009666FC" w:rsidRPr="009666FC" w:rsidRDefault="00CA0654" w:rsidP="000F55A6">
            <w:pPr>
              <w:spacing w:line="240" w:lineRule="auto"/>
              <w:rPr>
                <w:b/>
              </w:rPr>
            </w:pPr>
            <w:r>
              <w:t>Q</w:t>
            </w:r>
            <w:r w:rsidR="009666FC" w:rsidRPr="009666FC">
              <w:t xml:space="preserve">2. What is the quantity of charcoal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427E4E" w14:textId="77777777" w:rsidR="009666FC" w:rsidRPr="009666FC" w:rsidRDefault="009666FC" w:rsidP="000F55A6">
            <w:pPr>
              <w:spacing w:line="240" w:lineRule="auto"/>
              <w:rPr>
                <w:b/>
                <w:i/>
              </w:rPr>
            </w:pPr>
            <w:r w:rsidRPr="009666FC">
              <w:rPr>
                <w:b/>
                <w:i/>
              </w:rPr>
              <w:t>(</w:t>
            </w:r>
            <w:r w:rsidRPr="009666FC">
              <w:rPr>
                <w:i/>
              </w:rPr>
              <w:t>integer)</w:t>
            </w:r>
          </w:p>
        </w:tc>
      </w:tr>
      <w:tr w:rsidR="009666FC" w:rsidRPr="009666FC" w14:paraId="38D2AB8E" w14:textId="77777777" w:rsidTr="00BC64E2">
        <w:trPr>
          <w:jc w:val="center"/>
        </w:trPr>
        <w:tc>
          <w:tcPr>
            <w:tcW w:w="360" w:type="dxa"/>
          </w:tcPr>
          <w:p w14:paraId="456A3A67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174F5783" w14:textId="1798A57B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2b.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9DD0B1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1=packet</w:t>
            </w:r>
          </w:p>
          <w:p w14:paraId="10003F2A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2=10kg bag</w:t>
            </w:r>
          </w:p>
          <w:p w14:paraId="7483E9BF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3=25kg bag</w:t>
            </w:r>
          </w:p>
          <w:p w14:paraId="03AB4D2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4=50kg bag</w:t>
            </w:r>
          </w:p>
          <w:p w14:paraId="5DBAD7DC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7E9D6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3B7282E" w14:textId="77777777" w:rsidTr="00BC64E2">
        <w:trPr>
          <w:jc w:val="center"/>
        </w:trPr>
        <w:tc>
          <w:tcPr>
            <w:tcW w:w="360" w:type="dxa"/>
          </w:tcPr>
          <w:p w14:paraId="050C473F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4315FB80" w14:textId="6727686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 xml:space="preserve">3. What is the quantity of fuel wood </w:t>
            </w:r>
            <w:r w:rsidR="0017203E">
              <w:t>you</w:t>
            </w:r>
            <w:r w:rsidR="00F17448">
              <w:t>r household</w:t>
            </w:r>
            <w:r w:rsidR="0017203E">
              <w:t xml:space="preserve"> </w:t>
            </w:r>
            <w:r w:rsidR="009666FC" w:rsidRPr="009666FC">
              <w:t>use</w:t>
            </w:r>
            <w:r w:rsidR="00F17448">
              <w:t>s</w:t>
            </w:r>
            <w:r w:rsidR="009666FC" w:rsidRPr="009666FC">
              <w:t xml:space="preserve"> per month, on average? 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5E3F82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05EB312A" w14:textId="77777777" w:rsidTr="00BC64E2">
        <w:trPr>
          <w:jc w:val="center"/>
        </w:trPr>
        <w:tc>
          <w:tcPr>
            <w:tcW w:w="360" w:type="dxa"/>
          </w:tcPr>
          <w:p w14:paraId="048D5145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3C736E67" w14:textId="7D3B525D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3b.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335F30F2" w14:textId="77777777" w:rsidR="009666FC" w:rsidRPr="009666FC" w:rsidRDefault="009666FC" w:rsidP="000F55A6">
            <w:pPr>
              <w:spacing w:line="240" w:lineRule="auto"/>
            </w:pPr>
            <w:r w:rsidRPr="009666FC">
              <w:t>1=Bundle</w:t>
            </w:r>
          </w:p>
          <w:p w14:paraId="65E59159" w14:textId="77777777" w:rsidR="009666FC" w:rsidRPr="009666FC" w:rsidRDefault="009666FC" w:rsidP="000F55A6">
            <w:pPr>
              <w:spacing w:line="240" w:lineRule="auto"/>
            </w:pPr>
            <w:r w:rsidRPr="009666FC">
              <w:t>2=KG only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05F094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793B782" w14:textId="77777777" w:rsidTr="00BC64E2">
        <w:trPr>
          <w:jc w:val="center"/>
        </w:trPr>
        <w:tc>
          <w:tcPr>
            <w:tcW w:w="360" w:type="dxa"/>
          </w:tcPr>
          <w:p w14:paraId="2AC9D21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7162" w:type="dxa"/>
            <w:gridSpan w:val="2"/>
            <w:tcBorders>
              <w:right w:val="single" w:sz="18" w:space="0" w:color="000000"/>
            </w:tcBorders>
          </w:tcPr>
          <w:p w14:paraId="1B8E11FB" w14:textId="428CD9E5" w:rsidR="009666FC" w:rsidRPr="009666FC" w:rsidRDefault="00CA0654" w:rsidP="00F17448">
            <w:pPr>
              <w:spacing w:line="240" w:lineRule="auto"/>
              <w:rPr>
                <w:i/>
              </w:rPr>
            </w:pPr>
            <w:r>
              <w:t>Q</w:t>
            </w:r>
            <w:r w:rsidR="009666FC" w:rsidRPr="009666FC">
              <w:t xml:space="preserve">4. How much time do </w:t>
            </w:r>
            <w:r w:rsidR="00F17448">
              <w:t>you</w:t>
            </w:r>
            <w:r w:rsidR="009666FC" w:rsidRPr="009666FC">
              <w:t xml:space="preserve"> spend gathering fuelwood?  </w:t>
            </w:r>
            <w:r w:rsidR="009666FC" w:rsidRPr="009666FC">
              <w:rPr>
                <w:i/>
              </w:rPr>
              <w:t>In hours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547831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9666FC" w:rsidRPr="009666FC" w14:paraId="5C107CDF" w14:textId="77777777" w:rsidTr="00BC64E2">
        <w:trPr>
          <w:jc w:val="center"/>
        </w:trPr>
        <w:tc>
          <w:tcPr>
            <w:tcW w:w="360" w:type="dxa"/>
          </w:tcPr>
          <w:p w14:paraId="68F3C98B" w14:textId="77777777" w:rsidR="009666FC" w:rsidRPr="009666FC" w:rsidRDefault="009666FC" w:rsidP="000F55A6">
            <w:pPr>
              <w:spacing w:line="240" w:lineRule="auto"/>
            </w:pPr>
          </w:p>
        </w:tc>
        <w:tc>
          <w:tcPr>
            <w:tcW w:w="5002" w:type="dxa"/>
            <w:tcBorders>
              <w:right w:val="nil"/>
            </w:tcBorders>
          </w:tcPr>
          <w:p w14:paraId="6B87D919" w14:textId="20E2131F" w:rsidR="009666FC" w:rsidRPr="009666FC" w:rsidRDefault="00CA0654" w:rsidP="000F55A6">
            <w:pPr>
              <w:spacing w:line="240" w:lineRule="auto"/>
            </w:pPr>
            <w:r>
              <w:t>Q</w:t>
            </w:r>
            <w:r w:rsidR="009666FC" w:rsidRPr="009666FC">
              <w:t>4b. Unit</w:t>
            </w:r>
          </w:p>
        </w:tc>
        <w:tc>
          <w:tcPr>
            <w:tcW w:w="4281" w:type="dxa"/>
            <w:gridSpan w:val="2"/>
            <w:tcBorders>
              <w:left w:val="nil"/>
              <w:right w:val="single" w:sz="18" w:space="0" w:color="000000"/>
            </w:tcBorders>
          </w:tcPr>
          <w:p w14:paraId="55A07ABC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1=day </w:t>
            </w:r>
          </w:p>
          <w:p w14:paraId="08915272" w14:textId="77777777" w:rsidR="009666FC" w:rsidRPr="009666FC" w:rsidRDefault="009666FC" w:rsidP="000F55A6">
            <w:pPr>
              <w:spacing w:line="240" w:lineRule="auto"/>
            </w:pPr>
            <w:r w:rsidRPr="009666FC">
              <w:t xml:space="preserve">2=week </w:t>
            </w:r>
          </w:p>
          <w:p w14:paraId="4A149237" w14:textId="77777777" w:rsidR="009666FC" w:rsidRPr="009666FC" w:rsidRDefault="009666FC" w:rsidP="000F55A6">
            <w:pPr>
              <w:spacing w:line="240" w:lineRule="auto"/>
            </w:pPr>
            <w:r w:rsidRPr="009666FC">
              <w:t>3=month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3A27AB" w14:textId="77777777" w:rsidR="009666FC" w:rsidRPr="009666FC" w:rsidRDefault="009666FC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</w:tbl>
    <w:p w14:paraId="29E05B1D" w14:textId="77777777" w:rsidR="009666FC" w:rsidRPr="009666FC" w:rsidRDefault="009666FC" w:rsidP="000F55A6">
      <w:pPr>
        <w:spacing w:after="0" w:line="240" w:lineRule="auto"/>
      </w:pPr>
    </w:p>
    <w:p w14:paraId="1F141EC2" w14:textId="39FD967B" w:rsidR="009666FC" w:rsidRPr="009666FC" w:rsidRDefault="009666FC" w:rsidP="000F55A6">
      <w:pPr>
        <w:spacing w:after="0" w:line="240" w:lineRule="auto"/>
      </w:pPr>
    </w:p>
    <w:tbl>
      <w:tblPr>
        <w:tblStyle w:val="TableGrid"/>
        <w:tblW w:w="83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5"/>
        <w:gridCol w:w="1800"/>
        <w:gridCol w:w="2702"/>
        <w:gridCol w:w="2420"/>
      </w:tblGrid>
      <w:tr w:rsidR="00B139C9" w:rsidRPr="009666FC" w14:paraId="08637CB8" w14:textId="77777777" w:rsidTr="00B139C9">
        <w:trPr>
          <w:trHeight w:val="20"/>
          <w:jc w:val="center"/>
        </w:trPr>
        <w:tc>
          <w:tcPr>
            <w:tcW w:w="1435" w:type="dxa"/>
            <w:vMerge w:val="restart"/>
          </w:tcPr>
          <w:p w14:paraId="61ECCD4B" w14:textId="77777777" w:rsidR="00B139C9" w:rsidRPr="009666FC" w:rsidRDefault="00B139C9" w:rsidP="000F55A6">
            <w:pPr>
              <w:spacing w:line="240" w:lineRule="auto"/>
            </w:pPr>
            <w:r w:rsidRPr="009666FC">
              <w:t>Fuel source</w:t>
            </w:r>
          </w:p>
        </w:tc>
        <w:tc>
          <w:tcPr>
            <w:tcW w:w="1800" w:type="dxa"/>
            <w:vMerge w:val="restart"/>
          </w:tcPr>
          <w:p w14:paraId="407C17CF" w14:textId="4E0F24C8" w:rsidR="00B139C9" w:rsidRPr="009666FC" w:rsidRDefault="00B139C9" w:rsidP="000F55A6">
            <w:pPr>
              <w:spacing w:line="240" w:lineRule="auto"/>
            </w:pPr>
            <w:r>
              <w:t>Q6</w:t>
            </w:r>
            <w:r w:rsidRPr="009666FC">
              <w:t xml:space="preserve">. Are you </w:t>
            </w:r>
            <w:r w:rsidRPr="009666FC">
              <w:lastRenderedPageBreak/>
              <w:t xml:space="preserve">currently using &lt;fuel&gt;? </w:t>
            </w:r>
          </w:p>
          <w:p w14:paraId="73AA2B33" w14:textId="77777777" w:rsidR="00B139C9" w:rsidRPr="009666FC" w:rsidRDefault="00B139C9" w:rsidP="000F55A6">
            <w:pPr>
              <w:spacing w:line="240" w:lineRule="auto"/>
            </w:pPr>
            <w:r w:rsidRPr="009666FC">
              <w:t>0=No</w:t>
            </w:r>
          </w:p>
          <w:p w14:paraId="62484860" w14:textId="77777777" w:rsidR="00B139C9" w:rsidRDefault="00B139C9" w:rsidP="000F55A6">
            <w:pPr>
              <w:spacing w:line="240" w:lineRule="auto"/>
            </w:pPr>
            <w:r w:rsidRPr="009666FC">
              <w:t>1=Yes</w:t>
            </w:r>
          </w:p>
          <w:p w14:paraId="4784379B" w14:textId="77777777" w:rsidR="00B139C9" w:rsidRPr="009666FC" w:rsidRDefault="00B139C9" w:rsidP="000F55A6">
            <w:pPr>
              <w:spacing w:line="240" w:lineRule="auto"/>
            </w:pPr>
          </w:p>
          <w:p w14:paraId="0A0D66AA" w14:textId="3F15EF25" w:rsidR="00B139C9" w:rsidRPr="009666FC" w:rsidRDefault="00B139C9" w:rsidP="000F55A6">
            <w:pPr>
              <w:spacing w:line="240" w:lineRule="auto"/>
              <w:rPr>
                <w:i/>
              </w:rPr>
            </w:pPr>
            <w:r w:rsidRPr="009666FC">
              <w:rPr>
                <w:i/>
              </w:rPr>
              <w:t xml:space="preserve">If 1, skip </w:t>
            </w:r>
            <w:r>
              <w:rPr>
                <w:i/>
              </w:rPr>
              <w:t>P8</w:t>
            </w:r>
            <w:r w:rsidRPr="009666FC">
              <w:rPr>
                <w:i/>
              </w:rPr>
              <w:t xml:space="preserve"> and go to next fuel source</w:t>
            </w:r>
          </w:p>
        </w:tc>
        <w:tc>
          <w:tcPr>
            <w:tcW w:w="5122" w:type="dxa"/>
            <w:gridSpan w:val="2"/>
            <w:tcBorders>
              <w:bottom w:val="nil"/>
            </w:tcBorders>
          </w:tcPr>
          <w:p w14:paraId="3F284ECA" w14:textId="3AAD220E" w:rsidR="00B139C9" w:rsidRPr="009666FC" w:rsidRDefault="00B139C9" w:rsidP="000F55A6">
            <w:pPr>
              <w:spacing w:line="240" w:lineRule="auto"/>
            </w:pPr>
            <w:r>
              <w:lastRenderedPageBreak/>
              <w:t>Q7.</w:t>
            </w:r>
            <w:r w:rsidRPr="009666FC">
              <w:t xml:space="preserve"> What is the main reason you are not currently </w:t>
            </w:r>
            <w:r w:rsidRPr="009666FC">
              <w:lastRenderedPageBreak/>
              <w:t>using &lt;fuel?</w:t>
            </w:r>
            <w:r w:rsidRPr="009666FC">
              <w:rPr>
                <w:sz w:val="20"/>
              </w:rPr>
              <w:t xml:space="preserve"> </w:t>
            </w:r>
          </w:p>
        </w:tc>
      </w:tr>
      <w:tr w:rsidR="00B139C9" w:rsidRPr="009666FC" w14:paraId="4B222634" w14:textId="77777777" w:rsidTr="00B139C9">
        <w:trPr>
          <w:trHeight w:val="20"/>
          <w:jc w:val="center"/>
        </w:trPr>
        <w:tc>
          <w:tcPr>
            <w:tcW w:w="1435" w:type="dxa"/>
            <w:vMerge/>
          </w:tcPr>
          <w:p w14:paraId="6BB4507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1800" w:type="dxa"/>
            <w:vMerge/>
          </w:tcPr>
          <w:p w14:paraId="477D6211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2702" w:type="dxa"/>
            <w:tcBorders>
              <w:top w:val="nil"/>
              <w:right w:val="nil"/>
            </w:tcBorders>
          </w:tcPr>
          <w:p w14:paraId="3027F214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1=Too expensive</w:t>
            </w:r>
          </w:p>
          <w:p w14:paraId="077EC32F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2=Not available</w:t>
            </w:r>
          </w:p>
          <w:p w14:paraId="2512945A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3=Don’t know how to use it</w:t>
            </w:r>
          </w:p>
          <w:p w14:paraId="54D215F6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4=More time-consuming</w:t>
            </w:r>
          </w:p>
          <w:p w14:paraId="1AA17355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5=Because of the smell</w:t>
            </w:r>
          </w:p>
        </w:tc>
        <w:tc>
          <w:tcPr>
            <w:tcW w:w="2420" w:type="dxa"/>
            <w:tcBorders>
              <w:top w:val="nil"/>
              <w:left w:val="nil"/>
            </w:tcBorders>
          </w:tcPr>
          <w:p w14:paraId="3ED24C1C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6=Just don’t want to</w:t>
            </w:r>
          </w:p>
          <w:p w14:paraId="24BEABE9" w14:textId="77777777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7=No reason to use an alternative – there is plenty of wood/charcoal</w:t>
            </w:r>
          </w:p>
          <w:p w14:paraId="41D5C609" w14:textId="77777777" w:rsidR="00B139C9" w:rsidRDefault="00B139C9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8=Cultural reasons </w:t>
            </w:r>
          </w:p>
          <w:p w14:paraId="6EE14B39" w14:textId="540FB3F4" w:rsidR="00B139C9" w:rsidRPr="009666FC" w:rsidRDefault="00B139C9" w:rsidP="000F55A6">
            <w:p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9=Health or safety reasons</w:t>
            </w:r>
          </w:p>
          <w:p w14:paraId="411B308B" w14:textId="77777777" w:rsidR="00B139C9" w:rsidRPr="009666FC" w:rsidRDefault="00B139C9" w:rsidP="000F55A6">
            <w:pPr>
              <w:spacing w:line="240" w:lineRule="auto"/>
            </w:pPr>
            <w:r w:rsidRPr="009666FC">
              <w:rPr>
                <w:sz w:val="20"/>
              </w:rPr>
              <w:t>97=Other, please specify</w:t>
            </w:r>
          </w:p>
        </w:tc>
      </w:tr>
      <w:tr w:rsidR="00B139C9" w:rsidRPr="009666FC" w14:paraId="4199613F" w14:textId="77777777" w:rsidTr="00B139C9">
        <w:trPr>
          <w:trHeight w:val="20"/>
          <w:jc w:val="center"/>
        </w:trPr>
        <w:tc>
          <w:tcPr>
            <w:tcW w:w="1435" w:type="dxa"/>
          </w:tcPr>
          <w:p w14:paraId="07974F59" w14:textId="77777777" w:rsidR="00B139C9" w:rsidRPr="009666FC" w:rsidRDefault="00B139C9" w:rsidP="000F55A6">
            <w:pPr>
              <w:spacing w:line="240" w:lineRule="auto"/>
            </w:pPr>
            <w:r w:rsidRPr="009666FC">
              <w:t>b. Diesel</w:t>
            </w:r>
          </w:p>
        </w:tc>
        <w:tc>
          <w:tcPr>
            <w:tcW w:w="1800" w:type="dxa"/>
          </w:tcPr>
          <w:p w14:paraId="6B2E78DB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0DF4CF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3DC8AB41" w14:textId="77777777" w:rsidTr="00B139C9">
        <w:trPr>
          <w:trHeight w:val="20"/>
          <w:jc w:val="center"/>
        </w:trPr>
        <w:tc>
          <w:tcPr>
            <w:tcW w:w="1435" w:type="dxa"/>
          </w:tcPr>
          <w:p w14:paraId="343497E9" w14:textId="77777777" w:rsidR="00B139C9" w:rsidRPr="009666FC" w:rsidRDefault="00B139C9" w:rsidP="000F55A6">
            <w:pPr>
              <w:spacing w:line="240" w:lineRule="auto"/>
            </w:pPr>
            <w:r w:rsidRPr="009666FC">
              <w:t>c. Manure</w:t>
            </w:r>
          </w:p>
        </w:tc>
        <w:tc>
          <w:tcPr>
            <w:tcW w:w="1800" w:type="dxa"/>
          </w:tcPr>
          <w:p w14:paraId="0C76C84D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3EEDE08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84D9130" w14:textId="77777777" w:rsidTr="00B139C9">
        <w:trPr>
          <w:trHeight w:val="20"/>
          <w:jc w:val="center"/>
        </w:trPr>
        <w:tc>
          <w:tcPr>
            <w:tcW w:w="1435" w:type="dxa"/>
          </w:tcPr>
          <w:p w14:paraId="565EA7FD" w14:textId="77777777" w:rsidR="00B139C9" w:rsidRPr="009666FC" w:rsidRDefault="00B139C9" w:rsidP="000F55A6">
            <w:pPr>
              <w:spacing w:line="240" w:lineRule="auto"/>
            </w:pPr>
            <w:r w:rsidRPr="009666FC">
              <w:t>d. Electricity</w:t>
            </w:r>
          </w:p>
        </w:tc>
        <w:tc>
          <w:tcPr>
            <w:tcW w:w="1800" w:type="dxa"/>
          </w:tcPr>
          <w:p w14:paraId="545B9D0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9A4F4BB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FFC0370" w14:textId="77777777" w:rsidTr="00B139C9">
        <w:trPr>
          <w:trHeight w:val="20"/>
          <w:jc w:val="center"/>
        </w:trPr>
        <w:tc>
          <w:tcPr>
            <w:tcW w:w="1435" w:type="dxa"/>
          </w:tcPr>
          <w:p w14:paraId="42C79D74" w14:textId="77777777" w:rsidR="00B139C9" w:rsidRPr="009666FC" w:rsidRDefault="00B139C9" w:rsidP="000F55A6">
            <w:pPr>
              <w:spacing w:line="240" w:lineRule="auto"/>
            </w:pPr>
            <w:r w:rsidRPr="009666FC">
              <w:t>e. Gas</w:t>
            </w:r>
          </w:p>
        </w:tc>
        <w:tc>
          <w:tcPr>
            <w:tcW w:w="1800" w:type="dxa"/>
          </w:tcPr>
          <w:p w14:paraId="613192C3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45D82479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240F454E" w14:textId="77777777" w:rsidTr="00B139C9">
        <w:trPr>
          <w:trHeight w:val="20"/>
          <w:jc w:val="center"/>
        </w:trPr>
        <w:tc>
          <w:tcPr>
            <w:tcW w:w="1435" w:type="dxa"/>
          </w:tcPr>
          <w:p w14:paraId="521C8C1F" w14:textId="77777777" w:rsidR="00B139C9" w:rsidRPr="009666FC" w:rsidRDefault="00B139C9" w:rsidP="000F55A6">
            <w:pPr>
              <w:spacing w:line="240" w:lineRule="auto"/>
            </w:pPr>
            <w:r w:rsidRPr="009666FC">
              <w:t>f. Kerosene/ paraffin</w:t>
            </w:r>
          </w:p>
        </w:tc>
        <w:tc>
          <w:tcPr>
            <w:tcW w:w="1800" w:type="dxa"/>
          </w:tcPr>
          <w:p w14:paraId="07653922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14D785C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0D527564" w14:textId="77777777" w:rsidTr="00B139C9">
        <w:trPr>
          <w:trHeight w:val="20"/>
          <w:jc w:val="center"/>
        </w:trPr>
        <w:tc>
          <w:tcPr>
            <w:tcW w:w="1435" w:type="dxa"/>
          </w:tcPr>
          <w:p w14:paraId="78E279AE" w14:textId="77777777" w:rsidR="00B139C9" w:rsidRPr="009666FC" w:rsidRDefault="00B139C9" w:rsidP="000F55A6">
            <w:pPr>
              <w:spacing w:line="240" w:lineRule="auto"/>
            </w:pPr>
            <w:r w:rsidRPr="009666FC">
              <w:t>g. Solar</w:t>
            </w:r>
          </w:p>
        </w:tc>
        <w:tc>
          <w:tcPr>
            <w:tcW w:w="1800" w:type="dxa"/>
          </w:tcPr>
          <w:p w14:paraId="26F0B728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7BAF40B6" w14:textId="77777777" w:rsidR="00B139C9" w:rsidRPr="009666FC" w:rsidRDefault="00B139C9" w:rsidP="000F55A6">
            <w:pPr>
              <w:spacing w:line="240" w:lineRule="auto"/>
            </w:pPr>
          </w:p>
        </w:tc>
      </w:tr>
      <w:tr w:rsidR="00B139C9" w:rsidRPr="009666FC" w14:paraId="7B31CAF6" w14:textId="77777777" w:rsidTr="00B139C9">
        <w:trPr>
          <w:trHeight w:val="20"/>
          <w:jc w:val="center"/>
        </w:trPr>
        <w:tc>
          <w:tcPr>
            <w:tcW w:w="1435" w:type="dxa"/>
          </w:tcPr>
          <w:p w14:paraId="3A65CC84" w14:textId="5FC327AA" w:rsidR="00B139C9" w:rsidRPr="009666FC" w:rsidRDefault="00B139C9" w:rsidP="000F55A6">
            <w:pPr>
              <w:spacing w:line="240" w:lineRule="auto"/>
            </w:pPr>
            <w:r>
              <w:t xml:space="preserve">h. Energy efficient </w:t>
            </w:r>
            <w:proofErr w:type="spellStart"/>
            <w:r>
              <w:t>cookstove</w:t>
            </w:r>
            <w:proofErr w:type="spellEnd"/>
          </w:p>
        </w:tc>
        <w:tc>
          <w:tcPr>
            <w:tcW w:w="1800" w:type="dxa"/>
          </w:tcPr>
          <w:p w14:paraId="01D1394E" w14:textId="77777777" w:rsidR="00B139C9" w:rsidRPr="009666FC" w:rsidRDefault="00B139C9" w:rsidP="000F55A6">
            <w:pPr>
              <w:spacing w:line="240" w:lineRule="auto"/>
            </w:pPr>
          </w:p>
        </w:tc>
        <w:tc>
          <w:tcPr>
            <w:tcW w:w="5122" w:type="dxa"/>
            <w:gridSpan w:val="2"/>
          </w:tcPr>
          <w:p w14:paraId="52900C39" w14:textId="77777777" w:rsidR="00B139C9" w:rsidRPr="009666FC" w:rsidRDefault="00B139C9" w:rsidP="000F55A6">
            <w:pPr>
              <w:spacing w:line="240" w:lineRule="auto"/>
            </w:pPr>
          </w:p>
        </w:tc>
      </w:tr>
    </w:tbl>
    <w:p w14:paraId="2F6E26C4" w14:textId="77777777" w:rsidR="009666FC" w:rsidRPr="009666FC" w:rsidRDefault="009666FC" w:rsidP="000F55A6">
      <w:pPr>
        <w:spacing w:after="0" w:line="240" w:lineRule="auto"/>
      </w:pPr>
    </w:p>
    <w:p w14:paraId="6956404C" w14:textId="2B18D13F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CA0654">
        <w:rPr>
          <w:b/>
          <w:color w:val="002A6C" w:themeColor="text2"/>
          <w:spacing w:val="-6"/>
        </w:rPr>
        <w:t>ECTION R</w:t>
      </w:r>
      <w:r w:rsidRPr="009666FC">
        <w:rPr>
          <w:b/>
          <w:color w:val="002A6C" w:themeColor="text2"/>
          <w:spacing w:val="-6"/>
        </w:rPr>
        <w:t>. CLIMATE CHANGE ADAPTATION</w:t>
      </w:r>
    </w:p>
    <w:p w14:paraId="56BBFCD9" w14:textId="77777777" w:rsidR="00F17448" w:rsidRDefault="009666FC" w:rsidP="000F55A6">
      <w:pPr>
        <w:spacing w:after="0" w:line="240" w:lineRule="auto"/>
      </w:pPr>
      <w:r w:rsidRPr="009666FC">
        <w:t>We would like to learn about shocks from climate change and wea</w:t>
      </w:r>
      <w:r w:rsidR="0017203E">
        <w:t>ther extremes that affected you</w:t>
      </w:r>
      <w:r w:rsidRPr="009666FC">
        <w:t xml:space="preserve"> </w:t>
      </w:r>
      <w:r w:rsidR="0017203E">
        <w:t xml:space="preserve">personally </w:t>
      </w:r>
      <w:r w:rsidRPr="009666FC">
        <w:t xml:space="preserve">in the past 5 years. </w:t>
      </w:r>
    </w:p>
    <w:p w14:paraId="2CED8CE3" w14:textId="5F516E72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4320"/>
        <w:gridCol w:w="1041"/>
      </w:tblGrid>
      <w:tr w:rsidR="009666FC" w:rsidRPr="009666FC" w14:paraId="10A067C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0429BCF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66028A6" w14:textId="56D34597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9666FC" w:rsidRPr="009666FC">
              <w:rPr>
                <w:rFonts w:cs="ArialNarrow"/>
              </w:rPr>
              <w:t>1. In the past 3 years, has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 xml:space="preserve">been affected by a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>?</w:t>
            </w:r>
          </w:p>
          <w:p w14:paraId="3204109E" w14:textId="1D5C0BEE" w:rsidR="009666FC" w:rsidRPr="009666FC" w:rsidRDefault="00CA0654" w:rsidP="000F55A6">
            <w:pPr>
              <w:spacing w:after="0" w:line="240" w:lineRule="auto"/>
              <w:rPr>
                <w:i/>
                <w:w w:val="105"/>
              </w:rPr>
            </w:pPr>
            <w:r>
              <w:rPr>
                <w:rFonts w:cs="ArialNarrow"/>
                <w:i/>
              </w:rPr>
              <w:t>If 0, skip to R9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FE4C9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1=No</w:t>
            </w:r>
          </w:p>
          <w:p w14:paraId="16CD633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2=Yes</w:t>
            </w:r>
            <w:r w:rsidRPr="009666FC" w:rsidDel="00226116">
              <w:t xml:space="preserve"> </w:t>
            </w:r>
          </w:p>
          <w:p w14:paraId="6063584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5E3F1AF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FB9C1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29A98122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B4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253ED" w14:textId="5C383A7D" w:rsidR="009666FC" w:rsidRPr="009666FC" w:rsidRDefault="00CA0654" w:rsidP="00F17448">
            <w:pPr>
              <w:spacing w:after="0" w:line="240" w:lineRule="auto"/>
              <w:rPr>
                <w:color w:val="000000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2</w:t>
            </w:r>
            <w:r w:rsidR="009666FC" w:rsidRPr="009666FC">
              <w:rPr>
                <w:rFonts w:cs="ArialNarrow"/>
              </w:rPr>
              <w:t xml:space="preserve">. Thinking of the worst drought, how well or poorly was your </w:t>
            </w:r>
            <w:r w:rsidR="00F17448">
              <w:rPr>
                <w:rFonts w:cs="ArialNarrow"/>
              </w:rPr>
              <w:t>household</w:t>
            </w:r>
            <w:r w:rsidR="009666FC" w:rsidRPr="009666FC">
              <w:rPr>
                <w:rFonts w:cs="ArialNarrow"/>
              </w:rPr>
              <w:t xml:space="preserve"> able to respond to the drought?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3A93D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1=Very well</w:t>
            </w:r>
          </w:p>
          <w:p w14:paraId="2546C32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2=Somewhat well</w:t>
            </w:r>
          </w:p>
          <w:p w14:paraId="26B86D8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3=Neutral response</w:t>
            </w:r>
          </w:p>
          <w:p w14:paraId="0C4FACA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4=Somewhat poorly</w:t>
            </w:r>
          </w:p>
          <w:p w14:paraId="679ED11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5=Very poorly</w:t>
            </w:r>
          </w:p>
          <w:p w14:paraId="52C7499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425E626C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F290C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2727D79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B07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DD17F" w14:textId="5A3D018A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3</w:t>
            </w:r>
            <w:r w:rsidR="009666FC" w:rsidRPr="009666FC">
              <w:rPr>
                <w:rFonts w:cs="ArialNarrow"/>
              </w:rPr>
              <w:t>. What was the result of the drought on you</w:t>
            </w:r>
            <w:r w:rsidR="00824EB8">
              <w:rPr>
                <w:rFonts w:cs="ArialNarrow"/>
              </w:rPr>
              <w:t xml:space="preserve">r </w:t>
            </w:r>
            <w:r w:rsidR="00F17448">
              <w:rPr>
                <w:rFonts w:cs="ArialNarrow"/>
              </w:rPr>
              <w:t xml:space="preserve">household’s livelihood? </w:t>
            </w:r>
          </w:p>
          <w:p w14:paraId="719AD02C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rFonts w:cs="ArialNarrow"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B311C6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1=Reduced crop yield</w:t>
            </w:r>
          </w:p>
          <w:p w14:paraId="061C3F9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2=Crop failure</w:t>
            </w:r>
          </w:p>
          <w:p w14:paraId="04BF59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3=Reduced HH consumption</w:t>
            </w:r>
          </w:p>
          <w:p w14:paraId="3BD8287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4=Loss of assets</w:t>
            </w:r>
          </w:p>
          <w:p w14:paraId="6E95F95B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5=Loss of income</w:t>
            </w:r>
          </w:p>
          <w:p w14:paraId="0A8C0FDF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6=Livestock sickness</w:t>
            </w:r>
          </w:p>
          <w:p w14:paraId="3A49A29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7=Livestock death</w:t>
            </w:r>
          </w:p>
          <w:p w14:paraId="35EE9C9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8=Human sickness</w:t>
            </w:r>
          </w:p>
          <w:p w14:paraId="1DFA6018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9=Human death</w:t>
            </w:r>
          </w:p>
          <w:p w14:paraId="294529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10=Pests or diseases that affected the crops before they were harvested</w:t>
            </w:r>
          </w:p>
          <w:p w14:paraId="5D4D30E1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11=Pests or diseases </w:t>
            </w:r>
            <w:proofErr w:type="spellStart"/>
            <w:r w:rsidRPr="009666FC">
              <w:rPr>
                <w:w w:val="105"/>
                <w:sz w:val="20"/>
              </w:rPr>
              <w:t>tha</w:t>
            </w:r>
            <w:proofErr w:type="spellEnd"/>
            <w:r w:rsidRPr="009666FC">
              <w:rPr>
                <w:w w:val="105"/>
                <w:sz w:val="20"/>
              </w:rPr>
              <w:t xml:space="preserve"> led to crop/storage losses</w:t>
            </w:r>
          </w:p>
          <w:p w14:paraId="7559086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12=Pests or diseases that affected livestock</w:t>
            </w:r>
          </w:p>
          <w:p w14:paraId="73A3F0AA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  <w:p w14:paraId="7354B2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888=Don't know</w:t>
            </w:r>
          </w:p>
          <w:p w14:paraId="134545E4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lastRenderedPageBreak/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96FCF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102EDB1C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4F3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FDD06" w14:textId="153A9D0B" w:rsidR="009666FC" w:rsidRPr="009666FC" w:rsidRDefault="00CA0654" w:rsidP="000F55A6">
            <w:pPr>
              <w:spacing w:after="0" w:line="240" w:lineRule="auto"/>
              <w:rPr>
                <w:rFonts w:cs="ArialNarrow"/>
              </w:rPr>
            </w:pPr>
            <w:r>
              <w:rPr>
                <w:rFonts w:cs="ArialNarrow"/>
              </w:rPr>
              <w:t>R</w:t>
            </w:r>
            <w:r w:rsidR="0007005C">
              <w:rPr>
                <w:rFonts w:cs="ArialNarrow"/>
              </w:rPr>
              <w:t>4</w:t>
            </w:r>
            <w:r w:rsidR="009666FC" w:rsidRPr="009666FC">
              <w:rPr>
                <w:rFonts w:cs="ArialNarrow"/>
              </w:rPr>
              <w:t xml:space="preserve">. Thinking of the worst </w:t>
            </w:r>
            <w:r w:rsidR="009666FC" w:rsidRPr="009666FC">
              <w:rPr>
                <w:rFonts w:cs="ArialNarrow"/>
                <w:b/>
              </w:rPr>
              <w:t>DROUGHT</w:t>
            </w:r>
            <w:r w:rsidR="009666FC" w:rsidRPr="009666FC">
              <w:rPr>
                <w:rFonts w:cs="ArialNarrow"/>
              </w:rPr>
              <w:t xml:space="preserve"> that your household</w:t>
            </w:r>
            <w:r w:rsidR="00F17448">
              <w:rPr>
                <w:rFonts w:cs="ArialNarrow"/>
              </w:rPr>
              <w:t xml:space="preserve"> </w:t>
            </w:r>
            <w:r w:rsidR="009666FC" w:rsidRPr="009666FC">
              <w:rPr>
                <w:rFonts w:cs="ArialNarrow"/>
              </w:rPr>
              <w:t>experienced during 2012-2014, what adjustments/adaptations did your household make during the drought?</w:t>
            </w:r>
          </w:p>
          <w:p w14:paraId="3FEF2CAF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5921901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D616A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8119D3D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98729F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723978" w14:textId="255403CD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07005C">
              <w:rPr>
                <w:w w:val="105"/>
              </w:rPr>
              <w:t>5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13863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37217BB5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074D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6DC27" w14:textId="02C37F61" w:rsid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6</w:t>
            </w:r>
            <w:r w:rsidR="009666FC" w:rsidRPr="009666FC">
              <w:t xml:space="preserve">. Are there any changes you wanted to make but were unable to make? </w:t>
            </w:r>
          </w:p>
          <w:p w14:paraId="0D051671" w14:textId="4398A588" w:rsidR="00B267B9" w:rsidRPr="00B267B9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R8</w:t>
            </w:r>
          </w:p>
          <w:p w14:paraId="53B8B370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C89F69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98632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9481926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A9397D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B33BDDC" w14:textId="3E3CD7EB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07005C">
              <w:rPr>
                <w:w w:val="105"/>
              </w:rPr>
              <w:t>6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77CB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4EF5A714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A82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41EAE" w14:textId="4CA866C9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7</w:t>
            </w:r>
            <w:r w:rsidR="009666FC" w:rsidRPr="009666FC">
              <w:t>. If so, why did you not make those changes?</w:t>
            </w:r>
          </w:p>
          <w:p w14:paraId="4209DC7E" w14:textId="77777777" w:rsidR="009666FC" w:rsidRPr="009666FC" w:rsidRDefault="009666FC" w:rsidP="000F55A6">
            <w:pPr>
              <w:spacing w:after="0" w:line="240" w:lineRule="auto"/>
              <w:rPr>
                <w:color w:val="000000"/>
              </w:rPr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5C9B1A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1=Lack of money</w:t>
            </w:r>
          </w:p>
          <w:p w14:paraId="6EB6F94D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2=Lack of information</w:t>
            </w:r>
          </w:p>
          <w:p w14:paraId="7C86FC66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3=Shortage of labor</w:t>
            </w:r>
          </w:p>
          <w:p w14:paraId="618DD7F4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4=Shortage of Land</w:t>
            </w:r>
          </w:p>
          <w:p w14:paraId="19A29212" w14:textId="77777777" w:rsidR="009666FC" w:rsidRPr="009666FC" w:rsidRDefault="009666FC" w:rsidP="000F55A6">
            <w:pPr>
              <w:spacing w:after="0" w:line="240" w:lineRule="auto"/>
              <w:rPr>
                <w:w w:val="105"/>
              </w:rPr>
            </w:pPr>
            <w:r w:rsidRPr="009666FC">
              <w:rPr>
                <w:w w:val="105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CA7BA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BAB1B34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17911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0251B1B" w14:textId="77092423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07005C">
              <w:rPr>
                <w:w w:val="105"/>
              </w:rPr>
              <w:t>7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8DC42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50D8EFBA" w14:textId="77777777" w:rsidTr="00BC64E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09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A4CD0" w14:textId="3461BA2D" w:rsidR="009666FC" w:rsidRPr="009666FC" w:rsidRDefault="00CA0654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</w:t>
            </w:r>
            <w:r w:rsidR="0007005C">
              <w:rPr>
                <w:bCs/>
              </w:rPr>
              <w:t>8.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7581B99A" w14:textId="77777777" w:rsidR="009666FC" w:rsidRPr="009666FC" w:rsidRDefault="009666FC" w:rsidP="000F55A6">
            <w:pPr>
              <w:spacing w:after="0" w:line="240" w:lineRule="auto"/>
              <w:rPr>
                <w:i/>
                <w:color w:val="000000"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BA347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1=Harvest more forest products</w:t>
            </w:r>
          </w:p>
          <w:p w14:paraId="5E7BAC3E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2=Harvest more wild foods not found in the forest</w:t>
            </w:r>
          </w:p>
          <w:p w14:paraId="498BBFC2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3=Harvest more agricultural products</w:t>
            </w:r>
          </w:p>
          <w:p w14:paraId="11484B46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4=Spend cash savings</w:t>
            </w:r>
          </w:p>
          <w:p w14:paraId="1D7C6F15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5=Sell assets (Land, livestock, etc.)</w:t>
            </w:r>
          </w:p>
          <w:p w14:paraId="49BE4A6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6=Do extra casual labor</w:t>
            </w:r>
          </w:p>
          <w:p w14:paraId="2438253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7=Assistance from friends or relatives</w:t>
            </w:r>
          </w:p>
          <w:p w14:paraId="18F938E7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2C08C20C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w w:val="105"/>
                <w:sz w:val="20"/>
              </w:rPr>
              <w:t>etc</w:t>
            </w:r>
            <w:proofErr w:type="spellEnd"/>
          </w:p>
          <w:p w14:paraId="67090ED0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10=Reduce household spending</w:t>
            </w:r>
          </w:p>
          <w:p w14:paraId="618A3433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11=Did nothing in particular</w:t>
            </w:r>
          </w:p>
          <w:p w14:paraId="0E018549" w14:textId="77777777" w:rsidR="009666FC" w:rsidRPr="009666FC" w:rsidRDefault="009666FC" w:rsidP="000F55A6">
            <w:pPr>
              <w:spacing w:after="0" w:line="240" w:lineRule="auto"/>
              <w:rPr>
                <w:w w:val="105"/>
                <w:sz w:val="20"/>
              </w:rPr>
            </w:pPr>
            <w:r w:rsidRPr="009666FC">
              <w:rPr>
                <w:w w:val="105"/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63058D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3BCA1BAE" w14:textId="77777777" w:rsidTr="00BC64E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2D7196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79945942" w14:textId="42E33216" w:rsidR="009666FC" w:rsidRPr="009666FC" w:rsidRDefault="00CA0654" w:rsidP="000F55A6">
            <w:pPr>
              <w:spacing w:after="0" w:line="240" w:lineRule="auto"/>
              <w:rPr>
                <w:w w:val="105"/>
              </w:rPr>
            </w:pPr>
            <w:r>
              <w:rPr>
                <w:w w:val="105"/>
              </w:rPr>
              <w:t>R</w:t>
            </w:r>
            <w:r w:rsidR="0007005C">
              <w:rPr>
                <w:w w:val="105"/>
              </w:rPr>
              <w:t>8</w:t>
            </w:r>
            <w:r w:rsidR="009666FC" w:rsidRPr="009666FC">
              <w:rPr>
                <w:w w:val="105"/>
              </w:rPr>
              <w:t>b. If other, please specify</w:t>
            </w:r>
          </w:p>
        </w:tc>
        <w:tc>
          <w:tcPr>
            <w:tcW w:w="536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1425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5394BE8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40"/>
        <w:gridCol w:w="2180"/>
        <w:gridCol w:w="1041"/>
      </w:tblGrid>
      <w:tr w:rsidR="009666FC" w:rsidRPr="009666FC" w14:paraId="4C970E7E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5DEC2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38727A" w14:textId="65080236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9</w:t>
            </w:r>
            <w:r w:rsidR="009666FC" w:rsidRPr="009666FC">
              <w:t xml:space="preserve"> In the past 3 years, has your </w:t>
            </w:r>
            <w:r w:rsidR="00F17448">
              <w:t>household</w:t>
            </w:r>
            <w:r w:rsidR="009666FC" w:rsidRPr="009666FC">
              <w:t xml:space="preserve"> been affected by a </w:t>
            </w:r>
            <w:r w:rsidR="009666FC" w:rsidRPr="009666FC">
              <w:rPr>
                <w:b/>
              </w:rPr>
              <w:t>TOO MUCH RAIN/FLOODS</w:t>
            </w:r>
            <w:r w:rsidR="009666FC" w:rsidRPr="009666FC">
              <w:t>?</w:t>
            </w:r>
          </w:p>
          <w:p w14:paraId="328C668C" w14:textId="2E10A822" w:rsidR="009666FC" w:rsidRPr="009666FC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0, skip to R17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46D37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6B2C38F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1A91BA9D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3B0E81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45FAC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28B7001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9AA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54B4" w14:textId="638EEB58" w:rsidR="009666FC" w:rsidRPr="009666FC" w:rsidRDefault="00CA0654" w:rsidP="00F17448">
            <w:pPr>
              <w:spacing w:after="0" w:line="240" w:lineRule="auto"/>
            </w:pPr>
            <w:r>
              <w:t>R</w:t>
            </w:r>
            <w:r w:rsidR="0007005C">
              <w:t>10</w:t>
            </w:r>
            <w:r w:rsidR="009666FC" w:rsidRPr="009666FC">
              <w:t xml:space="preserve">. Thinking of the worst </w:t>
            </w:r>
            <w:r w:rsidR="00B267B9" w:rsidRPr="00B267B9">
              <w:rPr>
                <w:b/>
              </w:rPr>
              <w:t>RAIN/FLOODS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</w:t>
            </w:r>
            <w:proofErr w:type="gramStart"/>
            <w:r w:rsidR="009666FC" w:rsidRPr="009666FC">
              <w:t>household</w:t>
            </w:r>
            <w:r w:rsidR="00F17448">
              <w:t xml:space="preserve"> </w:t>
            </w:r>
            <w:r w:rsidR="009666FC" w:rsidRPr="009666FC">
              <w:t xml:space="preserve"> experienced</w:t>
            </w:r>
            <w:proofErr w:type="gramEnd"/>
            <w:r w:rsidR="009666FC" w:rsidRPr="009666FC">
              <w:t xml:space="preserve"> during 2012-2014, how well or poorly was your household able to respond to the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A670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1=Very well</w:t>
            </w:r>
          </w:p>
          <w:p w14:paraId="032FC8F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3D9F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662AF651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4=Somewhat poorly</w:t>
            </w:r>
          </w:p>
          <w:p w14:paraId="19387D2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272556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5E845FD8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DBF9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EF49F5" w:rsidRPr="009666FC" w14:paraId="74615BDF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4AB" w14:textId="77777777" w:rsidR="00EF49F5" w:rsidRPr="009666FC" w:rsidRDefault="00EF49F5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277B4" w14:textId="3B1DAB99" w:rsidR="00EF49F5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11</w:t>
            </w:r>
            <w:r w:rsidR="00EF49F5" w:rsidRPr="009666FC">
              <w:t xml:space="preserve">. What was the result of the </w:t>
            </w:r>
            <w:r w:rsidR="00EF49F5" w:rsidRPr="009666FC">
              <w:rPr>
                <w:b/>
              </w:rPr>
              <w:t>RAIN/FLOODS</w:t>
            </w:r>
            <w:r w:rsidR="00EF49F5" w:rsidRPr="009666FC">
              <w:t xml:space="preserve"> on your </w:t>
            </w:r>
            <w:r w:rsidR="00F17448">
              <w:t xml:space="preserve">household’s </w:t>
            </w:r>
            <w:r>
              <w:t>livelihoods</w:t>
            </w:r>
            <w:r w:rsidR="00F17448">
              <w:t xml:space="preserve">? </w:t>
            </w:r>
          </w:p>
          <w:p w14:paraId="5D670E3A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Select all that apply </w:t>
            </w:r>
          </w:p>
        </w:tc>
        <w:tc>
          <w:tcPr>
            <w:tcW w:w="2140" w:type="dxa"/>
            <w:tcBorders>
              <w:top w:val="single" w:sz="4" w:space="0" w:color="000000"/>
              <w:bottom w:val="single" w:sz="4" w:space="0" w:color="000000"/>
            </w:tcBorders>
          </w:tcPr>
          <w:p w14:paraId="5599BF1B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06454834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2AEF9AC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4510A9D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4=Loss of assets</w:t>
            </w:r>
          </w:p>
          <w:p w14:paraId="2B5175A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F1A5C0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61488D3E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A679EF4" w14:textId="77777777" w:rsidR="00EF49F5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2E027ADE" w14:textId="2FC4B775" w:rsidR="00EF49F5" w:rsidRPr="009666FC" w:rsidRDefault="00EF49F5" w:rsidP="00EF49F5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72220A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10=Pests or diseases that affected the crops before they were harvested</w:t>
            </w:r>
          </w:p>
          <w:p w14:paraId="1B9092E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11=Pests or diseases that led to crop/storage losses</w:t>
            </w:r>
          </w:p>
          <w:p w14:paraId="145F92E3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3192DD71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6A45FCC2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19FE8DF9" w14:textId="77777777" w:rsidR="00EF49F5" w:rsidRPr="009666FC" w:rsidRDefault="00EF49F5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9947B9" w14:textId="77777777" w:rsidR="00EF49F5" w:rsidRPr="009666FC" w:rsidRDefault="00EF49F5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9666FC" w:rsidRPr="009666FC" w14:paraId="2AB4829B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67C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0418C" w14:textId="3A38E1CB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12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RAIN/FLOODS</w:t>
            </w:r>
            <w:r w:rsidR="009666FC" w:rsidRPr="009666FC">
              <w:t xml:space="preserve"> that your household</w:t>
            </w:r>
            <w:r w:rsidR="00F17448">
              <w:t xml:space="preserve"> </w:t>
            </w:r>
            <w:r w:rsidR="009666FC" w:rsidRPr="009666FC">
              <w:t xml:space="preserve">experienced during 2012 - 2014, what adjustments/adaptations did your </w:t>
            </w:r>
            <w:r w:rsidR="00F17448">
              <w:t>household</w:t>
            </w:r>
            <w:r w:rsidR="009666FC" w:rsidRPr="009666FC">
              <w:t xml:space="preserve"> make during the </w:t>
            </w:r>
            <w:r w:rsidR="00B267B9" w:rsidRPr="00B267B9">
              <w:rPr>
                <w:b/>
              </w:rPr>
              <w:t>RAIN/FLOODS</w:t>
            </w:r>
            <w:r w:rsidR="009666FC" w:rsidRPr="009666FC">
              <w:t>?</w:t>
            </w:r>
          </w:p>
          <w:p w14:paraId="61CF3BD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36EEAF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6FA9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A264EA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6A0340F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19DFF03E" w14:textId="788055F0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1029F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D70C352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454C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5536A6" w14:textId="079D3FDF" w:rsid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13</w:t>
            </w:r>
            <w:r w:rsidR="009666FC" w:rsidRPr="009666FC">
              <w:t xml:space="preserve">. Are there any changes you wanted to make but were unable to make? </w:t>
            </w:r>
          </w:p>
          <w:p w14:paraId="1F4D5161" w14:textId="77777777" w:rsidR="00CA0654" w:rsidRDefault="00CA0654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Select all that apply</w:t>
            </w:r>
            <w:r>
              <w:rPr>
                <w:i/>
              </w:rPr>
              <w:t xml:space="preserve"> </w:t>
            </w:r>
          </w:p>
          <w:p w14:paraId="326F5F2A" w14:textId="77777777" w:rsidR="00CA0654" w:rsidRDefault="00CA0654" w:rsidP="000F55A6">
            <w:pPr>
              <w:spacing w:after="0" w:line="240" w:lineRule="auto"/>
              <w:rPr>
                <w:i/>
              </w:rPr>
            </w:pPr>
          </w:p>
          <w:p w14:paraId="791E6EC5" w14:textId="1A4DB6ED" w:rsidR="009666FC" w:rsidRPr="00CA0654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R15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F8C6E22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DDD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619D547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0A01F37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7E4D094" w14:textId="6664E90C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13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27CC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28B3BF9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EFB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4211D" w14:textId="59086CAA" w:rsidR="009666FC" w:rsidRPr="009666FC" w:rsidRDefault="00CA0654" w:rsidP="000F55A6">
            <w:pPr>
              <w:spacing w:after="0" w:line="240" w:lineRule="auto"/>
            </w:pPr>
            <w:r>
              <w:t>R</w:t>
            </w:r>
            <w:r w:rsidR="0007005C">
              <w:t>14</w:t>
            </w:r>
            <w:r w:rsidR="009666FC" w:rsidRPr="009666FC">
              <w:t>. If so, why did you not make those changes?</w:t>
            </w:r>
          </w:p>
          <w:p w14:paraId="1B872303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6FCE3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66305F4A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68C4770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5416CC30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09A43152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04CF22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C42EB60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3288733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37B98BFB" w14:textId="4106AA84" w:rsidR="009666FC" w:rsidRPr="009666FC" w:rsidRDefault="00CA0654" w:rsidP="000F55A6">
            <w:pPr>
              <w:spacing w:after="0" w:line="240" w:lineRule="auto"/>
            </w:pPr>
            <w:r>
              <w:t>R14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3BFC1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0FC41790" w14:textId="77777777" w:rsidTr="007E6C40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A6B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51A4B" w14:textId="116FDAF8" w:rsidR="009666FC" w:rsidRPr="009666FC" w:rsidRDefault="00CA0654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R15.</w:t>
            </w:r>
            <w:r w:rsidR="009666FC" w:rsidRPr="009666FC">
              <w:rPr>
                <w:bCs/>
              </w:rPr>
              <w:t xml:space="preserve"> How did your household cope with this shock?</w:t>
            </w:r>
          </w:p>
          <w:p w14:paraId="01EE783B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4871FC3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EDA5BC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9FEB26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1B0F41E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336134DB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333596E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9EA80C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245BCF0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71220CDE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42548BD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4086C12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0CACD887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FB60F9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043FF2CD" w14:textId="77777777" w:rsidTr="007E6C4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0C8A06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5BBDF531" w14:textId="535744FB" w:rsidR="009666FC" w:rsidRPr="009666FC" w:rsidRDefault="00CA0654" w:rsidP="000F55A6">
            <w:pPr>
              <w:spacing w:after="0" w:line="240" w:lineRule="auto"/>
            </w:pPr>
            <w:r>
              <w:t>R16</w:t>
            </w:r>
            <w:r w:rsidR="009666FC" w:rsidRPr="009666FC">
              <w:t>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744320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4526396" w14:textId="77777777" w:rsidR="009666FC" w:rsidRPr="009666FC" w:rsidRDefault="009666FC" w:rsidP="000F55A6">
      <w:pPr>
        <w:spacing w:after="0" w:line="240" w:lineRule="auto"/>
      </w:pP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02"/>
        <w:gridCol w:w="2160"/>
        <w:gridCol w:w="2160"/>
        <w:gridCol w:w="1041"/>
      </w:tblGrid>
      <w:tr w:rsidR="009666FC" w:rsidRPr="009666FC" w14:paraId="14EFCA60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3456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4AB7C4" w14:textId="40E8FFFA" w:rsidR="009666FC" w:rsidRPr="009666FC" w:rsidRDefault="00CA0654" w:rsidP="000F55A6">
            <w:pPr>
              <w:spacing w:after="0" w:line="240" w:lineRule="auto"/>
            </w:pPr>
            <w:r>
              <w:t>R17</w:t>
            </w:r>
            <w:r w:rsidR="009666FC" w:rsidRPr="009666FC">
              <w:t xml:space="preserve">. In the past 3 years, has your household been affected by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>?</w:t>
            </w:r>
          </w:p>
          <w:p w14:paraId="7278C63F" w14:textId="7C4E364B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 xml:space="preserve">If 0, skip to Section </w:t>
            </w:r>
            <w:r w:rsidR="00CA0654">
              <w:rPr>
                <w:i/>
              </w:rPr>
              <w:t>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E5A5C3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0=No</w:t>
            </w:r>
          </w:p>
          <w:p w14:paraId="0B918C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1=Yes</w:t>
            </w:r>
            <w:r w:rsidRPr="009666FC" w:rsidDel="00226116">
              <w:t xml:space="preserve"> </w:t>
            </w:r>
          </w:p>
          <w:p w14:paraId="69B558F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888=Don’t know</w:t>
            </w:r>
          </w:p>
          <w:p w14:paraId="6D22913C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2A89A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95FD05A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10A7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8A1F9" w14:textId="3EBE2D45" w:rsidR="009666FC" w:rsidRPr="009666FC" w:rsidRDefault="00CA0654" w:rsidP="000F55A6">
            <w:pPr>
              <w:spacing w:after="0" w:line="240" w:lineRule="auto"/>
            </w:pPr>
            <w:r>
              <w:t>R18</w:t>
            </w:r>
            <w:r w:rsidR="009666FC" w:rsidRPr="009666FC">
              <w:t xml:space="preserve">. Thinking of the worst </w:t>
            </w:r>
            <w:r w:rsidR="003A1419" w:rsidRPr="003A1419">
              <w:rPr>
                <w:b/>
              </w:rPr>
              <w:t>ERRATIC RAINS</w:t>
            </w:r>
            <w:r w:rsidR="00F17448">
              <w:rPr>
                <w:b/>
              </w:rPr>
              <w:t xml:space="preserve"> </w:t>
            </w:r>
            <w:r w:rsidR="009666FC" w:rsidRPr="009666FC">
              <w:t xml:space="preserve">your household experienced during 2012-2014, how well or poorly was your household able to respond to the </w:t>
            </w:r>
            <w:r w:rsidR="009666FC" w:rsidRPr="009666FC">
              <w:rPr>
                <w:b/>
              </w:rPr>
              <w:lastRenderedPageBreak/>
              <w:t>ERRATIC RAINS</w:t>
            </w:r>
            <w:r w:rsidR="009666FC" w:rsidRPr="009666FC">
              <w:t>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8A95F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1=Very well</w:t>
            </w:r>
          </w:p>
          <w:p w14:paraId="1AA8DE2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2=Somewhat well</w:t>
            </w:r>
          </w:p>
          <w:p w14:paraId="5B5F76E0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3=Neutral response</w:t>
            </w:r>
          </w:p>
          <w:p w14:paraId="7860611D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lastRenderedPageBreak/>
              <w:t>4=Somewhat poorly</w:t>
            </w:r>
          </w:p>
          <w:p w14:paraId="247A8B6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5=Very poorly</w:t>
            </w:r>
          </w:p>
          <w:p w14:paraId="0C429742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71B1723A" w14:textId="77777777" w:rsidR="009666FC" w:rsidRPr="009666FC" w:rsidRDefault="009666FC" w:rsidP="000F55A6">
            <w:pPr>
              <w:spacing w:after="0" w:line="240" w:lineRule="auto"/>
              <w:rPr>
                <w:i/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77FE33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lastRenderedPageBreak/>
              <w:t>(Code)</w:t>
            </w:r>
          </w:p>
        </w:tc>
      </w:tr>
      <w:tr w:rsidR="007E6C40" w:rsidRPr="009666FC" w14:paraId="22270A17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0720" w14:textId="77777777" w:rsidR="007E6C40" w:rsidRPr="009666FC" w:rsidRDefault="007E6C40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34F56" w14:textId="3EDA0F79" w:rsidR="007E6C40" w:rsidRPr="009666FC" w:rsidRDefault="00CA0654" w:rsidP="000F55A6">
            <w:pPr>
              <w:spacing w:after="0" w:line="240" w:lineRule="auto"/>
            </w:pPr>
            <w:r>
              <w:t>R19</w:t>
            </w:r>
            <w:r w:rsidR="007E6C40" w:rsidRPr="009666FC">
              <w:t xml:space="preserve">. What was the result of the </w:t>
            </w:r>
            <w:r w:rsidR="007E6C40" w:rsidRPr="009666FC">
              <w:rPr>
                <w:b/>
              </w:rPr>
              <w:t>ERRATIC RAINS</w:t>
            </w:r>
            <w:r w:rsidR="007E6C40" w:rsidRPr="009666FC">
              <w:t xml:space="preserve"> on your HH?</w:t>
            </w:r>
          </w:p>
          <w:p w14:paraId="57A761B2" w14:textId="77777777" w:rsidR="007E6C40" w:rsidRPr="009666FC" w:rsidRDefault="007E6C40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4B5BC022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1=Reduced crop yield</w:t>
            </w:r>
          </w:p>
          <w:p w14:paraId="19E6A35C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2=Crop failure</w:t>
            </w:r>
          </w:p>
          <w:p w14:paraId="4015AD1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3=Reduced HH consumption</w:t>
            </w:r>
          </w:p>
          <w:p w14:paraId="1A9DBBF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4=Loss of assets</w:t>
            </w:r>
          </w:p>
          <w:p w14:paraId="3041F669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5=Loss of income</w:t>
            </w:r>
          </w:p>
          <w:p w14:paraId="6D96ECA3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6=Livestock sickness</w:t>
            </w:r>
          </w:p>
          <w:p w14:paraId="520128E4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7=Livestock death</w:t>
            </w:r>
          </w:p>
          <w:p w14:paraId="7429D363" w14:textId="77777777" w:rsidR="007E6C40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8=Human sickness</w:t>
            </w:r>
          </w:p>
          <w:p w14:paraId="0B8A1B88" w14:textId="77777777" w:rsidR="00DD548E" w:rsidRPr="009666FC" w:rsidRDefault="00DD548E" w:rsidP="00DD548E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9=Human death</w:t>
            </w:r>
          </w:p>
          <w:p w14:paraId="1E3BB8B6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8A97145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10=Pests or diseases that affected the crops before they were harvested</w:t>
            </w:r>
          </w:p>
          <w:p w14:paraId="476B4878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11=Pests or diseases </w:t>
            </w:r>
            <w:proofErr w:type="spellStart"/>
            <w:r w:rsidRPr="009666FC">
              <w:rPr>
                <w:sz w:val="20"/>
              </w:rPr>
              <w:t>tha</w:t>
            </w:r>
            <w:proofErr w:type="spellEnd"/>
            <w:r w:rsidRPr="009666FC">
              <w:rPr>
                <w:sz w:val="20"/>
              </w:rPr>
              <w:t xml:space="preserve"> led to crop/storage losses</w:t>
            </w:r>
          </w:p>
          <w:p w14:paraId="79C80CB7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12=Pests or diseases that affected livestock</w:t>
            </w:r>
          </w:p>
          <w:p w14:paraId="0A9CC29E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  <w:p w14:paraId="3AE2DDDF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888=Don't know</w:t>
            </w:r>
          </w:p>
          <w:p w14:paraId="2C668FE0" w14:textId="77777777" w:rsidR="007E6C40" w:rsidRPr="009666FC" w:rsidRDefault="007E6C40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999=Prefer not to respond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AA525F" w14:textId="77777777" w:rsidR="007E6C40" w:rsidRPr="009666FC" w:rsidRDefault="007E6C40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91690F6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AC655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78AA2" w14:textId="25DF51F0" w:rsidR="009666FC" w:rsidRPr="009666FC" w:rsidRDefault="00CA0654" w:rsidP="000F55A6">
            <w:pPr>
              <w:spacing w:after="0" w:line="240" w:lineRule="auto"/>
            </w:pPr>
            <w:r>
              <w:t>R20</w:t>
            </w:r>
            <w:r w:rsidR="009666FC" w:rsidRPr="009666FC">
              <w:t xml:space="preserve">. Thinking of the worst </w:t>
            </w:r>
            <w:r w:rsidR="009666FC" w:rsidRPr="009666FC">
              <w:rPr>
                <w:b/>
              </w:rPr>
              <w:t>ERRATIC RAINS</w:t>
            </w:r>
            <w:r w:rsidR="009666FC" w:rsidRPr="009666FC">
              <w:t xml:space="preserve"> that your household experienced, what adjustments/adaptations did your household make during </w:t>
            </w:r>
            <w:proofErr w:type="spellStart"/>
            <w:r w:rsidR="009666FC" w:rsidRPr="003A1419">
              <w:rPr>
                <w:b/>
              </w:rPr>
              <w:t>the</w:t>
            </w:r>
            <w:r w:rsidR="003A1419" w:rsidRPr="003A1419">
              <w:rPr>
                <w:b/>
              </w:rPr>
              <w:t>ERRATIC</w:t>
            </w:r>
            <w:proofErr w:type="spellEnd"/>
            <w:r w:rsidR="003A1419" w:rsidRPr="003A1419">
              <w:rPr>
                <w:b/>
              </w:rPr>
              <w:t xml:space="preserve"> RAINS</w:t>
            </w:r>
            <w:r w:rsidR="009666FC" w:rsidRPr="009666FC">
              <w:t>?</w:t>
            </w:r>
          </w:p>
          <w:p w14:paraId="2F6E6E4D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8A46C8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CA331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6C82654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11C3E92A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23D4A1CA" w14:textId="19D9123D" w:rsidR="009666FC" w:rsidRPr="009666FC" w:rsidRDefault="00CA0654" w:rsidP="000F55A6">
            <w:pPr>
              <w:spacing w:after="0" w:line="240" w:lineRule="auto"/>
            </w:pPr>
            <w:r>
              <w:t>R20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F7855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17D906E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2901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8BF97" w14:textId="337D1B26" w:rsidR="009666FC" w:rsidRDefault="00CA0654" w:rsidP="000F55A6">
            <w:pPr>
              <w:spacing w:after="0" w:line="240" w:lineRule="auto"/>
            </w:pPr>
            <w:r>
              <w:t>R21</w:t>
            </w:r>
            <w:r w:rsidR="009666FC" w:rsidRPr="009666FC">
              <w:t xml:space="preserve">. Are there any changes you wanted to make but were unable to make? </w:t>
            </w:r>
          </w:p>
          <w:p w14:paraId="26EE499D" w14:textId="5E82DFFC" w:rsidR="00B267B9" w:rsidRPr="00B267B9" w:rsidRDefault="00CA0654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If none, Skip to R</w:t>
            </w:r>
            <w:r w:rsidR="00B07370">
              <w:rPr>
                <w:i/>
              </w:rPr>
              <w:t>23</w:t>
            </w:r>
          </w:p>
          <w:p w14:paraId="5CDACE7C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304197" w14:textId="77777777" w:rsidR="009666FC" w:rsidRPr="009666FC" w:rsidRDefault="009666FC" w:rsidP="000F55A6">
            <w:pPr>
              <w:spacing w:after="0" w:line="240" w:lineRule="auto"/>
              <w:rPr>
                <w:i/>
                <w:w w:val="105"/>
              </w:rPr>
            </w:pPr>
            <w:r w:rsidRPr="009666FC">
              <w:rPr>
                <w:i/>
                <w:w w:val="105"/>
              </w:rPr>
              <w:t>(SEE CODE 120)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510FD4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57E30B7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BEB231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06AEDCCA" w14:textId="1A151356" w:rsidR="009666FC" w:rsidRPr="009666FC" w:rsidRDefault="00B07370" w:rsidP="000F55A6">
            <w:pPr>
              <w:spacing w:after="0" w:line="240" w:lineRule="auto"/>
            </w:pPr>
            <w:r>
              <w:t>R21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58EF58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7CF24CAB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9274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B3006" w14:textId="15AF6486" w:rsidR="009666FC" w:rsidRPr="009666FC" w:rsidRDefault="00CA0654" w:rsidP="000F55A6">
            <w:pPr>
              <w:spacing w:after="0" w:line="240" w:lineRule="auto"/>
            </w:pPr>
            <w:r>
              <w:t>R22</w:t>
            </w:r>
            <w:r w:rsidR="009666FC" w:rsidRPr="009666FC">
              <w:t>. If so, why did you not make those changes?</w:t>
            </w:r>
          </w:p>
          <w:p w14:paraId="5FFE45BF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bCs/>
                <w:i/>
              </w:rPr>
              <w:t>Select all that apply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C69C0F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1=Lack of money</w:t>
            </w:r>
          </w:p>
          <w:p w14:paraId="365DC5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2=Lack of information</w:t>
            </w:r>
          </w:p>
          <w:p w14:paraId="46805864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3=Shortage of labor</w:t>
            </w:r>
          </w:p>
          <w:p w14:paraId="44CBCEF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4=Shortage of Land</w:t>
            </w:r>
          </w:p>
          <w:p w14:paraId="59D0B7DE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2AB86F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72037DBD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76742DDC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621046EF" w14:textId="585C32AF" w:rsidR="009666FC" w:rsidRPr="009666FC" w:rsidRDefault="00B07370" w:rsidP="000F55A6">
            <w:pPr>
              <w:spacing w:after="0" w:line="240" w:lineRule="auto"/>
            </w:pPr>
            <w:r>
              <w:t>R22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7E1BF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  <w:tr w:rsidR="009666FC" w:rsidRPr="009666FC" w14:paraId="6E8A0E0D" w14:textId="77777777" w:rsidTr="005626BE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9F8B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44FEA" w14:textId="2375CCC5" w:rsidR="009666FC" w:rsidRPr="009666FC" w:rsidRDefault="00B07370" w:rsidP="000F55A6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R23</w:t>
            </w:r>
            <w:r w:rsidR="009666FC" w:rsidRPr="009666FC">
              <w:rPr>
                <w:bCs/>
              </w:rPr>
              <w:t>. How did your household cope with this shock?</w:t>
            </w:r>
          </w:p>
          <w:p w14:paraId="761ABB97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bCs/>
                <w:i/>
              </w:rP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A9B8C2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1=Harvest more forest products</w:t>
            </w:r>
          </w:p>
          <w:p w14:paraId="3C5CE7E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2=Harvest more wild foods not found in the forest</w:t>
            </w:r>
          </w:p>
          <w:p w14:paraId="533A194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3=Harvest more agricultural products</w:t>
            </w:r>
          </w:p>
          <w:p w14:paraId="76E8C31C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4=Spend cash savings</w:t>
            </w:r>
          </w:p>
          <w:p w14:paraId="5A91EED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5=Sell assets (Land, livestock, etc.)</w:t>
            </w:r>
          </w:p>
          <w:p w14:paraId="2B84E76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6=Do extra casual labor</w:t>
            </w:r>
          </w:p>
          <w:p w14:paraId="24AE3BD4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7=Assistance from friends or relatives</w:t>
            </w:r>
          </w:p>
          <w:p w14:paraId="4B39EC96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8=Assistance from NGO, community organization, religious organization,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083615A8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9=Get loan from money lender, credit associations, </w:t>
            </w:r>
            <w:proofErr w:type="spellStart"/>
            <w:r w:rsidRPr="009666FC">
              <w:rPr>
                <w:sz w:val="20"/>
              </w:rPr>
              <w:t>etc</w:t>
            </w:r>
            <w:proofErr w:type="spellEnd"/>
          </w:p>
          <w:p w14:paraId="1DE9755F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10=Reduce household spending</w:t>
            </w:r>
          </w:p>
          <w:p w14:paraId="20487EDA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11=Did nothing in particular</w:t>
            </w:r>
          </w:p>
          <w:p w14:paraId="183733A9" w14:textId="77777777" w:rsidR="009666FC" w:rsidRPr="009666FC" w:rsidRDefault="009666FC" w:rsidP="000F55A6">
            <w:pPr>
              <w:spacing w:after="0"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5924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1C937BF0" w14:textId="77777777" w:rsidTr="005626B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149FB83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5002" w:type="dxa"/>
            <w:tcBorders>
              <w:left w:val="single" w:sz="4" w:space="0" w:color="auto"/>
              <w:right w:val="single" w:sz="18" w:space="0" w:color="000000"/>
            </w:tcBorders>
          </w:tcPr>
          <w:p w14:paraId="4E42B4EB" w14:textId="184831D2" w:rsidR="009666FC" w:rsidRPr="009666FC" w:rsidRDefault="00B07370" w:rsidP="000F55A6">
            <w:pPr>
              <w:spacing w:after="0" w:line="240" w:lineRule="auto"/>
            </w:pPr>
            <w:r>
              <w:t>R23</w:t>
            </w:r>
            <w:r w:rsidR="009666FC" w:rsidRPr="009666FC">
              <w:t>b. If other, please specify</w:t>
            </w:r>
          </w:p>
        </w:tc>
        <w:tc>
          <w:tcPr>
            <w:tcW w:w="536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237D86" w14:textId="77777777" w:rsidR="009666FC" w:rsidRPr="009666FC" w:rsidRDefault="009666FC" w:rsidP="000F55A6">
            <w:pPr>
              <w:spacing w:after="0" w:line="240" w:lineRule="auto"/>
            </w:pPr>
            <w:r w:rsidRPr="009666FC">
              <w:rPr>
                <w:i/>
              </w:rPr>
              <w:t>(Text)</w:t>
            </w:r>
          </w:p>
        </w:tc>
      </w:tr>
    </w:tbl>
    <w:p w14:paraId="61065C36" w14:textId="408EC00A" w:rsidR="009666FC" w:rsidRDefault="009666FC" w:rsidP="000F55A6">
      <w:pPr>
        <w:spacing w:after="0" w:line="240" w:lineRule="auto"/>
      </w:pPr>
    </w:p>
    <w:tbl>
      <w:tblPr>
        <w:tblStyle w:val="TableGrid"/>
        <w:tblW w:w="101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303"/>
        <w:gridCol w:w="4832"/>
      </w:tblGrid>
      <w:tr w:rsidR="009666FC" w:rsidRPr="009666FC" w14:paraId="113385A3" w14:textId="77777777" w:rsidTr="009666FC">
        <w:trPr>
          <w:jc w:val="center"/>
        </w:trPr>
        <w:tc>
          <w:tcPr>
            <w:tcW w:w="10135" w:type="dxa"/>
            <w:gridSpan w:val="2"/>
          </w:tcPr>
          <w:p w14:paraId="4C0C5C08" w14:textId="77777777" w:rsidR="009666FC" w:rsidRPr="009666FC" w:rsidRDefault="009666FC" w:rsidP="000F55A6">
            <w:pPr>
              <w:spacing w:line="240" w:lineRule="auto"/>
              <w:rPr>
                <w:b/>
              </w:rPr>
            </w:pPr>
            <w:r w:rsidRPr="009666FC">
              <w:rPr>
                <w:b/>
              </w:rPr>
              <w:lastRenderedPageBreak/>
              <w:t>120–Adjustments/adaptations made</w:t>
            </w:r>
          </w:p>
        </w:tc>
      </w:tr>
      <w:tr w:rsidR="009666FC" w:rsidRPr="009666FC" w14:paraId="27F709D4" w14:textId="77777777" w:rsidTr="009666FC">
        <w:trPr>
          <w:jc w:val="center"/>
        </w:trPr>
        <w:tc>
          <w:tcPr>
            <w:tcW w:w="5303" w:type="dxa"/>
          </w:tcPr>
          <w:p w14:paraId="009A72D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1=Construction of wells/</w:t>
            </w:r>
            <w:proofErr w:type="spellStart"/>
            <w:r w:rsidRPr="009666FC">
              <w:rPr>
                <w:sz w:val="20"/>
              </w:rPr>
              <w:t>borewells</w:t>
            </w:r>
            <w:proofErr w:type="spellEnd"/>
            <w:r w:rsidRPr="009666FC">
              <w:rPr>
                <w:sz w:val="20"/>
              </w:rPr>
              <w:t xml:space="preserve">/deepening of wells </w:t>
            </w:r>
          </w:p>
          <w:p w14:paraId="4033830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2=Invest in irrigation practices that reduce water use (drip irrigation/sprinklers)</w:t>
            </w:r>
          </w:p>
          <w:p w14:paraId="1336B236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3=Build a water harvesting scheme </w:t>
            </w:r>
          </w:p>
          <w:p w14:paraId="345F7A9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4=Soil conservation techniques (farm bunds, farm ponds</w:t>
            </w:r>
          </w:p>
          <w:p w14:paraId="4DEDC1F3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5=Add manure or mulch to increase soil moisture </w:t>
            </w:r>
          </w:p>
          <w:p w14:paraId="353666BD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6=Crop water budgeting  </w:t>
            </w:r>
          </w:p>
          <w:p w14:paraId="031023E0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7=Change crop variety/diversification  </w:t>
            </w:r>
          </w:p>
          <w:p w14:paraId="1D3CF93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8=Shift to market or cash crops </w:t>
            </w:r>
          </w:p>
          <w:p w14:paraId="47321065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9=Plant drought resistant crops </w:t>
            </w:r>
          </w:p>
          <w:p w14:paraId="66ABD9D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10=Plant earlier/later </w:t>
            </w:r>
          </w:p>
        </w:tc>
        <w:tc>
          <w:tcPr>
            <w:tcW w:w="4832" w:type="dxa"/>
          </w:tcPr>
          <w:p w14:paraId="69D1F80E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11=Agroforestry  </w:t>
            </w:r>
          </w:p>
          <w:p w14:paraId="37262C32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12=Consult weather forecasts  </w:t>
            </w:r>
          </w:p>
          <w:p w14:paraId="4E7A3E5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13=Change from crop to livestock/mixed farming  </w:t>
            </w:r>
          </w:p>
          <w:p w14:paraId="42B6C16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14=Reduce number of livestock  </w:t>
            </w:r>
          </w:p>
          <w:p w14:paraId="7826B441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15=Buy crop insurance </w:t>
            </w:r>
          </w:p>
          <w:p w14:paraId="7FDE1D0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16=Borrow money (e.g. from bank or family)   </w:t>
            </w:r>
          </w:p>
          <w:p w14:paraId="070C28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17=Invest in bank seed/grain bank at community level  </w:t>
            </w:r>
          </w:p>
          <w:p w14:paraId="788BCDE9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18=Migrate to urban area/find off farm job  </w:t>
            </w:r>
          </w:p>
          <w:p w14:paraId="26676978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19=Lease your land  </w:t>
            </w:r>
          </w:p>
          <w:p w14:paraId="6845E3F4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 xml:space="preserve">20=Spend more money on children’s education </w:t>
            </w:r>
          </w:p>
          <w:p w14:paraId="5C46ECCB" w14:textId="77777777" w:rsidR="009666FC" w:rsidRPr="009666FC" w:rsidRDefault="009666FC" w:rsidP="000F55A6">
            <w:pPr>
              <w:spacing w:line="240" w:lineRule="auto"/>
              <w:rPr>
                <w:sz w:val="20"/>
              </w:rPr>
            </w:pPr>
            <w:r w:rsidRPr="009666FC">
              <w:rPr>
                <w:sz w:val="20"/>
              </w:rPr>
              <w:t>97=Other, please specify</w:t>
            </w:r>
          </w:p>
        </w:tc>
      </w:tr>
    </w:tbl>
    <w:p w14:paraId="2834BA87" w14:textId="255ABF9E" w:rsidR="009666FC" w:rsidRPr="009666FC" w:rsidRDefault="009666FC" w:rsidP="000F55A6">
      <w:pPr>
        <w:spacing w:before="400" w:after="0" w:line="240" w:lineRule="auto"/>
        <w:outlineLvl w:val="2"/>
        <w:rPr>
          <w:b/>
          <w:caps/>
          <w:color w:val="002A6C" w:themeColor="text2"/>
          <w:spacing w:val="-6"/>
        </w:rPr>
      </w:pPr>
      <w:r w:rsidRPr="009666FC">
        <w:rPr>
          <w:b/>
          <w:color w:val="002A6C" w:themeColor="text2"/>
          <w:spacing w:val="-6"/>
        </w:rPr>
        <w:t>S</w:t>
      </w:r>
      <w:r w:rsidR="00B07370">
        <w:rPr>
          <w:b/>
          <w:color w:val="002A6C" w:themeColor="text2"/>
          <w:spacing w:val="-6"/>
        </w:rPr>
        <w:t>ECTION S.</w:t>
      </w:r>
      <w:r w:rsidRPr="009666FC">
        <w:rPr>
          <w:b/>
          <w:color w:val="002A6C" w:themeColor="text2"/>
          <w:spacing w:val="-6"/>
        </w:rPr>
        <w:t xml:space="preserve"> CONCLUSION</w:t>
      </w:r>
    </w:p>
    <w:p w14:paraId="09E4A756" w14:textId="77777777" w:rsidR="009666FC" w:rsidRPr="009666FC" w:rsidRDefault="009666FC" w:rsidP="000F55A6">
      <w:pPr>
        <w:spacing w:after="0" w:line="240" w:lineRule="auto"/>
      </w:pPr>
      <w:r w:rsidRPr="009666FC">
        <w:t>Thank you for your participation in this survey.</w:t>
      </w:r>
    </w:p>
    <w:tbl>
      <w:tblPr>
        <w:tblW w:w="10723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4642"/>
        <w:gridCol w:w="2520"/>
        <w:gridCol w:w="2160"/>
        <w:gridCol w:w="1041"/>
      </w:tblGrid>
      <w:tr w:rsidR="009666FC" w:rsidRPr="009666FC" w14:paraId="434C9B74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3D00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4E9A9" w14:textId="32BA109B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1. Enumerator: Please select the corre</w:t>
            </w:r>
            <w:r w:rsidR="005E49C2">
              <w:t xml:space="preserve">ct survey status from the list 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214EF3B" w14:textId="77777777" w:rsidR="009666FC" w:rsidRPr="009666FC" w:rsidRDefault="009666FC" w:rsidP="000F55A6">
            <w:pPr>
              <w:spacing w:after="0" w:line="240" w:lineRule="auto"/>
            </w:pPr>
            <w:r w:rsidRPr="009666FC">
              <w:t>1=Complete</w:t>
            </w:r>
          </w:p>
          <w:p w14:paraId="582A8791" w14:textId="77777777" w:rsidR="009666FC" w:rsidRPr="009666FC" w:rsidRDefault="009666FC" w:rsidP="000F55A6">
            <w:pPr>
              <w:spacing w:after="0" w:line="240" w:lineRule="auto"/>
            </w:pPr>
            <w:r w:rsidRPr="009666FC">
              <w:t>2=Incomplete, come back</w:t>
            </w:r>
          </w:p>
          <w:p w14:paraId="729FBD69" w14:textId="77777777" w:rsidR="009666FC" w:rsidRPr="009666FC" w:rsidRDefault="009666FC" w:rsidP="000F55A6">
            <w:pPr>
              <w:spacing w:after="0" w:line="240" w:lineRule="auto"/>
            </w:pPr>
            <w:r w:rsidRPr="009666FC">
              <w:t>3=Incomplete, cannot finish</w:t>
            </w:r>
          </w:p>
          <w:p w14:paraId="75324905" w14:textId="77777777" w:rsidR="009666FC" w:rsidRPr="009666FC" w:rsidRDefault="009666FC" w:rsidP="000F55A6">
            <w:pPr>
              <w:spacing w:after="0" w:line="240" w:lineRule="auto"/>
            </w:pPr>
            <w:r w:rsidRPr="009666FC">
              <w:t>4=Prefer not to participate</w:t>
            </w:r>
          </w:p>
          <w:p w14:paraId="252849F7" w14:textId="77777777" w:rsidR="009666FC" w:rsidRPr="009666FC" w:rsidRDefault="009666FC" w:rsidP="000F55A6">
            <w:pPr>
              <w:spacing w:after="0" w:line="240" w:lineRule="auto"/>
            </w:pPr>
            <w:r w:rsidRPr="009666FC">
              <w:t>97=Other, please specify</w:t>
            </w:r>
          </w:p>
        </w:tc>
        <w:tc>
          <w:tcPr>
            <w:tcW w:w="104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AA5A08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(Code)</w:t>
            </w:r>
          </w:p>
        </w:tc>
      </w:tr>
      <w:tr w:rsidR="009666FC" w:rsidRPr="009666FC" w14:paraId="603462A6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F493F8" w14:textId="77777777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716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DDD8155" w14:textId="74E3EDC6" w:rsidR="009666FC" w:rsidRPr="009666FC" w:rsidRDefault="00B07370" w:rsidP="000F55A6">
            <w:pPr>
              <w:spacing w:after="0" w:line="240" w:lineRule="auto"/>
            </w:pPr>
            <w:r>
              <w:t>S</w:t>
            </w:r>
            <w:r w:rsidR="009666FC" w:rsidRPr="009666FC">
              <w:t>2. On a scale of 1 to 5, 5 being very reliable, ho</w:t>
            </w:r>
            <w:r w:rsidR="005E49C2">
              <w:t xml:space="preserve">w reliable was the respondent? </w:t>
            </w:r>
          </w:p>
        </w:tc>
        <w:tc>
          <w:tcPr>
            <w:tcW w:w="32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79DFA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(Integer)</w:t>
            </w:r>
          </w:p>
        </w:tc>
      </w:tr>
      <w:tr w:rsidR="00042CAD" w:rsidRPr="009666FC" w14:paraId="22507DB8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8C4C4F3" w14:textId="77777777" w:rsidR="00042CAD" w:rsidRPr="009666FC" w:rsidRDefault="00042CAD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172A1C" w14:textId="2EA3DF8D" w:rsidR="00042CAD" w:rsidRDefault="00B07370" w:rsidP="000F55A6">
            <w:pPr>
              <w:spacing w:after="0" w:line="240" w:lineRule="auto"/>
            </w:pPr>
            <w:r>
              <w:t>S</w:t>
            </w:r>
            <w:r w:rsidR="00042CAD">
              <w:t xml:space="preserve">3. Was anyone else present during any part of the interview? </w:t>
            </w:r>
            <w:r w:rsidR="00042CAD" w:rsidRPr="00042CAD">
              <w:rPr>
                <w:i/>
              </w:rPr>
              <w:t>(young children do not apply)</w:t>
            </w:r>
          </w:p>
          <w:p w14:paraId="5FC4890C" w14:textId="50B755CE" w:rsidR="00042CAD" w:rsidRP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75D78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1=No</w:t>
            </w:r>
          </w:p>
          <w:p w14:paraId="04B3AC7A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2=Husband</w:t>
            </w:r>
          </w:p>
          <w:p w14:paraId="3ABF5324" w14:textId="1A3108DC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3=Other adult family member</w:t>
            </w:r>
          </w:p>
          <w:p w14:paraId="755B24D5" w14:textId="77777777" w:rsidR="00042CAD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4=Village leader</w:t>
            </w:r>
          </w:p>
          <w:p w14:paraId="11CA8B59" w14:textId="6BDC3284" w:rsidR="00042CAD" w:rsidRPr="009666FC" w:rsidRDefault="00042CAD" w:rsidP="000F55A6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 xml:space="preserve">5=Other village member </w:t>
            </w:r>
          </w:p>
        </w:tc>
      </w:tr>
      <w:tr w:rsidR="009666FC" w:rsidRPr="009666FC" w14:paraId="382974F3" w14:textId="77777777" w:rsidTr="0009534C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B96A8C" w14:textId="44A0E774" w:rsidR="009666FC" w:rsidRPr="009666FC" w:rsidRDefault="009666FC" w:rsidP="000F55A6">
            <w:pPr>
              <w:spacing w:after="0" w:line="240" w:lineRule="auto"/>
            </w:pPr>
          </w:p>
        </w:tc>
        <w:tc>
          <w:tcPr>
            <w:tcW w:w="46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395A71" w14:textId="513947C1" w:rsidR="009666FC" w:rsidRPr="009666FC" w:rsidRDefault="00B07370" w:rsidP="000F55A6">
            <w:pPr>
              <w:spacing w:after="0" w:line="240" w:lineRule="auto"/>
            </w:pPr>
            <w:r>
              <w:t>S4</w:t>
            </w:r>
            <w:r w:rsidR="009666FC" w:rsidRPr="009666FC">
              <w:t xml:space="preserve">. Any additional comments?  </w:t>
            </w:r>
          </w:p>
        </w:tc>
        <w:tc>
          <w:tcPr>
            <w:tcW w:w="57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4F9C3B" w14:textId="77777777" w:rsidR="009666FC" w:rsidRPr="009666FC" w:rsidRDefault="009666FC" w:rsidP="000F55A6">
            <w:pPr>
              <w:spacing w:after="0" w:line="240" w:lineRule="auto"/>
              <w:rPr>
                <w:i/>
              </w:rPr>
            </w:pPr>
            <w:r w:rsidRPr="009666FC">
              <w:rPr>
                <w:i/>
              </w:rPr>
              <w:t>(Text)</w:t>
            </w:r>
          </w:p>
        </w:tc>
      </w:tr>
    </w:tbl>
    <w:p w14:paraId="29786F50" w14:textId="77777777" w:rsidR="009666FC" w:rsidRPr="009666FC" w:rsidRDefault="009666FC" w:rsidP="000F55A6">
      <w:pPr>
        <w:spacing w:after="0" w:line="240" w:lineRule="auto"/>
      </w:pPr>
    </w:p>
    <w:p w14:paraId="0C530C29" w14:textId="77777777" w:rsidR="009666FC" w:rsidRPr="009666FC" w:rsidRDefault="009666FC" w:rsidP="000F55A6">
      <w:pPr>
        <w:spacing w:after="0" w:line="240" w:lineRule="auto"/>
      </w:pPr>
    </w:p>
    <w:p w14:paraId="690627EE" w14:textId="77777777" w:rsidR="009666FC" w:rsidRPr="009666FC" w:rsidRDefault="009666FC" w:rsidP="000F55A6">
      <w:pPr>
        <w:spacing w:after="0" w:line="240" w:lineRule="auto"/>
      </w:pPr>
    </w:p>
    <w:p w14:paraId="028CDA5A" w14:textId="77777777" w:rsidR="00254561" w:rsidRDefault="00254561" w:rsidP="000F55A6"/>
    <w:sectPr w:rsidR="0025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FAE54CB" w15:done="0"/>
  <w15:commentEx w15:paraId="0CD49F54" w15:done="0"/>
  <w15:commentEx w15:paraId="5741BEA9" w15:done="0"/>
  <w15:commentEx w15:paraId="0153220A" w15:done="0"/>
  <w15:commentEx w15:paraId="13A3247B" w15:done="0"/>
  <w15:commentEx w15:paraId="487B378F" w15:done="0"/>
  <w15:commentEx w15:paraId="6D4D8BFB" w15:done="0"/>
  <w15:commentEx w15:paraId="6EF4BEBD" w15:done="0"/>
  <w15:commentEx w15:paraId="53001EC9" w15:done="0"/>
  <w15:commentEx w15:paraId="25718CB8" w15:done="0"/>
  <w15:commentEx w15:paraId="7D47B60E" w15:done="0"/>
  <w15:commentEx w15:paraId="43204513" w15:done="0"/>
  <w15:commentEx w15:paraId="60EDB80B" w15:done="0"/>
  <w15:commentEx w15:paraId="4F1F0C7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08077D" w14:textId="77777777" w:rsidR="00101EAA" w:rsidRDefault="00101EAA" w:rsidP="00290D8B">
      <w:pPr>
        <w:spacing w:after="0" w:line="240" w:lineRule="auto"/>
      </w:pPr>
      <w:r>
        <w:separator/>
      </w:r>
    </w:p>
  </w:endnote>
  <w:endnote w:type="continuationSeparator" w:id="0">
    <w:p w14:paraId="5881D946" w14:textId="77777777" w:rsidR="00101EAA" w:rsidRDefault="00101EAA" w:rsidP="0029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A541A4" w14:textId="77777777" w:rsidR="0015599A" w:rsidRDefault="001559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8CF524" w14:textId="77777777" w:rsidR="0015599A" w:rsidRDefault="0015599A" w:rsidP="00290D8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E347DB" w14:textId="77777777" w:rsidR="0015599A" w:rsidRDefault="0015599A" w:rsidP="007C442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D114C">
      <w:rPr>
        <w:rStyle w:val="PageNumber"/>
        <w:noProof/>
      </w:rPr>
      <w:t>11</w:t>
    </w:r>
    <w:r>
      <w:rPr>
        <w:rStyle w:val="PageNumber"/>
      </w:rPr>
      <w:fldChar w:fldCharType="end"/>
    </w:r>
  </w:p>
  <w:p w14:paraId="6C6CBEDE" w14:textId="77777777" w:rsidR="0015599A" w:rsidRDefault="0015599A" w:rsidP="00290D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D74431" w14:textId="77777777" w:rsidR="00101EAA" w:rsidRDefault="00101EAA" w:rsidP="00290D8B">
      <w:pPr>
        <w:spacing w:after="0" w:line="240" w:lineRule="auto"/>
      </w:pPr>
      <w:r>
        <w:separator/>
      </w:r>
    </w:p>
  </w:footnote>
  <w:footnote w:type="continuationSeparator" w:id="0">
    <w:p w14:paraId="26A433AE" w14:textId="77777777" w:rsidR="00101EAA" w:rsidRDefault="00101EAA" w:rsidP="0029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B02E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C716C37"/>
    <w:multiLevelType w:val="hybridMultilevel"/>
    <w:tmpl w:val="894C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087417"/>
    <w:multiLevelType w:val="hybridMultilevel"/>
    <w:tmpl w:val="066CD728"/>
    <w:lvl w:ilvl="0" w:tplc="2EBC6EA4">
      <w:start w:val="1"/>
      <w:numFmt w:val="lowerLetter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>
    <w:nsid w:val="2CB84A1A"/>
    <w:multiLevelType w:val="hybridMultilevel"/>
    <w:tmpl w:val="161EF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A17F20"/>
    <w:multiLevelType w:val="hybridMultilevel"/>
    <w:tmpl w:val="8768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8C2DFF"/>
    <w:multiLevelType w:val="hybridMultilevel"/>
    <w:tmpl w:val="BB9C0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8"/>
  </w:num>
  <w:num w:numId="16">
    <w:abstractNumId w:val="12"/>
  </w:num>
  <w:num w:numId="17">
    <w:abstractNumId w:val="9"/>
  </w:num>
  <w:num w:numId="18">
    <w:abstractNumId w:val="11"/>
  </w:num>
  <w:num w:numId="19">
    <w:abstractNumId w:val="10"/>
  </w:num>
  <w:num w:numId="2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62"/>
    <w:rsid w:val="0000752F"/>
    <w:rsid w:val="00025241"/>
    <w:rsid w:val="000265A7"/>
    <w:rsid w:val="00042CAD"/>
    <w:rsid w:val="00062708"/>
    <w:rsid w:val="000636A3"/>
    <w:rsid w:val="00066CD9"/>
    <w:rsid w:val="0007005C"/>
    <w:rsid w:val="000867AF"/>
    <w:rsid w:val="0009534C"/>
    <w:rsid w:val="000F14ED"/>
    <w:rsid w:val="000F55A6"/>
    <w:rsid w:val="00100970"/>
    <w:rsid w:val="00101EAA"/>
    <w:rsid w:val="001126A2"/>
    <w:rsid w:val="001403C2"/>
    <w:rsid w:val="0015599A"/>
    <w:rsid w:val="0017203E"/>
    <w:rsid w:val="001817BB"/>
    <w:rsid w:val="001854E3"/>
    <w:rsid w:val="001D029D"/>
    <w:rsid w:val="001D7771"/>
    <w:rsid w:val="001E65FC"/>
    <w:rsid w:val="001F3AAA"/>
    <w:rsid w:val="002130CE"/>
    <w:rsid w:val="0021676B"/>
    <w:rsid w:val="0022351F"/>
    <w:rsid w:val="00226249"/>
    <w:rsid w:val="00230810"/>
    <w:rsid w:val="00237FE4"/>
    <w:rsid w:val="00240AFE"/>
    <w:rsid w:val="00244301"/>
    <w:rsid w:val="00254561"/>
    <w:rsid w:val="002823F9"/>
    <w:rsid w:val="00290D8B"/>
    <w:rsid w:val="002D114C"/>
    <w:rsid w:val="00304CC2"/>
    <w:rsid w:val="003402CD"/>
    <w:rsid w:val="00342E78"/>
    <w:rsid w:val="00345F3B"/>
    <w:rsid w:val="00352D9F"/>
    <w:rsid w:val="0035539D"/>
    <w:rsid w:val="00394B4F"/>
    <w:rsid w:val="00395908"/>
    <w:rsid w:val="003A1419"/>
    <w:rsid w:val="003E18A4"/>
    <w:rsid w:val="003F283D"/>
    <w:rsid w:val="003F375D"/>
    <w:rsid w:val="004046A1"/>
    <w:rsid w:val="0040480A"/>
    <w:rsid w:val="004179E9"/>
    <w:rsid w:val="004238C8"/>
    <w:rsid w:val="004270CB"/>
    <w:rsid w:val="0043134D"/>
    <w:rsid w:val="004525F6"/>
    <w:rsid w:val="004767BF"/>
    <w:rsid w:val="00494480"/>
    <w:rsid w:val="004D6578"/>
    <w:rsid w:val="004D6ED7"/>
    <w:rsid w:val="004E5ECA"/>
    <w:rsid w:val="004F3236"/>
    <w:rsid w:val="00500491"/>
    <w:rsid w:val="00503921"/>
    <w:rsid w:val="005134CD"/>
    <w:rsid w:val="00526E7B"/>
    <w:rsid w:val="005537D5"/>
    <w:rsid w:val="005548B7"/>
    <w:rsid w:val="005626BE"/>
    <w:rsid w:val="00575DC7"/>
    <w:rsid w:val="005B77F6"/>
    <w:rsid w:val="005C71DA"/>
    <w:rsid w:val="005D5576"/>
    <w:rsid w:val="005E466C"/>
    <w:rsid w:val="005E49C2"/>
    <w:rsid w:val="005F7E48"/>
    <w:rsid w:val="00627162"/>
    <w:rsid w:val="006366D4"/>
    <w:rsid w:val="00640EDB"/>
    <w:rsid w:val="0066091B"/>
    <w:rsid w:val="006738B7"/>
    <w:rsid w:val="006A0DFD"/>
    <w:rsid w:val="006B3362"/>
    <w:rsid w:val="006B449B"/>
    <w:rsid w:val="006C5AB6"/>
    <w:rsid w:val="006E4F04"/>
    <w:rsid w:val="0074571E"/>
    <w:rsid w:val="00792388"/>
    <w:rsid w:val="00797067"/>
    <w:rsid w:val="007A57DA"/>
    <w:rsid w:val="007A66D9"/>
    <w:rsid w:val="007C4424"/>
    <w:rsid w:val="007E0176"/>
    <w:rsid w:val="007E6C40"/>
    <w:rsid w:val="007F2D2C"/>
    <w:rsid w:val="00820E96"/>
    <w:rsid w:val="00824EB8"/>
    <w:rsid w:val="0083226D"/>
    <w:rsid w:val="00857560"/>
    <w:rsid w:val="008727F0"/>
    <w:rsid w:val="008814E6"/>
    <w:rsid w:val="008C0342"/>
    <w:rsid w:val="008E25E3"/>
    <w:rsid w:val="008F13E5"/>
    <w:rsid w:val="00914298"/>
    <w:rsid w:val="009610B9"/>
    <w:rsid w:val="0096390F"/>
    <w:rsid w:val="009666FC"/>
    <w:rsid w:val="00986428"/>
    <w:rsid w:val="0099428D"/>
    <w:rsid w:val="009C5E5E"/>
    <w:rsid w:val="009C64E9"/>
    <w:rsid w:val="009E621E"/>
    <w:rsid w:val="009F42C0"/>
    <w:rsid w:val="00A02507"/>
    <w:rsid w:val="00A13D82"/>
    <w:rsid w:val="00A24711"/>
    <w:rsid w:val="00A3627C"/>
    <w:rsid w:val="00A509FF"/>
    <w:rsid w:val="00AB186C"/>
    <w:rsid w:val="00AC4A77"/>
    <w:rsid w:val="00B07370"/>
    <w:rsid w:val="00B139C9"/>
    <w:rsid w:val="00B267B9"/>
    <w:rsid w:val="00B657BE"/>
    <w:rsid w:val="00B779D7"/>
    <w:rsid w:val="00BA0F3F"/>
    <w:rsid w:val="00BB5B46"/>
    <w:rsid w:val="00BB6D9D"/>
    <w:rsid w:val="00BC64E2"/>
    <w:rsid w:val="00BD10D6"/>
    <w:rsid w:val="00C1041E"/>
    <w:rsid w:val="00C17C40"/>
    <w:rsid w:val="00C26028"/>
    <w:rsid w:val="00C5790C"/>
    <w:rsid w:val="00CA0654"/>
    <w:rsid w:val="00CC5087"/>
    <w:rsid w:val="00D22B94"/>
    <w:rsid w:val="00DA077B"/>
    <w:rsid w:val="00DA45F3"/>
    <w:rsid w:val="00DD548E"/>
    <w:rsid w:val="00DD7422"/>
    <w:rsid w:val="00DE7B61"/>
    <w:rsid w:val="00E15DE8"/>
    <w:rsid w:val="00E20B8A"/>
    <w:rsid w:val="00E2292C"/>
    <w:rsid w:val="00E566F5"/>
    <w:rsid w:val="00EA442E"/>
    <w:rsid w:val="00EF49F5"/>
    <w:rsid w:val="00F10CBE"/>
    <w:rsid w:val="00F17448"/>
    <w:rsid w:val="00F34575"/>
    <w:rsid w:val="00F8032F"/>
    <w:rsid w:val="00FA0A8E"/>
    <w:rsid w:val="00FB423E"/>
    <w:rsid w:val="00FD0E13"/>
    <w:rsid w:val="00FD48BE"/>
    <w:rsid w:val="00FF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185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7BF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DD7422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422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22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D7422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DD7422"/>
    <w:pPr>
      <w:outlineLvl w:val="4"/>
    </w:pPr>
    <w:rPr>
      <w:caps w:val="0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666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666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DD7422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DD7422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D7422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DD7422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DD7422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7422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D7422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DD7422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DD7422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DD7422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DD7422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DD7422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22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D7422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DD7422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DD7422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B779D7"/>
    <w:pPr>
      <w:spacing w:after="160"/>
      <w:ind w:left="0"/>
    </w:pPr>
    <w:rPr>
      <w:b/>
      <w:cap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DD7422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DD7422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DD7422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DD7422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DD7422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DD7422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7422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394B4F"/>
    <w:pPr>
      <w:tabs>
        <w:tab w:val="left" w:pos="1440"/>
        <w:tab w:val="right" w:leader="dot" w:pos="9000"/>
      </w:tabs>
      <w:spacing w:before="40" w:after="40" w:line="240" w:lineRule="auto"/>
    </w:pPr>
    <w:rPr>
      <w:rFonts w:eastAsia="MS Mincho" w:cs="Times New Roman"/>
      <w:b/>
      <w:caps/>
      <w:noProof/>
      <w:lang w:eastAsia="ja-JP"/>
    </w:rPr>
  </w:style>
  <w:style w:type="paragraph" w:styleId="TOC2">
    <w:name w:val="toc 2"/>
    <w:basedOn w:val="Normal"/>
    <w:next w:val="Normal"/>
    <w:autoRedefine/>
    <w:uiPriority w:val="39"/>
    <w:rsid w:val="00394B4F"/>
    <w:pPr>
      <w:tabs>
        <w:tab w:val="left" w:pos="1440"/>
        <w:tab w:val="left" w:pos="2160"/>
        <w:tab w:val="left" w:pos="2880"/>
        <w:tab w:val="right" w:leader="dot" w:pos="9000"/>
      </w:tabs>
      <w:spacing w:after="0" w:line="240" w:lineRule="auto"/>
      <w:ind w:left="720"/>
    </w:pPr>
    <w:rPr>
      <w:rFonts w:eastAsia="MS Mincho" w:cs="Times New Roman"/>
      <w:smallCaps/>
      <w:noProof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6B33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33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3362"/>
    <w:rPr>
      <w:rFonts w:ascii="Gill Sans MT" w:hAnsi="Gill Sans M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3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62"/>
    <w:rPr>
      <w:rFonts w:ascii="Segoe UI" w:hAnsi="Segoe UI" w:cs="Segoe UI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NoList1">
    <w:name w:val="No List1"/>
    <w:next w:val="NoList"/>
    <w:uiPriority w:val="99"/>
    <w:semiHidden/>
    <w:unhideWhenUsed/>
    <w:rsid w:val="009666FC"/>
  </w:style>
  <w:style w:type="numbering" w:customStyle="1" w:styleId="NumberList1">
    <w:name w:val="Number List1"/>
    <w:basedOn w:val="NoList"/>
    <w:uiPriority w:val="99"/>
    <w:rsid w:val="009666FC"/>
  </w:style>
  <w:style w:type="table" w:styleId="TableGrid">
    <w:name w:val="Table Grid"/>
    <w:basedOn w:val="TableNormal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66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66FC"/>
    <w:rPr>
      <w:rFonts w:ascii="Gill Sans MT" w:hAnsi="Gill Sans MT"/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rsid w:val="009666FC"/>
    <w:rPr>
      <w:rFonts w:ascii="Segoe UI" w:hAnsi="Segoe UI" w:cs="Segoe UI"/>
      <w:sz w:val="18"/>
      <w:szCs w:val="18"/>
    </w:rPr>
  </w:style>
  <w:style w:type="table" w:customStyle="1" w:styleId="TableGrid21">
    <w:name w:val="Table Grid21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9666FC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96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666FC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9666FC"/>
  </w:style>
  <w:style w:type="paragraph" w:styleId="BodyText">
    <w:name w:val="Body Text"/>
    <w:basedOn w:val="Normal"/>
    <w:link w:val="BodyTextChar"/>
    <w:uiPriority w:val="99"/>
    <w:semiHidden/>
    <w:unhideWhenUsed/>
    <w:rsid w:val="009666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66FC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966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6FC"/>
    <w:rPr>
      <w:rFonts w:ascii="Gill Sans MT" w:hAnsi="Gill Sans MT"/>
    </w:rPr>
  </w:style>
  <w:style w:type="table" w:customStyle="1" w:styleId="TableGrid6">
    <w:name w:val="Table Grid6"/>
    <w:basedOn w:val="TableNormal"/>
    <w:next w:val="TableGrid"/>
    <w:uiPriority w:val="39"/>
    <w:rsid w:val="00DA4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A4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3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24F42-F20E-44BB-9B53-EA7041E5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41</Pages>
  <Words>9037</Words>
  <Characters>51514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Stephanie Fenner</cp:lastModifiedBy>
  <cp:revision>29</cp:revision>
  <dcterms:created xsi:type="dcterms:W3CDTF">2015-03-09T09:52:00Z</dcterms:created>
  <dcterms:modified xsi:type="dcterms:W3CDTF">2015-03-11T10:13:00Z</dcterms:modified>
</cp:coreProperties>
</file>