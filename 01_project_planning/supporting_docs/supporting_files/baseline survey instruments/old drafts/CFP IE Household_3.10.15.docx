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D7AB1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1801973B" w14:textId="403E7E40" w:rsidR="00EB6DE8" w:rsidRPr="00EB6DE8" w:rsidRDefault="00CC1A89"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T</w:t>
      </w:r>
      <w:r w:rsidR="00517780">
        <w:rPr>
          <w:rFonts w:eastAsia="Gill Sans MT" w:cs="Times New Roman"/>
          <w:b/>
          <w:caps/>
          <w:color w:val="002A6C" w:themeColor="text2"/>
          <w:spacing w:val="-6"/>
        </w:rPr>
        <w:t xml:space="preserve">he </w:t>
      </w:r>
      <w:r w:rsidR="00EB6DE8" w:rsidRPr="00EB6DE8">
        <w:rPr>
          <w:rFonts w:eastAsia="Gill Sans MT" w:cs="Times New Roman"/>
          <w:b/>
          <w:caps/>
          <w:color w:val="002A6C" w:themeColor="text2"/>
          <w:spacing w:val="-6"/>
        </w:rPr>
        <w:t>Community Forest Project</w:t>
      </w:r>
    </w:p>
    <w:p w14:paraId="10137785" w14:textId="77777777" w:rsid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12999DA" w14:textId="77777777" w:rsidR="00283D98" w:rsidRPr="00EB6DE8" w:rsidRDefault="00283D98" w:rsidP="00F85A49">
      <w:pPr>
        <w:spacing w:after="0" w:line="240" w:lineRule="auto"/>
        <w:jc w:val="center"/>
        <w:outlineLvl w:val="2"/>
        <w:rPr>
          <w:rFonts w:eastAsia="Gill Sans MT" w:cs="Times New Roman"/>
          <w:b/>
          <w:caps/>
          <w:color w:val="002A6C" w:themeColor="text2"/>
          <w:spacing w:val="-6"/>
        </w:rPr>
      </w:pPr>
    </w:p>
    <w:p w14:paraId="430A1340" w14:textId="395892E6"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This includes people who are away temporarily.</w:t>
      </w:r>
      <w:r w:rsidR="00283D98">
        <w:t>’</w:t>
      </w:r>
      <w:r w:rsidR="00F55690">
        <w:t xml:space="preserve"> Carefully explain the definition of a forest as: ‘a large area covered with trees and woody vegetation. This can include forests or woodlots.’ </w:t>
      </w:r>
      <w:r w:rsidR="00736907">
        <w:t>Carefully explain the definition of a field as</w:t>
      </w:r>
      <w:r w:rsidR="00736907" w:rsidRPr="00736907">
        <w:t xml:space="preserve"> a piece of land with distinct boundaries defined by land-use </w:t>
      </w:r>
      <w:r w:rsidR="00F55690">
        <w:t>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39"/>
        <w:gridCol w:w="1759"/>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3"/>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A2. Name of Enumerator</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A3. Name of Supervisor</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12352E" w:rsidRPr="00C755D3" w14:paraId="2F4CA6BD" w14:textId="77777777" w:rsidTr="005A0EF7">
        <w:trPr>
          <w:jc w:val="center"/>
        </w:trPr>
        <w:tc>
          <w:tcPr>
            <w:tcW w:w="360" w:type="dxa"/>
          </w:tcPr>
          <w:p w14:paraId="3721EC68" w14:textId="77777777" w:rsidR="0012352E" w:rsidRPr="00C755D3" w:rsidRDefault="0012352E" w:rsidP="00F85A49">
            <w:pPr>
              <w:pStyle w:val="NoSpacing"/>
            </w:pPr>
          </w:p>
        </w:tc>
        <w:tc>
          <w:tcPr>
            <w:tcW w:w="5323" w:type="dxa"/>
            <w:tcBorders>
              <w:right w:val="nil"/>
            </w:tcBorders>
          </w:tcPr>
          <w:p w14:paraId="2B771166" w14:textId="11D4383F" w:rsidR="0012352E" w:rsidRPr="00DC5CA6" w:rsidRDefault="0012352E" w:rsidP="00F85A49">
            <w:pPr>
              <w:spacing w:line="240" w:lineRule="auto"/>
              <w:contextualSpacing/>
              <w:rPr>
                <w:rFonts w:eastAsia="MS Mincho" w:cs="Times New Roman"/>
                <w:w w:val="105"/>
                <w:lang w:eastAsia="zh-CN"/>
              </w:rPr>
            </w:pPr>
            <w:r>
              <w:rPr>
                <w:rFonts w:eastAsia="MS Mincho" w:cs="Times New Roman"/>
                <w:w w:val="105"/>
                <w:lang w:eastAsia="zh-CN"/>
              </w:rPr>
              <w:t xml:space="preserve">A.4 </w:t>
            </w:r>
            <w:r w:rsidR="00283D98">
              <w:rPr>
                <w:rFonts w:eastAsia="MS Mincho" w:cs="Times New Roman"/>
                <w:w w:val="105"/>
                <w:lang w:eastAsia="zh-CN"/>
              </w:rPr>
              <w:t>District</w:t>
            </w:r>
            <w:r w:rsidR="00E32216">
              <w:rPr>
                <w:rFonts w:eastAsia="MS Mincho" w:cs="Times New Roman"/>
                <w:w w:val="105"/>
                <w:lang w:eastAsia="zh-CN"/>
              </w:rPr>
              <w:t xml:space="preserve">: </w:t>
            </w:r>
          </w:p>
        </w:tc>
        <w:tc>
          <w:tcPr>
            <w:tcW w:w="4320" w:type="dxa"/>
            <w:gridSpan w:val="3"/>
            <w:tcBorders>
              <w:left w:val="nil"/>
              <w:right w:val="single" w:sz="18" w:space="0" w:color="000000" w:themeColor="accent3"/>
            </w:tcBorders>
          </w:tcPr>
          <w:p w14:paraId="7E91A0DC" w14:textId="77777777" w:rsidR="0012352E" w:rsidRDefault="002746E1" w:rsidP="00F85A49">
            <w:pPr>
              <w:spacing w:line="240" w:lineRule="auto"/>
              <w:contextualSpacing/>
              <w:rPr>
                <w:rFonts w:eastAsia="MS Mincho" w:cs="Times New Roman"/>
                <w:w w:val="105"/>
                <w:lang w:eastAsia="zh-CN"/>
              </w:rPr>
            </w:pPr>
            <w:r>
              <w:rPr>
                <w:rFonts w:eastAsia="MS Mincho" w:cs="Times New Roman"/>
                <w:w w:val="105"/>
                <w:lang w:eastAsia="zh-CN"/>
              </w:rPr>
              <w:t>1=</w:t>
            </w:r>
            <w:proofErr w:type="spellStart"/>
            <w:r>
              <w:rPr>
                <w:rFonts w:eastAsia="MS Mincho" w:cs="Times New Roman"/>
                <w:w w:val="105"/>
                <w:lang w:eastAsia="zh-CN"/>
              </w:rPr>
              <w:t>Nyimba</w:t>
            </w:r>
            <w:proofErr w:type="spellEnd"/>
          </w:p>
          <w:p w14:paraId="11533211" w14:textId="77777777" w:rsidR="002746E1" w:rsidRDefault="002746E1" w:rsidP="00F85A49">
            <w:pPr>
              <w:spacing w:line="240" w:lineRule="auto"/>
              <w:contextualSpacing/>
              <w:rPr>
                <w:rFonts w:eastAsia="MS Mincho" w:cs="Times New Roman"/>
                <w:w w:val="105"/>
                <w:lang w:eastAsia="zh-CN"/>
              </w:rPr>
            </w:pPr>
            <w:r>
              <w:rPr>
                <w:rFonts w:eastAsia="MS Mincho" w:cs="Times New Roman"/>
                <w:w w:val="105"/>
                <w:lang w:eastAsia="zh-CN"/>
              </w:rPr>
              <w:t>2=Mambwe</w:t>
            </w:r>
          </w:p>
          <w:p w14:paraId="11E331B3" w14:textId="0903894C" w:rsidR="002746E1" w:rsidRPr="00DC5CA6" w:rsidRDefault="002746E1" w:rsidP="00F85A49">
            <w:pPr>
              <w:spacing w:line="240" w:lineRule="auto"/>
              <w:contextualSpacing/>
              <w:rPr>
                <w:rFonts w:eastAsia="MS Mincho" w:cs="Times New Roman"/>
                <w:w w:val="105"/>
                <w:lang w:eastAsia="zh-CN"/>
              </w:rPr>
            </w:pPr>
            <w:r>
              <w:rPr>
                <w:rFonts w:eastAsia="MS Mincho" w:cs="Times New Roman"/>
                <w:w w:val="105"/>
                <w:lang w:eastAsia="zh-CN"/>
              </w:rPr>
              <w:t>3=</w:t>
            </w:r>
            <w:proofErr w:type="spellStart"/>
            <w:r>
              <w:rPr>
                <w:rFonts w:eastAsia="MS Mincho" w:cs="Times New Roman"/>
                <w:w w:val="105"/>
                <w:lang w:eastAsia="zh-CN"/>
              </w:rPr>
              <w:t>Lundazi</w:t>
            </w:r>
            <w:proofErr w:type="spellEnd"/>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3F669FB" w14:textId="77777777" w:rsidR="0012352E" w:rsidRPr="008B10DA" w:rsidRDefault="0012352E" w:rsidP="00F85A49">
            <w:pPr>
              <w:pStyle w:val="NoSpacing"/>
              <w:rPr>
                <w:i/>
              </w:rPr>
            </w:pPr>
          </w:p>
        </w:tc>
      </w:tr>
      <w:tr w:rsidR="006F0E52" w:rsidRPr="00C755D3" w14:paraId="509FDE6F" w14:textId="77777777" w:rsidTr="005A0EF7">
        <w:trPr>
          <w:jc w:val="center"/>
        </w:trPr>
        <w:tc>
          <w:tcPr>
            <w:tcW w:w="360" w:type="dxa"/>
          </w:tcPr>
          <w:p w14:paraId="72F9AE99" w14:textId="3FB47544" w:rsidR="006F0E52" w:rsidRPr="00C755D3" w:rsidRDefault="006F0E52" w:rsidP="00F85A49">
            <w:pPr>
              <w:pStyle w:val="NoSpacing"/>
            </w:pPr>
          </w:p>
        </w:tc>
        <w:tc>
          <w:tcPr>
            <w:tcW w:w="5323" w:type="dxa"/>
            <w:tcBorders>
              <w:right w:val="nil"/>
            </w:tcBorders>
          </w:tcPr>
          <w:p w14:paraId="6FAC1BD7" w14:textId="1869C9C1" w:rsidR="006F0E52" w:rsidRPr="00DC5CA6" w:rsidRDefault="00735C89" w:rsidP="00F85A49">
            <w:pPr>
              <w:spacing w:line="240" w:lineRule="auto"/>
              <w:contextualSpacing/>
              <w:rPr>
                <w:rFonts w:eastAsia="MS Mincho" w:cs="Times New Roman"/>
                <w:w w:val="105"/>
                <w:lang w:eastAsia="zh-CN"/>
              </w:rPr>
            </w:pPr>
            <w:r>
              <w:rPr>
                <w:rFonts w:eastAsia="MS Mincho" w:cs="Times New Roman"/>
                <w:w w:val="105"/>
                <w:lang w:eastAsia="zh-CN"/>
              </w:rPr>
              <w:t>A5.</w:t>
            </w:r>
            <w:r w:rsidR="006F0E52" w:rsidRPr="00DC5CA6">
              <w:rPr>
                <w:rFonts w:eastAsia="MS Mincho" w:cs="Times New Roman"/>
                <w:w w:val="105"/>
                <w:lang w:eastAsia="zh-CN"/>
              </w:rPr>
              <w:t xml:space="preserve"> Chiefdom:</w:t>
            </w:r>
          </w:p>
        </w:tc>
        <w:tc>
          <w:tcPr>
            <w:tcW w:w="4320" w:type="dxa"/>
            <w:gridSpan w:val="3"/>
            <w:tcBorders>
              <w:left w:val="nil"/>
              <w:right w:val="single" w:sz="18" w:space="0" w:color="000000" w:themeColor="accent3"/>
            </w:tcBorders>
          </w:tcPr>
          <w:p w14:paraId="38B4F57A" w14:textId="7C233E2D"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r w:rsidR="00735C89">
              <w:rPr>
                <w:rFonts w:eastAsia="MS Mincho" w:cs="Times New Roman"/>
                <w:w w:val="105"/>
                <w:lang w:eastAsia="zh-CN"/>
              </w:rPr>
              <w:t xml:space="preserve"> </w:t>
            </w:r>
            <w:proofErr w:type="spellStart"/>
            <w:r w:rsidR="00735C89">
              <w:rPr>
                <w:rFonts w:eastAsia="MS Mincho" w:cs="Times New Roman"/>
                <w:w w:val="105"/>
                <w:lang w:eastAsia="zh-CN"/>
              </w:rPr>
              <w:t>Luembe</w:t>
            </w:r>
            <w:proofErr w:type="spellEnd"/>
          </w:p>
          <w:p w14:paraId="113A123B" w14:textId="6F154812"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roofErr w:type="spellStart"/>
            <w:r w:rsidR="00735C89">
              <w:rPr>
                <w:rFonts w:eastAsia="MS Mincho" w:cs="Times New Roman"/>
                <w:w w:val="105"/>
                <w:lang w:eastAsia="zh-CN"/>
              </w:rPr>
              <w:t>Nyalungwe</w:t>
            </w:r>
            <w:proofErr w:type="spellEnd"/>
          </w:p>
          <w:p w14:paraId="7BDA0AC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14:paraId="76DCF1C6"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14:paraId="0C9540BA" w14:textId="1E7AC0D2" w:rsidR="006F0E52" w:rsidRPr="00DC5CA6" w:rsidRDefault="006F0E52" w:rsidP="00F85A49">
            <w:pPr>
              <w:spacing w:line="240" w:lineRule="auto"/>
              <w:contextualSpacing/>
              <w:rPr>
                <w:rFonts w:eastAsia="MS Mincho" w:cs="Times New Roman"/>
                <w:w w:val="105"/>
                <w:lang w:eastAsia="zh-CN"/>
              </w:rPr>
            </w:pP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(code)</w:t>
            </w:r>
          </w:p>
        </w:tc>
      </w:tr>
      <w:tr w:rsidR="006F0E52" w:rsidRPr="00C755D3" w14:paraId="48823DC8" w14:textId="77777777" w:rsidTr="005A0EF7">
        <w:trPr>
          <w:jc w:val="center"/>
        </w:trPr>
        <w:tc>
          <w:tcPr>
            <w:tcW w:w="360" w:type="dxa"/>
          </w:tcPr>
          <w:p w14:paraId="5B9FAC4B" w14:textId="77777777" w:rsidR="006F0E52" w:rsidRPr="00C755D3" w:rsidRDefault="006F0E52" w:rsidP="00F85A49">
            <w:pPr>
              <w:pStyle w:val="NoSpacing"/>
            </w:pPr>
          </w:p>
        </w:tc>
        <w:tc>
          <w:tcPr>
            <w:tcW w:w="7121" w:type="dxa"/>
            <w:gridSpan w:val="3"/>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735C89" w:rsidRPr="00C755D3" w14:paraId="4DF8FD09" w14:textId="77777777" w:rsidTr="00735C89">
        <w:trPr>
          <w:jc w:val="center"/>
        </w:trPr>
        <w:tc>
          <w:tcPr>
            <w:tcW w:w="360" w:type="dxa"/>
          </w:tcPr>
          <w:p w14:paraId="4AF1EC3F" w14:textId="77777777" w:rsidR="00735C89" w:rsidRPr="00C755D3" w:rsidRDefault="00735C89" w:rsidP="00F85A49">
            <w:pPr>
              <w:pStyle w:val="NoSpacing"/>
            </w:pPr>
          </w:p>
        </w:tc>
        <w:tc>
          <w:tcPr>
            <w:tcW w:w="5362" w:type="dxa"/>
            <w:gridSpan w:val="2"/>
            <w:tcBorders>
              <w:right w:val="single" w:sz="18" w:space="0" w:color="000000" w:themeColor="accent3"/>
            </w:tcBorders>
          </w:tcPr>
          <w:p w14:paraId="3E010288" w14:textId="474D9784" w:rsidR="00735C89" w:rsidRDefault="00735C89" w:rsidP="00F85A49">
            <w:pPr>
              <w:spacing w:line="240" w:lineRule="auto"/>
              <w:contextualSpacing/>
              <w:rPr>
                <w:rFonts w:eastAsia="MS Mincho" w:cs="Times New Roman"/>
                <w:w w:val="105"/>
                <w:lang w:eastAsia="zh-CN"/>
              </w:rPr>
            </w:pPr>
            <w:r>
              <w:rPr>
                <w:rFonts w:eastAsia="MS Mincho" w:cs="Times New Roman"/>
                <w:w w:val="105"/>
                <w:lang w:eastAsia="zh-CN"/>
              </w:rPr>
              <w:t>A7</w:t>
            </w:r>
            <w:r w:rsidRPr="00DC5CA6">
              <w:rPr>
                <w:rFonts w:eastAsia="MS Mincho" w:cs="Times New Roman"/>
                <w:w w:val="105"/>
                <w:lang w:eastAsia="zh-CN"/>
              </w:rPr>
              <w:t>. Village name</w:t>
            </w:r>
          </w:p>
        </w:tc>
        <w:tc>
          <w:tcPr>
            <w:tcW w:w="5361"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7CAE67C" w14:textId="3CFB4782" w:rsidR="00735C89" w:rsidRDefault="00735C89" w:rsidP="00F85A49">
            <w:pPr>
              <w:spacing w:line="240" w:lineRule="auto"/>
              <w:contextualSpacing/>
              <w:rPr>
                <w:rFonts w:eastAsia="MS Mincho" w:cs="Times New Roman"/>
                <w:i/>
                <w:lang w:eastAsia="zh-CN"/>
              </w:rPr>
            </w:pPr>
            <w:r w:rsidRPr="00DC5CA6">
              <w:rPr>
                <w:rFonts w:eastAsia="MS Mincho" w:cs="Times New Roman"/>
                <w:i/>
                <w:lang w:eastAsia="zh-CN"/>
              </w:rPr>
              <w:t>(Text)</w:t>
            </w:r>
          </w:p>
        </w:tc>
      </w:tr>
      <w:tr w:rsidR="00735C89" w:rsidRPr="00C755D3" w14:paraId="3F586961" w14:textId="77777777" w:rsidTr="005A0EF7">
        <w:trPr>
          <w:jc w:val="center"/>
        </w:trPr>
        <w:tc>
          <w:tcPr>
            <w:tcW w:w="360" w:type="dxa"/>
          </w:tcPr>
          <w:p w14:paraId="4788FA12" w14:textId="77777777" w:rsidR="00735C89" w:rsidRPr="00C755D3" w:rsidRDefault="00735C89" w:rsidP="00F85A49">
            <w:pPr>
              <w:pStyle w:val="NoSpacing"/>
            </w:pPr>
          </w:p>
        </w:tc>
        <w:tc>
          <w:tcPr>
            <w:tcW w:w="7121" w:type="dxa"/>
            <w:gridSpan w:val="3"/>
            <w:tcBorders>
              <w:right w:val="single" w:sz="18" w:space="0" w:color="000000" w:themeColor="accent3"/>
            </w:tcBorders>
          </w:tcPr>
          <w:p w14:paraId="6CEE6B43" w14:textId="6C27A3B5" w:rsidR="00735C89" w:rsidRPr="00DC5CA6" w:rsidRDefault="00735C89" w:rsidP="00F85A49">
            <w:pPr>
              <w:spacing w:line="240" w:lineRule="auto"/>
              <w:contextualSpacing/>
              <w:rPr>
                <w:rFonts w:eastAsia="MS Mincho" w:cs="Times New Roman"/>
                <w:w w:val="105"/>
                <w:lang w:eastAsia="zh-CN"/>
              </w:rPr>
            </w:pPr>
            <w:r>
              <w:rPr>
                <w:rFonts w:eastAsia="MS Mincho" w:cs="Times New Roman"/>
                <w:w w:val="105"/>
                <w:lang w:eastAsia="zh-CN"/>
              </w:rPr>
              <w:t>A8</w:t>
            </w:r>
            <w:r w:rsidRPr="00DC5CA6">
              <w:rPr>
                <w:rFonts w:eastAsia="MS Mincho" w:cs="Times New Roman"/>
                <w:w w:val="105"/>
                <w:lang w:eastAsia="zh-CN"/>
              </w:rPr>
              <w:t>.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735C89" w:rsidRPr="00DC5CA6" w:rsidRDefault="00735C89"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735C89" w:rsidRPr="00C755D3" w14:paraId="0F60D907" w14:textId="77777777" w:rsidTr="005A0EF7">
        <w:trPr>
          <w:jc w:val="center"/>
        </w:trPr>
        <w:tc>
          <w:tcPr>
            <w:tcW w:w="360" w:type="dxa"/>
          </w:tcPr>
          <w:p w14:paraId="3DCF7E1D" w14:textId="77777777" w:rsidR="00735C89" w:rsidRPr="00C755D3" w:rsidRDefault="00735C89" w:rsidP="00F85A49">
            <w:pPr>
              <w:pStyle w:val="NoSpacing"/>
            </w:pPr>
          </w:p>
        </w:tc>
        <w:tc>
          <w:tcPr>
            <w:tcW w:w="7121" w:type="dxa"/>
            <w:gridSpan w:val="3"/>
            <w:tcBorders>
              <w:right w:val="single" w:sz="18" w:space="0" w:color="000000" w:themeColor="accent3"/>
            </w:tcBorders>
          </w:tcPr>
          <w:p w14:paraId="5C25EA23" w14:textId="47C036A9" w:rsidR="00735C89" w:rsidRPr="00DC5CA6" w:rsidRDefault="00735C89" w:rsidP="00F85A49">
            <w:pPr>
              <w:spacing w:line="240" w:lineRule="auto"/>
              <w:contextualSpacing/>
              <w:rPr>
                <w:rFonts w:eastAsia="MS Mincho" w:cs="Times New Roman"/>
                <w:w w:val="105"/>
                <w:lang w:eastAsia="zh-CN"/>
              </w:rPr>
            </w:pPr>
            <w:r w:rsidRPr="00DC5CA6">
              <w:rPr>
                <w:rFonts w:eastAsia="MS Mincho" w:cs="Times New Roman"/>
                <w:w w:val="105"/>
                <w:lang w:eastAsia="zh-CN"/>
              </w:rPr>
              <w:t>A8</w:t>
            </w:r>
            <w:r>
              <w:rPr>
                <w:rFonts w:eastAsia="MS Mincho" w:cs="Times New Roman"/>
                <w:w w:val="105"/>
                <w:lang w:eastAsia="zh-CN"/>
              </w:rPr>
              <w:t>b</w:t>
            </w:r>
            <w:r w:rsidRPr="00DC5CA6">
              <w:rPr>
                <w:rFonts w:eastAsia="MS Mincho" w:cs="Times New Roman"/>
                <w:w w:val="105"/>
                <w:lang w:eastAsia="zh-CN"/>
              </w:rPr>
              <w:t>.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735C89" w:rsidRPr="00DC5CA6" w:rsidRDefault="00735C89"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4EC7F45B" w:rsidR="006F0E52" w:rsidRPr="006F0E52" w:rsidRDefault="006F0E52" w:rsidP="00F85A49">
            <w:pPr>
              <w:pStyle w:val="NoSpacing"/>
            </w:pPr>
            <w:r w:rsidRPr="006F0E52">
              <w:t>A9. Did the respondent consent?</w:t>
            </w:r>
            <w:r w:rsidR="00D21AEB">
              <w:t xml:space="preserve">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267B2E12"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w:t>
            </w:r>
            <w:r w:rsidR="002746E1">
              <w:rPr>
                <w:rFonts w:eastAsia="Calibri" w:cs="Times New Roman"/>
                <w:w w:val="105"/>
              </w:rPr>
              <w:t>0</w:t>
            </w:r>
            <w:r w:rsidRPr="00BE068B">
              <w:rPr>
                <w:rFonts w:eastAsia="Calibri" w:cs="Times New Roman"/>
                <w:w w:val="105"/>
              </w:rPr>
              <w:t>. Who is the respondent?</w:t>
            </w:r>
            <w:r w:rsidR="00D21AEB">
              <w:rPr>
                <w:rFonts w:eastAsia="Calibri" w:cs="Times New Roman"/>
                <w:w w:val="105"/>
              </w:rPr>
              <w:t xml:space="preserv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2746E1" w:rsidRPr="00C755D3" w14:paraId="654E0CED" w14:textId="77777777" w:rsidTr="005A0EF7">
        <w:trPr>
          <w:jc w:val="center"/>
        </w:trPr>
        <w:tc>
          <w:tcPr>
            <w:tcW w:w="360" w:type="dxa"/>
          </w:tcPr>
          <w:p w14:paraId="7AB571B5" w14:textId="77777777" w:rsidR="002746E1" w:rsidRPr="00C755D3" w:rsidRDefault="002746E1" w:rsidP="00F85A49">
            <w:pPr>
              <w:pStyle w:val="NoSpacing"/>
            </w:pPr>
          </w:p>
        </w:tc>
        <w:tc>
          <w:tcPr>
            <w:tcW w:w="5323" w:type="dxa"/>
            <w:tcBorders>
              <w:right w:val="single" w:sz="18" w:space="0" w:color="000000" w:themeColor="accent3"/>
            </w:tcBorders>
          </w:tcPr>
          <w:p w14:paraId="1DD8168E" w14:textId="7B926DA5" w:rsidR="002746E1" w:rsidRPr="00BE068B" w:rsidRDefault="002746E1" w:rsidP="00F85A49">
            <w:pPr>
              <w:spacing w:line="240" w:lineRule="auto"/>
              <w:contextualSpacing/>
              <w:rPr>
                <w:rFonts w:eastAsiaTheme="minorEastAsia"/>
                <w:w w:val="105"/>
                <w:lang w:eastAsia="zh-CN"/>
              </w:rPr>
            </w:pPr>
            <w:r>
              <w:rPr>
                <w:rFonts w:eastAsiaTheme="minorEastAsia"/>
                <w:w w:val="105"/>
                <w:lang w:eastAsia="zh-CN"/>
              </w:rPr>
              <w:t xml:space="preserve">A.11 </w:t>
            </w:r>
            <w:r w:rsidR="00E32216">
              <w:rPr>
                <w:rFonts w:eastAsiaTheme="minorEastAsia"/>
                <w:w w:val="105"/>
                <w:lang w:eastAsia="zh-CN"/>
              </w:rPr>
              <w:t xml:space="preserve">Enumerator: </w:t>
            </w:r>
            <w:r>
              <w:rPr>
                <w:rFonts w:eastAsiaTheme="minorEastAsia"/>
                <w:w w:val="105"/>
                <w:lang w:eastAsia="zh-CN"/>
              </w:rPr>
              <w:t xml:space="preserve">Why are you not speaking to the household head?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160681" w14:textId="77777777" w:rsidR="002746E1" w:rsidRPr="002746E1" w:rsidRDefault="002746E1" w:rsidP="00F85A49">
            <w:pPr>
              <w:pStyle w:val="NoSpacing"/>
            </w:pPr>
            <w:r w:rsidRPr="002746E1">
              <w:t>1=Head is drunk or disabled</w:t>
            </w:r>
          </w:p>
          <w:p w14:paraId="65DA76D4" w14:textId="0B5AA85A" w:rsidR="002746E1" w:rsidRDefault="00E32216" w:rsidP="00F85A49">
            <w:pPr>
              <w:pStyle w:val="NoSpacing"/>
              <w:rPr>
                <w:i/>
              </w:rPr>
            </w:pPr>
            <w:r>
              <w:t>2=</w:t>
            </w:r>
            <w:r w:rsidR="002746E1" w:rsidRPr="002746E1">
              <w:t>Head is away from the village for entire week</w:t>
            </w:r>
            <w:r w:rsidR="002746E1">
              <w:rPr>
                <w:i/>
              </w:rPr>
              <w:t xml:space="preserve"> </w:t>
            </w:r>
          </w:p>
          <w:p w14:paraId="2FF93254" w14:textId="060C8BBF" w:rsidR="00E32216" w:rsidRPr="00E32216" w:rsidRDefault="00E32216" w:rsidP="00F85A49">
            <w:pPr>
              <w:pStyle w:val="NoSpacing"/>
            </w:pPr>
            <w:r>
              <w:t>3= Wife is the primary decision maker</w:t>
            </w:r>
          </w:p>
          <w:p w14:paraId="05E60B59" w14:textId="090D8566" w:rsidR="002746E1" w:rsidRPr="002746E1" w:rsidRDefault="002746E1" w:rsidP="00F85A49">
            <w:pPr>
              <w:pStyle w:val="NoSpacing"/>
            </w:pPr>
            <w:r>
              <w:t xml:space="preserve">97=Other, specify </w:t>
            </w:r>
          </w:p>
        </w:tc>
      </w:tr>
      <w:tr w:rsidR="002746E1" w:rsidRPr="00C755D3" w14:paraId="35AC61C1" w14:textId="77777777" w:rsidTr="005A0EF7">
        <w:trPr>
          <w:jc w:val="center"/>
        </w:trPr>
        <w:tc>
          <w:tcPr>
            <w:tcW w:w="360" w:type="dxa"/>
          </w:tcPr>
          <w:p w14:paraId="761342B4" w14:textId="77777777" w:rsidR="002746E1" w:rsidRPr="00C755D3" w:rsidRDefault="002746E1" w:rsidP="00F85A49">
            <w:pPr>
              <w:pStyle w:val="NoSpacing"/>
            </w:pPr>
          </w:p>
        </w:tc>
        <w:tc>
          <w:tcPr>
            <w:tcW w:w="5323" w:type="dxa"/>
            <w:tcBorders>
              <w:right w:val="single" w:sz="18" w:space="0" w:color="000000" w:themeColor="accent3"/>
            </w:tcBorders>
          </w:tcPr>
          <w:p w14:paraId="2A0C690E" w14:textId="77777777" w:rsidR="002746E1" w:rsidRDefault="002746E1" w:rsidP="00F85A49">
            <w:pPr>
              <w:spacing w:line="240" w:lineRule="auto"/>
              <w:contextualSpacing/>
              <w:rPr>
                <w:rFonts w:eastAsiaTheme="minorEastAsia"/>
                <w:w w:val="105"/>
                <w:lang w:eastAsia="zh-CN"/>
              </w:rPr>
            </w:pPr>
            <w:r>
              <w:rPr>
                <w:rFonts w:eastAsiaTheme="minorEastAsia"/>
                <w:w w:val="105"/>
                <w:lang w:eastAsia="zh-CN"/>
              </w:rPr>
              <w:t xml:space="preserve">A.11b Other, specify </w:t>
            </w:r>
          </w:p>
          <w:p w14:paraId="5BF2EAD3" w14:textId="3926F469" w:rsidR="002746E1" w:rsidRPr="002746E1" w:rsidRDefault="002746E1" w:rsidP="00F85A49">
            <w:pPr>
              <w:spacing w:line="240" w:lineRule="auto"/>
              <w:contextualSpacing/>
              <w:rPr>
                <w:rFonts w:eastAsiaTheme="minorEastAsia"/>
                <w:b/>
                <w:w w:val="105"/>
                <w:lang w:eastAsia="zh-CN"/>
              </w:rPr>
            </w:pPr>
            <w:r>
              <w:rPr>
                <w:rFonts w:eastAsiaTheme="minorEastAsia"/>
                <w:b/>
                <w:w w:val="105"/>
                <w:lang w:eastAsia="zh-CN"/>
              </w:rPr>
              <w:t xml:space="preserve">SPEAK WITH YOUR SUPERVISOR BEFORE CONTINUING THE INTERVIEW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278F2D" w14:textId="6FC58806" w:rsidR="002746E1" w:rsidRPr="002746E1" w:rsidRDefault="002746E1" w:rsidP="00F85A49">
            <w:pPr>
              <w:pStyle w:val="NoSpacing"/>
            </w:pPr>
            <w:r>
              <w:t>(text)</w:t>
            </w:r>
          </w:p>
        </w:tc>
      </w:tr>
      <w:tr w:rsidR="00136A65" w:rsidRPr="00C755D3" w14:paraId="7860646E" w14:textId="77777777" w:rsidTr="00A237AB">
        <w:trPr>
          <w:trHeight w:val="216"/>
          <w:jc w:val="center"/>
        </w:trPr>
        <w:tc>
          <w:tcPr>
            <w:tcW w:w="360" w:type="dxa"/>
          </w:tcPr>
          <w:p w14:paraId="0B0F7D5E" w14:textId="15DC2992" w:rsidR="00136A65" w:rsidRPr="00C755D3" w:rsidRDefault="00136A65" w:rsidP="00F85A49">
            <w:pPr>
              <w:pStyle w:val="NoSpacing"/>
            </w:pPr>
          </w:p>
        </w:tc>
        <w:tc>
          <w:tcPr>
            <w:tcW w:w="5323" w:type="dxa"/>
            <w:tcBorders>
              <w:right w:val="single" w:sz="18" w:space="0" w:color="000000" w:themeColor="accent3"/>
            </w:tcBorders>
          </w:tcPr>
          <w:p w14:paraId="6C493159" w14:textId="44344C4E" w:rsidR="00D21AEB"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2</w:t>
            </w:r>
            <w:r w:rsidRPr="00BE068B">
              <w:rPr>
                <w:rFonts w:eastAsiaTheme="minorEastAsia"/>
                <w:w w:val="105"/>
                <w:lang w:eastAsia="zh-CN"/>
              </w:rPr>
              <w:t>. Name of respondent</w:t>
            </w:r>
            <w:r w:rsidR="00D21AEB">
              <w:rPr>
                <w:rFonts w:eastAsiaTheme="minorEastAsia"/>
                <w:w w:val="105"/>
                <w:lang w:eastAsia="zh-CN"/>
              </w:rPr>
              <w:t xml:space="preserve"> (</w:t>
            </w:r>
            <w:proofErr w:type="spellStart"/>
            <w:r w:rsidR="00D21AEB">
              <w:rPr>
                <w:rFonts w:eastAsiaTheme="minorEastAsia"/>
                <w:w w:val="105"/>
                <w:lang w:eastAsia="zh-CN"/>
              </w:rPr>
              <w:t>nm_respon</w:t>
            </w:r>
            <w:proofErr w:type="spellEnd"/>
            <w:r w:rsidR="00D21AEB">
              <w:rPr>
                <w:rFonts w:eastAsiaTheme="minorEastAsia"/>
                <w:w w:val="105"/>
                <w:lang w:eastAsia="zh-CN"/>
              </w:rPr>
              <w: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5A0EF7">
        <w:trPr>
          <w:jc w:val="center"/>
        </w:trPr>
        <w:tc>
          <w:tcPr>
            <w:tcW w:w="360" w:type="dxa"/>
          </w:tcPr>
          <w:p w14:paraId="24F9C527" w14:textId="61210DA4" w:rsidR="00551080" w:rsidRPr="00C755D3" w:rsidRDefault="00551080" w:rsidP="00F85A49">
            <w:pPr>
              <w:pStyle w:val="NoSpacing"/>
            </w:pPr>
          </w:p>
        </w:tc>
        <w:tc>
          <w:tcPr>
            <w:tcW w:w="5323" w:type="dxa"/>
            <w:tcBorders>
              <w:right w:val="nil"/>
            </w:tcBorders>
          </w:tcPr>
          <w:p w14:paraId="1D0D1FF1" w14:textId="74074521" w:rsidR="00D21AEB" w:rsidRPr="00D21AEB" w:rsidRDefault="00551080" w:rsidP="00F85A49">
            <w:pPr>
              <w:spacing w:line="240" w:lineRule="auto"/>
              <w:contextualSpacing/>
              <w:rPr>
                <w:rFonts w:eastAsia="Calibri" w:cs="Times New Roman"/>
                <w:w w:val="105"/>
              </w:rPr>
            </w:pPr>
            <w:r w:rsidRPr="00BE068B">
              <w:rPr>
                <w:rFonts w:eastAsia="Calibri" w:cs="Times New Roman"/>
                <w:w w:val="105"/>
              </w:rPr>
              <w:t>A1</w:t>
            </w:r>
            <w:r w:rsidR="00A237AB">
              <w:rPr>
                <w:rFonts w:eastAsia="Calibri" w:cs="Times New Roman"/>
                <w:w w:val="105"/>
              </w:rPr>
              <w:t>3</w:t>
            </w:r>
            <w:r w:rsidRPr="00BE068B">
              <w:rPr>
                <w:rFonts w:eastAsia="Calibri" w:cs="Times New Roman"/>
                <w:w w:val="105"/>
              </w:rPr>
              <w:t>. Respondent relationship to the Household Head</w:t>
            </w:r>
            <w:r w:rsidR="00D21AEB">
              <w:rPr>
                <w:rFonts w:eastAsia="Calibri" w:cs="Times New Roman"/>
                <w:w w:val="105"/>
              </w:rPr>
              <w:t xml:space="preserve"> (</w:t>
            </w:r>
            <w:proofErr w:type="spellStart"/>
            <w:r w:rsidR="00D21AEB">
              <w:rPr>
                <w:rFonts w:eastAsia="Calibri" w:cs="Times New Roman"/>
                <w:w w:val="105"/>
              </w:rPr>
              <w:t>relhead</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5A0EF7">
        <w:trPr>
          <w:jc w:val="center"/>
        </w:trPr>
        <w:tc>
          <w:tcPr>
            <w:tcW w:w="360" w:type="dxa"/>
          </w:tcPr>
          <w:p w14:paraId="6E0C2A8E" w14:textId="702748F2" w:rsidR="00136A65" w:rsidRPr="00C755D3" w:rsidRDefault="00136A65" w:rsidP="00F85A49">
            <w:pPr>
              <w:pStyle w:val="NoSpacing"/>
            </w:pPr>
          </w:p>
        </w:tc>
        <w:tc>
          <w:tcPr>
            <w:tcW w:w="5323" w:type="dxa"/>
            <w:tcBorders>
              <w:right w:val="single" w:sz="18" w:space="0" w:color="000000" w:themeColor="accent3"/>
            </w:tcBorders>
          </w:tcPr>
          <w:p w14:paraId="63C97F4C" w14:textId="0C92E77B"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3</w:t>
            </w:r>
            <w:r w:rsidRPr="00BE068B">
              <w:rPr>
                <w:rFonts w:eastAsiaTheme="minorEastAsia"/>
                <w:w w:val="105"/>
                <w:lang w:eastAsia="zh-CN"/>
              </w:rPr>
              <w:t>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756B87F" w14:textId="77777777" w:rsidR="00551080" w:rsidRDefault="00551080" w:rsidP="00F85A49">
            <w:pPr>
              <w:spacing w:line="240" w:lineRule="auto"/>
              <w:contextualSpacing/>
              <w:rPr>
                <w:rFonts w:eastAsia="Calibri" w:cs="Times New Roman"/>
                <w:w w:val="105"/>
              </w:rPr>
            </w:pPr>
            <w:r w:rsidRPr="00BE068B">
              <w:rPr>
                <w:rFonts w:eastAsia="Calibri" w:cs="Times New Roman"/>
                <w:w w:val="105"/>
              </w:rPr>
              <w:t>A14. Sex of the respondent</w:t>
            </w:r>
            <w:r w:rsidR="00D21AEB">
              <w:rPr>
                <w:rFonts w:eastAsia="Calibri" w:cs="Times New Roman"/>
                <w:w w:val="105"/>
              </w:rPr>
              <w:t xml:space="preserve"> (</w:t>
            </w:r>
            <w:proofErr w:type="spellStart"/>
            <w:r w:rsidR="00D21AEB">
              <w:rPr>
                <w:rFonts w:eastAsia="Calibri" w:cs="Times New Roman"/>
                <w:w w:val="105"/>
              </w:rPr>
              <w:t>gender_respondent</w:t>
            </w:r>
            <w:proofErr w:type="spellEnd"/>
            <w:r w:rsidR="00D21AEB">
              <w:rPr>
                <w:rFonts w:eastAsia="Calibri" w:cs="Times New Roman"/>
                <w:w w:val="105"/>
              </w:rPr>
              <w:t>)</w:t>
            </w:r>
          </w:p>
          <w:p w14:paraId="1FE49B3C" w14:textId="7E149526" w:rsidR="00E32216" w:rsidRPr="00BE068B" w:rsidRDefault="00E32216" w:rsidP="00F85A49">
            <w:pPr>
              <w:spacing w:line="240" w:lineRule="auto"/>
              <w:contextualSpacing/>
              <w:rPr>
                <w:rFonts w:eastAsia="Calibri" w:cs="Times New Roman"/>
                <w:i/>
                <w:w w:val="105"/>
              </w:rPr>
            </w:pPr>
            <w:r w:rsidRPr="00E32216">
              <w:rPr>
                <w:rFonts w:eastAsia="Calibri" w:cs="Times New Roman"/>
                <w:i/>
                <w:w w:val="105"/>
              </w:rPr>
              <w:t>Observation Only</w:t>
            </w:r>
          </w:p>
        </w:tc>
        <w:tc>
          <w:tcPr>
            <w:tcW w:w="4320" w:type="dxa"/>
            <w:gridSpan w:val="2"/>
            <w:tcBorders>
              <w:left w:val="nil"/>
              <w:right w:val="single" w:sz="18" w:space="0" w:color="000000" w:themeColor="accent3"/>
            </w:tcBorders>
          </w:tcPr>
          <w:p w14:paraId="2023FD5A" w14:textId="20C87AEC" w:rsidR="00551080" w:rsidRPr="00BE068B" w:rsidRDefault="0012352E" w:rsidP="00F85A49">
            <w:pPr>
              <w:spacing w:line="240" w:lineRule="auto"/>
              <w:contextualSpacing/>
              <w:rPr>
                <w:rFonts w:eastAsiaTheme="minorEastAsia"/>
                <w:lang w:eastAsia="zh-CN"/>
              </w:rPr>
            </w:pPr>
            <w:r>
              <w:rPr>
                <w:rFonts w:eastAsiaTheme="minorEastAsia"/>
                <w:lang w:eastAsia="zh-CN"/>
              </w:rPr>
              <w:t>0</w:t>
            </w:r>
            <w:r w:rsidR="00551080" w:rsidRPr="00BE068B">
              <w:rPr>
                <w:rFonts w:eastAsiaTheme="minorEastAsia"/>
                <w:lang w:eastAsia="zh-CN"/>
              </w:rPr>
              <w:t>=Male</w:t>
            </w:r>
          </w:p>
          <w:p w14:paraId="1FBB3426" w14:textId="64D85149" w:rsidR="00551080" w:rsidRPr="00BE068B" w:rsidRDefault="0012352E" w:rsidP="00F85A49">
            <w:pPr>
              <w:spacing w:line="240" w:lineRule="auto"/>
              <w:contextualSpacing/>
              <w:rPr>
                <w:rFonts w:eastAsiaTheme="minorEastAsia"/>
                <w:lang w:eastAsia="zh-CN"/>
              </w:rPr>
            </w:pPr>
            <w:r>
              <w:rPr>
                <w:rFonts w:eastAsiaTheme="minorEastAsia"/>
                <w:lang w:eastAsia="zh-CN"/>
              </w:rPr>
              <w:t>1</w:t>
            </w:r>
            <w:r w:rsidR="00551080" w:rsidRPr="00BE068B">
              <w:rPr>
                <w:rFonts w:eastAsiaTheme="minorEastAsia"/>
                <w:lang w:eastAsia="zh-CN"/>
              </w:rPr>
              <w:t>=Female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5E2CF639"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r w:rsidR="00D21AEB">
              <w:rPr>
                <w:rFonts w:eastAsiaTheme="minorEastAsia"/>
                <w:w w:val="105"/>
                <w:lang w:eastAsia="zh-CN"/>
              </w:rPr>
              <w:t xml:space="preserve"> (cell_respondent1)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30044811"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r w:rsidR="00D21AEB">
              <w:rPr>
                <w:rFonts w:eastAsiaTheme="minorEastAsia"/>
                <w:w w:val="105"/>
                <w:lang w:eastAsia="zh-CN"/>
              </w:rPr>
              <w:t xml:space="preserve"> (cell_respondent2)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6617A68B"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r w:rsidR="00D21AEB">
              <w:rPr>
                <w:rFonts w:eastAsiaTheme="minorEastAsia"/>
                <w:w w:val="105"/>
                <w:lang w:eastAsia="zh-CN"/>
              </w:rPr>
              <w:t xml:space="preserve"> (cell_respondent3)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7FF3AF51" w:rsidR="005F7078" w:rsidRPr="00BE068B" w:rsidRDefault="00B652AD" w:rsidP="00F85A49">
            <w:pPr>
              <w:spacing w:line="240" w:lineRule="auto"/>
              <w:contextualSpacing/>
              <w:rPr>
                <w:rFonts w:eastAsiaTheme="minorEastAsia"/>
                <w:w w:val="105"/>
                <w:lang w:eastAsia="zh-CN"/>
              </w:rPr>
            </w:pPr>
            <w:r>
              <w:rPr>
                <w:rFonts w:eastAsiaTheme="minorEastAsia"/>
                <w:w w:val="105"/>
                <w:lang w:eastAsia="zh-CN"/>
              </w:rPr>
              <w:t>A16. N</w:t>
            </w:r>
            <w:r w:rsidR="005F7078" w:rsidRPr="00BE068B">
              <w:rPr>
                <w:rFonts w:eastAsiaTheme="minorEastAsia"/>
                <w:w w:val="105"/>
                <w:lang w:eastAsia="zh-CN"/>
              </w:rPr>
              <w:t>ame of Household Head</w:t>
            </w:r>
            <w:r w:rsidR="00283D4A">
              <w:rPr>
                <w:rFonts w:eastAsiaTheme="minorEastAsia"/>
                <w:w w:val="105"/>
                <w:lang w:eastAsia="zh-CN"/>
              </w:rPr>
              <w:t xml:space="preserve"> (</w:t>
            </w:r>
            <w:proofErr w:type="spellStart"/>
            <w:r w:rsidR="00283D4A">
              <w:rPr>
                <w:rFonts w:eastAsiaTheme="minorEastAsia"/>
                <w:w w:val="105"/>
                <w:lang w:eastAsia="zh-CN"/>
              </w:rPr>
              <w:t>hh_head</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B652AD" w:rsidRPr="00C755D3" w14:paraId="6C87BEB2" w14:textId="77777777" w:rsidTr="005A0EF7">
        <w:trPr>
          <w:jc w:val="center"/>
        </w:trPr>
        <w:tc>
          <w:tcPr>
            <w:tcW w:w="360" w:type="dxa"/>
          </w:tcPr>
          <w:p w14:paraId="458A18BD" w14:textId="77777777" w:rsidR="00B652AD" w:rsidRPr="00C755D3" w:rsidRDefault="00B652AD" w:rsidP="00F85A49">
            <w:pPr>
              <w:pStyle w:val="NoSpacing"/>
            </w:pPr>
          </w:p>
        </w:tc>
        <w:tc>
          <w:tcPr>
            <w:tcW w:w="5287" w:type="dxa"/>
            <w:tcBorders>
              <w:right w:val="single" w:sz="18" w:space="0" w:color="000000" w:themeColor="accent3"/>
            </w:tcBorders>
          </w:tcPr>
          <w:p w14:paraId="5DE3DF7A" w14:textId="4299A638"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A17</w:t>
            </w:r>
            <w:r w:rsidRPr="00BE068B">
              <w:rPr>
                <w:rFonts w:eastAsiaTheme="minorEastAsia"/>
                <w:w w:val="105"/>
                <w:lang w:eastAsia="zh-CN"/>
              </w:rPr>
              <w:t>. Nickname of Household Head</w:t>
            </w:r>
            <w:r w:rsidR="00283D4A">
              <w:rPr>
                <w:rFonts w:eastAsiaTheme="minorEastAsia"/>
                <w:w w:val="105"/>
                <w:lang w:eastAsia="zh-CN"/>
              </w:rPr>
              <w:t xml:space="preserve"> (</w:t>
            </w:r>
            <w:proofErr w:type="spellStart"/>
            <w:r w:rsidR="00283D4A">
              <w:rPr>
                <w:rFonts w:eastAsiaTheme="minorEastAsia"/>
                <w:w w:val="105"/>
                <w:lang w:eastAsia="zh-CN"/>
              </w:rPr>
              <w:t>hh_nickname</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D3513D" w:rsidRDefault="00B652AD" w:rsidP="00F85A49">
            <w:pPr>
              <w:pStyle w:val="NoSpacing"/>
              <w:rPr>
                <w:i/>
              </w:rPr>
            </w:pPr>
            <w:r w:rsidRPr="00D3513D">
              <w:rPr>
                <w:i/>
              </w:rPr>
              <w:t>(text)</w:t>
            </w:r>
          </w:p>
        </w:tc>
      </w:tr>
      <w:tr w:rsidR="00B652AD" w:rsidRPr="00C755D3" w14:paraId="2745095C" w14:textId="77777777" w:rsidTr="005A0EF7">
        <w:trPr>
          <w:jc w:val="center"/>
        </w:trPr>
        <w:tc>
          <w:tcPr>
            <w:tcW w:w="360" w:type="dxa"/>
          </w:tcPr>
          <w:p w14:paraId="5E9A8428" w14:textId="77777777" w:rsidR="00B652AD" w:rsidRPr="00C755D3" w:rsidRDefault="00B652AD" w:rsidP="00F85A49">
            <w:pPr>
              <w:pStyle w:val="NoSpacing"/>
            </w:pPr>
          </w:p>
        </w:tc>
        <w:tc>
          <w:tcPr>
            <w:tcW w:w="5287" w:type="dxa"/>
            <w:tcBorders>
              <w:right w:val="single" w:sz="18" w:space="0" w:color="000000" w:themeColor="accent3"/>
            </w:tcBorders>
          </w:tcPr>
          <w:p w14:paraId="68CCD13D" w14:textId="1B8A8C7C"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A18</w:t>
            </w:r>
            <w:r w:rsidRPr="00BE068B">
              <w:rPr>
                <w:rFonts w:eastAsiaTheme="minorEastAsia"/>
                <w:w w:val="105"/>
                <w:lang w:eastAsia="zh-CN"/>
              </w:rPr>
              <w:t>. NRC of Household Head</w:t>
            </w:r>
            <w:r w:rsidR="00283D4A">
              <w:rPr>
                <w:rFonts w:eastAsiaTheme="minorEastAsia"/>
                <w:w w:val="105"/>
                <w:lang w:eastAsia="zh-CN"/>
              </w:rPr>
              <w:t xml:space="preserve"> (</w:t>
            </w:r>
            <w:proofErr w:type="spellStart"/>
            <w:r w:rsidR="00283D4A">
              <w:rPr>
                <w:rFonts w:eastAsiaTheme="minorEastAsia"/>
                <w:w w:val="105"/>
                <w:lang w:eastAsia="zh-CN"/>
              </w:rPr>
              <w:t>nrc</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D3513D" w:rsidRDefault="00B652AD" w:rsidP="00F85A49">
            <w:pPr>
              <w:pStyle w:val="NoSpacing"/>
              <w:rPr>
                <w:i/>
              </w:rPr>
            </w:pPr>
            <w:r w:rsidRPr="00D3513D">
              <w:rPr>
                <w:i/>
              </w:rPr>
              <w:t>(text)</w:t>
            </w:r>
          </w:p>
        </w:tc>
      </w:tr>
      <w:tr w:rsidR="00B652AD" w:rsidRPr="00C755D3" w14:paraId="6F7FF78F" w14:textId="77777777" w:rsidTr="005A0EF7">
        <w:trPr>
          <w:jc w:val="center"/>
        </w:trPr>
        <w:tc>
          <w:tcPr>
            <w:tcW w:w="360" w:type="dxa"/>
          </w:tcPr>
          <w:p w14:paraId="1E84CEA3" w14:textId="77777777" w:rsidR="00B652AD" w:rsidRPr="00C755D3" w:rsidRDefault="00B652AD" w:rsidP="00F85A49">
            <w:pPr>
              <w:pStyle w:val="NoSpacing"/>
            </w:pPr>
          </w:p>
        </w:tc>
        <w:tc>
          <w:tcPr>
            <w:tcW w:w="7088" w:type="dxa"/>
            <w:gridSpan w:val="2"/>
            <w:tcBorders>
              <w:right w:val="single" w:sz="18" w:space="0" w:color="000000" w:themeColor="accent3"/>
            </w:tcBorders>
          </w:tcPr>
          <w:p w14:paraId="67F8103D" w14:textId="6954F15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a. First mobile phone of household head</w:t>
            </w:r>
            <w:r w:rsidR="00283D4A">
              <w:rPr>
                <w:rFonts w:eastAsiaTheme="minorEastAsia"/>
                <w:w w:val="105"/>
                <w:lang w:eastAsia="zh-CN"/>
              </w:rPr>
              <w:t xml:space="preserve"> (cell_head1)</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62594E17" w14:textId="77777777" w:rsidTr="005A0EF7">
        <w:trPr>
          <w:jc w:val="center"/>
        </w:trPr>
        <w:tc>
          <w:tcPr>
            <w:tcW w:w="360" w:type="dxa"/>
          </w:tcPr>
          <w:p w14:paraId="1B492A34" w14:textId="77777777" w:rsidR="00B652AD" w:rsidRPr="00C755D3" w:rsidRDefault="00B652AD" w:rsidP="00F85A49">
            <w:pPr>
              <w:pStyle w:val="NoSpacing"/>
            </w:pPr>
          </w:p>
        </w:tc>
        <w:tc>
          <w:tcPr>
            <w:tcW w:w="7088" w:type="dxa"/>
            <w:gridSpan w:val="2"/>
            <w:tcBorders>
              <w:right w:val="single" w:sz="18" w:space="0" w:color="000000" w:themeColor="accent3"/>
            </w:tcBorders>
          </w:tcPr>
          <w:p w14:paraId="60E4CD1A" w14:textId="22FEE99B"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b. Second mobile phone of household head</w:t>
            </w:r>
            <w:r w:rsidR="00283D4A">
              <w:rPr>
                <w:rFonts w:eastAsiaTheme="minorEastAsia"/>
                <w:w w:val="105"/>
                <w:lang w:eastAsia="zh-CN"/>
              </w:rPr>
              <w:t xml:space="preserve"> (cell_head2)</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1313CBB0" w14:textId="77777777" w:rsidTr="005A0EF7">
        <w:trPr>
          <w:jc w:val="center"/>
        </w:trPr>
        <w:tc>
          <w:tcPr>
            <w:tcW w:w="360" w:type="dxa"/>
          </w:tcPr>
          <w:p w14:paraId="1715AFE9" w14:textId="77777777" w:rsidR="00B652AD" w:rsidRPr="00C755D3" w:rsidRDefault="00B652AD" w:rsidP="00F85A49">
            <w:pPr>
              <w:pStyle w:val="NoSpacing"/>
            </w:pPr>
          </w:p>
        </w:tc>
        <w:tc>
          <w:tcPr>
            <w:tcW w:w="7088" w:type="dxa"/>
            <w:gridSpan w:val="2"/>
            <w:tcBorders>
              <w:right w:val="single" w:sz="18" w:space="0" w:color="000000" w:themeColor="accent3"/>
            </w:tcBorders>
          </w:tcPr>
          <w:p w14:paraId="360A322C" w14:textId="0893EBD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c. Third mobile phone of household head</w:t>
            </w:r>
            <w:r w:rsidR="00283D4A">
              <w:rPr>
                <w:rFonts w:eastAsiaTheme="minorEastAsia"/>
                <w:w w:val="105"/>
                <w:lang w:eastAsia="zh-CN"/>
              </w:rPr>
              <w:t xml:space="preserve"> (cell_head3)</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757DBEFC" w14:textId="77777777" w:rsidTr="005A0EF7">
        <w:trPr>
          <w:jc w:val="center"/>
        </w:trPr>
        <w:tc>
          <w:tcPr>
            <w:tcW w:w="360" w:type="dxa"/>
          </w:tcPr>
          <w:p w14:paraId="7979CC0B" w14:textId="77777777" w:rsidR="00B652AD" w:rsidRPr="00C755D3" w:rsidRDefault="00B652AD" w:rsidP="00F85A49">
            <w:pPr>
              <w:pStyle w:val="NoSpacing"/>
            </w:pPr>
          </w:p>
        </w:tc>
        <w:tc>
          <w:tcPr>
            <w:tcW w:w="5287" w:type="dxa"/>
            <w:tcBorders>
              <w:right w:val="nil"/>
            </w:tcBorders>
          </w:tcPr>
          <w:p w14:paraId="2A59DFF3" w14:textId="77777777" w:rsidR="00B652AD" w:rsidRDefault="00B652AD" w:rsidP="00F85A49">
            <w:pPr>
              <w:spacing w:line="240" w:lineRule="auto"/>
              <w:contextualSpacing/>
              <w:rPr>
                <w:rFonts w:eastAsia="Calibri" w:cs="Times New Roman"/>
                <w:w w:val="105"/>
              </w:rPr>
            </w:pPr>
            <w:r>
              <w:rPr>
                <w:rFonts w:eastAsia="Calibri" w:cs="Times New Roman"/>
                <w:w w:val="105"/>
              </w:rPr>
              <w:t>A20</w:t>
            </w:r>
            <w:r w:rsidRPr="00BE068B">
              <w:rPr>
                <w:rFonts w:eastAsia="Calibri" w:cs="Times New Roman"/>
                <w:w w:val="105"/>
              </w:rPr>
              <w:t>. Sex of the Household Head</w:t>
            </w:r>
            <w:r w:rsidR="00283D4A">
              <w:rPr>
                <w:rFonts w:eastAsia="Calibri" w:cs="Times New Roman"/>
                <w:w w:val="105"/>
              </w:rPr>
              <w:t xml:space="preserve"> (</w:t>
            </w:r>
            <w:proofErr w:type="spellStart"/>
            <w:r w:rsidR="00283D4A">
              <w:rPr>
                <w:rFonts w:eastAsia="Calibri" w:cs="Times New Roman"/>
                <w:w w:val="105"/>
              </w:rPr>
              <w:t>gender_head</w:t>
            </w:r>
            <w:proofErr w:type="spellEnd"/>
            <w:r w:rsidR="00283D4A">
              <w:rPr>
                <w:rFonts w:eastAsia="Calibri" w:cs="Times New Roman"/>
                <w:w w:val="105"/>
              </w:rPr>
              <w:t>)</w:t>
            </w:r>
          </w:p>
          <w:p w14:paraId="5095A92C" w14:textId="54F144A5" w:rsidR="00E32216" w:rsidRPr="00E32216" w:rsidRDefault="00E32216" w:rsidP="00F85A49">
            <w:pPr>
              <w:spacing w:line="240" w:lineRule="auto"/>
              <w:contextualSpacing/>
              <w:rPr>
                <w:rFonts w:eastAsia="Calibri" w:cs="Times New Roman"/>
                <w:i/>
                <w:w w:val="105"/>
              </w:rPr>
            </w:pPr>
            <w:r w:rsidRPr="00E32216">
              <w:rPr>
                <w:rFonts w:eastAsia="Calibri" w:cs="Times New Roman"/>
                <w:i/>
                <w:w w:val="105"/>
              </w:rPr>
              <w:t>Observation Only</w:t>
            </w:r>
          </w:p>
        </w:tc>
        <w:tc>
          <w:tcPr>
            <w:tcW w:w="4320" w:type="dxa"/>
            <w:gridSpan w:val="2"/>
            <w:tcBorders>
              <w:left w:val="nil"/>
              <w:right w:val="single" w:sz="18" w:space="0" w:color="000000" w:themeColor="accent3"/>
            </w:tcBorders>
          </w:tcPr>
          <w:p w14:paraId="1887DB79" w14:textId="4E67B32D" w:rsidR="00B652AD" w:rsidRPr="00BE068B" w:rsidRDefault="0012352E" w:rsidP="00F85A49">
            <w:pPr>
              <w:spacing w:line="240" w:lineRule="auto"/>
              <w:contextualSpacing/>
              <w:rPr>
                <w:rFonts w:eastAsiaTheme="minorEastAsia"/>
                <w:lang w:eastAsia="zh-CN"/>
              </w:rPr>
            </w:pPr>
            <w:r>
              <w:rPr>
                <w:rFonts w:eastAsiaTheme="minorEastAsia"/>
                <w:lang w:eastAsia="zh-CN"/>
              </w:rPr>
              <w:t>0</w:t>
            </w:r>
            <w:r w:rsidR="00B652AD" w:rsidRPr="00BE068B">
              <w:rPr>
                <w:rFonts w:eastAsiaTheme="minorEastAsia"/>
                <w:lang w:eastAsia="zh-CN"/>
              </w:rPr>
              <w:t>=Male</w:t>
            </w:r>
          </w:p>
          <w:p w14:paraId="2EFB664F" w14:textId="053DC726" w:rsidR="00B652AD" w:rsidRPr="00BE068B" w:rsidRDefault="0012352E" w:rsidP="00F85A49">
            <w:pPr>
              <w:spacing w:line="240" w:lineRule="auto"/>
              <w:contextualSpacing/>
              <w:rPr>
                <w:rFonts w:eastAsiaTheme="minorEastAsia"/>
                <w:lang w:eastAsia="zh-CN"/>
              </w:rPr>
            </w:pPr>
            <w:r>
              <w:rPr>
                <w:rFonts w:eastAsiaTheme="minorEastAsia"/>
                <w:lang w:eastAsia="zh-CN"/>
              </w:rPr>
              <w:t>1</w:t>
            </w:r>
            <w:r w:rsidR="00B652AD" w:rsidRPr="00BE068B">
              <w:rPr>
                <w:rFonts w:eastAsiaTheme="minorEastAsia"/>
                <w:lang w:eastAsia="zh-CN"/>
              </w:rPr>
              <w:t>=Female</w:t>
            </w:r>
          </w:p>
          <w:p w14:paraId="7D90A4C2"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BE068B" w:rsidRDefault="00B652AD"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2020"/>
        <w:gridCol w:w="2300"/>
        <w:gridCol w:w="1083"/>
      </w:tblGrid>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431E83D9" w:rsidR="00937FCD" w:rsidRPr="00937FCD" w:rsidRDefault="00937FCD" w:rsidP="00F85A49">
            <w:pPr>
              <w:pStyle w:val="NoSpacing"/>
              <w:rPr>
                <w:w w:val="105"/>
              </w:rPr>
            </w:pPr>
            <w:r w:rsidRPr="00937FCD">
              <w:rPr>
                <w:w w:val="105"/>
              </w:rPr>
              <w:t>B1. What is your marital status</w:t>
            </w:r>
            <w:r w:rsidR="00336984">
              <w:rPr>
                <w:w w:val="105"/>
              </w:rPr>
              <w:t>?</w:t>
            </w:r>
            <w:r w:rsidRPr="00937FCD">
              <w:rPr>
                <w:w w:val="105"/>
              </w:rPr>
              <w:t xml:space="preserve"> (</w:t>
            </w:r>
            <w:r w:rsidRPr="00937FCD">
              <w:rPr>
                <w:b/>
                <w:w w:val="105"/>
              </w:rPr>
              <w:t>married</w:t>
            </w:r>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77777777" w:rsidR="00937FCD" w:rsidRPr="00937FCD" w:rsidRDefault="00937FCD" w:rsidP="00F85A49">
            <w:pPr>
              <w:pStyle w:val="NoSpacing"/>
              <w:rPr>
                <w:w w:val="105"/>
              </w:rPr>
            </w:pPr>
            <w:r w:rsidRPr="00937FCD">
              <w:rPr>
                <w:w w:val="105"/>
              </w:rPr>
              <w:t>B2. What is the marital status of the household head? (</w:t>
            </w:r>
            <w:proofErr w:type="spellStart"/>
            <w:r w:rsidRPr="00937FCD">
              <w:rPr>
                <w:b/>
                <w:w w:val="105"/>
              </w:rPr>
              <w:t>married_head</w:t>
            </w:r>
            <w:proofErr w:type="spellEnd"/>
            <w:r w:rsidRPr="00937FCD">
              <w:rPr>
                <w:w w:val="105"/>
              </w:rPr>
              <w:t>)</w:t>
            </w:r>
          </w:p>
          <w:p w14:paraId="4B7FD1EF" w14:textId="733E90C0" w:rsidR="00937FCD" w:rsidRPr="00D3513D" w:rsidRDefault="00501046" w:rsidP="00F85A49">
            <w:pPr>
              <w:pStyle w:val="NoSpacing"/>
              <w:rPr>
                <w:i/>
                <w:w w:val="105"/>
              </w:rPr>
            </w:pPr>
            <w:r>
              <w:rPr>
                <w:i/>
                <w:w w:val="105"/>
              </w:rPr>
              <w:t>Only ask if A11</w:t>
            </w:r>
            <w:r w:rsidR="00B652AD" w:rsidRPr="00D3513D">
              <w:rPr>
                <w:i/>
                <w:w w:val="105"/>
              </w:rPr>
              <w:t xml:space="preserve">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77777777" w:rsidR="00937FCD" w:rsidRPr="00937FCD" w:rsidRDefault="00937FCD" w:rsidP="00F85A49">
            <w:pPr>
              <w:pStyle w:val="NoSpacing"/>
              <w:rPr>
                <w:w w:val="105"/>
              </w:rPr>
            </w:pPr>
            <w:r w:rsidRPr="00937FCD">
              <w:rPr>
                <w:w w:val="105"/>
              </w:rPr>
              <w:t>B3. What is your tribe? (</w:t>
            </w:r>
            <w:r w:rsidRPr="00937FCD">
              <w:rPr>
                <w:b/>
                <w:w w:val="105"/>
              </w:rPr>
              <w:t>tribe</w:t>
            </w:r>
            <w:r w:rsidRPr="00937FCD">
              <w:rPr>
                <w:w w:val="105"/>
              </w:rPr>
              <w:t>)</w:t>
            </w:r>
          </w:p>
        </w:tc>
        <w:tc>
          <w:tcPr>
            <w:tcW w:w="2020"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1=Chewa</w:t>
            </w:r>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6=Senga</w:t>
            </w:r>
          </w:p>
          <w:p w14:paraId="0A2DB588" w14:textId="77777777" w:rsidR="00937FCD" w:rsidRPr="00411178" w:rsidRDefault="00937FCD" w:rsidP="00F85A49">
            <w:pPr>
              <w:pStyle w:val="NoSpacing"/>
              <w:rPr>
                <w:w w:val="105"/>
                <w:sz w:val="20"/>
                <w:lang w:eastAsia="zh-CN"/>
              </w:rPr>
            </w:pPr>
            <w:r w:rsidRPr="00411178">
              <w:rPr>
                <w:w w:val="105"/>
                <w:sz w:val="20"/>
                <w:lang w:eastAsia="zh-CN"/>
              </w:rPr>
              <w:lastRenderedPageBreak/>
              <w:t>7=</w:t>
            </w:r>
            <w:proofErr w:type="spellStart"/>
            <w:r w:rsidRPr="00411178">
              <w:rPr>
                <w:w w:val="105"/>
                <w:sz w:val="20"/>
                <w:lang w:eastAsia="zh-CN"/>
              </w:rPr>
              <w:t>Kunda</w:t>
            </w:r>
            <w:proofErr w:type="spellEnd"/>
          </w:p>
          <w:p w14:paraId="1699EB50" w14:textId="6688382D"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29E52BCA" w14:textId="77777777" w:rsidR="00937FCD" w:rsidRPr="00411178" w:rsidRDefault="00937FCD" w:rsidP="00F85A49">
            <w:pPr>
              <w:pStyle w:val="NoSpacing"/>
              <w:rPr>
                <w:w w:val="105"/>
                <w:sz w:val="20"/>
                <w:lang w:eastAsia="zh-CN"/>
              </w:rPr>
            </w:pPr>
            <w:r w:rsidRPr="00411178">
              <w:rPr>
                <w:w w:val="105"/>
                <w:sz w:val="20"/>
                <w:lang w:eastAsia="zh-CN"/>
              </w:rPr>
              <w:lastRenderedPageBreak/>
              <w:t>9=Lunda</w:t>
            </w:r>
          </w:p>
          <w:p w14:paraId="57CDA20C"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C12A6F4" w14:textId="77777777" w:rsidR="00937FCD" w:rsidRPr="00411178" w:rsidRDefault="009D511F" w:rsidP="00F85A49">
            <w:pPr>
              <w:pStyle w:val="NoSpacing"/>
              <w:rPr>
                <w:w w:val="105"/>
                <w:sz w:val="20"/>
                <w:lang w:eastAsia="zh-CN"/>
              </w:rPr>
            </w:pPr>
            <w:r>
              <w:rPr>
                <w:w w:val="105"/>
                <w:sz w:val="20"/>
                <w:lang w:eastAsia="zh-CN"/>
              </w:rPr>
              <w:lastRenderedPageBreak/>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lastRenderedPageBreak/>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77777777"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E3787B" w:rsidRPr="00937FCD" w14:paraId="29F8ACE9"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123A19D3" w14:textId="77777777" w:rsidR="00937FCD" w:rsidRPr="00937FCD" w:rsidRDefault="00937FCD" w:rsidP="00F85A49">
            <w:pPr>
              <w:pStyle w:val="NoSpacing"/>
              <w:rPr>
                <w:w w:val="105"/>
              </w:rPr>
            </w:pPr>
            <w:r w:rsidRPr="00937FCD">
              <w:rPr>
                <w:w w:val="105"/>
              </w:rPr>
              <w:t xml:space="preserve">B4. What is the tribe of your spouse? </w:t>
            </w:r>
          </w:p>
          <w:p w14:paraId="59FD76B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tribe_spouse</w:t>
            </w:r>
            <w:proofErr w:type="spellEnd"/>
            <w:r w:rsidRPr="00937FCD">
              <w:rPr>
                <w:w w:val="105"/>
              </w:rPr>
              <w:t>)</w:t>
            </w:r>
          </w:p>
          <w:p w14:paraId="6BC013C2" w14:textId="56DE21A0" w:rsidR="00937FCD" w:rsidRPr="00D3513D" w:rsidRDefault="00336984" w:rsidP="00F85A49">
            <w:pPr>
              <w:pStyle w:val="NoSpacing"/>
              <w:rPr>
                <w:i/>
                <w:w w:val="105"/>
              </w:rPr>
            </w:pPr>
            <w:r>
              <w:rPr>
                <w:i/>
                <w:w w:val="105"/>
              </w:rPr>
              <w:t>Only ask if B1 =</w:t>
            </w:r>
            <w:r w:rsidR="00501046">
              <w:rPr>
                <w:i/>
                <w:w w:val="105"/>
              </w:rPr>
              <w:t>1 or 2</w:t>
            </w:r>
          </w:p>
        </w:tc>
        <w:tc>
          <w:tcPr>
            <w:tcW w:w="2020" w:type="dxa"/>
            <w:tcBorders>
              <w:top w:val="single" w:sz="4" w:space="0" w:color="000000"/>
              <w:bottom w:val="single" w:sz="4" w:space="0" w:color="000000"/>
            </w:tcBorders>
          </w:tcPr>
          <w:p w14:paraId="42C2EC0B" w14:textId="77777777" w:rsidR="00937FCD" w:rsidRPr="00411178" w:rsidRDefault="00937FCD" w:rsidP="00F85A49">
            <w:pPr>
              <w:pStyle w:val="NoSpacing"/>
              <w:rPr>
                <w:w w:val="105"/>
                <w:sz w:val="20"/>
                <w:lang w:eastAsia="zh-CN"/>
              </w:rPr>
            </w:pPr>
            <w:r w:rsidRPr="00411178">
              <w:rPr>
                <w:w w:val="105"/>
                <w:sz w:val="20"/>
                <w:lang w:eastAsia="zh-CN"/>
              </w:rPr>
              <w:t>1=Chewa</w:t>
            </w:r>
          </w:p>
          <w:p w14:paraId="4AE6317F"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7C05A442"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7B70FB" w14:textId="77777777" w:rsidR="00937FCD" w:rsidRPr="00411178" w:rsidRDefault="00937FCD" w:rsidP="00F85A49">
            <w:pPr>
              <w:pStyle w:val="NoSpacing"/>
              <w:rPr>
                <w:w w:val="105"/>
                <w:sz w:val="20"/>
                <w:lang w:eastAsia="zh-CN"/>
              </w:rPr>
            </w:pPr>
            <w:r w:rsidRPr="00411178">
              <w:rPr>
                <w:w w:val="105"/>
                <w:sz w:val="20"/>
                <w:lang w:eastAsia="zh-CN"/>
              </w:rPr>
              <w:t>4=Tonga</w:t>
            </w:r>
          </w:p>
          <w:p w14:paraId="3DAA5AE0"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B6D096F" w14:textId="77777777" w:rsidR="00937FCD" w:rsidRPr="00411178" w:rsidRDefault="00937FCD" w:rsidP="00F85A49">
            <w:pPr>
              <w:pStyle w:val="NoSpacing"/>
              <w:rPr>
                <w:w w:val="105"/>
                <w:sz w:val="20"/>
                <w:lang w:eastAsia="zh-CN"/>
              </w:rPr>
            </w:pPr>
            <w:r w:rsidRPr="00411178">
              <w:rPr>
                <w:w w:val="105"/>
                <w:sz w:val="20"/>
                <w:lang w:eastAsia="zh-CN"/>
              </w:rPr>
              <w:t>6=Senga</w:t>
            </w:r>
          </w:p>
          <w:p w14:paraId="310FBAC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37DE4EC" w14:textId="12DFF9C8"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4FC41025" w14:textId="77777777" w:rsidR="00937FCD" w:rsidRPr="00411178" w:rsidRDefault="00937FCD" w:rsidP="00F85A49">
            <w:pPr>
              <w:pStyle w:val="NoSpacing"/>
              <w:rPr>
                <w:w w:val="105"/>
                <w:sz w:val="20"/>
                <w:lang w:eastAsia="zh-CN"/>
              </w:rPr>
            </w:pPr>
            <w:r w:rsidRPr="00411178">
              <w:rPr>
                <w:w w:val="105"/>
                <w:sz w:val="20"/>
                <w:lang w:eastAsia="zh-CN"/>
              </w:rPr>
              <w:t>9=Lunda</w:t>
            </w:r>
          </w:p>
          <w:p w14:paraId="2FAC3030"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7BC1659E" w14:textId="77777777" w:rsidR="00937FCD" w:rsidRPr="00411178" w:rsidRDefault="00937FCD" w:rsidP="00F85A49">
            <w:pPr>
              <w:pStyle w:val="NoSpacing"/>
              <w:rPr>
                <w:w w:val="105"/>
                <w:sz w:val="20"/>
                <w:lang w:eastAsia="zh-CN"/>
              </w:rPr>
            </w:pPr>
            <w:r w:rsidRPr="00411178">
              <w:rPr>
                <w:w w:val="105"/>
                <w:sz w:val="20"/>
                <w:lang w:eastAsia="zh-CN"/>
              </w:rPr>
              <w:t>11=Kaonde</w:t>
            </w:r>
          </w:p>
          <w:p w14:paraId="456469D7"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83D384B"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A57143"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8F6CCEA"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937FCD" w:rsidRPr="00D3513D" w:rsidRDefault="00937FCD" w:rsidP="00F85A49">
            <w:pPr>
              <w:pStyle w:val="NoSpacing"/>
              <w:rPr>
                <w:i/>
              </w:rPr>
            </w:pPr>
            <w:r w:rsidRPr="00D3513D">
              <w:rPr>
                <w:i/>
              </w:rPr>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77777777"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03B1B" w:rsidRPr="00937FCD" w14:paraId="1FEE43D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44BF9FFC" w14:textId="7040B9A6" w:rsidR="00937FCD" w:rsidRPr="00937FCD" w:rsidRDefault="008A6612" w:rsidP="00F85A49">
            <w:pPr>
              <w:pStyle w:val="NoSpacing"/>
              <w:rPr>
                <w:w w:val="105"/>
              </w:rPr>
            </w:pPr>
            <w:r>
              <w:rPr>
                <w:w w:val="105"/>
              </w:rPr>
              <w:t>B5</w:t>
            </w:r>
            <w:r w:rsidR="00937FCD" w:rsidRPr="00937FCD">
              <w:rPr>
                <w:w w:val="105"/>
              </w:rPr>
              <w:t xml:space="preserve">. What is the tribe of your senior spouse? </w:t>
            </w:r>
          </w:p>
          <w:p w14:paraId="0669728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tribe_pspouse</w:t>
            </w:r>
            <w:proofErr w:type="spellEnd"/>
            <w:r w:rsidRPr="00937FCD">
              <w:rPr>
                <w:w w:val="105"/>
              </w:rPr>
              <w:t>)</w:t>
            </w:r>
          </w:p>
          <w:p w14:paraId="165B2858" w14:textId="3487AE9B" w:rsidR="00937FCD" w:rsidRPr="00D3513D" w:rsidRDefault="00937FCD" w:rsidP="00F85A49">
            <w:pPr>
              <w:pStyle w:val="NoSpacing"/>
              <w:rPr>
                <w:i/>
                <w:w w:val="105"/>
              </w:rPr>
            </w:pPr>
            <w:r w:rsidRPr="00D3513D">
              <w:rPr>
                <w:i/>
                <w:w w:val="105"/>
              </w:rPr>
              <w:t>Onl</w:t>
            </w:r>
            <w:r w:rsidR="00336984">
              <w:rPr>
                <w:i/>
                <w:w w:val="105"/>
              </w:rPr>
              <w:t>y ask if B1</w:t>
            </w:r>
            <w:r w:rsidRPr="00D3513D">
              <w:rPr>
                <w:i/>
                <w:w w:val="105"/>
              </w:rPr>
              <w:t>=2</w:t>
            </w:r>
          </w:p>
        </w:tc>
        <w:tc>
          <w:tcPr>
            <w:tcW w:w="2020" w:type="dxa"/>
            <w:tcBorders>
              <w:top w:val="single" w:sz="4" w:space="0" w:color="000000"/>
              <w:bottom w:val="single" w:sz="4" w:space="0" w:color="000000"/>
            </w:tcBorders>
          </w:tcPr>
          <w:p w14:paraId="42276B25" w14:textId="77777777" w:rsidR="00937FCD" w:rsidRPr="00411178" w:rsidRDefault="00937FCD" w:rsidP="00F85A49">
            <w:pPr>
              <w:pStyle w:val="NoSpacing"/>
              <w:rPr>
                <w:w w:val="105"/>
                <w:sz w:val="20"/>
                <w:lang w:eastAsia="zh-CN"/>
              </w:rPr>
            </w:pPr>
            <w:r w:rsidRPr="00411178">
              <w:rPr>
                <w:w w:val="105"/>
                <w:sz w:val="20"/>
                <w:lang w:eastAsia="zh-CN"/>
              </w:rPr>
              <w:t>1=Chewa</w:t>
            </w:r>
          </w:p>
          <w:p w14:paraId="7D46469A"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C0F6BD3"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6A82417" w14:textId="77777777" w:rsidR="00937FCD" w:rsidRPr="00411178" w:rsidRDefault="00937FCD" w:rsidP="00F85A49">
            <w:pPr>
              <w:pStyle w:val="NoSpacing"/>
              <w:rPr>
                <w:w w:val="105"/>
                <w:sz w:val="20"/>
                <w:lang w:eastAsia="zh-CN"/>
              </w:rPr>
            </w:pPr>
            <w:r w:rsidRPr="00411178">
              <w:rPr>
                <w:w w:val="105"/>
                <w:sz w:val="20"/>
                <w:lang w:eastAsia="zh-CN"/>
              </w:rPr>
              <w:t>4=Tonga</w:t>
            </w:r>
          </w:p>
          <w:p w14:paraId="3B7D672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54EB83CF" w14:textId="77777777" w:rsidR="00937FCD" w:rsidRPr="00411178" w:rsidRDefault="00937FCD" w:rsidP="00F85A49">
            <w:pPr>
              <w:pStyle w:val="NoSpacing"/>
              <w:rPr>
                <w:w w:val="105"/>
                <w:sz w:val="20"/>
                <w:lang w:eastAsia="zh-CN"/>
              </w:rPr>
            </w:pPr>
            <w:r w:rsidRPr="00411178">
              <w:rPr>
                <w:w w:val="105"/>
                <w:sz w:val="20"/>
                <w:lang w:eastAsia="zh-CN"/>
              </w:rPr>
              <w:t>6=Senga</w:t>
            </w:r>
          </w:p>
          <w:p w14:paraId="6A2C75F6"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6B64F6F" w14:textId="357E228E"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5B1232D5" w14:textId="77777777" w:rsidR="00937FCD" w:rsidRPr="00411178" w:rsidRDefault="00937FCD" w:rsidP="00F85A49">
            <w:pPr>
              <w:pStyle w:val="NoSpacing"/>
              <w:rPr>
                <w:w w:val="105"/>
                <w:sz w:val="20"/>
                <w:lang w:eastAsia="zh-CN"/>
              </w:rPr>
            </w:pPr>
            <w:r w:rsidRPr="00411178">
              <w:rPr>
                <w:w w:val="105"/>
                <w:sz w:val="20"/>
                <w:lang w:eastAsia="zh-CN"/>
              </w:rPr>
              <w:t>9=Lunda</w:t>
            </w:r>
          </w:p>
          <w:p w14:paraId="6435099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1BDDB7E" w14:textId="77777777" w:rsidR="00937FCD" w:rsidRPr="00411178" w:rsidRDefault="00937FCD" w:rsidP="00F85A49">
            <w:pPr>
              <w:pStyle w:val="NoSpacing"/>
              <w:rPr>
                <w:w w:val="105"/>
                <w:sz w:val="20"/>
                <w:lang w:eastAsia="zh-CN"/>
              </w:rPr>
            </w:pPr>
            <w:r w:rsidRPr="00411178">
              <w:rPr>
                <w:w w:val="105"/>
                <w:sz w:val="20"/>
                <w:lang w:eastAsia="zh-CN"/>
              </w:rPr>
              <w:t>11=Kaonde</w:t>
            </w:r>
          </w:p>
          <w:p w14:paraId="4B9A515B"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7A2FEF1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BF3454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5EB68AFD"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937FCD" w:rsidRPr="00D3513D" w:rsidRDefault="00937FCD"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6F27125E" w:rsidR="00937FCD" w:rsidRPr="00937FCD" w:rsidRDefault="008A6612" w:rsidP="00F85A49">
            <w:pPr>
              <w:pStyle w:val="NoSpacing"/>
              <w:rPr>
                <w:w w:val="105"/>
              </w:rPr>
            </w:pPr>
            <w:r>
              <w:rPr>
                <w:w w:val="105"/>
              </w:rPr>
              <w:t>B5b</w:t>
            </w:r>
            <w:r w:rsidR="00937FCD" w:rsidRPr="00937FCD">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03B1B" w:rsidRPr="00937FCD" w14:paraId="784C2D4B"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9164F43" w14:textId="506BA935" w:rsidR="00937FCD" w:rsidRPr="00937FCD" w:rsidRDefault="008A6612" w:rsidP="00F85A49">
            <w:pPr>
              <w:pStyle w:val="NoSpacing"/>
              <w:rPr>
                <w:w w:val="105"/>
              </w:rPr>
            </w:pPr>
            <w:r>
              <w:rPr>
                <w:w w:val="105"/>
              </w:rPr>
              <w:t>B6</w:t>
            </w:r>
            <w:r w:rsidR="00937FCD" w:rsidRPr="00937FCD">
              <w:rPr>
                <w:w w:val="105"/>
              </w:rPr>
              <w:t>. What is the tribe of the household head? (</w:t>
            </w:r>
            <w:proofErr w:type="spellStart"/>
            <w:r w:rsidR="00937FCD" w:rsidRPr="00937FCD">
              <w:rPr>
                <w:b/>
                <w:w w:val="105"/>
              </w:rPr>
              <w:t>tribe_head</w:t>
            </w:r>
            <w:proofErr w:type="spellEnd"/>
            <w:r w:rsidR="00937FCD" w:rsidRPr="00937FCD">
              <w:rPr>
                <w:w w:val="105"/>
              </w:rPr>
              <w:t>)</w:t>
            </w:r>
          </w:p>
          <w:p w14:paraId="17EBB4DA" w14:textId="7A286C5F" w:rsidR="00937FCD" w:rsidRPr="00D3513D" w:rsidRDefault="00501046" w:rsidP="00F85A49">
            <w:pPr>
              <w:pStyle w:val="NoSpacing"/>
              <w:rPr>
                <w:i/>
                <w:w w:val="105"/>
              </w:rPr>
            </w:pPr>
            <w:r>
              <w:rPr>
                <w:i/>
                <w:w w:val="105"/>
              </w:rPr>
              <w:t>Only ask if A10</w:t>
            </w:r>
            <w:r w:rsidR="00937FCD" w:rsidRPr="00D3513D">
              <w:rPr>
                <w:i/>
                <w:w w:val="105"/>
              </w:rPr>
              <w:t xml:space="preserve"> ≠1</w:t>
            </w:r>
          </w:p>
        </w:tc>
        <w:tc>
          <w:tcPr>
            <w:tcW w:w="2020" w:type="dxa"/>
            <w:tcBorders>
              <w:top w:val="single" w:sz="4" w:space="0" w:color="000000"/>
              <w:bottom w:val="single" w:sz="4" w:space="0" w:color="000000"/>
            </w:tcBorders>
          </w:tcPr>
          <w:p w14:paraId="4885DE2B" w14:textId="77777777" w:rsidR="00937FCD" w:rsidRPr="00411178" w:rsidRDefault="00937FCD" w:rsidP="00F85A49">
            <w:pPr>
              <w:pStyle w:val="NoSpacing"/>
              <w:rPr>
                <w:w w:val="105"/>
                <w:sz w:val="20"/>
                <w:lang w:eastAsia="zh-CN"/>
              </w:rPr>
            </w:pPr>
            <w:r w:rsidRPr="00411178">
              <w:rPr>
                <w:w w:val="105"/>
                <w:sz w:val="20"/>
                <w:lang w:eastAsia="zh-CN"/>
              </w:rPr>
              <w:t>1=Chewa</w:t>
            </w:r>
          </w:p>
          <w:p w14:paraId="52A902B1"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8D92FCB"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0B635F" w14:textId="77777777" w:rsidR="00937FCD" w:rsidRPr="00411178" w:rsidRDefault="00937FCD" w:rsidP="00F85A49">
            <w:pPr>
              <w:pStyle w:val="NoSpacing"/>
              <w:rPr>
                <w:w w:val="105"/>
                <w:sz w:val="20"/>
                <w:lang w:eastAsia="zh-CN"/>
              </w:rPr>
            </w:pPr>
            <w:r w:rsidRPr="00411178">
              <w:rPr>
                <w:w w:val="105"/>
                <w:sz w:val="20"/>
                <w:lang w:eastAsia="zh-CN"/>
              </w:rPr>
              <w:t>4=Tonga</w:t>
            </w:r>
          </w:p>
          <w:p w14:paraId="72F0318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03A9690E" w14:textId="77777777" w:rsidR="00937FCD" w:rsidRPr="00411178" w:rsidRDefault="00937FCD" w:rsidP="00F85A49">
            <w:pPr>
              <w:pStyle w:val="NoSpacing"/>
              <w:rPr>
                <w:w w:val="105"/>
                <w:sz w:val="20"/>
                <w:lang w:eastAsia="zh-CN"/>
              </w:rPr>
            </w:pPr>
            <w:r w:rsidRPr="00411178">
              <w:rPr>
                <w:w w:val="105"/>
                <w:sz w:val="20"/>
                <w:lang w:eastAsia="zh-CN"/>
              </w:rPr>
              <w:t>6=Senga</w:t>
            </w:r>
          </w:p>
          <w:p w14:paraId="1530038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E04D3F2" w14:textId="43008491"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tc>
        <w:tc>
          <w:tcPr>
            <w:tcW w:w="2300" w:type="dxa"/>
            <w:tcBorders>
              <w:top w:val="single" w:sz="4" w:space="0" w:color="000000"/>
              <w:left w:val="nil"/>
              <w:bottom w:val="single" w:sz="4" w:space="0" w:color="000000"/>
              <w:right w:val="single" w:sz="18" w:space="0" w:color="000000"/>
            </w:tcBorders>
          </w:tcPr>
          <w:p w14:paraId="4A43CCB2" w14:textId="77777777" w:rsidR="00937FCD" w:rsidRPr="00411178" w:rsidRDefault="00937FCD" w:rsidP="00F85A49">
            <w:pPr>
              <w:pStyle w:val="NoSpacing"/>
              <w:rPr>
                <w:w w:val="105"/>
                <w:sz w:val="20"/>
                <w:lang w:eastAsia="zh-CN"/>
              </w:rPr>
            </w:pPr>
            <w:r w:rsidRPr="00411178">
              <w:rPr>
                <w:w w:val="105"/>
                <w:sz w:val="20"/>
                <w:lang w:eastAsia="zh-CN"/>
              </w:rPr>
              <w:t>9=Lunda</w:t>
            </w:r>
          </w:p>
          <w:p w14:paraId="2610A42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7763DB0" w14:textId="77777777" w:rsidR="00937FCD" w:rsidRPr="00411178" w:rsidRDefault="00937FCD" w:rsidP="00F85A49">
            <w:pPr>
              <w:pStyle w:val="NoSpacing"/>
              <w:rPr>
                <w:w w:val="105"/>
                <w:sz w:val="20"/>
                <w:lang w:eastAsia="zh-CN"/>
              </w:rPr>
            </w:pPr>
            <w:r w:rsidRPr="00411178">
              <w:rPr>
                <w:w w:val="105"/>
                <w:sz w:val="20"/>
                <w:lang w:eastAsia="zh-CN"/>
              </w:rPr>
              <w:t>11=Kaonde</w:t>
            </w:r>
          </w:p>
          <w:p w14:paraId="3E297AC1"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58571494"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BD6322"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3F90E25F"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937FCD" w:rsidRPr="00D3513D" w:rsidRDefault="00937FCD" w:rsidP="00F85A49">
            <w:pPr>
              <w:pStyle w:val="NoSpacing"/>
              <w:rPr>
                <w:i/>
              </w:rPr>
            </w:pPr>
            <w:r w:rsidRPr="00D3513D">
              <w:rPr>
                <w:i/>
              </w:rPr>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6CA3D894" w:rsidR="00937FCD" w:rsidRPr="00D3513D" w:rsidRDefault="008A6612" w:rsidP="00F85A49">
            <w:pPr>
              <w:pStyle w:val="NoSpacing"/>
              <w:rPr>
                <w:i/>
                <w:w w:val="105"/>
              </w:rPr>
            </w:pPr>
            <w:r>
              <w:rPr>
                <w:w w:val="105"/>
              </w:rPr>
              <w:t>B6b</w:t>
            </w:r>
            <w:r w:rsidR="00937FCD" w:rsidRPr="00937FCD">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B92EC29" w14:textId="37BE7E62" w:rsidR="00937FCD" w:rsidRPr="00937FCD" w:rsidRDefault="008A6612" w:rsidP="00F85A49">
            <w:pPr>
              <w:pStyle w:val="NoSpacing"/>
              <w:rPr>
                <w:w w:val="105"/>
              </w:rPr>
            </w:pPr>
            <w:r>
              <w:rPr>
                <w:w w:val="105"/>
              </w:rPr>
              <w:t>B7</w:t>
            </w:r>
            <w:r w:rsidR="00937FCD" w:rsidRPr="00937FCD">
              <w:rPr>
                <w:w w:val="105"/>
              </w:rPr>
              <w:t xml:space="preserve">. How many children </w:t>
            </w:r>
            <w:r w:rsidR="00C33B4D">
              <w:rPr>
                <w:w w:val="105"/>
              </w:rPr>
              <w:t>does your household have</w:t>
            </w:r>
            <w:r w:rsidR="00937FCD" w:rsidRPr="00937FCD">
              <w:rPr>
                <w:w w:val="105"/>
              </w:rPr>
              <w:t>? (</w:t>
            </w:r>
            <w:r w:rsidR="00937FCD" w:rsidRPr="00937FCD">
              <w:rPr>
                <w:b/>
                <w:w w:val="105"/>
              </w:rPr>
              <w:t>children</w:t>
            </w:r>
            <w:r w:rsidR="00937FCD" w:rsidRPr="00937FCD">
              <w:rPr>
                <w:w w:val="105"/>
              </w:rPr>
              <w:t>)</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383"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E3787B" w:rsidRPr="00937FCD" w14:paraId="6EF95EAC"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1BA68B0" w14:textId="032FA543" w:rsidR="00937FCD" w:rsidRPr="00937FCD" w:rsidRDefault="00937FCD" w:rsidP="00F85A49">
            <w:pPr>
              <w:pStyle w:val="NoSpacing"/>
              <w:rPr>
                <w:w w:val="105"/>
              </w:rPr>
            </w:pPr>
            <w:r w:rsidRPr="00937FCD">
              <w:rPr>
                <w:w w:val="105"/>
              </w:rPr>
              <w:t>B</w:t>
            </w:r>
            <w:r w:rsidR="008A6612">
              <w:rPr>
                <w:w w:val="105"/>
              </w:rPr>
              <w:t>8</w:t>
            </w:r>
            <w:r w:rsidRPr="00937FCD">
              <w:rPr>
                <w:w w:val="105"/>
              </w:rPr>
              <w:t xml:space="preserve">. What is the tribe of your (eldest) child?    </w:t>
            </w:r>
          </w:p>
          <w:p w14:paraId="174F2359" w14:textId="77777777" w:rsidR="00937FCD" w:rsidRPr="00937FCD" w:rsidRDefault="00937FCD" w:rsidP="00F85A49">
            <w:pPr>
              <w:pStyle w:val="NoSpacing"/>
              <w:rPr>
                <w:w w:val="105"/>
              </w:rPr>
            </w:pPr>
            <w:r w:rsidRPr="00937FCD">
              <w:rPr>
                <w:w w:val="105"/>
              </w:rPr>
              <w:t>(</w:t>
            </w:r>
            <w:proofErr w:type="spellStart"/>
            <w:r w:rsidRPr="00283D4A">
              <w:rPr>
                <w:b/>
                <w:w w:val="105"/>
              </w:rPr>
              <w:t>tribe_child</w:t>
            </w:r>
            <w:proofErr w:type="spellEnd"/>
            <w:r w:rsidRPr="00937FCD">
              <w:rPr>
                <w:w w:val="105"/>
              </w:rPr>
              <w:t>)</w:t>
            </w:r>
          </w:p>
          <w:p w14:paraId="520BC71A" w14:textId="0C269C5F" w:rsidR="00937FCD" w:rsidRPr="00D3513D" w:rsidRDefault="00336984" w:rsidP="00F85A49">
            <w:pPr>
              <w:pStyle w:val="NoSpacing"/>
              <w:rPr>
                <w:i/>
                <w:w w:val="105"/>
              </w:rPr>
            </w:pPr>
            <w:r>
              <w:rPr>
                <w:i/>
                <w:w w:val="105"/>
              </w:rPr>
              <w:t>Skip if B5</w:t>
            </w:r>
            <w:r w:rsidR="00937FCD" w:rsidRPr="00D3513D">
              <w:rPr>
                <w:i/>
                <w:w w:val="105"/>
              </w:rPr>
              <w:t>=0</w:t>
            </w:r>
          </w:p>
        </w:tc>
        <w:tc>
          <w:tcPr>
            <w:tcW w:w="2020" w:type="dxa"/>
            <w:tcBorders>
              <w:top w:val="single" w:sz="4" w:space="0" w:color="000000"/>
              <w:bottom w:val="single" w:sz="4" w:space="0" w:color="000000"/>
            </w:tcBorders>
          </w:tcPr>
          <w:p w14:paraId="28E20C02" w14:textId="77777777" w:rsidR="00937FCD" w:rsidRPr="00411178" w:rsidRDefault="00937FCD" w:rsidP="00F85A49">
            <w:pPr>
              <w:pStyle w:val="NoSpacing"/>
              <w:rPr>
                <w:w w:val="105"/>
                <w:sz w:val="20"/>
                <w:lang w:eastAsia="zh-CN"/>
              </w:rPr>
            </w:pPr>
            <w:r w:rsidRPr="00411178">
              <w:rPr>
                <w:w w:val="105"/>
                <w:sz w:val="20"/>
                <w:lang w:eastAsia="zh-CN"/>
              </w:rPr>
              <w:t>1=Chewa</w:t>
            </w:r>
          </w:p>
          <w:p w14:paraId="02F3813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52B108AD"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6CA6ABB1" w14:textId="77777777" w:rsidR="00937FCD" w:rsidRPr="00411178" w:rsidRDefault="00937FCD" w:rsidP="00F85A49">
            <w:pPr>
              <w:pStyle w:val="NoSpacing"/>
              <w:rPr>
                <w:w w:val="105"/>
                <w:sz w:val="20"/>
                <w:lang w:eastAsia="zh-CN"/>
              </w:rPr>
            </w:pPr>
            <w:r w:rsidRPr="00411178">
              <w:rPr>
                <w:w w:val="105"/>
                <w:sz w:val="20"/>
                <w:lang w:eastAsia="zh-CN"/>
              </w:rPr>
              <w:t>4=Tonga</w:t>
            </w:r>
          </w:p>
          <w:p w14:paraId="511583C9"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16D91CF" w14:textId="77777777" w:rsidR="00937FCD" w:rsidRPr="00411178" w:rsidRDefault="00937FCD" w:rsidP="00F85A49">
            <w:pPr>
              <w:pStyle w:val="NoSpacing"/>
              <w:rPr>
                <w:w w:val="105"/>
                <w:sz w:val="20"/>
                <w:lang w:eastAsia="zh-CN"/>
              </w:rPr>
            </w:pPr>
            <w:r w:rsidRPr="00411178">
              <w:rPr>
                <w:w w:val="105"/>
                <w:sz w:val="20"/>
                <w:lang w:eastAsia="zh-CN"/>
              </w:rPr>
              <w:t>6=Senga</w:t>
            </w:r>
          </w:p>
          <w:p w14:paraId="237F793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C5AADC3"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300" w:type="dxa"/>
            <w:tcBorders>
              <w:top w:val="single" w:sz="4" w:space="0" w:color="000000"/>
              <w:left w:val="nil"/>
              <w:bottom w:val="single" w:sz="4" w:space="0" w:color="000000"/>
              <w:right w:val="single" w:sz="18" w:space="0" w:color="000000"/>
            </w:tcBorders>
          </w:tcPr>
          <w:p w14:paraId="6DC9102B" w14:textId="77777777" w:rsidR="00937FCD" w:rsidRPr="00411178" w:rsidRDefault="00937FCD" w:rsidP="00F85A49">
            <w:pPr>
              <w:pStyle w:val="NoSpacing"/>
              <w:rPr>
                <w:w w:val="105"/>
                <w:sz w:val="20"/>
                <w:lang w:eastAsia="zh-CN"/>
              </w:rPr>
            </w:pPr>
            <w:r w:rsidRPr="00411178">
              <w:rPr>
                <w:w w:val="105"/>
                <w:sz w:val="20"/>
                <w:lang w:eastAsia="zh-CN"/>
              </w:rPr>
              <w:t>9=Lunda</w:t>
            </w:r>
          </w:p>
          <w:p w14:paraId="557E250D"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3603F0F" w14:textId="77777777" w:rsidR="00937FCD" w:rsidRPr="00411178" w:rsidRDefault="00937FCD" w:rsidP="00F85A49">
            <w:pPr>
              <w:pStyle w:val="NoSpacing"/>
              <w:rPr>
                <w:w w:val="105"/>
                <w:sz w:val="20"/>
                <w:lang w:eastAsia="zh-CN"/>
              </w:rPr>
            </w:pPr>
            <w:r w:rsidRPr="00411178">
              <w:rPr>
                <w:w w:val="105"/>
                <w:sz w:val="20"/>
                <w:lang w:eastAsia="zh-CN"/>
              </w:rPr>
              <w:t>11=Kaonde</w:t>
            </w:r>
          </w:p>
          <w:p w14:paraId="7E600C65"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45C878C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36CD338B"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793F3482"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937FCD" w:rsidRPr="00D3513D" w:rsidRDefault="00937FCD"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4EDE9CDD" w:rsidR="00937FCD" w:rsidRPr="00D3513D" w:rsidRDefault="008A6612" w:rsidP="00F85A49">
            <w:pPr>
              <w:pStyle w:val="NoSpacing"/>
              <w:rPr>
                <w:i/>
                <w:w w:val="105"/>
              </w:rPr>
            </w:pPr>
            <w:r>
              <w:rPr>
                <w:w w:val="105"/>
              </w:rPr>
              <w:t>B8</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73690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357EB9A6" w:rsidR="00937FCD" w:rsidRPr="00937FCD" w:rsidRDefault="008A6612" w:rsidP="00F85A49">
            <w:pPr>
              <w:pStyle w:val="NoSpacing"/>
              <w:rPr>
                <w:w w:val="105"/>
              </w:rPr>
            </w:pPr>
            <w:r>
              <w:rPr>
                <w:w w:val="105"/>
              </w:rPr>
              <w:t>B9</w:t>
            </w:r>
            <w:r w:rsidR="00937FCD" w:rsidRPr="00937FCD">
              <w:rPr>
                <w:w w:val="105"/>
              </w:rPr>
              <w:t>. What is your religion, if any? (</w:t>
            </w:r>
            <w:r w:rsidR="00937FCD" w:rsidRPr="00937FCD">
              <w:rPr>
                <w:b/>
                <w:w w:val="105"/>
              </w:rPr>
              <w:t>religion</w:t>
            </w:r>
            <w:r w:rsidR="00937FCD" w:rsidRPr="00937FCD">
              <w:rPr>
                <w:w w:val="105"/>
              </w:rPr>
              <w:t>)</w:t>
            </w:r>
          </w:p>
        </w:tc>
        <w:tc>
          <w:tcPr>
            <w:tcW w:w="2020"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0A6DA25E" w:rsidR="00937FCD" w:rsidRPr="006F708D" w:rsidRDefault="00937FCD" w:rsidP="008503E5">
            <w:pPr>
              <w:pStyle w:val="NoSpacing"/>
              <w:rPr>
                <w:w w:val="105"/>
                <w:lang w:eastAsia="zh-CN"/>
              </w:rPr>
            </w:pPr>
          </w:p>
        </w:tc>
        <w:tc>
          <w:tcPr>
            <w:tcW w:w="2300" w:type="dxa"/>
            <w:tcBorders>
              <w:top w:val="single" w:sz="4" w:space="0" w:color="000000"/>
              <w:left w:val="nil"/>
              <w:bottom w:val="single" w:sz="4" w:space="0" w:color="000000"/>
              <w:right w:val="single" w:sz="18" w:space="0" w:color="000000"/>
            </w:tcBorders>
          </w:tcPr>
          <w:p w14:paraId="59A4F117" w14:textId="77777777" w:rsidR="00937FCD" w:rsidRDefault="008503E5" w:rsidP="00F85A49">
            <w:pPr>
              <w:pStyle w:val="NoSpacing"/>
              <w:rPr>
                <w:w w:val="105"/>
                <w:lang w:eastAsia="zh-CN"/>
              </w:rPr>
            </w:pPr>
            <w:r w:rsidRPr="006F708D">
              <w:rPr>
                <w:w w:val="105"/>
                <w:lang w:eastAsia="zh-CN"/>
              </w:rPr>
              <w:t>4=Spiritual</w:t>
            </w:r>
            <w:r>
              <w:rPr>
                <w:w w:val="105"/>
                <w:lang w:eastAsia="zh-CN"/>
              </w:rPr>
              <w:t>/Traditional</w:t>
            </w:r>
          </w:p>
          <w:p w14:paraId="61B19041" w14:textId="55A46315" w:rsidR="008A6612" w:rsidRPr="00D3513D" w:rsidRDefault="008A6612" w:rsidP="00F85A49">
            <w:pPr>
              <w:pStyle w:val="NoSpacing"/>
              <w:rPr>
                <w:i/>
                <w:w w:val="105"/>
                <w:lang w:eastAsia="zh-CN"/>
              </w:rPr>
            </w:pPr>
            <w:r>
              <w:rPr>
                <w:w w:val="105"/>
                <w:lang w:eastAsia="zh-CN"/>
              </w:rPr>
              <w:t>97= 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5AD462A9" w:rsidR="00937FCD" w:rsidRPr="001241F8" w:rsidRDefault="008A6612" w:rsidP="00283D98">
            <w:pPr>
              <w:pStyle w:val="NoSpacing"/>
              <w:rPr>
                <w:b/>
              </w:rPr>
            </w:pPr>
            <w:r>
              <w:rPr>
                <w:w w:val="105"/>
              </w:rPr>
              <w:t>B10</w:t>
            </w:r>
            <w:r w:rsidR="00937FCD" w:rsidRPr="001241F8">
              <w:rPr>
                <w:w w:val="105"/>
              </w:rPr>
              <w:t>. Were you born in this village? (</w:t>
            </w:r>
            <w:r w:rsidR="00937FCD" w:rsidRPr="001241F8">
              <w:rPr>
                <w:b/>
                <w:w w:val="105"/>
              </w:rPr>
              <w:t>born</w:t>
            </w:r>
            <w:r w:rsidR="00937FCD" w:rsidRPr="001241F8">
              <w:rPr>
                <w:w w:val="105"/>
              </w:rPr>
              <w:t>)</w:t>
            </w:r>
            <w:r w:rsidR="00937FCD" w:rsidRPr="001241F8">
              <w:br/>
            </w:r>
            <w:r>
              <w:rPr>
                <w:i/>
              </w:rPr>
              <w:t>If B10</w:t>
            </w:r>
            <w:r w:rsidR="00937FCD" w:rsidRPr="001241F8">
              <w:rPr>
                <w:i/>
              </w:rPr>
              <w:t>=</w:t>
            </w:r>
            <w:r w:rsidR="004508FC">
              <w:rPr>
                <w:i/>
              </w:rPr>
              <w:t>1</w:t>
            </w:r>
            <w:r w:rsidR="00937FCD" w:rsidRPr="001241F8">
              <w:rPr>
                <w:i/>
              </w:rPr>
              <w:t xml:space="preserve">, Skip to </w:t>
            </w:r>
            <w:r w:rsidR="00283D98" w:rsidRPr="001241F8">
              <w:rPr>
                <w:i/>
              </w:rPr>
              <w:t>B</w:t>
            </w:r>
            <w:r w:rsidR="00283D98">
              <w:rPr>
                <w:i/>
              </w:rPr>
              <w:t>1</w:t>
            </w:r>
            <w:r>
              <w:rPr>
                <w:i/>
              </w:rPr>
              <w:t>3</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B00F85">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343" w:type="dxa"/>
            <w:gridSpan w:val="2"/>
            <w:tcBorders>
              <w:top w:val="single" w:sz="4" w:space="0" w:color="000000"/>
              <w:left w:val="single" w:sz="4" w:space="0" w:color="000000"/>
              <w:bottom w:val="single" w:sz="4" w:space="0" w:color="auto"/>
            </w:tcBorders>
          </w:tcPr>
          <w:p w14:paraId="201921D7" w14:textId="10D8B971" w:rsidR="00E3787B" w:rsidRPr="00283D4A" w:rsidRDefault="008A6612" w:rsidP="00F85A49">
            <w:pPr>
              <w:pStyle w:val="NoSpacing"/>
              <w:rPr>
                <w:w w:val="105"/>
              </w:rPr>
            </w:pPr>
            <w:r>
              <w:rPr>
                <w:w w:val="105"/>
              </w:rPr>
              <w:t>B11</w:t>
            </w:r>
            <w:r w:rsidR="00B80705">
              <w:rPr>
                <w:w w:val="105"/>
              </w:rPr>
              <w:t xml:space="preserve">. </w:t>
            </w:r>
            <w:r w:rsidR="0012352E">
              <w:rPr>
                <w:w w:val="105"/>
              </w:rPr>
              <w:t>Where is the village where you were born?</w:t>
            </w:r>
            <w:r w:rsidR="00E3787B" w:rsidRPr="00937FCD">
              <w:rPr>
                <w:w w:val="105"/>
              </w:rPr>
              <w:t xml:space="preserve"> (</w:t>
            </w:r>
            <w:proofErr w:type="spellStart"/>
            <w:r w:rsidR="00283D4A">
              <w:rPr>
                <w:b/>
                <w:w w:val="105"/>
              </w:rPr>
              <w:t>born_dist</w:t>
            </w:r>
            <w:proofErr w:type="spellEnd"/>
            <w:r w:rsidR="00283D4A">
              <w:rPr>
                <w:w w:val="105"/>
              </w:rPr>
              <w:t>)</w:t>
            </w:r>
          </w:p>
          <w:p w14:paraId="076B8ADA" w14:textId="3DFE9AAF" w:rsidR="00E3787B" w:rsidRDefault="008A6612" w:rsidP="00F85A49">
            <w:pPr>
              <w:pStyle w:val="NoSpacing"/>
              <w:rPr>
                <w:i/>
                <w:w w:val="105"/>
              </w:rPr>
            </w:pPr>
            <w:r>
              <w:rPr>
                <w:i/>
                <w:w w:val="105"/>
              </w:rPr>
              <w:t>Ask if B10</w:t>
            </w:r>
            <w:r w:rsidR="00E3787B" w:rsidRPr="00B80705">
              <w:rPr>
                <w:i/>
                <w:w w:val="105"/>
              </w:rPr>
              <w:t>=</w:t>
            </w:r>
            <w:r w:rsidR="00DE1384">
              <w:rPr>
                <w:i/>
                <w:w w:val="105"/>
              </w:rPr>
              <w:t>0</w:t>
            </w:r>
          </w:p>
          <w:p w14:paraId="7F33E62E" w14:textId="16C999B7" w:rsidR="001D5F33" w:rsidRPr="00B80705" w:rsidRDefault="001D5F33" w:rsidP="00F85A49">
            <w:pPr>
              <w:pStyle w:val="NoSpacing"/>
              <w:rPr>
                <w:i/>
                <w:w w:val="105"/>
              </w:rPr>
            </w:pPr>
          </w:p>
        </w:tc>
        <w:tc>
          <w:tcPr>
            <w:tcW w:w="3383" w:type="dxa"/>
            <w:gridSpan w:val="2"/>
            <w:tcBorders>
              <w:top w:val="single" w:sz="18" w:space="0" w:color="000000"/>
              <w:left w:val="single" w:sz="18" w:space="0" w:color="000000"/>
              <w:bottom w:val="single" w:sz="4" w:space="0" w:color="auto"/>
              <w:right w:val="single" w:sz="18" w:space="0" w:color="000000"/>
            </w:tcBorders>
          </w:tcPr>
          <w:p w14:paraId="2E0DAA96" w14:textId="1608491D" w:rsidR="00E3787B" w:rsidRDefault="006B7E2A" w:rsidP="00F85A49">
            <w:pPr>
              <w:pStyle w:val="NoSpacing"/>
            </w:pPr>
            <w:r>
              <w:t>1= Another</w:t>
            </w:r>
            <w:r w:rsidR="0012352E">
              <w:t xml:space="preserve"> village in </w:t>
            </w:r>
            <w:r w:rsidR="00B516EB">
              <w:t>the area</w:t>
            </w:r>
          </w:p>
          <w:p w14:paraId="3E1683E7" w14:textId="37407B19" w:rsidR="0012352E" w:rsidRDefault="006B7E2A" w:rsidP="00F85A49">
            <w:pPr>
              <w:pStyle w:val="NoSpacing"/>
            </w:pPr>
            <w:r>
              <w:t>2= Another</w:t>
            </w:r>
            <w:r w:rsidR="00B516EB">
              <w:t xml:space="preserve"> area in this</w:t>
            </w:r>
            <w:r w:rsidR="0012352E">
              <w:t xml:space="preserve"> chiefdom </w:t>
            </w:r>
          </w:p>
          <w:p w14:paraId="01F64307" w14:textId="53552326" w:rsidR="0012352E" w:rsidRDefault="0012352E" w:rsidP="00F85A49">
            <w:pPr>
              <w:pStyle w:val="NoSpacing"/>
            </w:pPr>
            <w:r>
              <w:t>3=</w:t>
            </w:r>
            <w:r w:rsidR="006B7E2A">
              <w:t xml:space="preserve">Another </w:t>
            </w:r>
            <w:r>
              <w:t>chiefdom in Eastern province</w:t>
            </w:r>
          </w:p>
          <w:p w14:paraId="50FA9571" w14:textId="2588A4BC" w:rsidR="0012352E" w:rsidRDefault="0012352E" w:rsidP="00F85A49">
            <w:pPr>
              <w:pStyle w:val="NoSpacing"/>
            </w:pPr>
            <w:r>
              <w:t>4=</w:t>
            </w:r>
            <w:r w:rsidR="00321A13">
              <w:t>Another</w:t>
            </w:r>
            <w:r>
              <w:t xml:space="preserve"> province in Zambia </w:t>
            </w:r>
          </w:p>
          <w:p w14:paraId="051271F1" w14:textId="403DBBCF" w:rsidR="0012352E" w:rsidRPr="0012352E" w:rsidRDefault="0012352E" w:rsidP="00321A13">
            <w:pPr>
              <w:pStyle w:val="NoSpacing"/>
            </w:pPr>
            <w:r>
              <w:t>5=</w:t>
            </w:r>
            <w:r w:rsidR="00321A13">
              <w:t xml:space="preserve">Another </w:t>
            </w:r>
            <w:r>
              <w:t>country</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3843F2CF"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72CBA9C3" w:rsidR="00937FCD" w:rsidRDefault="00B80705" w:rsidP="00F85A49">
            <w:pPr>
              <w:pStyle w:val="NoSpacing"/>
              <w:rPr>
                <w:w w:val="105"/>
              </w:rPr>
            </w:pPr>
            <w:r>
              <w:rPr>
                <w:w w:val="105"/>
              </w:rPr>
              <w:t>B</w:t>
            </w:r>
            <w:r w:rsidR="008A6612">
              <w:rPr>
                <w:w w:val="105"/>
              </w:rPr>
              <w:t>12</w:t>
            </w:r>
            <w:r>
              <w:rPr>
                <w:w w:val="105"/>
              </w:rPr>
              <w:t xml:space="preserve">. </w:t>
            </w:r>
            <w:r w:rsidR="00937FCD" w:rsidRPr="00937FCD">
              <w:rPr>
                <w:w w:val="105"/>
              </w:rPr>
              <w:t xml:space="preserve">Why did you move to this village? Select all that apply. </w:t>
            </w:r>
            <w:r w:rsidR="00283D4A">
              <w:rPr>
                <w:w w:val="105"/>
              </w:rPr>
              <w:t>(</w:t>
            </w:r>
            <w:proofErr w:type="spellStart"/>
            <w:r w:rsidR="00283D4A">
              <w:rPr>
                <w:w w:val="105"/>
              </w:rPr>
              <w:t>move_why</w:t>
            </w:r>
            <w:proofErr w:type="spellEnd"/>
            <w:r w:rsidR="00283D4A">
              <w:rPr>
                <w:w w:val="105"/>
              </w:rPr>
              <w:t>)</w:t>
            </w:r>
          </w:p>
          <w:p w14:paraId="44105041" w14:textId="77777777" w:rsidR="008A6612" w:rsidRPr="00937FCD" w:rsidRDefault="008A6612" w:rsidP="00F85A49">
            <w:pPr>
              <w:pStyle w:val="NoSpacing"/>
              <w:rPr>
                <w:w w:val="105"/>
              </w:rPr>
            </w:pPr>
          </w:p>
          <w:p w14:paraId="234DF659" w14:textId="40B03C91" w:rsidR="00937FCD" w:rsidRPr="008A6612" w:rsidRDefault="008A6612" w:rsidP="00F85A49">
            <w:pPr>
              <w:pStyle w:val="NoSpacing"/>
              <w:rPr>
                <w:i/>
                <w:w w:val="105"/>
              </w:rPr>
            </w:pPr>
            <w:r w:rsidRPr="008A6612">
              <w:rPr>
                <w:i/>
                <w:w w:val="105"/>
              </w:rPr>
              <w:t>Ask if B10</w:t>
            </w:r>
            <w:r w:rsidR="00937FCD" w:rsidRPr="008A6612">
              <w:rPr>
                <w:i/>
                <w:w w:val="105"/>
              </w:rPr>
              <w:t>=</w:t>
            </w:r>
            <w:r w:rsidR="00C642C4" w:rsidRPr="008A6612">
              <w:rPr>
                <w:i/>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of </w:t>
            </w:r>
            <w:r>
              <w:rPr>
                <w:sz w:val="20"/>
              </w:rPr>
              <w:t xml:space="preserve"> elder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Default="001F3B9F" w:rsidP="00F85A49">
            <w:pPr>
              <w:pStyle w:val="NoSpacing"/>
              <w:rPr>
                <w:sz w:val="20"/>
              </w:rPr>
            </w:pPr>
            <w:r>
              <w:rPr>
                <w:sz w:val="20"/>
              </w:rPr>
              <w:t>5=Job opportunities</w:t>
            </w:r>
          </w:p>
          <w:p w14:paraId="5092D308" w14:textId="77777777" w:rsidR="00B516EB" w:rsidRDefault="00B516EB" w:rsidP="00F85A49">
            <w:pPr>
              <w:pStyle w:val="NoSpacing"/>
              <w:rPr>
                <w:sz w:val="20"/>
              </w:rPr>
            </w:pPr>
            <w:r>
              <w:rPr>
                <w:sz w:val="20"/>
              </w:rPr>
              <w:t>6= Forced to leave</w:t>
            </w:r>
          </w:p>
          <w:p w14:paraId="2BB6B3F9" w14:textId="2C4FEE83" w:rsidR="00B516EB" w:rsidRDefault="00B516EB" w:rsidP="00F85A49">
            <w:pPr>
              <w:pStyle w:val="NoSpacing"/>
              <w:rPr>
                <w:sz w:val="20"/>
              </w:rPr>
            </w:pPr>
            <w:r>
              <w:rPr>
                <w:sz w:val="20"/>
              </w:rPr>
              <w:t>7= Witchcraft</w:t>
            </w:r>
          </w:p>
          <w:p w14:paraId="1AFEF37C" w14:textId="41CF9119" w:rsidR="006A0842" w:rsidRPr="00411178" w:rsidRDefault="006A0842" w:rsidP="00F85A49">
            <w:pPr>
              <w:pStyle w:val="NoSpacing"/>
              <w:rPr>
                <w:sz w:val="20"/>
              </w:rPr>
            </w:pPr>
            <w:r>
              <w:rPr>
                <w:sz w:val="20"/>
              </w:rPr>
              <w:t>8= Unfair treatment at previous village</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1B2317AC"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10CD73EF" w:rsidR="00937FCD" w:rsidRPr="001241F8" w:rsidRDefault="00937FCD" w:rsidP="00F85A49">
            <w:pPr>
              <w:pStyle w:val="NoSpacing"/>
              <w:rPr>
                <w:w w:val="105"/>
              </w:rPr>
            </w:pPr>
            <w:r w:rsidRPr="001241F8">
              <w:rPr>
                <w:w w:val="105"/>
              </w:rPr>
              <w:t>B</w:t>
            </w:r>
            <w:r w:rsidR="008A6612">
              <w:rPr>
                <w:w w:val="105"/>
              </w:rPr>
              <w:t>13</w:t>
            </w:r>
            <w:r w:rsidRPr="001241F8">
              <w:rPr>
                <w:w w:val="105"/>
              </w:rPr>
              <w:t>. Was the household head born in this village? (</w:t>
            </w:r>
            <w:proofErr w:type="spellStart"/>
            <w:r w:rsidRPr="001241F8">
              <w:rPr>
                <w:b/>
                <w:w w:val="105"/>
              </w:rPr>
              <w:t>born_head</w:t>
            </w:r>
            <w:proofErr w:type="spellEnd"/>
            <w:r w:rsidRPr="001241F8">
              <w:rPr>
                <w:w w:val="105"/>
              </w:rPr>
              <w:t>)</w:t>
            </w:r>
          </w:p>
          <w:p w14:paraId="799028BA" w14:textId="569BC8DA" w:rsidR="00937FCD" w:rsidRPr="001241F8" w:rsidRDefault="00501046" w:rsidP="00F85A49">
            <w:pPr>
              <w:pStyle w:val="NoSpacing"/>
              <w:rPr>
                <w:w w:val="105"/>
              </w:rPr>
            </w:pPr>
            <w:r>
              <w:rPr>
                <w:w w:val="105"/>
              </w:rPr>
              <w:t>Only ask if A10</w:t>
            </w:r>
            <w:r w:rsidR="00937FCD" w:rsidRPr="001241F8">
              <w:rPr>
                <w:w w:val="105"/>
              </w:rPr>
              <w:t xml:space="preserve"> ≠1 </w:t>
            </w:r>
          </w:p>
          <w:p w14:paraId="2A774F6C" w14:textId="4EDBBD56" w:rsidR="00937FCD" w:rsidRPr="001241F8" w:rsidRDefault="00B652AD" w:rsidP="00283D98">
            <w:pPr>
              <w:pStyle w:val="NoSpacing"/>
              <w:rPr>
                <w:i/>
                <w:w w:val="105"/>
              </w:rPr>
            </w:pPr>
            <w:r>
              <w:rPr>
                <w:i/>
                <w:w w:val="105"/>
              </w:rPr>
              <w:t>If</w:t>
            </w:r>
            <w:r w:rsidR="00336984">
              <w:rPr>
                <w:i/>
                <w:w w:val="105"/>
              </w:rPr>
              <w:t xml:space="preserve"> B</w:t>
            </w:r>
            <w:r w:rsidR="00283D98">
              <w:rPr>
                <w:i/>
                <w:w w:val="105"/>
              </w:rPr>
              <w:t>11</w:t>
            </w:r>
            <w:r w:rsidR="00336984">
              <w:rPr>
                <w:i/>
                <w:w w:val="105"/>
              </w:rPr>
              <w:t>=</w:t>
            </w:r>
            <w:r>
              <w:rPr>
                <w:i/>
                <w:w w:val="105"/>
              </w:rPr>
              <w:t xml:space="preserve">1, Skip to </w:t>
            </w:r>
            <w:r w:rsidR="00283D98">
              <w:rPr>
                <w:i/>
                <w:w w:val="105"/>
              </w:rPr>
              <w:t>B14</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12352E" w:rsidRPr="00937FCD" w14:paraId="6453D7C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12352E" w:rsidRPr="00937FCD" w:rsidRDefault="0012352E"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3369341C" w14:textId="0E1B3D83" w:rsidR="0012352E" w:rsidRPr="00283D4A" w:rsidRDefault="008A6612" w:rsidP="0012352E">
            <w:pPr>
              <w:pStyle w:val="NoSpacing"/>
              <w:rPr>
                <w:w w:val="105"/>
              </w:rPr>
            </w:pPr>
            <w:r>
              <w:rPr>
                <w:w w:val="105"/>
              </w:rPr>
              <w:t>B14</w:t>
            </w:r>
            <w:r w:rsidR="0012352E">
              <w:rPr>
                <w:w w:val="105"/>
              </w:rPr>
              <w:t xml:space="preserve">. Where is the village where </w:t>
            </w:r>
            <w:r>
              <w:rPr>
                <w:w w:val="105"/>
              </w:rPr>
              <w:t>the household head</w:t>
            </w:r>
            <w:r w:rsidR="0012352E">
              <w:rPr>
                <w:w w:val="105"/>
              </w:rPr>
              <w:t xml:space="preserve"> born?</w:t>
            </w:r>
            <w:r w:rsidR="0012352E" w:rsidRPr="00937FCD">
              <w:rPr>
                <w:w w:val="105"/>
              </w:rPr>
              <w:t xml:space="preserve"> (</w:t>
            </w:r>
            <w:proofErr w:type="spellStart"/>
            <w:r w:rsidR="0012352E">
              <w:rPr>
                <w:b/>
                <w:w w:val="105"/>
              </w:rPr>
              <w:t>born_dist</w:t>
            </w:r>
            <w:proofErr w:type="spellEnd"/>
            <w:r w:rsidR="0012352E">
              <w:rPr>
                <w:w w:val="105"/>
              </w:rPr>
              <w:t>)</w:t>
            </w:r>
          </w:p>
          <w:p w14:paraId="6600DE8D" w14:textId="732DC4DE" w:rsidR="0012352E" w:rsidRDefault="008A6612" w:rsidP="0012352E">
            <w:pPr>
              <w:pStyle w:val="NoSpacing"/>
              <w:rPr>
                <w:i/>
                <w:w w:val="105"/>
              </w:rPr>
            </w:pPr>
            <w:r>
              <w:rPr>
                <w:i/>
                <w:w w:val="105"/>
              </w:rPr>
              <w:t>Ask if B13</w:t>
            </w:r>
            <w:r w:rsidR="0012352E" w:rsidRPr="00B80705">
              <w:rPr>
                <w:i/>
                <w:w w:val="105"/>
              </w:rPr>
              <w:t>=</w:t>
            </w:r>
            <w:r w:rsidR="0012352E">
              <w:rPr>
                <w:i/>
                <w:w w:val="105"/>
              </w:rPr>
              <w:t>0</w:t>
            </w:r>
          </w:p>
          <w:p w14:paraId="4A356701" w14:textId="37A44148" w:rsidR="0012352E" w:rsidRPr="00937FCD" w:rsidRDefault="0012352E" w:rsidP="00F85A49">
            <w:pPr>
              <w:pStyle w:val="NoSpacing"/>
              <w:rPr>
                <w:w w:val="105"/>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BB681FC" w14:textId="3FBF491F" w:rsidR="00321A13" w:rsidRDefault="00321A13" w:rsidP="00321A13">
            <w:pPr>
              <w:pStyle w:val="NoSpacing"/>
            </w:pPr>
            <w:r>
              <w:t xml:space="preserve">1= Another village in </w:t>
            </w:r>
            <w:r w:rsidR="00B516EB">
              <w:t>the area</w:t>
            </w:r>
          </w:p>
          <w:p w14:paraId="43A57418" w14:textId="2864F857" w:rsidR="00321A13" w:rsidRDefault="00321A13" w:rsidP="00321A13">
            <w:pPr>
              <w:pStyle w:val="NoSpacing"/>
            </w:pPr>
            <w:r>
              <w:t xml:space="preserve">2= Another </w:t>
            </w:r>
            <w:r w:rsidR="00B516EB">
              <w:t>area in this</w:t>
            </w:r>
            <w:r>
              <w:t xml:space="preserve"> chiefdom </w:t>
            </w:r>
          </w:p>
          <w:p w14:paraId="3D638480" w14:textId="77777777" w:rsidR="00321A13" w:rsidRDefault="00321A13" w:rsidP="00321A13">
            <w:pPr>
              <w:pStyle w:val="NoSpacing"/>
            </w:pPr>
            <w:r>
              <w:t>3=Another chiefdom in Eastern province</w:t>
            </w:r>
          </w:p>
          <w:p w14:paraId="2DDEFCCA" w14:textId="77777777" w:rsidR="00321A13" w:rsidRDefault="00321A13" w:rsidP="00321A13">
            <w:pPr>
              <w:pStyle w:val="NoSpacing"/>
            </w:pPr>
            <w:r>
              <w:t xml:space="preserve">4=Another province in Zambia </w:t>
            </w:r>
          </w:p>
          <w:p w14:paraId="7DBD5ADD" w14:textId="5E94A680" w:rsidR="0012352E" w:rsidRPr="00D3513D" w:rsidRDefault="00321A13" w:rsidP="00321A13">
            <w:pPr>
              <w:pStyle w:val="NoSpacing"/>
              <w:rPr>
                <w:i/>
              </w:rPr>
            </w:pPr>
            <w:r>
              <w:t>5=Another country</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67B74683" w:rsidR="00937FCD" w:rsidRPr="00937FCD" w:rsidRDefault="00501046" w:rsidP="00F85A49">
            <w:pPr>
              <w:pStyle w:val="NoSpacing"/>
              <w:rPr>
                <w:w w:val="105"/>
              </w:rPr>
            </w:pPr>
            <w:r>
              <w:rPr>
                <w:w w:val="105"/>
              </w:rPr>
              <w:t>B15</w:t>
            </w:r>
            <w:r w:rsidR="00B80705">
              <w:rPr>
                <w:w w:val="105"/>
              </w:rPr>
              <w:t xml:space="preserve">. </w:t>
            </w:r>
            <w:r w:rsidR="00937FCD" w:rsidRPr="00937FCD">
              <w:rPr>
                <w:w w:val="105"/>
              </w:rPr>
              <w:t xml:space="preserve">Why did the household head move to this village? </w:t>
            </w:r>
            <w:r w:rsidR="00283D4A">
              <w:rPr>
                <w:w w:val="105"/>
              </w:rPr>
              <w:t>(</w:t>
            </w:r>
            <w:proofErr w:type="spellStart"/>
            <w:r w:rsidR="00283D4A">
              <w:rPr>
                <w:w w:val="105"/>
              </w:rPr>
              <w:t>born_headwhy</w:t>
            </w:r>
            <w:proofErr w:type="spellEnd"/>
            <w:r w:rsidR="00283D4A">
              <w:rPr>
                <w:w w:val="105"/>
              </w:rPr>
              <w:t>)</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4AA411" w:rsidR="00937FCD" w:rsidRPr="001241F8" w:rsidRDefault="00937FCD" w:rsidP="00F85A49">
            <w:pPr>
              <w:pStyle w:val="NoSpacing"/>
              <w:rPr>
                <w:i/>
                <w:w w:val="105"/>
              </w:rPr>
            </w:pPr>
            <w:r w:rsidRPr="001241F8">
              <w:rPr>
                <w:i/>
                <w:w w:val="105"/>
              </w:rPr>
              <w:t>Only ask if A1</w:t>
            </w:r>
            <w:r w:rsidR="00501046">
              <w:rPr>
                <w:i/>
                <w:w w:val="105"/>
              </w:rPr>
              <w:t>0</w:t>
            </w:r>
            <w:r w:rsidRPr="001241F8">
              <w:rPr>
                <w:i/>
                <w:w w:val="105"/>
              </w:rPr>
              <w:t xml:space="preserve">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3=Family reason (take care of  elder parent, be close to relatives)</w:t>
            </w:r>
          </w:p>
          <w:p w14:paraId="0958E965" w14:textId="77777777" w:rsidR="001F3B9F" w:rsidRDefault="001F3B9F" w:rsidP="001F3B9F">
            <w:pPr>
              <w:pStyle w:val="NoSpacing"/>
              <w:rPr>
                <w:sz w:val="20"/>
              </w:rPr>
            </w:pPr>
            <w:r>
              <w:rPr>
                <w:sz w:val="20"/>
              </w:rPr>
              <w:t>4=School</w:t>
            </w:r>
          </w:p>
          <w:p w14:paraId="32FE83A3" w14:textId="77777777" w:rsidR="001F3B9F" w:rsidRDefault="001F3B9F" w:rsidP="001F3B9F">
            <w:pPr>
              <w:pStyle w:val="NoSpacing"/>
              <w:rPr>
                <w:sz w:val="20"/>
              </w:rPr>
            </w:pPr>
            <w:r>
              <w:rPr>
                <w:sz w:val="20"/>
              </w:rPr>
              <w:t>5=Job opportunities</w:t>
            </w:r>
          </w:p>
          <w:p w14:paraId="632492F6" w14:textId="77777777" w:rsidR="00B516EB" w:rsidRPr="00B516EB" w:rsidRDefault="00B516EB" w:rsidP="00B516EB">
            <w:pPr>
              <w:pStyle w:val="NoSpacing"/>
              <w:rPr>
                <w:sz w:val="20"/>
              </w:rPr>
            </w:pPr>
            <w:r w:rsidRPr="00B516EB">
              <w:rPr>
                <w:sz w:val="20"/>
              </w:rPr>
              <w:t>6= Forced to leave</w:t>
            </w:r>
          </w:p>
          <w:p w14:paraId="7D19067F" w14:textId="77777777" w:rsidR="00501046" w:rsidRDefault="00B516EB" w:rsidP="00B516EB">
            <w:pPr>
              <w:pStyle w:val="NoSpacing"/>
              <w:rPr>
                <w:sz w:val="20"/>
              </w:rPr>
            </w:pPr>
            <w:r w:rsidRPr="00B516EB">
              <w:rPr>
                <w:sz w:val="20"/>
              </w:rPr>
              <w:t>7= Witchcraft</w:t>
            </w:r>
          </w:p>
          <w:p w14:paraId="52FE4DA3" w14:textId="441B4074" w:rsidR="006A0842" w:rsidRPr="00411178" w:rsidRDefault="006A0842" w:rsidP="00B516EB">
            <w:pPr>
              <w:pStyle w:val="NoSpacing"/>
              <w:rPr>
                <w:sz w:val="20"/>
              </w:rPr>
            </w:pPr>
            <w:r w:rsidRPr="006A0842">
              <w:rPr>
                <w:sz w:val="20"/>
              </w:rPr>
              <w:t>8= Unfair treatment at previous village</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32755DB6" w14:textId="5B8180BE" w:rsidR="00937FCD" w:rsidRPr="00937FCD" w:rsidRDefault="00501046" w:rsidP="00F85A49">
            <w:pPr>
              <w:pStyle w:val="NoSpacing"/>
              <w:rPr>
                <w:w w:val="105"/>
              </w:rPr>
            </w:pPr>
            <w:r>
              <w:rPr>
                <w:w w:val="105"/>
              </w:rPr>
              <w:t>B16</w:t>
            </w:r>
            <w:r w:rsidR="00937FCD" w:rsidRPr="00937FCD">
              <w:rPr>
                <w:w w:val="105"/>
              </w:rPr>
              <w:t>. How many years have you lived in this village/locality?(</w:t>
            </w:r>
            <w:proofErr w:type="spellStart"/>
            <w:r w:rsidR="00937FCD" w:rsidRPr="00937FCD">
              <w:rPr>
                <w:b/>
                <w:w w:val="105"/>
              </w:rPr>
              <w:t>yrs_live</w:t>
            </w:r>
            <w:proofErr w:type="spellEnd"/>
            <w:r w:rsidR="00937FCD" w:rsidRPr="00937FCD">
              <w:rPr>
                <w:w w:val="105"/>
              </w:rPr>
              <w:t>)</w:t>
            </w:r>
          </w:p>
        </w:tc>
        <w:tc>
          <w:tcPr>
            <w:tcW w:w="3383"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510CB52D" w14:textId="6483A97B" w:rsidR="00937FCD" w:rsidRPr="00937FCD" w:rsidRDefault="00501046" w:rsidP="00F85A49">
            <w:pPr>
              <w:pStyle w:val="NoSpacing"/>
              <w:rPr>
                <w:w w:val="105"/>
              </w:rPr>
            </w:pPr>
            <w:r>
              <w:rPr>
                <w:w w:val="105"/>
              </w:rPr>
              <w:t>B17</w:t>
            </w:r>
            <w:r w:rsidR="00937FCD" w:rsidRPr="00937FCD">
              <w:rPr>
                <w:w w:val="105"/>
              </w:rPr>
              <w:t>. How many years has the household head lived in this village/locality? (</w:t>
            </w:r>
            <w:proofErr w:type="spellStart"/>
            <w:r w:rsidR="00937FCD" w:rsidRPr="00937FCD">
              <w:rPr>
                <w:b/>
                <w:w w:val="105"/>
              </w:rPr>
              <w:t>yrs_live_head</w:t>
            </w:r>
            <w:proofErr w:type="spellEnd"/>
            <w:r w:rsidR="00937FCD" w:rsidRPr="00937FCD">
              <w:rPr>
                <w:w w:val="105"/>
              </w:rPr>
              <w:t>)</w:t>
            </w:r>
          </w:p>
          <w:p w14:paraId="6F8F69F8" w14:textId="04C42088" w:rsidR="00937FCD" w:rsidRPr="00D162C1" w:rsidRDefault="00501046" w:rsidP="00F85A49">
            <w:pPr>
              <w:pStyle w:val="NoSpacing"/>
              <w:rPr>
                <w:i/>
                <w:w w:val="105"/>
              </w:rPr>
            </w:pPr>
            <w:r>
              <w:rPr>
                <w:i/>
                <w:w w:val="105"/>
              </w:rPr>
              <w:t>Only ask if A11 ≠1 and B13</w:t>
            </w:r>
            <w:r w:rsidR="00937FCD" w:rsidRPr="00D162C1">
              <w:rPr>
                <w:i/>
                <w:w w:val="105"/>
              </w:rPr>
              <w:t xml:space="preserve"> ≠1</w:t>
            </w:r>
          </w:p>
        </w:tc>
        <w:tc>
          <w:tcPr>
            <w:tcW w:w="3383"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621CAD31" w:rsidR="00D162C1" w:rsidRPr="00937FCD" w:rsidRDefault="001F021A" w:rsidP="00F85A49">
            <w:pPr>
              <w:pStyle w:val="NoSpacing"/>
              <w:rPr>
                <w:w w:val="105"/>
              </w:rPr>
            </w:pPr>
            <w:r>
              <w:rPr>
                <w:w w:val="105"/>
              </w:rPr>
              <w:t>B18</w:t>
            </w:r>
            <w:r w:rsidR="00B80705">
              <w:rPr>
                <w:w w:val="105"/>
              </w:rPr>
              <w:t xml:space="preserve">.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r w:rsidR="00F61C0F">
              <w:rPr>
                <w:w w:val="105"/>
              </w:rPr>
              <w:t>(move5)</w:t>
            </w:r>
          </w:p>
          <w:p w14:paraId="29709056" w14:textId="6BB93A1F" w:rsidR="00C566D4" w:rsidRPr="001241F8" w:rsidRDefault="00C566D4" w:rsidP="00283D98">
            <w:pPr>
              <w:pStyle w:val="NoSpacing"/>
              <w:rPr>
                <w:i/>
                <w:w w:val="105"/>
              </w:rPr>
            </w:pPr>
            <w:r>
              <w:rPr>
                <w:i/>
                <w:w w:val="105"/>
              </w:rPr>
              <w:t>If 0, skip to B.</w:t>
            </w:r>
            <w:r w:rsidR="00283D98">
              <w:rPr>
                <w:i/>
                <w:w w:val="105"/>
              </w:rPr>
              <w:t>21</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3AA468BB" w:rsidR="00D162C1" w:rsidRDefault="001F021A" w:rsidP="00F85A49">
            <w:pPr>
              <w:pStyle w:val="NoSpacing"/>
              <w:rPr>
                <w:w w:val="105"/>
              </w:rPr>
            </w:pPr>
            <w:r>
              <w:rPr>
                <w:w w:val="105"/>
              </w:rPr>
              <w:t>B19</w:t>
            </w:r>
            <w:r w:rsidR="00B80705">
              <w:rPr>
                <w:w w:val="105"/>
              </w:rPr>
              <w:t xml:space="preserve">. </w:t>
            </w:r>
            <w:r w:rsidR="00D162C1" w:rsidRPr="00937FCD">
              <w:rPr>
                <w:w w:val="105"/>
              </w:rPr>
              <w:t xml:space="preserve">Why did you consider moving? </w:t>
            </w:r>
            <w:r w:rsidR="00F61C0F">
              <w:rPr>
                <w:w w:val="105"/>
              </w:rPr>
              <w:t>(move5why)</w:t>
            </w:r>
          </w:p>
          <w:p w14:paraId="57CD6330" w14:textId="7D631B60" w:rsidR="00B516EB" w:rsidRPr="00B00F85" w:rsidRDefault="00B516EB" w:rsidP="00F85A49">
            <w:pPr>
              <w:pStyle w:val="NoSpacing"/>
              <w:rPr>
                <w:i/>
                <w:w w:val="105"/>
              </w:rPr>
            </w:pPr>
            <w:r w:rsidRPr="00B00F85">
              <w:rPr>
                <w:i/>
                <w:w w:val="105"/>
              </w:rPr>
              <w:t>Select all that apply</w:t>
            </w:r>
          </w:p>
          <w:p w14:paraId="462B4768" w14:textId="3BF79BF7" w:rsidR="00C566D4" w:rsidRPr="00C566D4" w:rsidRDefault="00C566D4" w:rsidP="00283D98">
            <w:pPr>
              <w:pStyle w:val="NoSpacing"/>
              <w:rPr>
                <w:i/>
                <w:w w:val="105"/>
              </w:rPr>
            </w:pP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330019A3" w:rsidR="00D162C1" w:rsidRPr="00527094" w:rsidRDefault="00D162C1" w:rsidP="00F85A49">
            <w:pPr>
              <w:pStyle w:val="NoSpacing"/>
              <w:rPr>
                <w:sz w:val="20"/>
              </w:rPr>
            </w:pPr>
            <w:r w:rsidRPr="00527094">
              <w:rPr>
                <w:sz w:val="20"/>
              </w:rPr>
              <w:t xml:space="preserve">2=More money for work they are currently doing (petty trade, farming, </w:t>
            </w:r>
            <w:r w:rsidR="006A0842" w:rsidRPr="00527094">
              <w:rPr>
                <w:sz w:val="20"/>
              </w:rPr>
              <w:t>etc.</w:t>
            </w:r>
            <w:r w:rsidRPr="00527094">
              <w:rPr>
                <w:sz w:val="20"/>
              </w:rPr>
              <w:t>)</w:t>
            </w:r>
          </w:p>
          <w:p w14:paraId="455AA9EE" w14:textId="5E1E2424" w:rsidR="00D162C1" w:rsidRPr="00527094" w:rsidRDefault="00D162C1" w:rsidP="00F85A49">
            <w:pPr>
              <w:pStyle w:val="NoSpacing"/>
              <w:rPr>
                <w:sz w:val="20"/>
              </w:rPr>
            </w:pPr>
            <w:r w:rsidRPr="00527094">
              <w:rPr>
                <w:sz w:val="20"/>
              </w:rPr>
              <w:t>3=More land/more fertile land/</w:t>
            </w:r>
            <w:r w:rsidR="00B516EB">
              <w:rPr>
                <w:sz w:val="20"/>
              </w:rPr>
              <w:t>better yields/</w:t>
            </w:r>
            <w:r w:rsidRPr="00527094">
              <w:rPr>
                <w:sz w:val="20"/>
              </w:rPr>
              <w:t xml:space="preserve">etc. </w:t>
            </w:r>
          </w:p>
          <w:p w14:paraId="4235EB53" w14:textId="77777777" w:rsidR="00D162C1" w:rsidRPr="00527094" w:rsidRDefault="00D162C1" w:rsidP="00F85A49">
            <w:pPr>
              <w:pStyle w:val="NoSpacing"/>
              <w:rPr>
                <w:sz w:val="20"/>
              </w:rPr>
            </w:pPr>
            <w:r w:rsidRPr="00527094">
              <w:rPr>
                <w:sz w:val="20"/>
              </w:rPr>
              <w:lastRenderedPageBreak/>
              <w:t xml:space="preserve">4=To be with family/friends, family issues (divorce, </w:t>
            </w:r>
            <w:proofErr w:type="spellStart"/>
            <w:r w:rsidRPr="00527094">
              <w:rPr>
                <w:sz w:val="20"/>
              </w:rPr>
              <w:t>etc</w:t>
            </w:r>
            <w:proofErr w:type="spellEnd"/>
            <w:r w:rsidRPr="00527094">
              <w:rPr>
                <w:sz w:val="20"/>
              </w:rPr>
              <w:t>)</w:t>
            </w:r>
          </w:p>
          <w:p w14:paraId="29919D28" w14:textId="77777777" w:rsidR="00D162C1" w:rsidRDefault="00D162C1" w:rsidP="00F85A49">
            <w:pPr>
              <w:pStyle w:val="NoSpacing"/>
              <w:rPr>
                <w:sz w:val="20"/>
              </w:rPr>
            </w:pPr>
            <w:r w:rsidRPr="00527094">
              <w:rPr>
                <w:sz w:val="20"/>
              </w:rPr>
              <w:t xml:space="preserve">5=Better education for children </w:t>
            </w:r>
          </w:p>
          <w:p w14:paraId="7AC70EE1" w14:textId="4192CC98" w:rsidR="00A237AB" w:rsidRDefault="00A237AB" w:rsidP="00F85A49">
            <w:pPr>
              <w:pStyle w:val="NoSpacing"/>
              <w:rPr>
                <w:sz w:val="20"/>
              </w:rPr>
            </w:pPr>
            <w:r>
              <w:rPr>
                <w:sz w:val="20"/>
              </w:rPr>
              <w:t xml:space="preserve">6= Witchcraft </w:t>
            </w:r>
          </w:p>
          <w:p w14:paraId="455D5311" w14:textId="4497DF6C" w:rsidR="00B516EB" w:rsidRPr="00527094" w:rsidRDefault="00A237AB" w:rsidP="00F85A49">
            <w:pPr>
              <w:pStyle w:val="NoSpacing"/>
              <w:rPr>
                <w:sz w:val="20"/>
              </w:rPr>
            </w:pPr>
            <w:r>
              <w:rPr>
                <w:sz w:val="20"/>
              </w:rPr>
              <w:t>7</w:t>
            </w:r>
            <w:r w:rsidR="00B516EB">
              <w:rPr>
                <w:sz w:val="20"/>
              </w:rPr>
              <w:t xml:space="preserve">= Unfair treatment/discrimination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lastRenderedPageBreak/>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0BE48C20" w:rsidR="00937FCD" w:rsidRPr="00937FCD" w:rsidRDefault="001F021A" w:rsidP="00F85A49">
            <w:pPr>
              <w:pStyle w:val="NoSpacing"/>
              <w:rPr>
                <w:w w:val="105"/>
              </w:rPr>
            </w:pPr>
            <w:r>
              <w:rPr>
                <w:w w:val="105"/>
              </w:rPr>
              <w:t>B19</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0333FA2C" w14:textId="77777777" w:rsidR="00D162C1" w:rsidRDefault="001F021A" w:rsidP="00F85A49">
            <w:pPr>
              <w:pStyle w:val="NoSpacing"/>
              <w:rPr>
                <w:w w:val="105"/>
              </w:rPr>
            </w:pPr>
            <w:r>
              <w:rPr>
                <w:w w:val="105"/>
              </w:rPr>
              <w:t>B20</w:t>
            </w:r>
            <w:r w:rsidR="00C566D4">
              <w:rPr>
                <w:w w:val="105"/>
              </w:rPr>
              <w:t>.</w:t>
            </w:r>
            <w:r w:rsidR="00B80705">
              <w:rPr>
                <w:w w:val="105"/>
              </w:rPr>
              <w:t xml:space="preserve"> </w:t>
            </w:r>
            <w:r w:rsidR="00D162C1" w:rsidRPr="00937FCD">
              <w:rPr>
                <w:w w:val="105"/>
              </w:rPr>
              <w:t xml:space="preserve">Why did you not move? </w:t>
            </w:r>
            <w:r>
              <w:rPr>
                <w:w w:val="105"/>
              </w:rPr>
              <w:t>(nomove5why)</w:t>
            </w:r>
          </w:p>
          <w:p w14:paraId="3393F7D5" w14:textId="7C111298" w:rsidR="00B516EB" w:rsidRPr="00B00F85" w:rsidRDefault="00B516EB" w:rsidP="00F85A49">
            <w:pPr>
              <w:pStyle w:val="NoSpacing"/>
              <w:rPr>
                <w:i/>
                <w:w w:val="105"/>
              </w:rPr>
            </w:pPr>
            <w:r w:rsidRPr="00B00F85">
              <w:rPr>
                <w:i/>
                <w:w w:val="105"/>
              </w:rPr>
              <w:t>Select all that apply</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Default="00D162C1" w:rsidP="00F85A49">
            <w:pPr>
              <w:pStyle w:val="NoSpacing"/>
              <w:rPr>
                <w:sz w:val="20"/>
              </w:rPr>
            </w:pPr>
            <w:r w:rsidRPr="00527094">
              <w:rPr>
                <w:sz w:val="20"/>
              </w:rPr>
              <w:t>4=My land is here/can’t get land in a new area</w:t>
            </w:r>
          </w:p>
          <w:p w14:paraId="26D0C581" w14:textId="3235B18B" w:rsidR="009135B5" w:rsidRPr="00527094" w:rsidRDefault="009135B5" w:rsidP="00F85A49">
            <w:pPr>
              <w:pStyle w:val="NoSpacing"/>
              <w:rPr>
                <w:sz w:val="20"/>
              </w:rPr>
            </w:pPr>
            <w:r>
              <w:rPr>
                <w:sz w:val="20"/>
              </w:rPr>
              <w:t>5= I moved and came back to this village</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761EAA89" w:rsidR="00937FCD" w:rsidRPr="00937FCD" w:rsidRDefault="001F021A" w:rsidP="00F85A49">
            <w:pPr>
              <w:pStyle w:val="NoSpacing"/>
              <w:rPr>
                <w:w w:val="105"/>
              </w:rPr>
            </w:pPr>
            <w:r>
              <w:rPr>
                <w:w w:val="105"/>
              </w:rPr>
              <w:t>B20</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264ABADD" w:rsidR="00937FCD" w:rsidRPr="00937FCD" w:rsidRDefault="001F021A" w:rsidP="00F85A49">
            <w:pPr>
              <w:pStyle w:val="NoSpacing"/>
              <w:rPr>
                <w:w w:val="105"/>
              </w:rPr>
            </w:pPr>
            <w:r>
              <w:rPr>
                <w:w w:val="105"/>
              </w:rPr>
              <w:t>B21</w:t>
            </w:r>
            <w:r w:rsidR="00937FCD" w:rsidRPr="00937FCD">
              <w:rPr>
                <w:w w:val="105"/>
              </w:rPr>
              <w:t>. When you were married, which spouse moved to the other spouse's village? (</w:t>
            </w:r>
            <w:proofErr w:type="spellStart"/>
            <w:r w:rsidR="00937FCD" w:rsidRPr="00937FCD">
              <w:rPr>
                <w:b/>
                <w:w w:val="105"/>
              </w:rPr>
              <w:t>spouse_move</w:t>
            </w:r>
            <w:proofErr w:type="spellEnd"/>
            <w:r w:rsidR="00937FCD" w:rsidRPr="00937FCD">
              <w:rPr>
                <w:w w:val="105"/>
              </w:rPr>
              <w:t>)</w:t>
            </w:r>
          </w:p>
          <w:p w14:paraId="14F59074" w14:textId="2527315E" w:rsidR="00937FCD" w:rsidRPr="001241F8" w:rsidRDefault="00937FCD" w:rsidP="00F85A49">
            <w:pPr>
              <w:pStyle w:val="NoSpacing"/>
              <w:rPr>
                <w:i/>
                <w:w w:val="105"/>
              </w:rPr>
            </w:pPr>
            <w:r w:rsidRPr="001241F8">
              <w:rPr>
                <w:i/>
                <w:w w:val="105"/>
              </w:rPr>
              <w:t>Ask if B</w:t>
            </w:r>
            <w:r w:rsidR="00283D98">
              <w:rPr>
                <w:i/>
                <w:w w:val="105"/>
              </w:rPr>
              <w:t>1</w:t>
            </w:r>
            <w:r w:rsidRPr="001241F8">
              <w:rPr>
                <w:i/>
                <w:w w:val="105"/>
              </w:rPr>
              <w:t>=1,2,4,5,6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11630675" w:rsidR="00937FCD" w:rsidRPr="00527094" w:rsidRDefault="00937FCD" w:rsidP="00F85A49">
            <w:pPr>
              <w:pStyle w:val="NoSpacing"/>
              <w:rPr>
                <w:sz w:val="20"/>
              </w:rPr>
            </w:pPr>
            <w:r w:rsidRPr="00527094">
              <w:rPr>
                <w:sz w:val="20"/>
              </w:rPr>
              <w:t xml:space="preserve">4=Husband moved to wife’s village for </w:t>
            </w:r>
            <w:r w:rsidR="00B516EB">
              <w:rPr>
                <w:sz w:val="20"/>
              </w:rPr>
              <w:t>a short time</w:t>
            </w:r>
            <w:r w:rsidRPr="00527094">
              <w:rPr>
                <w:sz w:val="20"/>
              </w:rPr>
              <w:t>, then moved back to husband’s village together</w:t>
            </w:r>
          </w:p>
          <w:p w14:paraId="1B761FBB" w14:textId="1EFB7047" w:rsidR="00937FCD" w:rsidRPr="00527094" w:rsidRDefault="00937FCD" w:rsidP="00F85A49">
            <w:pPr>
              <w:pStyle w:val="NoSpacing"/>
              <w:rPr>
                <w:sz w:val="20"/>
              </w:rPr>
            </w:pPr>
            <w:r w:rsidRPr="00527094">
              <w:rPr>
                <w:sz w:val="20"/>
              </w:rPr>
              <w:t>5=Husband and wife from same village</w:t>
            </w:r>
          </w:p>
          <w:p w14:paraId="1DAC01CE" w14:textId="77777777" w:rsidR="00937FCD" w:rsidRPr="00527094" w:rsidRDefault="00937FCD" w:rsidP="00F85A49">
            <w:pPr>
              <w:pStyle w:val="NoSpacing"/>
              <w:rPr>
                <w:sz w:val="20"/>
              </w:rPr>
            </w:pPr>
            <w:r w:rsidRPr="00527094">
              <w:rPr>
                <w:sz w:val="20"/>
              </w:rPr>
              <w:t xml:space="preserve">6=No one moved, live separately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4CB00088" w:rsidR="00937FCD" w:rsidRPr="001241F8" w:rsidRDefault="001F021A" w:rsidP="00F85A49">
            <w:pPr>
              <w:pStyle w:val="NoSpacing"/>
              <w:rPr>
                <w:i/>
                <w:w w:val="105"/>
              </w:rPr>
            </w:pPr>
            <w:r>
              <w:rPr>
                <w:w w:val="105"/>
              </w:rPr>
              <w:t>B21</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0E876A1E" w:rsidR="00937FCD" w:rsidRPr="001241F8" w:rsidRDefault="00937FCD" w:rsidP="00F85A49">
            <w:pPr>
              <w:pStyle w:val="NoSpacing"/>
              <w:rPr>
                <w:w w:val="105"/>
              </w:rPr>
            </w:pPr>
            <w:r w:rsidRPr="001241F8">
              <w:rPr>
                <w:w w:val="105"/>
              </w:rPr>
              <w:t>B</w:t>
            </w:r>
            <w:r w:rsidR="001F021A">
              <w:rPr>
                <w:w w:val="105"/>
              </w:rPr>
              <w:t>22</w:t>
            </w:r>
            <w:r w:rsidRPr="001241F8">
              <w:rPr>
                <w:w w:val="105"/>
              </w:rPr>
              <w:t xml:space="preserve">. Is the </w:t>
            </w:r>
            <w:r w:rsidR="00111D72">
              <w:rPr>
                <w:w w:val="105"/>
              </w:rPr>
              <w:t>village</w:t>
            </w:r>
            <w:r w:rsidRPr="001241F8">
              <w:rPr>
                <w:w w:val="105"/>
              </w:rPr>
              <w:t xml:space="preserve"> land that your household farms passed down from the wife's family or the husband's family? (</w:t>
            </w:r>
            <w:proofErr w:type="spellStart"/>
            <w:r w:rsidRPr="001241F8">
              <w:rPr>
                <w:b/>
                <w:w w:val="105"/>
              </w:rPr>
              <w:t>mat_pat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93C9DC0" w:rsidR="00937FCD" w:rsidRPr="001241F8" w:rsidRDefault="001F021A" w:rsidP="00F85A49">
            <w:pPr>
              <w:pStyle w:val="NoSpacing"/>
              <w:rPr>
                <w:i/>
                <w:w w:val="105"/>
              </w:rPr>
            </w:pPr>
            <w:r>
              <w:rPr>
                <w:w w:val="105"/>
              </w:rPr>
              <w:t>B22</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435F33">
        <w:trPr>
          <w:trHeight w:val="1161"/>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50E8E681" w:rsidR="00937FCD" w:rsidRPr="001241F8" w:rsidRDefault="00C302D3" w:rsidP="00F85A49">
            <w:pPr>
              <w:pStyle w:val="NoSpacing"/>
              <w:rPr>
                <w:w w:val="105"/>
              </w:rPr>
            </w:pPr>
            <w:r>
              <w:rPr>
                <w:w w:val="105"/>
              </w:rPr>
              <w:t>B</w:t>
            </w:r>
            <w:r w:rsidR="001F021A">
              <w:rPr>
                <w:w w:val="105"/>
              </w:rPr>
              <w:t>23</w:t>
            </w:r>
            <w:r w:rsidR="001F3B9F">
              <w:rPr>
                <w:w w:val="105"/>
              </w:rPr>
              <w:t xml:space="preserve">.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w:t>
            </w:r>
            <w:r w:rsidR="009135B5">
              <w:rPr>
                <w:w w:val="105"/>
              </w:rPr>
              <w:t xml:space="preserve"> 2014/2015</w:t>
            </w:r>
            <w:r w:rsidR="00937FCD" w:rsidRPr="001241F8">
              <w:rPr>
                <w:w w:val="105"/>
              </w:rPr>
              <w:t>? (</w:t>
            </w:r>
            <w:r w:rsidR="00937FCD" w:rsidRPr="001241F8">
              <w:rPr>
                <w:b/>
                <w:w w:val="105"/>
              </w:rPr>
              <w:t>hire</w:t>
            </w:r>
            <w:r w:rsidR="00937FCD" w:rsidRPr="001241F8">
              <w:rPr>
                <w:w w:val="105"/>
              </w:rPr>
              <w:t>)</w:t>
            </w:r>
          </w:p>
          <w:p w14:paraId="19DB24AA" w14:textId="6B9DA66F" w:rsidR="00937FCD" w:rsidRPr="00C566D4" w:rsidRDefault="00937FCD" w:rsidP="00F85A49">
            <w:pPr>
              <w:pStyle w:val="NoSpacing"/>
              <w:rPr>
                <w:i/>
                <w:w w:val="105"/>
              </w:rPr>
            </w:pPr>
            <w:r w:rsidRPr="001241F8">
              <w:rPr>
                <w:i/>
                <w:w w:val="105"/>
              </w:rPr>
              <w:t xml:space="preserve">If 0, 888, or 999, skip </w:t>
            </w:r>
            <w:r w:rsidR="00C566D4">
              <w:rPr>
                <w:i/>
                <w:w w:val="105"/>
              </w:rPr>
              <w:t>to B2</w:t>
            </w:r>
            <w:r w:rsidR="00283D98">
              <w:rPr>
                <w:i/>
                <w:w w:val="105"/>
              </w:rPr>
              <w:t>5</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700E13D" w14:textId="6AFAA62A" w:rsidR="00937FCD" w:rsidRPr="00937FCD" w:rsidRDefault="001F021A" w:rsidP="00F85A49">
            <w:pPr>
              <w:pStyle w:val="NoSpacing"/>
              <w:rPr>
                <w:w w:val="105"/>
              </w:rPr>
            </w:pPr>
            <w:r>
              <w:rPr>
                <w:w w:val="105"/>
              </w:rPr>
              <w:t>B24</w:t>
            </w:r>
            <w:r w:rsidR="00937FCD" w:rsidRPr="00937FCD">
              <w:rPr>
                <w:w w:val="105"/>
              </w:rPr>
              <w:t xml:space="preserve">. How many total </w:t>
            </w:r>
            <w:r w:rsidR="00B516EB">
              <w:rPr>
                <w:w w:val="105"/>
              </w:rPr>
              <w:t xml:space="preserve">person </w:t>
            </w:r>
            <w:r w:rsidR="00937FCD" w:rsidRPr="00937FCD">
              <w:rPr>
                <w:w w:val="105"/>
              </w:rPr>
              <w:t>days did</w:t>
            </w:r>
            <w:r w:rsidR="001F3B9F">
              <w:rPr>
                <w:w w:val="105"/>
              </w:rPr>
              <w:t xml:space="preserve"> a</w:t>
            </w:r>
            <w:r w:rsidR="00B516EB">
              <w:rPr>
                <w:w w:val="105"/>
              </w:rPr>
              <w:t>ll</w:t>
            </w:r>
            <w:r w:rsidR="001F3B9F">
              <w:rPr>
                <w:w w:val="105"/>
              </w:rPr>
              <w:t xml:space="preserve"> adult member</w:t>
            </w:r>
            <w:r w:rsidR="00B516EB">
              <w:rPr>
                <w:w w:val="105"/>
              </w:rPr>
              <w:t>s</w:t>
            </w:r>
            <w:r w:rsidR="001F3B9F">
              <w:rPr>
                <w:w w:val="105"/>
              </w:rPr>
              <w:t xml:space="preserve"> of your household </w:t>
            </w:r>
            <w:r w:rsidR="00937FCD" w:rsidRPr="00937FCD">
              <w:rPr>
                <w:w w:val="105"/>
              </w:rPr>
              <w:t xml:space="preserve">do </w:t>
            </w:r>
            <w:proofErr w:type="spellStart"/>
            <w:r w:rsidR="00937FCD" w:rsidRPr="00937FCD">
              <w:rPr>
                <w:w w:val="105"/>
              </w:rPr>
              <w:t>ganyu</w:t>
            </w:r>
            <w:proofErr w:type="spellEnd"/>
            <w:r w:rsidR="00937FCD" w:rsidRPr="00937FCD">
              <w:rPr>
                <w:w w:val="105"/>
              </w:rPr>
              <w:t xml:space="preserve"> in the last agricultural season? (</w:t>
            </w:r>
            <w:proofErr w:type="spellStart"/>
            <w:r w:rsidR="00937FCD" w:rsidRPr="00937FCD">
              <w:rPr>
                <w:b/>
                <w:w w:val="105"/>
              </w:rPr>
              <w:t>hiredays</w:t>
            </w:r>
            <w:proofErr w:type="spellEnd"/>
            <w:r w:rsidR="00937FCD" w:rsidRPr="00937FCD">
              <w:rPr>
                <w:w w:val="105"/>
              </w:rPr>
              <w:t>)</w:t>
            </w:r>
          </w:p>
        </w:tc>
        <w:tc>
          <w:tcPr>
            <w:tcW w:w="3383"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3A17BF" w:rsidRPr="00937FCD" w14:paraId="0DFD00BA" w14:textId="77777777" w:rsidTr="003A17BF">
        <w:trPr>
          <w:trHeight w:val="20"/>
          <w:jc w:val="center"/>
        </w:trPr>
        <w:tc>
          <w:tcPr>
            <w:tcW w:w="11086" w:type="dxa"/>
            <w:gridSpan w:val="5"/>
            <w:tcBorders>
              <w:top w:val="single" w:sz="4" w:space="0" w:color="000000"/>
              <w:left w:val="single" w:sz="4" w:space="0" w:color="000000"/>
              <w:bottom w:val="single" w:sz="4" w:space="0" w:color="000000"/>
              <w:right w:val="single" w:sz="18" w:space="0" w:color="000000"/>
            </w:tcBorders>
          </w:tcPr>
          <w:p w14:paraId="49744EBA" w14:textId="71FFC198" w:rsidR="003A17BF" w:rsidRPr="00D3513D" w:rsidRDefault="003A17BF">
            <w:pPr>
              <w:pStyle w:val="NoSpacing"/>
              <w:rPr>
                <w:i/>
              </w:rPr>
            </w:pPr>
            <w:r w:rsidRPr="004009E3">
              <w:rPr>
                <w:rFonts w:asciiTheme="minorHAnsi" w:hAnsiTheme="minorHAnsi" w:cs="Arial"/>
              </w:rPr>
              <w:t xml:space="preserve">[Showing ladder of </w:t>
            </w:r>
            <w:r>
              <w:rPr>
                <w:rFonts w:asciiTheme="minorHAnsi" w:hAnsiTheme="minorHAnsi" w:cs="Arial"/>
              </w:rPr>
              <w:t>wealth</w:t>
            </w:r>
            <w:r w:rsidRPr="004009E3">
              <w:rPr>
                <w:rFonts w:asciiTheme="minorHAnsi" w:hAnsiTheme="minorHAnsi" w:cs="Arial"/>
              </w:rPr>
              <w:t xml:space="preserve">]  This is a ladder of </w:t>
            </w:r>
            <w:r>
              <w:rPr>
                <w:rFonts w:asciiTheme="minorHAnsi" w:hAnsiTheme="minorHAnsi" w:cs="Arial"/>
              </w:rPr>
              <w:t>wealth</w:t>
            </w:r>
            <w:r w:rsidRPr="004009E3">
              <w:rPr>
                <w:rFonts w:asciiTheme="minorHAnsi" w:hAnsiTheme="minorHAnsi" w:cs="Arial"/>
              </w:rPr>
              <w:t xml:space="preserve"> from </w:t>
            </w:r>
            <w:r w:rsidRPr="004009E3">
              <w:rPr>
                <w:rFonts w:asciiTheme="minorHAnsi" w:hAnsiTheme="minorHAnsi" w:cs="Arial"/>
                <w:b/>
              </w:rPr>
              <w:t>1-10,</w:t>
            </w:r>
            <w:r w:rsidRPr="004009E3">
              <w:rPr>
                <w:rFonts w:asciiTheme="minorHAnsi" w:hAnsiTheme="minorHAnsi" w:cs="Arial"/>
              </w:rPr>
              <w:t xml:space="preserve"> The people at the top (10) </w:t>
            </w:r>
            <w:r w:rsidR="007A5595">
              <w:rPr>
                <w:w w:val="105"/>
              </w:rPr>
              <w:t>are the wealthies</w:t>
            </w:r>
            <w:r w:rsidR="007C1A0F">
              <w:rPr>
                <w:w w:val="105"/>
              </w:rPr>
              <w:t>t</w:t>
            </w:r>
            <w:r>
              <w:rPr>
                <w:w w:val="105"/>
              </w:rPr>
              <w:t xml:space="preserve"> and live very comfortably. The people at the very bottom (1) </w:t>
            </w:r>
            <w:r w:rsidR="007A5595">
              <w:rPr>
                <w:w w:val="105"/>
              </w:rPr>
              <w:t xml:space="preserve">are the poorest. </w:t>
            </w:r>
          </w:p>
        </w:tc>
      </w:tr>
      <w:tr w:rsidR="003A17BF" w:rsidRPr="00937FCD" w14:paraId="3005BD9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B94DB55" w14:textId="77777777" w:rsidR="003A17BF" w:rsidRPr="00937FCD" w:rsidRDefault="003A17BF"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566A1737" w14:textId="6E9989B4" w:rsidR="003A17BF" w:rsidRDefault="003A17BF" w:rsidP="003A17BF">
            <w:pPr>
              <w:pStyle w:val="NoSpacing"/>
              <w:rPr>
                <w:w w:val="105"/>
              </w:rPr>
            </w:pPr>
            <w:r>
              <w:rPr>
                <w:w w:val="105"/>
              </w:rPr>
              <w:t xml:space="preserve">B25. From 1 to 10, Where on this ladder is your household? </w:t>
            </w:r>
          </w:p>
          <w:p w14:paraId="08B0119F" w14:textId="6BBAC28B" w:rsidR="007A5595" w:rsidRPr="007A5595" w:rsidRDefault="007A5595" w:rsidP="003A17BF">
            <w:pPr>
              <w:pStyle w:val="NoSpacing"/>
              <w:rPr>
                <w:i/>
                <w:w w:val="105"/>
              </w:rPr>
            </w:pPr>
            <w:r w:rsidRPr="007A5595">
              <w:rPr>
                <w:i/>
                <w:w w:val="105"/>
              </w:rPr>
              <w:t>Enumerator note: Type of house, yields, farmland, livestock.</w:t>
            </w:r>
          </w:p>
          <w:p w14:paraId="18AF4305" w14:textId="77777777" w:rsidR="003A17BF" w:rsidRPr="004009E3" w:rsidRDefault="003A17BF" w:rsidP="003A17BF">
            <w:pPr>
              <w:pStyle w:val="NoSpacing"/>
              <w:rPr>
                <w:rFonts w:asciiTheme="minorHAnsi" w:hAnsiTheme="minorHAnsi" w:cs="Arial"/>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6AAC2F4" w14:textId="6982BF93" w:rsidR="003A17BF" w:rsidRPr="00D3513D" w:rsidRDefault="003A17BF" w:rsidP="00F85A49">
            <w:pPr>
              <w:pStyle w:val="NoSpacing"/>
              <w:rPr>
                <w:i/>
              </w:rPr>
            </w:pPr>
            <w:r w:rsidRPr="004009E3">
              <w:rPr>
                <w:rFonts w:asciiTheme="minorHAnsi" w:hAnsiTheme="minorHAnsi"/>
                <w:i/>
              </w:rPr>
              <w:t>(Integer 1-10)</w:t>
            </w:r>
          </w:p>
        </w:tc>
      </w:tr>
    </w:tbl>
    <w:p w14:paraId="385E31BF" w14:textId="343C36A2" w:rsidR="005A0EF7" w:rsidRDefault="005A0EF7" w:rsidP="005A0EF7"/>
    <w:p w14:paraId="7A582698" w14:textId="77777777" w:rsidR="005A0EF7" w:rsidRPr="005A0EF7" w:rsidRDefault="005A0EF7" w:rsidP="005A0EF7">
      <w:pPr>
        <w:sectPr w:rsidR="005A0EF7" w:rsidRPr="005A0EF7">
          <w:footerReference w:type="even" r:id="rId9"/>
          <w:footerReference w:type="default" r:id="rId10"/>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rPr>
          <w:caps w:val="0"/>
        </w:rPr>
      </w:pPr>
      <w:r w:rsidRPr="00D3513D">
        <w:rPr>
          <w:caps w:val="0"/>
        </w:rPr>
        <w:lastRenderedPageBreak/>
        <w:t>SECTION C. HOUSEHOLD ROSTER</w:t>
      </w: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884A64" w:rsidRPr="00D3513D" w14:paraId="3EF7DF0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3475A590" w14:textId="77777777" w:rsidR="00884A64" w:rsidRPr="00937FCD" w:rsidRDefault="00884A64" w:rsidP="00B62465">
            <w:pPr>
              <w:pStyle w:val="NoSpacing"/>
              <w:rPr>
                <w:w w:val="105"/>
              </w:rPr>
            </w:pPr>
          </w:p>
        </w:tc>
        <w:tc>
          <w:tcPr>
            <w:tcW w:w="7117" w:type="dxa"/>
            <w:tcBorders>
              <w:top w:val="single" w:sz="4" w:space="0" w:color="000000"/>
              <w:left w:val="single" w:sz="4" w:space="0" w:color="000000"/>
              <w:bottom w:val="single" w:sz="4" w:space="0" w:color="000000"/>
            </w:tcBorders>
          </w:tcPr>
          <w:p w14:paraId="205D42AE" w14:textId="3BE2F939" w:rsidR="00884A64" w:rsidRPr="005D6A5B" w:rsidRDefault="00501046" w:rsidP="005D6A5B">
            <w:r>
              <w:rPr>
                <w:w w:val="105"/>
              </w:rPr>
              <w:t>C1</w:t>
            </w:r>
            <w:r w:rsidR="00884A64" w:rsidRPr="00937FCD">
              <w:rPr>
                <w:w w:val="105"/>
              </w:rPr>
              <w:t xml:space="preserve">. </w:t>
            </w:r>
            <w:r w:rsidR="00884A64">
              <w:t>How many people live in your household?</w:t>
            </w:r>
          </w:p>
        </w:tc>
        <w:tc>
          <w:tcPr>
            <w:tcW w:w="3609" w:type="dxa"/>
            <w:tcBorders>
              <w:top w:val="single" w:sz="18" w:space="0" w:color="000000"/>
              <w:left w:val="single" w:sz="18" w:space="0" w:color="000000"/>
              <w:bottom w:val="single" w:sz="18" w:space="0" w:color="000000"/>
              <w:right w:val="single" w:sz="18" w:space="0" w:color="000000"/>
            </w:tcBorders>
          </w:tcPr>
          <w:p w14:paraId="34D3DDFC" w14:textId="77777777" w:rsidR="00884A64" w:rsidRPr="00D3513D" w:rsidRDefault="00884A64" w:rsidP="00B62465">
            <w:pPr>
              <w:pStyle w:val="NoSpacing"/>
              <w:rPr>
                <w:i/>
              </w:rPr>
            </w:pPr>
            <w:r w:rsidRPr="00D3513D">
              <w:rPr>
                <w:i/>
              </w:rPr>
              <w:t>(Integer)</w:t>
            </w:r>
          </w:p>
        </w:tc>
      </w:tr>
    </w:tbl>
    <w:p w14:paraId="458B946B" w14:textId="7281B033" w:rsidR="005647CC" w:rsidRPr="005647CC" w:rsidRDefault="005647CC" w:rsidP="005647CC">
      <w:r>
        <w:t xml:space="preserve">Now I would like to ask you some questions about each member of your household, beginning with the household head, </w:t>
      </w:r>
      <w:proofErr w:type="gramStart"/>
      <w:r>
        <w:t>then</w:t>
      </w:r>
      <w:proofErr w:type="gramEnd"/>
      <w:r>
        <w:t xml:space="preserve"> continuing with the oldest adult through the youngest child. </w:t>
      </w:r>
      <w:r w:rsidR="00B516EB">
        <w:t xml:space="preserve">Enumerator: </w:t>
      </w:r>
      <w:r w:rsidR="00B516EB" w:rsidRPr="00B516EB">
        <w:t>Carefully explain the definition of a household as: 'a group of people who live in the same homestead (which may consist of more than a single dwelling) and share food and other items bought from a common household budget. This includes people who are away temporarily.’</w:t>
      </w:r>
    </w:p>
    <w:tbl>
      <w:tblPr>
        <w:tblStyle w:val="TableGrid1"/>
        <w:tblW w:w="13407" w:type="dxa"/>
        <w:jc w:val="center"/>
        <w:tblLayout w:type="fixed"/>
        <w:tblCellMar>
          <w:left w:w="72" w:type="dxa"/>
          <w:right w:w="72" w:type="dxa"/>
        </w:tblCellMar>
        <w:tblLook w:val="04A0" w:firstRow="1" w:lastRow="0" w:firstColumn="1" w:lastColumn="0" w:noHBand="0" w:noVBand="1"/>
      </w:tblPr>
      <w:tblGrid>
        <w:gridCol w:w="715"/>
        <w:gridCol w:w="2448"/>
        <w:gridCol w:w="1316"/>
        <w:gridCol w:w="1296"/>
        <w:gridCol w:w="1440"/>
        <w:gridCol w:w="1710"/>
        <w:gridCol w:w="1152"/>
        <w:gridCol w:w="1800"/>
        <w:gridCol w:w="1530"/>
      </w:tblGrid>
      <w:tr w:rsidR="005647CC" w:rsidRPr="004C6C8C" w14:paraId="106FCC66" w14:textId="77777777" w:rsidTr="006641A7">
        <w:trPr>
          <w:trHeight w:val="20"/>
          <w:jc w:val="center"/>
        </w:trPr>
        <w:tc>
          <w:tcPr>
            <w:tcW w:w="715" w:type="dxa"/>
          </w:tcPr>
          <w:p w14:paraId="63D230CC" w14:textId="77777777" w:rsidR="005647CC" w:rsidRPr="004C6C8C" w:rsidRDefault="005647CC" w:rsidP="00F85A49">
            <w:pPr>
              <w:pStyle w:val="NoSpacing"/>
              <w:jc w:val="center"/>
            </w:pPr>
            <w:r w:rsidRPr="004C6C8C">
              <w:t>ID Code</w:t>
            </w:r>
          </w:p>
        </w:tc>
        <w:tc>
          <w:tcPr>
            <w:tcW w:w="2448" w:type="dxa"/>
          </w:tcPr>
          <w:p w14:paraId="11A6E624" w14:textId="0E55DF56" w:rsidR="005647CC" w:rsidRPr="004C6C8C" w:rsidRDefault="00501046" w:rsidP="00F85A49">
            <w:pPr>
              <w:pStyle w:val="NoSpacing"/>
              <w:jc w:val="center"/>
            </w:pPr>
            <w:r>
              <w:t>C2</w:t>
            </w:r>
            <w:r w:rsidR="005647CC">
              <w:t xml:space="preserve">. </w:t>
            </w:r>
            <w:r w:rsidR="005647CC" w:rsidRPr="004C6C8C">
              <w:t>List the names and surnames of all persons living in this household. Start the list with the head of this household,</w:t>
            </w:r>
            <w:r w:rsidR="005647CC">
              <w:t xml:space="preserve"> then</w:t>
            </w:r>
            <w:r w:rsidR="005647CC" w:rsidRPr="004C6C8C">
              <w:t xml:space="preserve"> adults then children from oldest to youngest.</w:t>
            </w:r>
          </w:p>
          <w:p w14:paraId="4AD7B95C" w14:textId="527F3A31" w:rsidR="005647CC" w:rsidRPr="00D3513D" w:rsidRDefault="005647CC" w:rsidP="00DD6731">
            <w:pPr>
              <w:pStyle w:val="NoSpacing"/>
              <w:jc w:val="center"/>
              <w:rPr>
                <w:i/>
              </w:rPr>
            </w:pPr>
            <w:r w:rsidRPr="00D3513D">
              <w:rPr>
                <w:i/>
              </w:rPr>
              <w:t xml:space="preserve">First, </w:t>
            </w:r>
            <w:r>
              <w:rPr>
                <w:i/>
              </w:rPr>
              <w:t xml:space="preserve">middle, </w:t>
            </w:r>
            <w:r w:rsidRPr="00D3513D">
              <w:rPr>
                <w:i/>
              </w:rPr>
              <w:t>last name</w:t>
            </w:r>
          </w:p>
        </w:tc>
        <w:tc>
          <w:tcPr>
            <w:tcW w:w="1316" w:type="dxa"/>
          </w:tcPr>
          <w:p w14:paraId="50EEE6CC" w14:textId="1F362567" w:rsidR="005647CC" w:rsidRPr="004C6C8C" w:rsidRDefault="00501046" w:rsidP="00F85A49">
            <w:pPr>
              <w:pStyle w:val="NoSpacing"/>
              <w:jc w:val="center"/>
            </w:pPr>
            <w:r>
              <w:t>C3</w:t>
            </w:r>
            <w:r w:rsidR="005647CC">
              <w:t>. Gender</w:t>
            </w:r>
          </w:p>
          <w:p w14:paraId="7818FAEB" w14:textId="77777777" w:rsidR="005647CC" w:rsidRPr="004C6C8C" w:rsidRDefault="005647CC" w:rsidP="00F85A49">
            <w:pPr>
              <w:pStyle w:val="NoSpacing"/>
              <w:jc w:val="center"/>
            </w:pPr>
          </w:p>
          <w:p w14:paraId="715F0F44" w14:textId="510C5EF0" w:rsidR="005647CC" w:rsidRPr="004C6C8C" w:rsidRDefault="005647CC" w:rsidP="00F85A49">
            <w:pPr>
              <w:pStyle w:val="NoSpacing"/>
              <w:jc w:val="center"/>
            </w:pPr>
            <w:r>
              <w:rPr>
                <w:lang w:eastAsia="zh-CN"/>
              </w:rPr>
              <w:t>0</w:t>
            </w:r>
            <w:r w:rsidRPr="004C6C8C">
              <w:rPr>
                <w:lang w:eastAsia="zh-CN"/>
              </w:rPr>
              <w:t>=Male</w:t>
            </w:r>
          </w:p>
          <w:p w14:paraId="66D99451" w14:textId="234FDDAC" w:rsidR="005647CC" w:rsidRPr="004C6C8C" w:rsidRDefault="005647CC" w:rsidP="00F85A49">
            <w:pPr>
              <w:pStyle w:val="NoSpacing"/>
              <w:jc w:val="center"/>
              <w:rPr>
                <w:lang w:eastAsia="zh-CN"/>
              </w:rPr>
            </w:pPr>
            <w:r>
              <w:rPr>
                <w:lang w:eastAsia="zh-CN"/>
              </w:rPr>
              <w:t>1</w:t>
            </w:r>
            <w:r w:rsidRPr="004C6C8C">
              <w:rPr>
                <w:lang w:eastAsia="zh-CN"/>
              </w:rPr>
              <w:t>=Female</w:t>
            </w:r>
          </w:p>
          <w:p w14:paraId="441BE7EE" w14:textId="77777777" w:rsidR="005647CC" w:rsidRPr="004C6C8C" w:rsidRDefault="005647CC" w:rsidP="00F85A49">
            <w:pPr>
              <w:pStyle w:val="NoSpacing"/>
              <w:jc w:val="center"/>
            </w:pPr>
            <w:r w:rsidRPr="004C6C8C">
              <w:rPr>
                <w:lang w:eastAsia="zh-CN"/>
              </w:rPr>
              <w:t>999=Prefer not to respond</w:t>
            </w:r>
          </w:p>
        </w:tc>
        <w:tc>
          <w:tcPr>
            <w:tcW w:w="1296" w:type="dxa"/>
          </w:tcPr>
          <w:p w14:paraId="13CEB239" w14:textId="77777777" w:rsidR="005647CC" w:rsidRPr="004C6C8C" w:rsidRDefault="005647CC" w:rsidP="00DD6731">
            <w:pPr>
              <w:pStyle w:val="NoSpacing"/>
              <w:jc w:val="center"/>
            </w:pPr>
            <w:r>
              <w:t>C4. Relationship to the head</w:t>
            </w:r>
          </w:p>
          <w:p w14:paraId="7B97FCDC" w14:textId="77777777" w:rsidR="005647CC" w:rsidRPr="004C6C8C" w:rsidRDefault="005647CC" w:rsidP="00DD6731">
            <w:pPr>
              <w:pStyle w:val="NoSpacing"/>
              <w:jc w:val="center"/>
            </w:pPr>
          </w:p>
          <w:p w14:paraId="58732A8C" w14:textId="10CC810E" w:rsidR="005647CC" w:rsidRDefault="005647CC" w:rsidP="00F85A49">
            <w:pPr>
              <w:pStyle w:val="NoSpacing"/>
              <w:jc w:val="center"/>
            </w:pPr>
            <w:r w:rsidRPr="00D3513D">
              <w:rPr>
                <w:i/>
              </w:rPr>
              <w:t>See code 101</w:t>
            </w:r>
          </w:p>
        </w:tc>
        <w:tc>
          <w:tcPr>
            <w:tcW w:w="1440" w:type="dxa"/>
          </w:tcPr>
          <w:p w14:paraId="7D9D5CA4" w14:textId="182FF540" w:rsidR="005647CC" w:rsidRPr="004C6C8C" w:rsidRDefault="005647CC" w:rsidP="00F85A49">
            <w:pPr>
              <w:pStyle w:val="NoSpacing"/>
              <w:jc w:val="center"/>
            </w:pPr>
            <w:r>
              <w:t>C</w:t>
            </w:r>
            <w:r w:rsidR="001C525F">
              <w:t>5</w:t>
            </w:r>
            <w:r>
              <w:t>. Age</w:t>
            </w:r>
          </w:p>
          <w:p w14:paraId="7E5ABE33" w14:textId="1FEE4E1E" w:rsidR="005647CC" w:rsidRDefault="005647CC" w:rsidP="00F85A49">
            <w:pPr>
              <w:pStyle w:val="NoSpacing"/>
              <w:jc w:val="center"/>
            </w:pPr>
            <w:r w:rsidRPr="00D3513D">
              <w:rPr>
                <w:i/>
              </w:rPr>
              <w:t xml:space="preserve">For children under 1 year, write 0. </w:t>
            </w:r>
          </w:p>
          <w:p w14:paraId="51B9DE07" w14:textId="77777777" w:rsidR="005647CC" w:rsidRDefault="005647CC" w:rsidP="00F85A49">
            <w:pPr>
              <w:pStyle w:val="NoSpacing"/>
              <w:jc w:val="center"/>
              <w:rPr>
                <w:i/>
              </w:rPr>
            </w:pPr>
            <w:r>
              <w:rPr>
                <w:i/>
              </w:rPr>
              <w:t>If age&lt;3, skip to next household member</w:t>
            </w:r>
          </w:p>
          <w:p w14:paraId="18F7EED9" w14:textId="467F3A5D" w:rsidR="005647CC" w:rsidRPr="00DD6731" w:rsidRDefault="005647CC" w:rsidP="00860585">
            <w:pPr>
              <w:pStyle w:val="NoSpacing"/>
              <w:jc w:val="center"/>
              <w:rPr>
                <w:i/>
              </w:rPr>
            </w:pPr>
            <w:r>
              <w:rPr>
                <w:i/>
              </w:rPr>
              <w:t xml:space="preserve">If </w:t>
            </w:r>
            <w:r w:rsidR="00860585">
              <w:rPr>
                <w:i/>
              </w:rPr>
              <w:t>unsure</w:t>
            </w:r>
            <w:r>
              <w:rPr>
                <w:i/>
              </w:rPr>
              <w:t xml:space="preserve">, </w:t>
            </w:r>
            <w:r w:rsidR="00860585">
              <w:rPr>
                <w:i/>
              </w:rPr>
              <w:t xml:space="preserve">enter 888 and </w:t>
            </w:r>
            <w:r>
              <w:rPr>
                <w:i/>
              </w:rPr>
              <w:t>ask C.5b</w:t>
            </w:r>
          </w:p>
        </w:tc>
        <w:tc>
          <w:tcPr>
            <w:tcW w:w="1710" w:type="dxa"/>
          </w:tcPr>
          <w:p w14:paraId="6C821EFC" w14:textId="229A0B5A" w:rsidR="005647CC" w:rsidRDefault="005D6A5B" w:rsidP="005647CC">
            <w:pPr>
              <w:pStyle w:val="NoSpacing"/>
              <w:jc w:val="center"/>
            </w:pPr>
            <w:r>
              <w:t xml:space="preserve">C.5b </w:t>
            </w:r>
            <w:r w:rsidR="005647CC">
              <w:t xml:space="preserve">About how old </w:t>
            </w:r>
            <w:proofErr w:type="gramStart"/>
            <w:r w:rsidR="005647CC">
              <w:t>are</w:t>
            </w:r>
            <w:proofErr w:type="gramEnd"/>
            <w:r w:rsidR="005647CC">
              <w:t xml:space="preserve"> you? </w:t>
            </w:r>
          </w:p>
          <w:p w14:paraId="3556777B" w14:textId="77777777" w:rsidR="005647CC" w:rsidRDefault="005647CC" w:rsidP="005647CC">
            <w:pPr>
              <w:pStyle w:val="NoSpacing"/>
              <w:jc w:val="center"/>
            </w:pPr>
            <w:r>
              <w:t>1=0-3</w:t>
            </w:r>
          </w:p>
          <w:p w14:paraId="51327B6E" w14:textId="77777777" w:rsidR="005647CC" w:rsidRDefault="005647CC" w:rsidP="005647CC">
            <w:pPr>
              <w:pStyle w:val="NoSpacing"/>
              <w:jc w:val="center"/>
            </w:pPr>
            <w:r>
              <w:t>2=4-12</w:t>
            </w:r>
          </w:p>
          <w:p w14:paraId="1ADD12E5" w14:textId="3561BD3F" w:rsidR="005647CC" w:rsidRDefault="005647CC" w:rsidP="005647CC">
            <w:pPr>
              <w:pStyle w:val="NoSpacing"/>
              <w:jc w:val="center"/>
            </w:pPr>
            <w:r>
              <w:t>3=13-17</w:t>
            </w:r>
          </w:p>
          <w:p w14:paraId="26E23ED8" w14:textId="547BAFA6" w:rsidR="005647CC" w:rsidRDefault="005647CC" w:rsidP="005647CC">
            <w:pPr>
              <w:pStyle w:val="NoSpacing"/>
              <w:jc w:val="center"/>
            </w:pPr>
            <w:r>
              <w:t>4=18-30</w:t>
            </w:r>
          </w:p>
          <w:p w14:paraId="01335A67" w14:textId="4A2DA4FF" w:rsidR="005647CC" w:rsidRDefault="005647CC" w:rsidP="005647CC">
            <w:pPr>
              <w:pStyle w:val="NoSpacing"/>
              <w:jc w:val="center"/>
            </w:pPr>
            <w:r>
              <w:t>5=31-40</w:t>
            </w:r>
          </w:p>
          <w:p w14:paraId="2217884A" w14:textId="5D2F2B67" w:rsidR="005647CC" w:rsidRDefault="005647CC" w:rsidP="00860585">
            <w:pPr>
              <w:pStyle w:val="NoSpacing"/>
              <w:jc w:val="center"/>
            </w:pPr>
            <w:r>
              <w:t>6=41-50</w:t>
            </w:r>
          </w:p>
          <w:p w14:paraId="30687DED" w14:textId="3DCF060A" w:rsidR="005647CC" w:rsidRDefault="005647CC" w:rsidP="00860585">
            <w:pPr>
              <w:pStyle w:val="NoSpacing"/>
              <w:jc w:val="center"/>
            </w:pPr>
            <w:r>
              <w:t>7=51-60</w:t>
            </w:r>
          </w:p>
          <w:p w14:paraId="28A133B3" w14:textId="2883D3E1" w:rsidR="005647CC" w:rsidRDefault="005647CC" w:rsidP="00860585">
            <w:pPr>
              <w:pStyle w:val="NoSpacing"/>
              <w:jc w:val="center"/>
            </w:pPr>
            <w:r>
              <w:t>8=60+</w:t>
            </w:r>
          </w:p>
        </w:tc>
        <w:tc>
          <w:tcPr>
            <w:tcW w:w="1152" w:type="dxa"/>
          </w:tcPr>
          <w:p w14:paraId="1103C7DE" w14:textId="3FC5A0B3" w:rsidR="005647CC" w:rsidRPr="004C6C8C" w:rsidRDefault="001C525F" w:rsidP="00F85A49">
            <w:pPr>
              <w:pStyle w:val="NoSpacing"/>
              <w:jc w:val="center"/>
            </w:pPr>
            <w:r>
              <w:t>C6</w:t>
            </w:r>
            <w:r w:rsidR="005647CC">
              <w:t>.</w:t>
            </w:r>
          </w:p>
          <w:p w14:paraId="6D208CAA" w14:textId="13041D8C" w:rsidR="005647CC" w:rsidRPr="004C6C8C" w:rsidRDefault="005647CC" w:rsidP="00DD6731">
            <w:pPr>
              <w:pStyle w:val="NoSpacing"/>
              <w:jc w:val="center"/>
            </w:pPr>
            <w:r>
              <w:t>Highest level of education completed</w:t>
            </w:r>
          </w:p>
          <w:p w14:paraId="14C1488D" w14:textId="77777777" w:rsidR="005647CC" w:rsidRPr="00D3513D" w:rsidRDefault="005647CC" w:rsidP="00F85A49">
            <w:pPr>
              <w:pStyle w:val="NoSpacing"/>
              <w:jc w:val="center"/>
              <w:rPr>
                <w:i/>
              </w:rPr>
            </w:pPr>
            <w:r w:rsidRPr="00D3513D">
              <w:rPr>
                <w:i/>
              </w:rPr>
              <w:t>See code 102</w:t>
            </w:r>
          </w:p>
        </w:tc>
        <w:tc>
          <w:tcPr>
            <w:tcW w:w="1800" w:type="dxa"/>
          </w:tcPr>
          <w:p w14:paraId="56090730" w14:textId="59D8E475" w:rsidR="005647CC" w:rsidRPr="004C6C8C" w:rsidRDefault="001C525F" w:rsidP="00F85A49">
            <w:pPr>
              <w:pStyle w:val="NoSpacing"/>
              <w:jc w:val="center"/>
            </w:pPr>
            <w:r>
              <w:t>C7</w:t>
            </w:r>
            <w:r w:rsidR="005647CC">
              <w:t xml:space="preserve">. </w:t>
            </w:r>
          </w:p>
          <w:p w14:paraId="33659E98" w14:textId="77777777" w:rsidR="005647CC" w:rsidRPr="004C6C8C" w:rsidRDefault="005647CC" w:rsidP="00F85A49">
            <w:pPr>
              <w:pStyle w:val="NoSpacing"/>
              <w:jc w:val="center"/>
            </w:pPr>
            <w:r w:rsidRPr="004C6C8C">
              <w:t>Currently enrolled in school?</w:t>
            </w:r>
          </w:p>
          <w:p w14:paraId="5C82051C" w14:textId="77777777" w:rsidR="005647CC" w:rsidRPr="004C6C8C" w:rsidRDefault="005647CC" w:rsidP="00F85A49">
            <w:pPr>
              <w:pStyle w:val="NoSpacing"/>
              <w:jc w:val="center"/>
            </w:pPr>
            <w:r w:rsidRPr="004C6C8C">
              <w:t>0=No</w:t>
            </w:r>
          </w:p>
          <w:p w14:paraId="030ADF7D" w14:textId="77777777" w:rsidR="005647CC" w:rsidRPr="004C6C8C" w:rsidRDefault="005647CC" w:rsidP="00F85A49">
            <w:pPr>
              <w:pStyle w:val="NoSpacing"/>
              <w:jc w:val="center"/>
            </w:pPr>
            <w:r w:rsidRPr="004C6C8C">
              <w:t>1=Yes</w:t>
            </w:r>
          </w:p>
          <w:p w14:paraId="532C697E" w14:textId="04E39823" w:rsidR="005647CC" w:rsidRPr="00D3513D" w:rsidRDefault="005647CC" w:rsidP="00F85A49">
            <w:pPr>
              <w:pStyle w:val="NoSpacing"/>
              <w:jc w:val="center"/>
              <w:rPr>
                <w:i/>
              </w:rPr>
            </w:pPr>
            <w:r>
              <w:rPr>
                <w:i/>
              </w:rPr>
              <w:t>If 1, skip to next household member</w:t>
            </w:r>
          </w:p>
        </w:tc>
        <w:tc>
          <w:tcPr>
            <w:tcW w:w="1530" w:type="dxa"/>
          </w:tcPr>
          <w:p w14:paraId="69D7F19F" w14:textId="713ECF68" w:rsidR="005647CC" w:rsidRPr="004C6C8C" w:rsidRDefault="001C525F" w:rsidP="00F85A49">
            <w:pPr>
              <w:pStyle w:val="NoSpacing"/>
              <w:jc w:val="center"/>
            </w:pPr>
            <w:r>
              <w:t>C8</w:t>
            </w:r>
            <w:r w:rsidR="005647CC">
              <w:t xml:space="preserve">. </w:t>
            </w:r>
          </w:p>
          <w:p w14:paraId="1C5D525B" w14:textId="77777777" w:rsidR="005647CC" w:rsidRPr="004C6C8C" w:rsidRDefault="005647CC" w:rsidP="00F85A49">
            <w:pPr>
              <w:pStyle w:val="NoSpacing"/>
              <w:jc w:val="center"/>
            </w:pPr>
            <w:r w:rsidRPr="004C6C8C">
              <w:t>Why is the respondent not currently in school?</w:t>
            </w:r>
          </w:p>
          <w:p w14:paraId="432D2E9F" w14:textId="77777777" w:rsidR="005647CC" w:rsidRPr="00D3513D" w:rsidRDefault="005647CC" w:rsidP="00F85A49">
            <w:pPr>
              <w:pStyle w:val="NoSpacing"/>
              <w:jc w:val="center"/>
              <w:rPr>
                <w:i/>
              </w:rPr>
            </w:pPr>
            <w:r w:rsidRPr="00D3513D">
              <w:rPr>
                <w:i/>
              </w:rPr>
              <w:t>See code 103</w:t>
            </w:r>
          </w:p>
          <w:p w14:paraId="37626121" w14:textId="77777777" w:rsidR="005647CC" w:rsidRPr="00D3513D" w:rsidRDefault="005647CC" w:rsidP="00F85A49">
            <w:pPr>
              <w:pStyle w:val="NoSpacing"/>
              <w:jc w:val="center"/>
              <w:rPr>
                <w:i/>
              </w:rPr>
            </w:pPr>
            <w:r w:rsidRPr="00D3513D">
              <w:rPr>
                <w:i/>
              </w:rPr>
              <w:t>Probe and code, select all that apply</w:t>
            </w:r>
          </w:p>
          <w:p w14:paraId="543500E2" w14:textId="7823B2A4" w:rsidR="005647CC" w:rsidRPr="00D3513D" w:rsidRDefault="005647CC" w:rsidP="00DD6731">
            <w:pPr>
              <w:pStyle w:val="NoSpacing"/>
              <w:rPr>
                <w:i/>
              </w:rPr>
            </w:pPr>
          </w:p>
        </w:tc>
      </w:tr>
      <w:tr w:rsidR="005647CC" w:rsidRPr="004C6C8C" w14:paraId="4C624B23" w14:textId="77777777" w:rsidTr="006641A7">
        <w:trPr>
          <w:trHeight w:val="20"/>
          <w:jc w:val="center"/>
        </w:trPr>
        <w:tc>
          <w:tcPr>
            <w:tcW w:w="715" w:type="dxa"/>
          </w:tcPr>
          <w:p w14:paraId="2C0126EB" w14:textId="2E2AA752" w:rsidR="005647CC" w:rsidRPr="004C6C8C" w:rsidRDefault="005647CC" w:rsidP="00F85A49">
            <w:pPr>
              <w:pStyle w:val="NoSpacing"/>
              <w:jc w:val="center"/>
            </w:pPr>
          </w:p>
        </w:tc>
        <w:tc>
          <w:tcPr>
            <w:tcW w:w="2448" w:type="dxa"/>
          </w:tcPr>
          <w:p w14:paraId="433ED23F" w14:textId="3CF92276" w:rsidR="005647CC" w:rsidRPr="004C6C8C" w:rsidRDefault="005647CC" w:rsidP="00F85A49">
            <w:pPr>
              <w:pStyle w:val="NoSpacing"/>
              <w:jc w:val="center"/>
            </w:pPr>
            <w:r>
              <w:t>Mem</w:t>
            </w:r>
          </w:p>
        </w:tc>
        <w:tc>
          <w:tcPr>
            <w:tcW w:w="1316" w:type="dxa"/>
          </w:tcPr>
          <w:p w14:paraId="5C14A2A9" w14:textId="22BB8C3A" w:rsidR="005647CC" w:rsidRPr="004C6C8C" w:rsidRDefault="005647CC" w:rsidP="00F85A49">
            <w:pPr>
              <w:pStyle w:val="NoSpacing"/>
              <w:jc w:val="center"/>
            </w:pPr>
            <w:r>
              <w:t>Gender</w:t>
            </w:r>
          </w:p>
        </w:tc>
        <w:tc>
          <w:tcPr>
            <w:tcW w:w="1296" w:type="dxa"/>
          </w:tcPr>
          <w:p w14:paraId="4AF89B75" w14:textId="635C50ED" w:rsidR="005647CC" w:rsidRPr="004C6C8C" w:rsidRDefault="005647CC" w:rsidP="00F85A49">
            <w:pPr>
              <w:pStyle w:val="NoSpacing"/>
              <w:jc w:val="center"/>
            </w:pPr>
            <w:r>
              <w:t>Relationship</w:t>
            </w:r>
          </w:p>
        </w:tc>
        <w:tc>
          <w:tcPr>
            <w:tcW w:w="1440" w:type="dxa"/>
          </w:tcPr>
          <w:p w14:paraId="1EB11D31" w14:textId="1B1DCBE8" w:rsidR="005647CC" w:rsidRPr="004C6C8C" w:rsidRDefault="005647CC" w:rsidP="00F85A49">
            <w:pPr>
              <w:pStyle w:val="NoSpacing"/>
              <w:jc w:val="center"/>
            </w:pPr>
            <w:r>
              <w:t>Age</w:t>
            </w:r>
          </w:p>
        </w:tc>
        <w:tc>
          <w:tcPr>
            <w:tcW w:w="1710" w:type="dxa"/>
          </w:tcPr>
          <w:p w14:paraId="4E6C6A74" w14:textId="77777777" w:rsidR="005647CC" w:rsidRDefault="005647CC" w:rsidP="00F85A49">
            <w:pPr>
              <w:pStyle w:val="NoSpacing"/>
              <w:jc w:val="center"/>
            </w:pPr>
          </w:p>
        </w:tc>
        <w:tc>
          <w:tcPr>
            <w:tcW w:w="1152" w:type="dxa"/>
          </w:tcPr>
          <w:p w14:paraId="6985B8F2" w14:textId="4B4919B7" w:rsidR="005647CC" w:rsidRPr="004C6C8C" w:rsidRDefault="005647CC" w:rsidP="00F85A49">
            <w:pPr>
              <w:pStyle w:val="NoSpacing"/>
              <w:jc w:val="center"/>
            </w:pPr>
            <w:r>
              <w:t>Ed</w:t>
            </w:r>
          </w:p>
        </w:tc>
        <w:tc>
          <w:tcPr>
            <w:tcW w:w="1800" w:type="dxa"/>
          </w:tcPr>
          <w:p w14:paraId="4A150B2F" w14:textId="0392531E" w:rsidR="005647CC" w:rsidRPr="004C6C8C" w:rsidRDefault="005647CC" w:rsidP="00F85A49">
            <w:pPr>
              <w:pStyle w:val="NoSpacing"/>
              <w:jc w:val="center"/>
            </w:pPr>
            <w:r>
              <w:t>School</w:t>
            </w:r>
          </w:p>
        </w:tc>
        <w:tc>
          <w:tcPr>
            <w:tcW w:w="1530" w:type="dxa"/>
          </w:tcPr>
          <w:p w14:paraId="245AD9CD" w14:textId="1F8B5D0C" w:rsidR="005647CC" w:rsidRPr="004C6C8C" w:rsidRDefault="005647CC" w:rsidP="00F85A49">
            <w:pPr>
              <w:pStyle w:val="NoSpacing"/>
              <w:jc w:val="center"/>
            </w:pPr>
            <w:proofErr w:type="spellStart"/>
            <w:r>
              <w:t>noschool</w:t>
            </w:r>
            <w:proofErr w:type="spellEnd"/>
          </w:p>
        </w:tc>
      </w:tr>
      <w:tr w:rsidR="005647CC" w:rsidRPr="004C6C8C" w14:paraId="50BF87EB" w14:textId="77777777" w:rsidTr="006641A7">
        <w:trPr>
          <w:trHeight w:val="20"/>
          <w:jc w:val="center"/>
        </w:trPr>
        <w:tc>
          <w:tcPr>
            <w:tcW w:w="715" w:type="dxa"/>
          </w:tcPr>
          <w:p w14:paraId="71E96A5C" w14:textId="77777777" w:rsidR="005647CC" w:rsidRPr="004C6C8C" w:rsidRDefault="005647CC" w:rsidP="00F85A49">
            <w:pPr>
              <w:pStyle w:val="NoSpacing"/>
              <w:jc w:val="center"/>
            </w:pPr>
            <w:r w:rsidRPr="004C6C8C">
              <w:t>1</w:t>
            </w:r>
          </w:p>
        </w:tc>
        <w:tc>
          <w:tcPr>
            <w:tcW w:w="2448" w:type="dxa"/>
          </w:tcPr>
          <w:p w14:paraId="22A233CD" w14:textId="77777777" w:rsidR="005647CC" w:rsidRPr="004C6C8C" w:rsidRDefault="005647CC" w:rsidP="00F85A49">
            <w:pPr>
              <w:pStyle w:val="NoSpacing"/>
              <w:jc w:val="center"/>
            </w:pPr>
          </w:p>
        </w:tc>
        <w:tc>
          <w:tcPr>
            <w:tcW w:w="1316" w:type="dxa"/>
          </w:tcPr>
          <w:p w14:paraId="43A9F3FF" w14:textId="77777777" w:rsidR="005647CC" w:rsidRPr="004C6C8C" w:rsidRDefault="005647CC" w:rsidP="00F85A49">
            <w:pPr>
              <w:pStyle w:val="NoSpacing"/>
              <w:jc w:val="center"/>
            </w:pPr>
          </w:p>
        </w:tc>
        <w:tc>
          <w:tcPr>
            <w:tcW w:w="1296" w:type="dxa"/>
          </w:tcPr>
          <w:p w14:paraId="04281075" w14:textId="77777777" w:rsidR="005647CC" w:rsidRPr="004C6C8C" w:rsidRDefault="005647CC" w:rsidP="00F85A49">
            <w:pPr>
              <w:pStyle w:val="NoSpacing"/>
              <w:jc w:val="center"/>
            </w:pPr>
          </w:p>
        </w:tc>
        <w:tc>
          <w:tcPr>
            <w:tcW w:w="1440" w:type="dxa"/>
          </w:tcPr>
          <w:p w14:paraId="6A026423" w14:textId="586B4AD7" w:rsidR="005647CC" w:rsidRPr="004C6C8C" w:rsidRDefault="005647CC" w:rsidP="00F85A49">
            <w:pPr>
              <w:pStyle w:val="NoSpacing"/>
              <w:jc w:val="center"/>
            </w:pPr>
          </w:p>
        </w:tc>
        <w:tc>
          <w:tcPr>
            <w:tcW w:w="1710" w:type="dxa"/>
          </w:tcPr>
          <w:p w14:paraId="2811582C" w14:textId="77777777" w:rsidR="005647CC" w:rsidRPr="004C6C8C" w:rsidRDefault="005647CC" w:rsidP="00F85A49">
            <w:pPr>
              <w:pStyle w:val="NoSpacing"/>
              <w:jc w:val="center"/>
            </w:pPr>
          </w:p>
        </w:tc>
        <w:tc>
          <w:tcPr>
            <w:tcW w:w="1152" w:type="dxa"/>
          </w:tcPr>
          <w:p w14:paraId="3EC2352F" w14:textId="303CD057" w:rsidR="005647CC" w:rsidRPr="004C6C8C" w:rsidRDefault="005647CC" w:rsidP="00F85A49">
            <w:pPr>
              <w:pStyle w:val="NoSpacing"/>
              <w:jc w:val="center"/>
            </w:pPr>
          </w:p>
        </w:tc>
        <w:tc>
          <w:tcPr>
            <w:tcW w:w="1800" w:type="dxa"/>
          </w:tcPr>
          <w:p w14:paraId="3B7F3367" w14:textId="77777777" w:rsidR="005647CC" w:rsidRPr="004C6C8C" w:rsidRDefault="005647CC" w:rsidP="00F85A49">
            <w:pPr>
              <w:pStyle w:val="NoSpacing"/>
              <w:jc w:val="center"/>
            </w:pPr>
          </w:p>
        </w:tc>
        <w:tc>
          <w:tcPr>
            <w:tcW w:w="1530" w:type="dxa"/>
          </w:tcPr>
          <w:p w14:paraId="19E3BC67" w14:textId="77777777" w:rsidR="005647CC" w:rsidRPr="004C6C8C" w:rsidRDefault="005647CC" w:rsidP="00F85A49">
            <w:pPr>
              <w:pStyle w:val="NoSpacing"/>
              <w:jc w:val="center"/>
            </w:pPr>
          </w:p>
        </w:tc>
      </w:tr>
      <w:tr w:rsidR="005647CC" w:rsidRPr="004C6C8C" w14:paraId="7ACB3947" w14:textId="77777777" w:rsidTr="006641A7">
        <w:trPr>
          <w:trHeight w:val="20"/>
          <w:jc w:val="center"/>
        </w:trPr>
        <w:tc>
          <w:tcPr>
            <w:tcW w:w="715" w:type="dxa"/>
          </w:tcPr>
          <w:p w14:paraId="5ECE2DAB" w14:textId="77777777" w:rsidR="005647CC" w:rsidRPr="004C6C8C" w:rsidRDefault="005647CC" w:rsidP="00F85A49">
            <w:pPr>
              <w:pStyle w:val="NoSpacing"/>
              <w:jc w:val="center"/>
            </w:pPr>
            <w:r w:rsidRPr="004C6C8C">
              <w:t>2</w:t>
            </w:r>
          </w:p>
        </w:tc>
        <w:tc>
          <w:tcPr>
            <w:tcW w:w="2448" w:type="dxa"/>
          </w:tcPr>
          <w:p w14:paraId="26BAD728" w14:textId="77777777" w:rsidR="005647CC" w:rsidRPr="004C6C8C" w:rsidRDefault="005647CC" w:rsidP="00F85A49">
            <w:pPr>
              <w:pStyle w:val="NoSpacing"/>
              <w:jc w:val="center"/>
            </w:pPr>
          </w:p>
        </w:tc>
        <w:tc>
          <w:tcPr>
            <w:tcW w:w="1316" w:type="dxa"/>
          </w:tcPr>
          <w:p w14:paraId="68DCF1CB" w14:textId="77777777" w:rsidR="005647CC" w:rsidRPr="004C6C8C" w:rsidRDefault="005647CC" w:rsidP="00F85A49">
            <w:pPr>
              <w:pStyle w:val="NoSpacing"/>
              <w:jc w:val="center"/>
            </w:pPr>
          </w:p>
        </w:tc>
        <w:tc>
          <w:tcPr>
            <w:tcW w:w="1296" w:type="dxa"/>
          </w:tcPr>
          <w:p w14:paraId="36490F7B" w14:textId="77777777" w:rsidR="005647CC" w:rsidRPr="004C6C8C" w:rsidRDefault="005647CC" w:rsidP="00F85A49">
            <w:pPr>
              <w:pStyle w:val="NoSpacing"/>
              <w:jc w:val="center"/>
            </w:pPr>
          </w:p>
        </w:tc>
        <w:tc>
          <w:tcPr>
            <w:tcW w:w="1440" w:type="dxa"/>
          </w:tcPr>
          <w:p w14:paraId="7F34F7E5" w14:textId="025183F6" w:rsidR="005647CC" w:rsidRPr="004C6C8C" w:rsidRDefault="005647CC" w:rsidP="00F85A49">
            <w:pPr>
              <w:pStyle w:val="NoSpacing"/>
              <w:jc w:val="center"/>
            </w:pPr>
          </w:p>
        </w:tc>
        <w:tc>
          <w:tcPr>
            <w:tcW w:w="1710" w:type="dxa"/>
          </w:tcPr>
          <w:p w14:paraId="3DB2CB2E" w14:textId="77777777" w:rsidR="005647CC" w:rsidRPr="004C6C8C" w:rsidRDefault="005647CC" w:rsidP="00F85A49">
            <w:pPr>
              <w:pStyle w:val="NoSpacing"/>
              <w:jc w:val="center"/>
            </w:pPr>
          </w:p>
        </w:tc>
        <w:tc>
          <w:tcPr>
            <w:tcW w:w="1152" w:type="dxa"/>
          </w:tcPr>
          <w:p w14:paraId="46AAA033" w14:textId="3C705D29" w:rsidR="005647CC" w:rsidRPr="004C6C8C" w:rsidRDefault="005647CC" w:rsidP="00F85A49">
            <w:pPr>
              <w:pStyle w:val="NoSpacing"/>
              <w:jc w:val="center"/>
            </w:pPr>
          </w:p>
        </w:tc>
        <w:tc>
          <w:tcPr>
            <w:tcW w:w="1800" w:type="dxa"/>
          </w:tcPr>
          <w:p w14:paraId="1AD08D83" w14:textId="77777777" w:rsidR="005647CC" w:rsidRPr="004C6C8C" w:rsidRDefault="005647CC" w:rsidP="00F85A49">
            <w:pPr>
              <w:pStyle w:val="NoSpacing"/>
              <w:jc w:val="center"/>
            </w:pPr>
          </w:p>
        </w:tc>
        <w:tc>
          <w:tcPr>
            <w:tcW w:w="1530" w:type="dxa"/>
          </w:tcPr>
          <w:p w14:paraId="4DD18AEB" w14:textId="77777777" w:rsidR="005647CC" w:rsidRPr="004C6C8C" w:rsidRDefault="005647CC" w:rsidP="00F85A49">
            <w:pPr>
              <w:pStyle w:val="NoSpacing"/>
              <w:jc w:val="center"/>
            </w:pPr>
          </w:p>
        </w:tc>
      </w:tr>
      <w:tr w:rsidR="005647CC" w:rsidRPr="004C6C8C" w14:paraId="1FF84B5D" w14:textId="77777777" w:rsidTr="006641A7">
        <w:trPr>
          <w:trHeight w:val="20"/>
          <w:jc w:val="center"/>
        </w:trPr>
        <w:tc>
          <w:tcPr>
            <w:tcW w:w="715" w:type="dxa"/>
          </w:tcPr>
          <w:p w14:paraId="616145D0" w14:textId="77777777" w:rsidR="005647CC" w:rsidRPr="004C6C8C" w:rsidRDefault="005647CC" w:rsidP="00F85A49">
            <w:pPr>
              <w:pStyle w:val="NoSpacing"/>
              <w:jc w:val="center"/>
            </w:pPr>
            <w:r w:rsidRPr="004C6C8C">
              <w:t>3</w:t>
            </w:r>
          </w:p>
        </w:tc>
        <w:tc>
          <w:tcPr>
            <w:tcW w:w="2448" w:type="dxa"/>
          </w:tcPr>
          <w:p w14:paraId="6BC0217D" w14:textId="77777777" w:rsidR="005647CC" w:rsidRPr="004C6C8C" w:rsidRDefault="005647CC" w:rsidP="00F85A49">
            <w:pPr>
              <w:pStyle w:val="NoSpacing"/>
              <w:jc w:val="center"/>
            </w:pPr>
          </w:p>
        </w:tc>
        <w:tc>
          <w:tcPr>
            <w:tcW w:w="1316" w:type="dxa"/>
          </w:tcPr>
          <w:p w14:paraId="44D1ABF3" w14:textId="77777777" w:rsidR="005647CC" w:rsidRPr="004C6C8C" w:rsidRDefault="005647CC" w:rsidP="00F85A49">
            <w:pPr>
              <w:pStyle w:val="NoSpacing"/>
              <w:jc w:val="center"/>
            </w:pPr>
          </w:p>
        </w:tc>
        <w:tc>
          <w:tcPr>
            <w:tcW w:w="1296" w:type="dxa"/>
          </w:tcPr>
          <w:p w14:paraId="5A251AC8" w14:textId="77777777" w:rsidR="005647CC" w:rsidRPr="004C6C8C" w:rsidRDefault="005647CC" w:rsidP="00F85A49">
            <w:pPr>
              <w:pStyle w:val="NoSpacing"/>
              <w:jc w:val="center"/>
            </w:pPr>
          </w:p>
        </w:tc>
        <w:tc>
          <w:tcPr>
            <w:tcW w:w="1440" w:type="dxa"/>
          </w:tcPr>
          <w:p w14:paraId="3ABE66B7" w14:textId="14E933C6" w:rsidR="005647CC" w:rsidRPr="004C6C8C" w:rsidRDefault="005647CC" w:rsidP="00F85A49">
            <w:pPr>
              <w:pStyle w:val="NoSpacing"/>
              <w:jc w:val="center"/>
            </w:pPr>
          </w:p>
        </w:tc>
        <w:tc>
          <w:tcPr>
            <w:tcW w:w="1710" w:type="dxa"/>
          </w:tcPr>
          <w:p w14:paraId="46943274" w14:textId="77777777" w:rsidR="005647CC" w:rsidRPr="004C6C8C" w:rsidRDefault="005647CC" w:rsidP="00F85A49">
            <w:pPr>
              <w:pStyle w:val="NoSpacing"/>
              <w:jc w:val="center"/>
            </w:pPr>
          </w:p>
        </w:tc>
        <w:tc>
          <w:tcPr>
            <w:tcW w:w="1152" w:type="dxa"/>
          </w:tcPr>
          <w:p w14:paraId="3B13602E" w14:textId="0F298306" w:rsidR="005647CC" w:rsidRPr="004C6C8C" w:rsidRDefault="005647CC" w:rsidP="00F85A49">
            <w:pPr>
              <w:pStyle w:val="NoSpacing"/>
              <w:jc w:val="center"/>
            </w:pPr>
          </w:p>
        </w:tc>
        <w:tc>
          <w:tcPr>
            <w:tcW w:w="1800" w:type="dxa"/>
          </w:tcPr>
          <w:p w14:paraId="715DA4EB" w14:textId="77777777" w:rsidR="005647CC" w:rsidRPr="004C6C8C" w:rsidRDefault="005647CC" w:rsidP="00F85A49">
            <w:pPr>
              <w:pStyle w:val="NoSpacing"/>
              <w:jc w:val="center"/>
            </w:pPr>
          </w:p>
        </w:tc>
        <w:tc>
          <w:tcPr>
            <w:tcW w:w="1530" w:type="dxa"/>
          </w:tcPr>
          <w:p w14:paraId="308CADE7" w14:textId="77777777" w:rsidR="005647CC" w:rsidRPr="004C6C8C" w:rsidRDefault="005647CC" w:rsidP="00F85A49">
            <w:pPr>
              <w:pStyle w:val="NoSpacing"/>
              <w:jc w:val="center"/>
            </w:pPr>
          </w:p>
        </w:tc>
      </w:tr>
      <w:tr w:rsidR="005647CC" w:rsidRPr="004C6C8C" w14:paraId="66F3D164" w14:textId="77777777" w:rsidTr="006641A7">
        <w:trPr>
          <w:trHeight w:val="20"/>
          <w:jc w:val="center"/>
        </w:trPr>
        <w:tc>
          <w:tcPr>
            <w:tcW w:w="715" w:type="dxa"/>
          </w:tcPr>
          <w:p w14:paraId="136FFD77" w14:textId="77777777" w:rsidR="005647CC" w:rsidRPr="004C6C8C" w:rsidRDefault="005647CC" w:rsidP="00F85A49">
            <w:pPr>
              <w:pStyle w:val="NoSpacing"/>
              <w:jc w:val="center"/>
            </w:pPr>
            <w:r w:rsidRPr="004C6C8C">
              <w:t>4</w:t>
            </w:r>
          </w:p>
        </w:tc>
        <w:tc>
          <w:tcPr>
            <w:tcW w:w="2448" w:type="dxa"/>
          </w:tcPr>
          <w:p w14:paraId="4A5B6711" w14:textId="77777777" w:rsidR="005647CC" w:rsidRPr="004C6C8C" w:rsidRDefault="005647CC" w:rsidP="00F85A49">
            <w:pPr>
              <w:pStyle w:val="NoSpacing"/>
              <w:jc w:val="center"/>
            </w:pPr>
          </w:p>
        </w:tc>
        <w:tc>
          <w:tcPr>
            <w:tcW w:w="1316" w:type="dxa"/>
          </w:tcPr>
          <w:p w14:paraId="2F8DD0CB" w14:textId="77777777" w:rsidR="005647CC" w:rsidRPr="004C6C8C" w:rsidRDefault="005647CC" w:rsidP="00F85A49">
            <w:pPr>
              <w:pStyle w:val="NoSpacing"/>
              <w:jc w:val="center"/>
            </w:pPr>
          </w:p>
        </w:tc>
        <w:tc>
          <w:tcPr>
            <w:tcW w:w="1296" w:type="dxa"/>
          </w:tcPr>
          <w:p w14:paraId="690D6CB3" w14:textId="77777777" w:rsidR="005647CC" w:rsidRPr="004C6C8C" w:rsidRDefault="005647CC" w:rsidP="00F85A49">
            <w:pPr>
              <w:pStyle w:val="NoSpacing"/>
              <w:jc w:val="center"/>
            </w:pPr>
          </w:p>
        </w:tc>
        <w:tc>
          <w:tcPr>
            <w:tcW w:w="1440" w:type="dxa"/>
          </w:tcPr>
          <w:p w14:paraId="6E8FB883" w14:textId="6906BAB2" w:rsidR="005647CC" w:rsidRPr="004C6C8C" w:rsidRDefault="005647CC" w:rsidP="00F85A49">
            <w:pPr>
              <w:pStyle w:val="NoSpacing"/>
              <w:jc w:val="center"/>
            </w:pPr>
          </w:p>
        </w:tc>
        <w:tc>
          <w:tcPr>
            <w:tcW w:w="1710" w:type="dxa"/>
          </w:tcPr>
          <w:p w14:paraId="140CB629" w14:textId="77777777" w:rsidR="005647CC" w:rsidRPr="004C6C8C" w:rsidRDefault="005647CC" w:rsidP="00F85A49">
            <w:pPr>
              <w:pStyle w:val="NoSpacing"/>
              <w:jc w:val="center"/>
            </w:pPr>
          </w:p>
        </w:tc>
        <w:tc>
          <w:tcPr>
            <w:tcW w:w="1152" w:type="dxa"/>
          </w:tcPr>
          <w:p w14:paraId="7BA48037" w14:textId="3E606B9A" w:rsidR="005647CC" w:rsidRPr="004C6C8C" w:rsidRDefault="005647CC" w:rsidP="00F85A49">
            <w:pPr>
              <w:pStyle w:val="NoSpacing"/>
              <w:jc w:val="center"/>
            </w:pPr>
          </w:p>
        </w:tc>
        <w:tc>
          <w:tcPr>
            <w:tcW w:w="1800" w:type="dxa"/>
          </w:tcPr>
          <w:p w14:paraId="70D7C898" w14:textId="77777777" w:rsidR="005647CC" w:rsidRPr="004C6C8C" w:rsidRDefault="005647CC" w:rsidP="00F85A49">
            <w:pPr>
              <w:pStyle w:val="NoSpacing"/>
              <w:jc w:val="center"/>
            </w:pPr>
          </w:p>
        </w:tc>
        <w:tc>
          <w:tcPr>
            <w:tcW w:w="1530" w:type="dxa"/>
          </w:tcPr>
          <w:p w14:paraId="213770EC" w14:textId="77777777" w:rsidR="005647CC" w:rsidRPr="004C6C8C" w:rsidRDefault="005647CC" w:rsidP="00F85A49">
            <w:pPr>
              <w:pStyle w:val="NoSpacing"/>
              <w:jc w:val="center"/>
            </w:pPr>
          </w:p>
        </w:tc>
      </w:tr>
      <w:tr w:rsidR="005647CC" w:rsidRPr="004C6C8C" w14:paraId="2B2242BC" w14:textId="77777777" w:rsidTr="006641A7">
        <w:trPr>
          <w:trHeight w:val="20"/>
          <w:jc w:val="center"/>
        </w:trPr>
        <w:tc>
          <w:tcPr>
            <w:tcW w:w="715" w:type="dxa"/>
          </w:tcPr>
          <w:p w14:paraId="32B4EA5B" w14:textId="77777777" w:rsidR="005647CC" w:rsidRPr="004C6C8C" w:rsidRDefault="005647CC" w:rsidP="00F85A49">
            <w:pPr>
              <w:pStyle w:val="NoSpacing"/>
              <w:jc w:val="center"/>
            </w:pPr>
            <w:r w:rsidRPr="004C6C8C">
              <w:t>5</w:t>
            </w:r>
          </w:p>
        </w:tc>
        <w:tc>
          <w:tcPr>
            <w:tcW w:w="2448" w:type="dxa"/>
          </w:tcPr>
          <w:p w14:paraId="618F76A7" w14:textId="77777777" w:rsidR="005647CC" w:rsidRPr="004C6C8C" w:rsidRDefault="005647CC" w:rsidP="00F85A49">
            <w:pPr>
              <w:pStyle w:val="NoSpacing"/>
              <w:jc w:val="center"/>
            </w:pPr>
          </w:p>
        </w:tc>
        <w:tc>
          <w:tcPr>
            <w:tcW w:w="1316" w:type="dxa"/>
          </w:tcPr>
          <w:p w14:paraId="57C7DD74" w14:textId="77777777" w:rsidR="005647CC" w:rsidRPr="004C6C8C" w:rsidRDefault="005647CC" w:rsidP="00F85A49">
            <w:pPr>
              <w:pStyle w:val="NoSpacing"/>
              <w:jc w:val="center"/>
            </w:pPr>
          </w:p>
        </w:tc>
        <w:tc>
          <w:tcPr>
            <w:tcW w:w="1296" w:type="dxa"/>
          </w:tcPr>
          <w:p w14:paraId="5733FDFD" w14:textId="77777777" w:rsidR="005647CC" w:rsidRPr="004C6C8C" w:rsidRDefault="005647CC" w:rsidP="00F85A49">
            <w:pPr>
              <w:pStyle w:val="NoSpacing"/>
              <w:jc w:val="center"/>
            </w:pPr>
          </w:p>
        </w:tc>
        <w:tc>
          <w:tcPr>
            <w:tcW w:w="1440" w:type="dxa"/>
          </w:tcPr>
          <w:p w14:paraId="29877D7D" w14:textId="0F7D3F0A" w:rsidR="005647CC" w:rsidRPr="004C6C8C" w:rsidRDefault="005647CC" w:rsidP="00F85A49">
            <w:pPr>
              <w:pStyle w:val="NoSpacing"/>
              <w:jc w:val="center"/>
            </w:pPr>
          </w:p>
        </w:tc>
        <w:tc>
          <w:tcPr>
            <w:tcW w:w="1710" w:type="dxa"/>
          </w:tcPr>
          <w:p w14:paraId="26F7D0B6" w14:textId="77777777" w:rsidR="005647CC" w:rsidRPr="004C6C8C" w:rsidRDefault="005647CC" w:rsidP="00F85A49">
            <w:pPr>
              <w:pStyle w:val="NoSpacing"/>
              <w:jc w:val="center"/>
            </w:pPr>
          </w:p>
        </w:tc>
        <w:tc>
          <w:tcPr>
            <w:tcW w:w="1152" w:type="dxa"/>
          </w:tcPr>
          <w:p w14:paraId="092CE7E3" w14:textId="46B4F3BF" w:rsidR="005647CC" w:rsidRPr="004C6C8C" w:rsidRDefault="005647CC" w:rsidP="00F85A49">
            <w:pPr>
              <w:pStyle w:val="NoSpacing"/>
              <w:jc w:val="center"/>
            </w:pPr>
          </w:p>
        </w:tc>
        <w:tc>
          <w:tcPr>
            <w:tcW w:w="1800" w:type="dxa"/>
          </w:tcPr>
          <w:p w14:paraId="1AC8983A" w14:textId="77777777" w:rsidR="005647CC" w:rsidRPr="004C6C8C" w:rsidRDefault="005647CC" w:rsidP="00F85A49">
            <w:pPr>
              <w:pStyle w:val="NoSpacing"/>
              <w:jc w:val="center"/>
            </w:pPr>
          </w:p>
        </w:tc>
        <w:tc>
          <w:tcPr>
            <w:tcW w:w="1530" w:type="dxa"/>
          </w:tcPr>
          <w:p w14:paraId="1C84BBB8" w14:textId="77777777" w:rsidR="005647CC" w:rsidRPr="004C6C8C" w:rsidRDefault="005647CC" w:rsidP="00F85A49">
            <w:pPr>
              <w:pStyle w:val="NoSpacing"/>
              <w:jc w:val="center"/>
            </w:pPr>
          </w:p>
        </w:tc>
      </w:tr>
      <w:tr w:rsidR="005647CC" w:rsidRPr="004C6C8C" w14:paraId="6B3338BE" w14:textId="77777777" w:rsidTr="006641A7">
        <w:trPr>
          <w:trHeight w:val="20"/>
          <w:jc w:val="center"/>
        </w:trPr>
        <w:tc>
          <w:tcPr>
            <w:tcW w:w="715" w:type="dxa"/>
          </w:tcPr>
          <w:p w14:paraId="5C66E54F" w14:textId="77777777" w:rsidR="005647CC" w:rsidRPr="004C6C8C" w:rsidRDefault="005647CC" w:rsidP="00F85A49">
            <w:pPr>
              <w:pStyle w:val="NoSpacing"/>
              <w:jc w:val="center"/>
            </w:pPr>
            <w:r w:rsidRPr="004C6C8C">
              <w:t>6</w:t>
            </w:r>
          </w:p>
        </w:tc>
        <w:tc>
          <w:tcPr>
            <w:tcW w:w="2448" w:type="dxa"/>
          </w:tcPr>
          <w:p w14:paraId="7277FEAF" w14:textId="77777777" w:rsidR="005647CC" w:rsidRPr="004C6C8C" w:rsidRDefault="005647CC" w:rsidP="00F85A49">
            <w:pPr>
              <w:pStyle w:val="NoSpacing"/>
              <w:jc w:val="center"/>
            </w:pPr>
          </w:p>
        </w:tc>
        <w:tc>
          <w:tcPr>
            <w:tcW w:w="1316" w:type="dxa"/>
          </w:tcPr>
          <w:p w14:paraId="00726A80" w14:textId="77777777" w:rsidR="005647CC" w:rsidRPr="004C6C8C" w:rsidRDefault="005647CC" w:rsidP="00F85A49">
            <w:pPr>
              <w:pStyle w:val="NoSpacing"/>
              <w:jc w:val="center"/>
            </w:pPr>
          </w:p>
        </w:tc>
        <w:tc>
          <w:tcPr>
            <w:tcW w:w="1296" w:type="dxa"/>
          </w:tcPr>
          <w:p w14:paraId="22EA8AA1" w14:textId="77777777" w:rsidR="005647CC" w:rsidRPr="004C6C8C" w:rsidRDefault="005647CC" w:rsidP="00F85A49">
            <w:pPr>
              <w:pStyle w:val="NoSpacing"/>
              <w:jc w:val="center"/>
            </w:pPr>
          </w:p>
        </w:tc>
        <w:tc>
          <w:tcPr>
            <w:tcW w:w="1440" w:type="dxa"/>
          </w:tcPr>
          <w:p w14:paraId="406C6BC5" w14:textId="2E0C51AE" w:rsidR="005647CC" w:rsidRPr="004C6C8C" w:rsidRDefault="005647CC" w:rsidP="00F85A49">
            <w:pPr>
              <w:pStyle w:val="NoSpacing"/>
              <w:jc w:val="center"/>
            </w:pPr>
          </w:p>
        </w:tc>
        <w:tc>
          <w:tcPr>
            <w:tcW w:w="1710" w:type="dxa"/>
          </w:tcPr>
          <w:p w14:paraId="290E4C5C" w14:textId="77777777" w:rsidR="005647CC" w:rsidRPr="004C6C8C" w:rsidRDefault="005647CC" w:rsidP="00F85A49">
            <w:pPr>
              <w:pStyle w:val="NoSpacing"/>
              <w:jc w:val="center"/>
            </w:pPr>
          </w:p>
        </w:tc>
        <w:tc>
          <w:tcPr>
            <w:tcW w:w="1152" w:type="dxa"/>
          </w:tcPr>
          <w:p w14:paraId="36DFAE42" w14:textId="0C0EA64B" w:rsidR="005647CC" w:rsidRPr="004C6C8C" w:rsidRDefault="005647CC" w:rsidP="00F85A49">
            <w:pPr>
              <w:pStyle w:val="NoSpacing"/>
              <w:jc w:val="center"/>
            </w:pPr>
          </w:p>
        </w:tc>
        <w:tc>
          <w:tcPr>
            <w:tcW w:w="1800" w:type="dxa"/>
          </w:tcPr>
          <w:p w14:paraId="3E2CE0C9" w14:textId="77777777" w:rsidR="005647CC" w:rsidRPr="004C6C8C" w:rsidRDefault="005647CC" w:rsidP="00F85A49">
            <w:pPr>
              <w:pStyle w:val="NoSpacing"/>
              <w:jc w:val="center"/>
            </w:pPr>
          </w:p>
        </w:tc>
        <w:tc>
          <w:tcPr>
            <w:tcW w:w="1530" w:type="dxa"/>
          </w:tcPr>
          <w:p w14:paraId="5AB84B72" w14:textId="77777777" w:rsidR="005647CC" w:rsidRPr="004C6C8C" w:rsidRDefault="005647CC" w:rsidP="00F85A49">
            <w:pPr>
              <w:pStyle w:val="NoSpacing"/>
              <w:jc w:val="center"/>
            </w:pPr>
          </w:p>
        </w:tc>
      </w:tr>
      <w:tr w:rsidR="005647CC" w:rsidRPr="004C6C8C" w14:paraId="4270AED1" w14:textId="77777777" w:rsidTr="006641A7">
        <w:trPr>
          <w:trHeight w:val="20"/>
          <w:jc w:val="center"/>
        </w:trPr>
        <w:tc>
          <w:tcPr>
            <w:tcW w:w="715" w:type="dxa"/>
          </w:tcPr>
          <w:p w14:paraId="2714B32E" w14:textId="77777777" w:rsidR="005647CC" w:rsidRPr="004C6C8C" w:rsidRDefault="005647CC" w:rsidP="00F85A49">
            <w:pPr>
              <w:pStyle w:val="NoSpacing"/>
              <w:jc w:val="center"/>
            </w:pPr>
            <w:r w:rsidRPr="004C6C8C">
              <w:t>7</w:t>
            </w:r>
          </w:p>
        </w:tc>
        <w:tc>
          <w:tcPr>
            <w:tcW w:w="2448" w:type="dxa"/>
          </w:tcPr>
          <w:p w14:paraId="602AC3C0" w14:textId="77777777" w:rsidR="005647CC" w:rsidRPr="004C6C8C" w:rsidRDefault="005647CC" w:rsidP="00F85A49">
            <w:pPr>
              <w:pStyle w:val="NoSpacing"/>
              <w:jc w:val="center"/>
            </w:pPr>
          </w:p>
        </w:tc>
        <w:tc>
          <w:tcPr>
            <w:tcW w:w="1316" w:type="dxa"/>
          </w:tcPr>
          <w:p w14:paraId="63A486FF" w14:textId="77777777" w:rsidR="005647CC" w:rsidRPr="004C6C8C" w:rsidRDefault="005647CC" w:rsidP="00F85A49">
            <w:pPr>
              <w:pStyle w:val="NoSpacing"/>
              <w:jc w:val="center"/>
            </w:pPr>
          </w:p>
        </w:tc>
        <w:tc>
          <w:tcPr>
            <w:tcW w:w="1296" w:type="dxa"/>
          </w:tcPr>
          <w:p w14:paraId="7ADAF4A3" w14:textId="77777777" w:rsidR="005647CC" w:rsidRPr="004C6C8C" w:rsidRDefault="005647CC" w:rsidP="00F85A49">
            <w:pPr>
              <w:pStyle w:val="NoSpacing"/>
              <w:jc w:val="center"/>
            </w:pPr>
          </w:p>
        </w:tc>
        <w:tc>
          <w:tcPr>
            <w:tcW w:w="1440" w:type="dxa"/>
          </w:tcPr>
          <w:p w14:paraId="39DBD435" w14:textId="6B52B37E" w:rsidR="005647CC" w:rsidRPr="004C6C8C" w:rsidRDefault="005647CC" w:rsidP="00F85A49">
            <w:pPr>
              <w:pStyle w:val="NoSpacing"/>
              <w:jc w:val="center"/>
            </w:pPr>
          </w:p>
        </w:tc>
        <w:tc>
          <w:tcPr>
            <w:tcW w:w="1710" w:type="dxa"/>
          </w:tcPr>
          <w:p w14:paraId="6568A93A" w14:textId="77777777" w:rsidR="005647CC" w:rsidRPr="004C6C8C" w:rsidRDefault="005647CC" w:rsidP="00F85A49">
            <w:pPr>
              <w:pStyle w:val="NoSpacing"/>
              <w:jc w:val="center"/>
            </w:pPr>
          </w:p>
        </w:tc>
        <w:tc>
          <w:tcPr>
            <w:tcW w:w="1152" w:type="dxa"/>
          </w:tcPr>
          <w:p w14:paraId="69C720F4" w14:textId="24943958" w:rsidR="005647CC" w:rsidRPr="004C6C8C" w:rsidRDefault="005647CC" w:rsidP="00F85A49">
            <w:pPr>
              <w:pStyle w:val="NoSpacing"/>
              <w:jc w:val="center"/>
            </w:pPr>
          </w:p>
        </w:tc>
        <w:tc>
          <w:tcPr>
            <w:tcW w:w="1800" w:type="dxa"/>
          </w:tcPr>
          <w:p w14:paraId="17481ECA" w14:textId="77777777" w:rsidR="005647CC" w:rsidRPr="004C6C8C" w:rsidRDefault="005647CC" w:rsidP="00F85A49">
            <w:pPr>
              <w:pStyle w:val="NoSpacing"/>
              <w:jc w:val="center"/>
            </w:pPr>
          </w:p>
        </w:tc>
        <w:tc>
          <w:tcPr>
            <w:tcW w:w="1530" w:type="dxa"/>
          </w:tcPr>
          <w:p w14:paraId="44D1DF4F" w14:textId="77777777" w:rsidR="005647CC" w:rsidRPr="004C6C8C" w:rsidRDefault="005647CC" w:rsidP="00F85A49">
            <w:pPr>
              <w:pStyle w:val="NoSpacing"/>
              <w:jc w:val="center"/>
            </w:pPr>
          </w:p>
        </w:tc>
      </w:tr>
      <w:tr w:rsidR="005647CC" w:rsidRPr="004C6C8C" w14:paraId="45401D6B" w14:textId="77777777" w:rsidTr="006641A7">
        <w:trPr>
          <w:trHeight w:val="20"/>
          <w:jc w:val="center"/>
        </w:trPr>
        <w:tc>
          <w:tcPr>
            <w:tcW w:w="715" w:type="dxa"/>
          </w:tcPr>
          <w:p w14:paraId="77EF6EF3" w14:textId="77777777" w:rsidR="005647CC" w:rsidRPr="004C6C8C" w:rsidRDefault="005647CC" w:rsidP="00F85A49">
            <w:pPr>
              <w:pStyle w:val="NoSpacing"/>
              <w:jc w:val="center"/>
            </w:pPr>
            <w:r w:rsidRPr="004C6C8C">
              <w:t>8</w:t>
            </w:r>
          </w:p>
        </w:tc>
        <w:tc>
          <w:tcPr>
            <w:tcW w:w="2448" w:type="dxa"/>
          </w:tcPr>
          <w:p w14:paraId="3780571D" w14:textId="77777777" w:rsidR="005647CC" w:rsidRPr="004C6C8C" w:rsidRDefault="005647CC" w:rsidP="00F85A49">
            <w:pPr>
              <w:pStyle w:val="NoSpacing"/>
              <w:jc w:val="center"/>
            </w:pPr>
          </w:p>
        </w:tc>
        <w:tc>
          <w:tcPr>
            <w:tcW w:w="1316" w:type="dxa"/>
          </w:tcPr>
          <w:p w14:paraId="519AD0AC" w14:textId="77777777" w:rsidR="005647CC" w:rsidRPr="004C6C8C" w:rsidRDefault="005647CC" w:rsidP="00F85A49">
            <w:pPr>
              <w:pStyle w:val="NoSpacing"/>
              <w:jc w:val="center"/>
            </w:pPr>
          </w:p>
        </w:tc>
        <w:tc>
          <w:tcPr>
            <w:tcW w:w="1296" w:type="dxa"/>
          </w:tcPr>
          <w:p w14:paraId="2CA226B9" w14:textId="77777777" w:rsidR="005647CC" w:rsidRPr="004C6C8C" w:rsidRDefault="005647CC" w:rsidP="00F85A49">
            <w:pPr>
              <w:pStyle w:val="NoSpacing"/>
              <w:jc w:val="center"/>
            </w:pPr>
          </w:p>
        </w:tc>
        <w:tc>
          <w:tcPr>
            <w:tcW w:w="1440" w:type="dxa"/>
          </w:tcPr>
          <w:p w14:paraId="3B4427DB" w14:textId="0B6BA83C" w:rsidR="005647CC" w:rsidRPr="004C6C8C" w:rsidRDefault="005647CC" w:rsidP="00F85A49">
            <w:pPr>
              <w:pStyle w:val="NoSpacing"/>
              <w:jc w:val="center"/>
            </w:pPr>
          </w:p>
        </w:tc>
        <w:tc>
          <w:tcPr>
            <w:tcW w:w="1710" w:type="dxa"/>
          </w:tcPr>
          <w:p w14:paraId="222B0FE4" w14:textId="77777777" w:rsidR="005647CC" w:rsidRPr="004C6C8C" w:rsidRDefault="005647CC" w:rsidP="00F85A49">
            <w:pPr>
              <w:pStyle w:val="NoSpacing"/>
              <w:jc w:val="center"/>
            </w:pPr>
          </w:p>
        </w:tc>
        <w:tc>
          <w:tcPr>
            <w:tcW w:w="1152" w:type="dxa"/>
          </w:tcPr>
          <w:p w14:paraId="35E40766" w14:textId="7B31021D" w:rsidR="005647CC" w:rsidRPr="004C6C8C" w:rsidRDefault="005647CC" w:rsidP="00F85A49">
            <w:pPr>
              <w:pStyle w:val="NoSpacing"/>
              <w:jc w:val="center"/>
            </w:pPr>
          </w:p>
        </w:tc>
        <w:tc>
          <w:tcPr>
            <w:tcW w:w="1800" w:type="dxa"/>
          </w:tcPr>
          <w:p w14:paraId="07FC9E50" w14:textId="77777777" w:rsidR="005647CC" w:rsidRPr="004C6C8C" w:rsidRDefault="005647CC" w:rsidP="00F85A49">
            <w:pPr>
              <w:pStyle w:val="NoSpacing"/>
              <w:jc w:val="center"/>
            </w:pPr>
          </w:p>
        </w:tc>
        <w:tc>
          <w:tcPr>
            <w:tcW w:w="1530" w:type="dxa"/>
          </w:tcPr>
          <w:p w14:paraId="015216C4" w14:textId="77777777" w:rsidR="005647CC" w:rsidRPr="004C6C8C" w:rsidRDefault="005647CC" w:rsidP="00F85A49">
            <w:pPr>
              <w:pStyle w:val="NoSpacing"/>
              <w:jc w:val="center"/>
            </w:pPr>
          </w:p>
        </w:tc>
      </w:tr>
      <w:tr w:rsidR="005647CC" w:rsidRPr="004C6C8C" w14:paraId="2FE84766" w14:textId="77777777" w:rsidTr="006641A7">
        <w:trPr>
          <w:trHeight w:val="20"/>
          <w:jc w:val="center"/>
        </w:trPr>
        <w:tc>
          <w:tcPr>
            <w:tcW w:w="715" w:type="dxa"/>
          </w:tcPr>
          <w:p w14:paraId="47B55EE6" w14:textId="77777777" w:rsidR="005647CC" w:rsidRPr="004C6C8C" w:rsidRDefault="005647CC" w:rsidP="00F85A49">
            <w:pPr>
              <w:pStyle w:val="NoSpacing"/>
              <w:jc w:val="center"/>
            </w:pPr>
            <w:r w:rsidRPr="004C6C8C">
              <w:t>9</w:t>
            </w:r>
          </w:p>
        </w:tc>
        <w:tc>
          <w:tcPr>
            <w:tcW w:w="2448" w:type="dxa"/>
          </w:tcPr>
          <w:p w14:paraId="1406785F" w14:textId="77777777" w:rsidR="005647CC" w:rsidRPr="004C6C8C" w:rsidRDefault="005647CC" w:rsidP="00F85A49">
            <w:pPr>
              <w:pStyle w:val="NoSpacing"/>
              <w:jc w:val="center"/>
            </w:pPr>
          </w:p>
        </w:tc>
        <w:tc>
          <w:tcPr>
            <w:tcW w:w="1316" w:type="dxa"/>
          </w:tcPr>
          <w:p w14:paraId="57448DAE" w14:textId="77777777" w:rsidR="005647CC" w:rsidRPr="004C6C8C" w:rsidRDefault="005647CC" w:rsidP="00F85A49">
            <w:pPr>
              <w:pStyle w:val="NoSpacing"/>
              <w:jc w:val="center"/>
            </w:pPr>
          </w:p>
        </w:tc>
        <w:tc>
          <w:tcPr>
            <w:tcW w:w="1296" w:type="dxa"/>
          </w:tcPr>
          <w:p w14:paraId="18B149E8" w14:textId="77777777" w:rsidR="005647CC" w:rsidRPr="004C6C8C" w:rsidRDefault="005647CC" w:rsidP="00F85A49">
            <w:pPr>
              <w:pStyle w:val="NoSpacing"/>
              <w:jc w:val="center"/>
            </w:pPr>
          </w:p>
        </w:tc>
        <w:tc>
          <w:tcPr>
            <w:tcW w:w="1440" w:type="dxa"/>
          </w:tcPr>
          <w:p w14:paraId="7BFC3CC0" w14:textId="76741116" w:rsidR="005647CC" w:rsidRPr="004C6C8C" w:rsidRDefault="005647CC" w:rsidP="00F85A49">
            <w:pPr>
              <w:pStyle w:val="NoSpacing"/>
              <w:jc w:val="center"/>
            </w:pPr>
          </w:p>
        </w:tc>
        <w:tc>
          <w:tcPr>
            <w:tcW w:w="1710" w:type="dxa"/>
          </w:tcPr>
          <w:p w14:paraId="440DF44B" w14:textId="77777777" w:rsidR="005647CC" w:rsidRPr="004C6C8C" w:rsidRDefault="005647CC" w:rsidP="00F85A49">
            <w:pPr>
              <w:pStyle w:val="NoSpacing"/>
              <w:jc w:val="center"/>
            </w:pPr>
          </w:p>
        </w:tc>
        <w:tc>
          <w:tcPr>
            <w:tcW w:w="1152" w:type="dxa"/>
          </w:tcPr>
          <w:p w14:paraId="00F05B08" w14:textId="690D7352" w:rsidR="005647CC" w:rsidRPr="004C6C8C" w:rsidRDefault="005647CC" w:rsidP="00F85A49">
            <w:pPr>
              <w:pStyle w:val="NoSpacing"/>
              <w:jc w:val="center"/>
            </w:pPr>
          </w:p>
        </w:tc>
        <w:tc>
          <w:tcPr>
            <w:tcW w:w="1800" w:type="dxa"/>
          </w:tcPr>
          <w:p w14:paraId="1FE0EF2A" w14:textId="77777777" w:rsidR="005647CC" w:rsidRPr="004C6C8C" w:rsidRDefault="005647CC" w:rsidP="00F85A49">
            <w:pPr>
              <w:pStyle w:val="NoSpacing"/>
              <w:jc w:val="center"/>
            </w:pPr>
          </w:p>
        </w:tc>
        <w:tc>
          <w:tcPr>
            <w:tcW w:w="1530" w:type="dxa"/>
          </w:tcPr>
          <w:p w14:paraId="1343ED03" w14:textId="77777777" w:rsidR="005647CC" w:rsidRPr="004C6C8C" w:rsidRDefault="005647CC" w:rsidP="00F85A49">
            <w:pPr>
              <w:pStyle w:val="NoSpacing"/>
              <w:jc w:val="center"/>
            </w:pPr>
          </w:p>
        </w:tc>
      </w:tr>
      <w:tr w:rsidR="005647CC" w:rsidRPr="004C6C8C" w14:paraId="429DBD42" w14:textId="77777777" w:rsidTr="006641A7">
        <w:trPr>
          <w:trHeight w:val="20"/>
          <w:jc w:val="center"/>
        </w:trPr>
        <w:tc>
          <w:tcPr>
            <w:tcW w:w="715" w:type="dxa"/>
          </w:tcPr>
          <w:p w14:paraId="7D07D1D4" w14:textId="77777777" w:rsidR="005647CC" w:rsidRPr="004C6C8C" w:rsidRDefault="005647CC" w:rsidP="00F85A49">
            <w:pPr>
              <w:pStyle w:val="NoSpacing"/>
              <w:jc w:val="center"/>
            </w:pPr>
            <w:r w:rsidRPr="004C6C8C">
              <w:t>10</w:t>
            </w:r>
          </w:p>
        </w:tc>
        <w:tc>
          <w:tcPr>
            <w:tcW w:w="2448" w:type="dxa"/>
          </w:tcPr>
          <w:p w14:paraId="3009BC4C" w14:textId="77777777" w:rsidR="005647CC" w:rsidRPr="004C6C8C" w:rsidRDefault="005647CC" w:rsidP="00F85A49">
            <w:pPr>
              <w:pStyle w:val="NoSpacing"/>
              <w:jc w:val="center"/>
            </w:pPr>
          </w:p>
        </w:tc>
        <w:tc>
          <w:tcPr>
            <w:tcW w:w="1316" w:type="dxa"/>
          </w:tcPr>
          <w:p w14:paraId="00897EAA" w14:textId="77777777" w:rsidR="005647CC" w:rsidRPr="004C6C8C" w:rsidRDefault="005647CC" w:rsidP="00F85A49">
            <w:pPr>
              <w:pStyle w:val="NoSpacing"/>
              <w:jc w:val="center"/>
            </w:pPr>
          </w:p>
        </w:tc>
        <w:tc>
          <w:tcPr>
            <w:tcW w:w="1296" w:type="dxa"/>
          </w:tcPr>
          <w:p w14:paraId="46207984" w14:textId="77777777" w:rsidR="005647CC" w:rsidRPr="004C6C8C" w:rsidRDefault="005647CC" w:rsidP="00F85A49">
            <w:pPr>
              <w:pStyle w:val="NoSpacing"/>
              <w:jc w:val="center"/>
            </w:pPr>
          </w:p>
        </w:tc>
        <w:tc>
          <w:tcPr>
            <w:tcW w:w="1440" w:type="dxa"/>
          </w:tcPr>
          <w:p w14:paraId="35CCE513" w14:textId="3D1897C6" w:rsidR="005647CC" w:rsidRPr="004C6C8C" w:rsidRDefault="005647CC" w:rsidP="00F85A49">
            <w:pPr>
              <w:pStyle w:val="NoSpacing"/>
              <w:jc w:val="center"/>
            </w:pPr>
          </w:p>
        </w:tc>
        <w:tc>
          <w:tcPr>
            <w:tcW w:w="1710" w:type="dxa"/>
          </w:tcPr>
          <w:p w14:paraId="4F94FE2E" w14:textId="77777777" w:rsidR="005647CC" w:rsidRPr="004C6C8C" w:rsidRDefault="005647CC" w:rsidP="00F85A49">
            <w:pPr>
              <w:pStyle w:val="NoSpacing"/>
              <w:jc w:val="center"/>
            </w:pPr>
          </w:p>
        </w:tc>
        <w:tc>
          <w:tcPr>
            <w:tcW w:w="1152" w:type="dxa"/>
          </w:tcPr>
          <w:p w14:paraId="1F1AB11D" w14:textId="6661C37A" w:rsidR="005647CC" w:rsidRPr="004C6C8C" w:rsidRDefault="005647CC" w:rsidP="00F85A49">
            <w:pPr>
              <w:pStyle w:val="NoSpacing"/>
              <w:jc w:val="center"/>
            </w:pPr>
          </w:p>
        </w:tc>
        <w:tc>
          <w:tcPr>
            <w:tcW w:w="1800" w:type="dxa"/>
          </w:tcPr>
          <w:p w14:paraId="5E0971A9" w14:textId="77777777" w:rsidR="005647CC" w:rsidRPr="004C6C8C" w:rsidRDefault="005647CC" w:rsidP="00F85A49">
            <w:pPr>
              <w:pStyle w:val="NoSpacing"/>
              <w:jc w:val="center"/>
            </w:pPr>
          </w:p>
        </w:tc>
        <w:tc>
          <w:tcPr>
            <w:tcW w:w="1530" w:type="dxa"/>
          </w:tcPr>
          <w:p w14:paraId="2B5A4F37" w14:textId="77777777" w:rsidR="005647CC" w:rsidRPr="004C6C8C" w:rsidRDefault="005647CC" w:rsidP="00F85A49">
            <w:pPr>
              <w:pStyle w:val="NoSpacing"/>
              <w:jc w:val="center"/>
            </w:pPr>
          </w:p>
        </w:tc>
      </w:tr>
      <w:tr w:rsidR="005D6A5B" w:rsidRPr="004C6C8C" w14:paraId="250F7BA4" w14:textId="77777777" w:rsidTr="006641A7">
        <w:trPr>
          <w:trHeight w:val="20"/>
          <w:jc w:val="center"/>
        </w:trPr>
        <w:tc>
          <w:tcPr>
            <w:tcW w:w="715" w:type="dxa"/>
          </w:tcPr>
          <w:p w14:paraId="7A78A1FF" w14:textId="6BF69511" w:rsidR="005D6A5B" w:rsidRPr="004C6C8C" w:rsidRDefault="005D6A5B" w:rsidP="00F85A49">
            <w:pPr>
              <w:pStyle w:val="NoSpacing"/>
              <w:jc w:val="center"/>
            </w:pPr>
            <w:r>
              <w:t>11</w:t>
            </w:r>
          </w:p>
        </w:tc>
        <w:tc>
          <w:tcPr>
            <w:tcW w:w="2448" w:type="dxa"/>
          </w:tcPr>
          <w:p w14:paraId="00EBB4E4" w14:textId="77777777" w:rsidR="005D6A5B" w:rsidRPr="004C6C8C" w:rsidRDefault="005D6A5B" w:rsidP="00F85A49">
            <w:pPr>
              <w:pStyle w:val="NoSpacing"/>
              <w:jc w:val="center"/>
            </w:pPr>
          </w:p>
        </w:tc>
        <w:tc>
          <w:tcPr>
            <w:tcW w:w="1316" w:type="dxa"/>
          </w:tcPr>
          <w:p w14:paraId="6D874F0A" w14:textId="77777777" w:rsidR="005D6A5B" w:rsidRPr="004C6C8C" w:rsidRDefault="005D6A5B" w:rsidP="00F85A49">
            <w:pPr>
              <w:pStyle w:val="NoSpacing"/>
              <w:jc w:val="center"/>
            </w:pPr>
          </w:p>
        </w:tc>
        <w:tc>
          <w:tcPr>
            <w:tcW w:w="1296" w:type="dxa"/>
          </w:tcPr>
          <w:p w14:paraId="7AF02605" w14:textId="77777777" w:rsidR="005D6A5B" w:rsidRPr="004C6C8C" w:rsidRDefault="005D6A5B" w:rsidP="00F85A49">
            <w:pPr>
              <w:pStyle w:val="NoSpacing"/>
              <w:jc w:val="center"/>
            </w:pPr>
          </w:p>
        </w:tc>
        <w:tc>
          <w:tcPr>
            <w:tcW w:w="1440" w:type="dxa"/>
          </w:tcPr>
          <w:p w14:paraId="69EF8F11" w14:textId="77777777" w:rsidR="005D6A5B" w:rsidRPr="004C6C8C" w:rsidRDefault="005D6A5B" w:rsidP="00F85A49">
            <w:pPr>
              <w:pStyle w:val="NoSpacing"/>
              <w:jc w:val="center"/>
            </w:pPr>
          </w:p>
        </w:tc>
        <w:tc>
          <w:tcPr>
            <w:tcW w:w="1710" w:type="dxa"/>
          </w:tcPr>
          <w:p w14:paraId="265065C1" w14:textId="77777777" w:rsidR="005D6A5B" w:rsidRPr="004C6C8C" w:rsidRDefault="005D6A5B" w:rsidP="00F85A49">
            <w:pPr>
              <w:pStyle w:val="NoSpacing"/>
              <w:jc w:val="center"/>
            </w:pPr>
          </w:p>
        </w:tc>
        <w:tc>
          <w:tcPr>
            <w:tcW w:w="1152" w:type="dxa"/>
          </w:tcPr>
          <w:p w14:paraId="755C6A23" w14:textId="77777777" w:rsidR="005D6A5B" w:rsidRPr="004C6C8C" w:rsidRDefault="005D6A5B" w:rsidP="00F85A49">
            <w:pPr>
              <w:pStyle w:val="NoSpacing"/>
              <w:jc w:val="center"/>
            </w:pPr>
          </w:p>
        </w:tc>
        <w:tc>
          <w:tcPr>
            <w:tcW w:w="1800" w:type="dxa"/>
          </w:tcPr>
          <w:p w14:paraId="7560B66D" w14:textId="77777777" w:rsidR="005D6A5B" w:rsidRPr="004C6C8C" w:rsidRDefault="005D6A5B" w:rsidP="00F85A49">
            <w:pPr>
              <w:pStyle w:val="NoSpacing"/>
              <w:jc w:val="center"/>
            </w:pPr>
          </w:p>
        </w:tc>
        <w:tc>
          <w:tcPr>
            <w:tcW w:w="1530" w:type="dxa"/>
          </w:tcPr>
          <w:p w14:paraId="1A435B3A" w14:textId="77777777" w:rsidR="005D6A5B" w:rsidRPr="004C6C8C" w:rsidRDefault="005D6A5B" w:rsidP="00F85A49">
            <w:pPr>
              <w:pStyle w:val="NoSpacing"/>
              <w:jc w:val="center"/>
            </w:pPr>
          </w:p>
        </w:tc>
      </w:tr>
      <w:tr w:rsidR="005D6A5B" w:rsidRPr="004C6C8C" w14:paraId="42A83D86" w14:textId="77777777" w:rsidTr="006641A7">
        <w:trPr>
          <w:trHeight w:val="20"/>
          <w:jc w:val="center"/>
        </w:trPr>
        <w:tc>
          <w:tcPr>
            <w:tcW w:w="715" w:type="dxa"/>
          </w:tcPr>
          <w:p w14:paraId="73711FEB" w14:textId="6DC1994B" w:rsidR="005D6A5B" w:rsidRPr="004C6C8C" w:rsidRDefault="005D6A5B" w:rsidP="00F85A49">
            <w:pPr>
              <w:pStyle w:val="NoSpacing"/>
              <w:jc w:val="center"/>
            </w:pPr>
            <w:r>
              <w:t>12</w:t>
            </w:r>
          </w:p>
        </w:tc>
        <w:tc>
          <w:tcPr>
            <w:tcW w:w="2448" w:type="dxa"/>
          </w:tcPr>
          <w:p w14:paraId="55E278D9" w14:textId="77777777" w:rsidR="005D6A5B" w:rsidRPr="004C6C8C" w:rsidRDefault="005D6A5B" w:rsidP="00F85A49">
            <w:pPr>
              <w:pStyle w:val="NoSpacing"/>
              <w:jc w:val="center"/>
            </w:pPr>
          </w:p>
        </w:tc>
        <w:tc>
          <w:tcPr>
            <w:tcW w:w="1316" w:type="dxa"/>
          </w:tcPr>
          <w:p w14:paraId="6C430E0C" w14:textId="77777777" w:rsidR="005D6A5B" w:rsidRPr="004C6C8C" w:rsidRDefault="005D6A5B" w:rsidP="00F85A49">
            <w:pPr>
              <w:pStyle w:val="NoSpacing"/>
              <w:jc w:val="center"/>
            </w:pPr>
          </w:p>
        </w:tc>
        <w:tc>
          <w:tcPr>
            <w:tcW w:w="1296" w:type="dxa"/>
          </w:tcPr>
          <w:p w14:paraId="637ECDCE" w14:textId="77777777" w:rsidR="005D6A5B" w:rsidRPr="004C6C8C" w:rsidRDefault="005D6A5B" w:rsidP="00F85A49">
            <w:pPr>
              <w:pStyle w:val="NoSpacing"/>
              <w:jc w:val="center"/>
            </w:pPr>
          </w:p>
        </w:tc>
        <w:tc>
          <w:tcPr>
            <w:tcW w:w="1440" w:type="dxa"/>
          </w:tcPr>
          <w:p w14:paraId="12AA43D0" w14:textId="77777777" w:rsidR="005D6A5B" w:rsidRPr="004C6C8C" w:rsidRDefault="005D6A5B" w:rsidP="00F85A49">
            <w:pPr>
              <w:pStyle w:val="NoSpacing"/>
              <w:jc w:val="center"/>
            </w:pPr>
          </w:p>
        </w:tc>
        <w:tc>
          <w:tcPr>
            <w:tcW w:w="1710" w:type="dxa"/>
          </w:tcPr>
          <w:p w14:paraId="28F82C39" w14:textId="77777777" w:rsidR="005D6A5B" w:rsidRPr="004C6C8C" w:rsidRDefault="005D6A5B" w:rsidP="00F85A49">
            <w:pPr>
              <w:pStyle w:val="NoSpacing"/>
              <w:jc w:val="center"/>
            </w:pPr>
          </w:p>
        </w:tc>
        <w:tc>
          <w:tcPr>
            <w:tcW w:w="1152" w:type="dxa"/>
          </w:tcPr>
          <w:p w14:paraId="53C5603F" w14:textId="77777777" w:rsidR="005D6A5B" w:rsidRPr="004C6C8C" w:rsidRDefault="005D6A5B" w:rsidP="00F85A49">
            <w:pPr>
              <w:pStyle w:val="NoSpacing"/>
              <w:jc w:val="center"/>
            </w:pPr>
          </w:p>
        </w:tc>
        <w:tc>
          <w:tcPr>
            <w:tcW w:w="1800" w:type="dxa"/>
          </w:tcPr>
          <w:p w14:paraId="560A2D0C" w14:textId="77777777" w:rsidR="005D6A5B" w:rsidRPr="004C6C8C" w:rsidRDefault="005D6A5B" w:rsidP="00F85A49">
            <w:pPr>
              <w:pStyle w:val="NoSpacing"/>
              <w:jc w:val="center"/>
            </w:pPr>
          </w:p>
        </w:tc>
        <w:tc>
          <w:tcPr>
            <w:tcW w:w="1530" w:type="dxa"/>
          </w:tcPr>
          <w:p w14:paraId="5F6F0F3B" w14:textId="77777777" w:rsidR="005D6A5B" w:rsidRPr="004C6C8C" w:rsidRDefault="005D6A5B" w:rsidP="00F85A49">
            <w:pPr>
              <w:pStyle w:val="NoSpacing"/>
              <w:jc w:val="center"/>
            </w:pPr>
          </w:p>
        </w:tc>
      </w:tr>
      <w:tr w:rsidR="005D6A5B" w:rsidRPr="004C6C8C" w14:paraId="74920EDA" w14:textId="77777777" w:rsidTr="006641A7">
        <w:trPr>
          <w:trHeight w:val="20"/>
          <w:jc w:val="center"/>
        </w:trPr>
        <w:tc>
          <w:tcPr>
            <w:tcW w:w="715" w:type="dxa"/>
          </w:tcPr>
          <w:p w14:paraId="6A773281" w14:textId="3722D6A5" w:rsidR="005D6A5B" w:rsidRPr="004C6C8C" w:rsidRDefault="005D6A5B" w:rsidP="00F85A49">
            <w:pPr>
              <w:pStyle w:val="NoSpacing"/>
              <w:jc w:val="center"/>
            </w:pPr>
            <w:r>
              <w:t>13</w:t>
            </w:r>
          </w:p>
        </w:tc>
        <w:tc>
          <w:tcPr>
            <w:tcW w:w="2448" w:type="dxa"/>
          </w:tcPr>
          <w:p w14:paraId="79D97F96" w14:textId="77777777" w:rsidR="005D6A5B" w:rsidRPr="004C6C8C" w:rsidRDefault="005D6A5B" w:rsidP="00F85A49">
            <w:pPr>
              <w:pStyle w:val="NoSpacing"/>
              <w:jc w:val="center"/>
            </w:pPr>
          </w:p>
        </w:tc>
        <w:tc>
          <w:tcPr>
            <w:tcW w:w="1316" w:type="dxa"/>
          </w:tcPr>
          <w:p w14:paraId="28009FF2" w14:textId="77777777" w:rsidR="005D6A5B" w:rsidRPr="004C6C8C" w:rsidRDefault="005D6A5B" w:rsidP="00F85A49">
            <w:pPr>
              <w:pStyle w:val="NoSpacing"/>
              <w:jc w:val="center"/>
            </w:pPr>
          </w:p>
        </w:tc>
        <w:tc>
          <w:tcPr>
            <w:tcW w:w="1296" w:type="dxa"/>
          </w:tcPr>
          <w:p w14:paraId="3B04C388" w14:textId="77777777" w:rsidR="005D6A5B" w:rsidRPr="004C6C8C" w:rsidRDefault="005D6A5B" w:rsidP="00F85A49">
            <w:pPr>
              <w:pStyle w:val="NoSpacing"/>
              <w:jc w:val="center"/>
            </w:pPr>
          </w:p>
        </w:tc>
        <w:tc>
          <w:tcPr>
            <w:tcW w:w="1440" w:type="dxa"/>
          </w:tcPr>
          <w:p w14:paraId="40CE1039" w14:textId="77777777" w:rsidR="005D6A5B" w:rsidRPr="004C6C8C" w:rsidRDefault="005D6A5B" w:rsidP="00F85A49">
            <w:pPr>
              <w:pStyle w:val="NoSpacing"/>
              <w:jc w:val="center"/>
            </w:pPr>
          </w:p>
        </w:tc>
        <w:tc>
          <w:tcPr>
            <w:tcW w:w="1710" w:type="dxa"/>
          </w:tcPr>
          <w:p w14:paraId="3C51300D" w14:textId="77777777" w:rsidR="005D6A5B" w:rsidRPr="004C6C8C" w:rsidRDefault="005D6A5B" w:rsidP="00F85A49">
            <w:pPr>
              <w:pStyle w:val="NoSpacing"/>
              <w:jc w:val="center"/>
            </w:pPr>
          </w:p>
        </w:tc>
        <w:tc>
          <w:tcPr>
            <w:tcW w:w="1152" w:type="dxa"/>
          </w:tcPr>
          <w:p w14:paraId="11AD384B" w14:textId="77777777" w:rsidR="005D6A5B" w:rsidRPr="004C6C8C" w:rsidRDefault="005D6A5B" w:rsidP="00F85A49">
            <w:pPr>
              <w:pStyle w:val="NoSpacing"/>
              <w:jc w:val="center"/>
            </w:pPr>
          </w:p>
        </w:tc>
        <w:tc>
          <w:tcPr>
            <w:tcW w:w="1800" w:type="dxa"/>
          </w:tcPr>
          <w:p w14:paraId="3D55595B" w14:textId="77777777" w:rsidR="005D6A5B" w:rsidRPr="004C6C8C" w:rsidRDefault="005D6A5B" w:rsidP="00F85A49">
            <w:pPr>
              <w:pStyle w:val="NoSpacing"/>
              <w:jc w:val="center"/>
            </w:pPr>
          </w:p>
        </w:tc>
        <w:tc>
          <w:tcPr>
            <w:tcW w:w="1530" w:type="dxa"/>
          </w:tcPr>
          <w:p w14:paraId="0E51D62C" w14:textId="77777777" w:rsidR="005D6A5B" w:rsidRPr="004C6C8C" w:rsidRDefault="005D6A5B" w:rsidP="00F85A49">
            <w:pPr>
              <w:pStyle w:val="NoSpacing"/>
              <w:jc w:val="center"/>
            </w:pPr>
          </w:p>
        </w:tc>
      </w:tr>
      <w:tr w:rsidR="005D6A5B" w:rsidRPr="004C6C8C" w14:paraId="7ED1A6D6" w14:textId="77777777" w:rsidTr="006641A7">
        <w:trPr>
          <w:trHeight w:val="20"/>
          <w:jc w:val="center"/>
        </w:trPr>
        <w:tc>
          <w:tcPr>
            <w:tcW w:w="715" w:type="dxa"/>
          </w:tcPr>
          <w:p w14:paraId="126B7996" w14:textId="4E915048" w:rsidR="005D6A5B" w:rsidRPr="004C6C8C" w:rsidRDefault="005D6A5B" w:rsidP="00F85A49">
            <w:pPr>
              <w:pStyle w:val="NoSpacing"/>
              <w:jc w:val="center"/>
            </w:pPr>
            <w:r>
              <w:t>14</w:t>
            </w:r>
          </w:p>
        </w:tc>
        <w:tc>
          <w:tcPr>
            <w:tcW w:w="2448" w:type="dxa"/>
          </w:tcPr>
          <w:p w14:paraId="40243267" w14:textId="77777777" w:rsidR="005D6A5B" w:rsidRPr="004C6C8C" w:rsidRDefault="005D6A5B" w:rsidP="00F85A49">
            <w:pPr>
              <w:pStyle w:val="NoSpacing"/>
              <w:jc w:val="center"/>
            </w:pPr>
          </w:p>
        </w:tc>
        <w:tc>
          <w:tcPr>
            <w:tcW w:w="1316" w:type="dxa"/>
          </w:tcPr>
          <w:p w14:paraId="47AE7B20" w14:textId="77777777" w:rsidR="005D6A5B" w:rsidRPr="004C6C8C" w:rsidRDefault="005D6A5B" w:rsidP="00F85A49">
            <w:pPr>
              <w:pStyle w:val="NoSpacing"/>
              <w:jc w:val="center"/>
            </w:pPr>
          </w:p>
        </w:tc>
        <w:tc>
          <w:tcPr>
            <w:tcW w:w="1296" w:type="dxa"/>
          </w:tcPr>
          <w:p w14:paraId="0BB64F13" w14:textId="77777777" w:rsidR="005D6A5B" w:rsidRPr="004C6C8C" w:rsidRDefault="005D6A5B" w:rsidP="00F85A49">
            <w:pPr>
              <w:pStyle w:val="NoSpacing"/>
              <w:jc w:val="center"/>
            </w:pPr>
          </w:p>
        </w:tc>
        <w:tc>
          <w:tcPr>
            <w:tcW w:w="1440" w:type="dxa"/>
          </w:tcPr>
          <w:p w14:paraId="6C043436" w14:textId="77777777" w:rsidR="005D6A5B" w:rsidRPr="004C6C8C" w:rsidRDefault="005D6A5B" w:rsidP="00F85A49">
            <w:pPr>
              <w:pStyle w:val="NoSpacing"/>
              <w:jc w:val="center"/>
            </w:pPr>
          </w:p>
        </w:tc>
        <w:tc>
          <w:tcPr>
            <w:tcW w:w="1710" w:type="dxa"/>
          </w:tcPr>
          <w:p w14:paraId="7853F12D" w14:textId="77777777" w:rsidR="005D6A5B" w:rsidRPr="004C6C8C" w:rsidRDefault="005D6A5B" w:rsidP="00F85A49">
            <w:pPr>
              <w:pStyle w:val="NoSpacing"/>
              <w:jc w:val="center"/>
            </w:pPr>
          </w:p>
        </w:tc>
        <w:tc>
          <w:tcPr>
            <w:tcW w:w="1152" w:type="dxa"/>
          </w:tcPr>
          <w:p w14:paraId="47584B66" w14:textId="77777777" w:rsidR="005D6A5B" w:rsidRPr="004C6C8C" w:rsidRDefault="005D6A5B" w:rsidP="00F85A49">
            <w:pPr>
              <w:pStyle w:val="NoSpacing"/>
              <w:jc w:val="center"/>
            </w:pPr>
          </w:p>
        </w:tc>
        <w:tc>
          <w:tcPr>
            <w:tcW w:w="1800" w:type="dxa"/>
          </w:tcPr>
          <w:p w14:paraId="2151723B" w14:textId="77777777" w:rsidR="005D6A5B" w:rsidRPr="004C6C8C" w:rsidRDefault="005D6A5B" w:rsidP="00F85A49">
            <w:pPr>
              <w:pStyle w:val="NoSpacing"/>
              <w:jc w:val="center"/>
            </w:pPr>
          </w:p>
        </w:tc>
        <w:tc>
          <w:tcPr>
            <w:tcW w:w="1530" w:type="dxa"/>
          </w:tcPr>
          <w:p w14:paraId="4C9803AB" w14:textId="77777777" w:rsidR="005D6A5B" w:rsidRPr="004C6C8C" w:rsidRDefault="005D6A5B" w:rsidP="00F85A49">
            <w:pPr>
              <w:pStyle w:val="NoSpacing"/>
              <w:jc w:val="center"/>
            </w:pPr>
          </w:p>
        </w:tc>
      </w:tr>
      <w:tr w:rsidR="005D6A5B" w:rsidRPr="004C6C8C" w14:paraId="13A32D36" w14:textId="77777777" w:rsidTr="006641A7">
        <w:trPr>
          <w:trHeight w:val="20"/>
          <w:jc w:val="center"/>
        </w:trPr>
        <w:tc>
          <w:tcPr>
            <w:tcW w:w="715" w:type="dxa"/>
          </w:tcPr>
          <w:p w14:paraId="6FD5A779" w14:textId="37C1B9EA" w:rsidR="005D6A5B" w:rsidRPr="004C6C8C" w:rsidRDefault="005D6A5B" w:rsidP="00F85A49">
            <w:pPr>
              <w:pStyle w:val="NoSpacing"/>
              <w:jc w:val="center"/>
            </w:pPr>
            <w:r>
              <w:t>15</w:t>
            </w:r>
          </w:p>
        </w:tc>
        <w:tc>
          <w:tcPr>
            <w:tcW w:w="2448" w:type="dxa"/>
          </w:tcPr>
          <w:p w14:paraId="7286B34E" w14:textId="77777777" w:rsidR="005D6A5B" w:rsidRPr="004C6C8C" w:rsidRDefault="005D6A5B" w:rsidP="00F85A49">
            <w:pPr>
              <w:pStyle w:val="NoSpacing"/>
              <w:jc w:val="center"/>
            </w:pPr>
          </w:p>
        </w:tc>
        <w:tc>
          <w:tcPr>
            <w:tcW w:w="1316" w:type="dxa"/>
          </w:tcPr>
          <w:p w14:paraId="3499BC2F" w14:textId="77777777" w:rsidR="005D6A5B" w:rsidRPr="004C6C8C" w:rsidRDefault="005D6A5B" w:rsidP="00F85A49">
            <w:pPr>
              <w:pStyle w:val="NoSpacing"/>
              <w:jc w:val="center"/>
            </w:pPr>
          </w:p>
        </w:tc>
        <w:tc>
          <w:tcPr>
            <w:tcW w:w="1296" w:type="dxa"/>
          </w:tcPr>
          <w:p w14:paraId="08D532DD" w14:textId="77777777" w:rsidR="005D6A5B" w:rsidRPr="004C6C8C" w:rsidRDefault="005D6A5B" w:rsidP="00F85A49">
            <w:pPr>
              <w:pStyle w:val="NoSpacing"/>
              <w:jc w:val="center"/>
            </w:pPr>
          </w:p>
        </w:tc>
        <w:tc>
          <w:tcPr>
            <w:tcW w:w="1440" w:type="dxa"/>
          </w:tcPr>
          <w:p w14:paraId="760D0F50" w14:textId="77777777" w:rsidR="005D6A5B" w:rsidRPr="004C6C8C" w:rsidRDefault="005D6A5B" w:rsidP="00F85A49">
            <w:pPr>
              <w:pStyle w:val="NoSpacing"/>
              <w:jc w:val="center"/>
            </w:pPr>
          </w:p>
        </w:tc>
        <w:tc>
          <w:tcPr>
            <w:tcW w:w="1710" w:type="dxa"/>
          </w:tcPr>
          <w:p w14:paraId="6E1177C1" w14:textId="77777777" w:rsidR="005D6A5B" w:rsidRPr="004C6C8C" w:rsidRDefault="005D6A5B" w:rsidP="00F85A49">
            <w:pPr>
              <w:pStyle w:val="NoSpacing"/>
              <w:jc w:val="center"/>
            </w:pPr>
          </w:p>
        </w:tc>
        <w:tc>
          <w:tcPr>
            <w:tcW w:w="1152" w:type="dxa"/>
          </w:tcPr>
          <w:p w14:paraId="2F2C2585" w14:textId="77777777" w:rsidR="005D6A5B" w:rsidRPr="004C6C8C" w:rsidRDefault="005D6A5B" w:rsidP="00F85A49">
            <w:pPr>
              <w:pStyle w:val="NoSpacing"/>
              <w:jc w:val="center"/>
            </w:pPr>
          </w:p>
        </w:tc>
        <w:tc>
          <w:tcPr>
            <w:tcW w:w="1800" w:type="dxa"/>
          </w:tcPr>
          <w:p w14:paraId="4BA82347" w14:textId="77777777" w:rsidR="005D6A5B" w:rsidRPr="004C6C8C" w:rsidRDefault="005D6A5B" w:rsidP="00F85A49">
            <w:pPr>
              <w:pStyle w:val="NoSpacing"/>
              <w:jc w:val="center"/>
            </w:pPr>
          </w:p>
        </w:tc>
        <w:tc>
          <w:tcPr>
            <w:tcW w:w="1530" w:type="dxa"/>
          </w:tcPr>
          <w:p w14:paraId="0C5E2AF8" w14:textId="77777777" w:rsidR="005D6A5B" w:rsidRPr="004C6C8C" w:rsidRDefault="005D6A5B" w:rsidP="00F85A49">
            <w:pPr>
              <w:pStyle w:val="NoSpacing"/>
              <w:jc w:val="center"/>
            </w:pPr>
          </w:p>
        </w:tc>
      </w:tr>
      <w:tr w:rsidR="005D6A5B" w:rsidRPr="004C6C8C" w14:paraId="3894CE80" w14:textId="77777777" w:rsidTr="006641A7">
        <w:trPr>
          <w:trHeight w:val="20"/>
          <w:jc w:val="center"/>
        </w:trPr>
        <w:tc>
          <w:tcPr>
            <w:tcW w:w="715" w:type="dxa"/>
          </w:tcPr>
          <w:p w14:paraId="02D887EB" w14:textId="1E062518" w:rsidR="005D6A5B" w:rsidRPr="004C6C8C" w:rsidRDefault="005D6A5B" w:rsidP="00F85A49">
            <w:pPr>
              <w:pStyle w:val="NoSpacing"/>
              <w:jc w:val="center"/>
            </w:pPr>
            <w:r>
              <w:t>16</w:t>
            </w:r>
          </w:p>
        </w:tc>
        <w:tc>
          <w:tcPr>
            <w:tcW w:w="2448" w:type="dxa"/>
          </w:tcPr>
          <w:p w14:paraId="47E2FBFE" w14:textId="77777777" w:rsidR="005D6A5B" w:rsidRPr="004C6C8C" w:rsidRDefault="005D6A5B" w:rsidP="00F85A49">
            <w:pPr>
              <w:pStyle w:val="NoSpacing"/>
              <w:jc w:val="center"/>
            </w:pPr>
          </w:p>
        </w:tc>
        <w:tc>
          <w:tcPr>
            <w:tcW w:w="1316" w:type="dxa"/>
          </w:tcPr>
          <w:p w14:paraId="69EA0CE6" w14:textId="77777777" w:rsidR="005D6A5B" w:rsidRPr="004C6C8C" w:rsidRDefault="005D6A5B" w:rsidP="00F85A49">
            <w:pPr>
              <w:pStyle w:val="NoSpacing"/>
              <w:jc w:val="center"/>
            </w:pPr>
          </w:p>
        </w:tc>
        <w:tc>
          <w:tcPr>
            <w:tcW w:w="1296" w:type="dxa"/>
          </w:tcPr>
          <w:p w14:paraId="52FDCB4A" w14:textId="77777777" w:rsidR="005D6A5B" w:rsidRPr="004C6C8C" w:rsidRDefault="005D6A5B" w:rsidP="00F85A49">
            <w:pPr>
              <w:pStyle w:val="NoSpacing"/>
              <w:jc w:val="center"/>
            </w:pPr>
          </w:p>
        </w:tc>
        <w:tc>
          <w:tcPr>
            <w:tcW w:w="1440" w:type="dxa"/>
          </w:tcPr>
          <w:p w14:paraId="6D6CB9C3" w14:textId="77777777" w:rsidR="005D6A5B" w:rsidRPr="004C6C8C" w:rsidRDefault="005D6A5B" w:rsidP="00F85A49">
            <w:pPr>
              <w:pStyle w:val="NoSpacing"/>
              <w:jc w:val="center"/>
            </w:pPr>
          </w:p>
        </w:tc>
        <w:tc>
          <w:tcPr>
            <w:tcW w:w="1710" w:type="dxa"/>
          </w:tcPr>
          <w:p w14:paraId="7F1F4C8C" w14:textId="77777777" w:rsidR="005D6A5B" w:rsidRPr="004C6C8C" w:rsidRDefault="005D6A5B" w:rsidP="00F85A49">
            <w:pPr>
              <w:pStyle w:val="NoSpacing"/>
              <w:jc w:val="center"/>
            </w:pPr>
          </w:p>
        </w:tc>
        <w:tc>
          <w:tcPr>
            <w:tcW w:w="1152" w:type="dxa"/>
          </w:tcPr>
          <w:p w14:paraId="6EC88779" w14:textId="77777777" w:rsidR="005D6A5B" w:rsidRPr="004C6C8C" w:rsidRDefault="005D6A5B" w:rsidP="00F85A49">
            <w:pPr>
              <w:pStyle w:val="NoSpacing"/>
              <w:jc w:val="center"/>
            </w:pPr>
          </w:p>
        </w:tc>
        <w:tc>
          <w:tcPr>
            <w:tcW w:w="1800" w:type="dxa"/>
          </w:tcPr>
          <w:p w14:paraId="1E022D76" w14:textId="77777777" w:rsidR="005D6A5B" w:rsidRPr="004C6C8C" w:rsidRDefault="005D6A5B" w:rsidP="00F85A49">
            <w:pPr>
              <w:pStyle w:val="NoSpacing"/>
              <w:jc w:val="center"/>
            </w:pPr>
          </w:p>
        </w:tc>
        <w:tc>
          <w:tcPr>
            <w:tcW w:w="1530" w:type="dxa"/>
          </w:tcPr>
          <w:p w14:paraId="5496CF20" w14:textId="77777777" w:rsidR="005D6A5B" w:rsidRPr="004C6C8C" w:rsidRDefault="005D6A5B" w:rsidP="00F85A49">
            <w:pPr>
              <w:pStyle w:val="NoSpacing"/>
              <w:jc w:val="center"/>
            </w:pPr>
          </w:p>
        </w:tc>
      </w:tr>
      <w:tr w:rsidR="005D6A5B" w:rsidRPr="004C6C8C" w14:paraId="0A9A66A4" w14:textId="77777777" w:rsidTr="006641A7">
        <w:trPr>
          <w:trHeight w:val="20"/>
          <w:jc w:val="center"/>
        </w:trPr>
        <w:tc>
          <w:tcPr>
            <w:tcW w:w="715" w:type="dxa"/>
          </w:tcPr>
          <w:p w14:paraId="0B44824A" w14:textId="6CC9D073" w:rsidR="005D6A5B" w:rsidRPr="004C6C8C" w:rsidRDefault="005D6A5B" w:rsidP="00F85A49">
            <w:pPr>
              <w:pStyle w:val="NoSpacing"/>
              <w:jc w:val="center"/>
            </w:pPr>
            <w:r>
              <w:t>17</w:t>
            </w:r>
          </w:p>
        </w:tc>
        <w:tc>
          <w:tcPr>
            <w:tcW w:w="2448" w:type="dxa"/>
          </w:tcPr>
          <w:p w14:paraId="5E46FF0A" w14:textId="77777777" w:rsidR="005D6A5B" w:rsidRPr="004C6C8C" w:rsidRDefault="005D6A5B" w:rsidP="00F85A49">
            <w:pPr>
              <w:pStyle w:val="NoSpacing"/>
              <w:jc w:val="center"/>
            </w:pPr>
          </w:p>
        </w:tc>
        <w:tc>
          <w:tcPr>
            <w:tcW w:w="1316" w:type="dxa"/>
          </w:tcPr>
          <w:p w14:paraId="64B2F846" w14:textId="77777777" w:rsidR="005D6A5B" w:rsidRPr="004C6C8C" w:rsidRDefault="005D6A5B" w:rsidP="00F85A49">
            <w:pPr>
              <w:pStyle w:val="NoSpacing"/>
              <w:jc w:val="center"/>
            </w:pPr>
          </w:p>
        </w:tc>
        <w:tc>
          <w:tcPr>
            <w:tcW w:w="1296" w:type="dxa"/>
          </w:tcPr>
          <w:p w14:paraId="40EB86DF" w14:textId="77777777" w:rsidR="005D6A5B" w:rsidRPr="004C6C8C" w:rsidRDefault="005D6A5B" w:rsidP="00F85A49">
            <w:pPr>
              <w:pStyle w:val="NoSpacing"/>
              <w:jc w:val="center"/>
            </w:pPr>
          </w:p>
        </w:tc>
        <w:tc>
          <w:tcPr>
            <w:tcW w:w="1440" w:type="dxa"/>
          </w:tcPr>
          <w:p w14:paraId="26A1F301" w14:textId="77777777" w:rsidR="005D6A5B" w:rsidRPr="004C6C8C" w:rsidRDefault="005D6A5B" w:rsidP="00F85A49">
            <w:pPr>
              <w:pStyle w:val="NoSpacing"/>
              <w:jc w:val="center"/>
            </w:pPr>
          </w:p>
        </w:tc>
        <w:tc>
          <w:tcPr>
            <w:tcW w:w="1710" w:type="dxa"/>
          </w:tcPr>
          <w:p w14:paraId="2DF4269C" w14:textId="77777777" w:rsidR="005D6A5B" w:rsidRPr="004C6C8C" w:rsidRDefault="005D6A5B" w:rsidP="00F85A49">
            <w:pPr>
              <w:pStyle w:val="NoSpacing"/>
              <w:jc w:val="center"/>
            </w:pPr>
          </w:p>
        </w:tc>
        <w:tc>
          <w:tcPr>
            <w:tcW w:w="1152" w:type="dxa"/>
          </w:tcPr>
          <w:p w14:paraId="0A79FFD3" w14:textId="77777777" w:rsidR="005D6A5B" w:rsidRPr="004C6C8C" w:rsidRDefault="005D6A5B" w:rsidP="00F85A49">
            <w:pPr>
              <w:pStyle w:val="NoSpacing"/>
              <w:jc w:val="center"/>
            </w:pPr>
          </w:p>
        </w:tc>
        <w:tc>
          <w:tcPr>
            <w:tcW w:w="1800" w:type="dxa"/>
          </w:tcPr>
          <w:p w14:paraId="0557EA44" w14:textId="77777777" w:rsidR="005D6A5B" w:rsidRPr="004C6C8C" w:rsidRDefault="005D6A5B" w:rsidP="00F85A49">
            <w:pPr>
              <w:pStyle w:val="NoSpacing"/>
              <w:jc w:val="center"/>
            </w:pPr>
          </w:p>
        </w:tc>
        <w:tc>
          <w:tcPr>
            <w:tcW w:w="1530" w:type="dxa"/>
          </w:tcPr>
          <w:p w14:paraId="18C2F76A" w14:textId="77777777" w:rsidR="005D6A5B" w:rsidRPr="004C6C8C" w:rsidRDefault="005D6A5B" w:rsidP="00F85A49">
            <w:pPr>
              <w:pStyle w:val="NoSpacing"/>
              <w:jc w:val="center"/>
            </w:pPr>
          </w:p>
        </w:tc>
      </w:tr>
      <w:tr w:rsidR="005D6A5B" w:rsidRPr="004C6C8C" w14:paraId="0F207A0A" w14:textId="77777777" w:rsidTr="006641A7">
        <w:trPr>
          <w:trHeight w:val="20"/>
          <w:jc w:val="center"/>
        </w:trPr>
        <w:tc>
          <w:tcPr>
            <w:tcW w:w="715" w:type="dxa"/>
          </w:tcPr>
          <w:p w14:paraId="267CD100" w14:textId="154EB79A" w:rsidR="005D6A5B" w:rsidRPr="004C6C8C" w:rsidRDefault="005D6A5B" w:rsidP="00F85A49">
            <w:pPr>
              <w:pStyle w:val="NoSpacing"/>
              <w:jc w:val="center"/>
            </w:pPr>
            <w:r>
              <w:t>18</w:t>
            </w:r>
          </w:p>
        </w:tc>
        <w:tc>
          <w:tcPr>
            <w:tcW w:w="2448" w:type="dxa"/>
          </w:tcPr>
          <w:p w14:paraId="1D6AAAC8" w14:textId="77777777" w:rsidR="005D6A5B" w:rsidRPr="004C6C8C" w:rsidRDefault="005D6A5B" w:rsidP="00F85A49">
            <w:pPr>
              <w:pStyle w:val="NoSpacing"/>
              <w:jc w:val="center"/>
            </w:pPr>
          </w:p>
        </w:tc>
        <w:tc>
          <w:tcPr>
            <w:tcW w:w="1316" w:type="dxa"/>
          </w:tcPr>
          <w:p w14:paraId="20267836" w14:textId="77777777" w:rsidR="005D6A5B" w:rsidRPr="004C6C8C" w:rsidRDefault="005D6A5B" w:rsidP="00F85A49">
            <w:pPr>
              <w:pStyle w:val="NoSpacing"/>
              <w:jc w:val="center"/>
            </w:pPr>
          </w:p>
        </w:tc>
        <w:tc>
          <w:tcPr>
            <w:tcW w:w="1296" w:type="dxa"/>
          </w:tcPr>
          <w:p w14:paraId="7EDE7EA0" w14:textId="77777777" w:rsidR="005D6A5B" w:rsidRPr="004C6C8C" w:rsidRDefault="005D6A5B" w:rsidP="00F85A49">
            <w:pPr>
              <w:pStyle w:val="NoSpacing"/>
              <w:jc w:val="center"/>
            </w:pPr>
          </w:p>
        </w:tc>
        <w:tc>
          <w:tcPr>
            <w:tcW w:w="1440" w:type="dxa"/>
          </w:tcPr>
          <w:p w14:paraId="38ACC1DD" w14:textId="77777777" w:rsidR="005D6A5B" w:rsidRPr="004C6C8C" w:rsidRDefault="005D6A5B" w:rsidP="00F85A49">
            <w:pPr>
              <w:pStyle w:val="NoSpacing"/>
              <w:jc w:val="center"/>
            </w:pPr>
          </w:p>
        </w:tc>
        <w:tc>
          <w:tcPr>
            <w:tcW w:w="1710" w:type="dxa"/>
          </w:tcPr>
          <w:p w14:paraId="56961593" w14:textId="77777777" w:rsidR="005D6A5B" w:rsidRPr="004C6C8C" w:rsidRDefault="005D6A5B" w:rsidP="00F85A49">
            <w:pPr>
              <w:pStyle w:val="NoSpacing"/>
              <w:jc w:val="center"/>
            </w:pPr>
          </w:p>
        </w:tc>
        <w:tc>
          <w:tcPr>
            <w:tcW w:w="1152" w:type="dxa"/>
          </w:tcPr>
          <w:p w14:paraId="56C67D85" w14:textId="77777777" w:rsidR="005D6A5B" w:rsidRPr="004C6C8C" w:rsidRDefault="005D6A5B" w:rsidP="00F85A49">
            <w:pPr>
              <w:pStyle w:val="NoSpacing"/>
              <w:jc w:val="center"/>
            </w:pPr>
          </w:p>
        </w:tc>
        <w:tc>
          <w:tcPr>
            <w:tcW w:w="1800" w:type="dxa"/>
          </w:tcPr>
          <w:p w14:paraId="17CA3E58" w14:textId="77777777" w:rsidR="005D6A5B" w:rsidRPr="004C6C8C" w:rsidRDefault="005D6A5B" w:rsidP="00F85A49">
            <w:pPr>
              <w:pStyle w:val="NoSpacing"/>
              <w:jc w:val="center"/>
            </w:pPr>
          </w:p>
        </w:tc>
        <w:tc>
          <w:tcPr>
            <w:tcW w:w="1530" w:type="dxa"/>
          </w:tcPr>
          <w:p w14:paraId="44C68671" w14:textId="77777777" w:rsidR="005D6A5B" w:rsidRPr="004C6C8C" w:rsidRDefault="005D6A5B" w:rsidP="00F85A49">
            <w:pPr>
              <w:pStyle w:val="NoSpacing"/>
              <w:jc w:val="center"/>
            </w:pPr>
          </w:p>
        </w:tc>
      </w:tr>
      <w:tr w:rsidR="005D6A5B" w:rsidRPr="004C6C8C" w14:paraId="3CEA00BF" w14:textId="77777777" w:rsidTr="006641A7">
        <w:trPr>
          <w:trHeight w:val="20"/>
          <w:jc w:val="center"/>
        </w:trPr>
        <w:tc>
          <w:tcPr>
            <w:tcW w:w="715" w:type="dxa"/>
          </w:tcPr>
          <w:p w14:paraId="6CE97097" w14:textId="598FA9B2" w:rsidR="005D6A5B" w:rsidRDefault="005D6A5B" w:rsidP="00F85A49">
            <w:pPr>
              <w:pStyle w:val="NoSpacing"/>
              <w:jc w:val="center"/>
            </w:pPr>
            <w:r>
              <w:t>19</w:t>
            </w:r>
          </w:p>
        </w:tc>
        <w:tc>
          <w:tcPr>
            <w:tcW w:w="2448" w:type="dxa"/>
          </w:tcPr>
          <w:p w14:paraId="52913256" w14:textId="77777777" w:rsidR="005D6A5B" w:rsidRPr="004C6C8C" w:rsidRDefault="005D6A5B" w:rsidP="00F85A49">
            <w:pPr>
              <w:pStyle w:val="NoSpacing"/>
              <w:jc w:val="center"/>
            </w:pPr>
          </w:p>
        </w:tc>
        <w:tc>
          <w:tcPr>
            <w:tcW w:w="1316" w:type="dxa"/>
          </w:tcPr>
          <w:p w14:paraId="2744FE9C" w14:textId="77777777" w:rsidR="005D6A5B" w:rsidRPr="004C6C8C" w:rsidRDefault="005D6A5B" w:rsidP="00F85A49">
            <w:pPr>
              <w:pStyle w:val="NoSpacing"/>
              <w:jc w:val="center"/>
            </w:pPr>
          </w:p>
        </w:tc>
        <w:tc>
          <w:tcPr>
            <w:tcW w:w="1296" w:type="dxa"/>
          </w:tcPr>
          <w:p w14:paraId="1CE879B2" w14:textId="77777777" w:rsidR="005D6A5B" w:rsidRPr="004C6C8C" w:rsidRDefault="005D6A5B" w:rsidP="00F85A49">
            <w:pPr>
              <w:pStyle w:val="NoSpacing"/>
              <w:jc w:val="center"/>
            </w:pPr>
          </w:p>
        </w:tc>
        <w:tc>
          <w:tcPr>
            <w:tcW w:w="1440" w:type="dxa"/>
          </w:tcPr>
          <w:p w14:paraId="1D915F08" w14:textId="77777777" w:rsidR="005D6A5B" w:rsidRPr="004C6C8C" w:rsidRDefault="005D6A5B" w:rsidP="00F85A49">
            <w:pPr>
              <w:pStyle w:val="NoSpacing"/>
              <w:jc w:val="center"/>
            </w:pPr>
          </w:p>
        </w:tc>
        <w:tc>
          <w:tcPr>
            <w:tcW w:w="1710" w:type="dxa"/>
          </w:tcPr>
          <w:p w14:paraId="6CF786AD" w14:textId="77777777" w:rsidR="005D6A5B" w:rsidRPr="004C6C8C" w:rsidRDefault="005D6A5B" w:rsidP="00F85A49">
            <w:pPr>
              <w:pStyle w:val="NoSpacing"/>
              <w:jc w:val="center"/>
            </w:pPr>
          </w:p>
        </w:tc>
        <w:tc>
          <w:tcPr>
            <w:tcW w:w="1152" w:type="dxa"/>
          </w:tcPr>
          <w:p w14:paraId="6EF693B4" w14:textId="77777777" w:rsidR="005D6A5B" w:rsidRPr="004C6C8C" w:rsidRDefault="005D6A5B" w:rsidP="00F85A49">
            <w:pPr>
              <w:pStyle w:val="NoSpacing"/>
              <w:jc w:val="center"/>
            </w:pPr>
          </w:p>
        </w:tc>
        <w:tc>
          <w:tcPr>
            <w:tcW w:w="1800" w:type="dxa"/>
          </w:tcPr>
          <w:p w14:paraId="048D6026" w14:textId="77777777" w:rsidR="005D6A5B" w:rsidRPr="004C6C8C" w:rsidRDefault="005D6A5B" w:rsidP="00F85A49">
            <w:pPr>
              <w:pStyle w:val="NoSpacing"/>
              <w:jc w:val="center"/>
            </w:pPr>
          </w:p>
        </w:tc>
        <w:tc>
          <w:tcPr>
            <w:tcW w:w="1530" w:type="dxa"/>
          </w:tcPr>
          <w:p w14:paraId="3EAE39BE" w14:textId="77777777" w:rsidR="005D6A5B" w:rsidRPr="004C6C8C" w:rsidRDefault="005D6A5B" w:rsidP="00F85A49">
            <w:pPr>
              <w:pStyle w:val="NoSpacing"/>
              <w:jc w:val="center"/>
            </w:pPr>
          </w:p>
        </w:tc>
      </w:tr>
      <w:tr w:rsidR="005D6A5B" w:rsidRPr="004C6C8C" w14:paraId="3B52262F" w14:textId="77777777" w:rsidTr="006641A7">
        <w:trPr>
          <w:trHeight w:val="20"/>
          <w:jc w:val="center"/>
        </w:trPr>
        <w:tc>
          <w:tcPr>
            <w:tcW w:w="715" w:type="dxa"/>
          </w:tcPr>
          <w:p w14:paraId="184143E6" w14:textId="776DFC95" w:rsidR="005D6A5B" w:rsidRDefault="005D6A5B" w:rsidP="00F85A49">
            <w:pPr>
              <w:pStyle w:val="NoSpacing"/>
              <w:jc w:val="center"/>
            </w:pPr>
            <w:r>
              <w:lastRenderedPageBreak/>
              <w:t>20</w:t>
            </w:r>
          </w:p>
        </w:tc>
        <w:tc>
          <w:tcPr>
            <w:tcW w:w="2448" w:type="dxa"/>
          </w:tcPr>
          <w:p w14:paraId="1AD6A027" w14:textId="77777777" w:rsidR="005D6A5B" w:rsidRPr="004C6C8C" w:rsidRDefault="005D6A5B" w:rsidP="00F85A49">
            <w:pPr>
              <w:pStyle w:val="NoSpacing"/>
              <w:jc w:val="center"/>
            </w:pPr>
          </w:p>
        </w:tc>
        <w:tc>
          <w:tcPr>
            <w:tcW w:w="1316" w:type="dxa"/>
          </w:tcPr>
          <w:p w14:paraId="36CACA97" w14:textId="77777777" w:rsidR="005D6A5B" w:rsidRPr="004C6C8C" w:rsidRDefault="005D6A5B" w:rsidP="00F85A49">
            <w:pPr>
              <w:pStyle w:val="NoSpacing"/>
              <w:jc w:val="center"/>
            </w:pPr>
          </w:p>
        </w:tc>
        <w:tc>
          <w:tcPr>
            <w:tcW w:w="1296" w:type="dxa"/>
          </w:tcPr>
          <w:p w14:paraId="1CCAD534" w14:textId="77777777" w:rsidR="005D6A5B" w:rsidRPr="004C6C8C" w:rsidRDefault="005D6A5B" w:rsidP="00F85A49">
            <w:pPr>
              <w:pStyle w:val="NoSpacing"/>
              <w:jc w:val="center"/>
            </w:pPr>
          </w:p>
        </w:tc>
        <w:tc>
          <w:tcPr>
            <w:tcW w:w="1440" w:type="dxa"/>
          </w:tcPr>
          <w:p w14:paraId="2C61F745" w14:textId="77777777" w:rsidR="005D6A5B" w:rsidRPr="004C6C8C" w:rsidRDefault="005D6A5B" w:rsidP="00F85A49">
            <w:pPr>
              <w:pStyle w:val="NoSpacing"/>
              <w:jc w:val="center"/>
            </w:pPr>
          </w:p>
        </w:tc>
        <w:tc>
          <w:tcPr>
            <w:tcW w:w="1710" w:type="dxa"/>
          </w:tcPr>
          <w:p w14:paraId="4557E191" w14:textId="77777777" w:rsidR="005D6A5B" w:rsidRPr="004C6C8C" w:rsidRDefault="005D6A5B" w:rsidP="00F85A49">
            <w:pPr>
              <w:pStyle w:val="NoSpacing"/>
              <w:jc w:val="center"/>
            </w:pPr>
          </w:p>
        </w:tc>
        <w:tc>
          <w:tcPr>
            <w:tcW w:w="1152" w:type="dxa"/>
          </w:tcPr>
          <w:p w14:paraId="577546CD" w14:textId="77777777" w:rsidR="005D6A5B" w:rsidRPr="004C6C8C" w:rsidRDefault="005D6A5B" w:rsidP="00F85A49">
            <w:pPr>
              <w:pStyle w:val="NoSpacing"/>
              <w:jc w:val="center"/>
            </w:pPr>
          </w:p>
        </w:tc>
        <w:tc>
          <w:tcPr>
            <w:tcW w:w="1800" w:type="dxa"/>
          </w:tcPr>
          <w:p w14:paraId="4929F91E" w14:textId="77777777" w:rsidR="005D6A5B" w:rsidRPr="004C6C8C" w:rsidRDefault="005D6A5B" w:rsidP="00F85A49">
            <w:pPr>
              <w:pStyle w:val="NoSpacing"/>
              <w:jc w:val="center"/>
            </w:pPr>
          </w:p>
        </w:tc>
        <w:tc>
          <w:tcPr>
            <w:tcW w:w="1530" w:type="dxa"/>
          </w:tcPr>
          <w:p w14:paraId="6A46DB26" w14:textId="77777777" w:rsidR="005D6A5B" w:rsidRPr="004C6C8C" w:rsidRDefault="005D6A5B" w:rsidP="00F85A49">
            <w:pPr>
              <w:pStyle w:val="NoSpacing"/>
              <w:jc w:val="center"/>
            </w:pPr>
          </w:p>
        </w:tc>
      </w:tr>
    </w:tbl>
    <w:p w14:paraId="3872635F" w14:textId="77777777" w:rsidR="00BC45EA" w:rsidRDefault="00BC45EA" w:rsidP="00F85A49">
      <w:pPr>
        <w:pStyle w:val="NoSpacing"/>
      </w:pPr>
    </w:p>
    <w:tbl>
      <w:tblPr>
        <w:tblStyle w:val="TableGrid2"/>
        <w:tblpPr w:leftFromText="180" w:rightFromText="180" w:vertAnchor="text" w:horzAnchor="margin" w:tblpXSpec="center" w:tblpY="58"/>
        <w:tblW w:w="14755" w:type="dxa"/>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884A64" w:rsidRPr="00547629" w14:paraId="69FC2354" w14:textId="77777777" w:rsidTr="00884A64">
        <w:trPr>
          <w:trHeight w:val="135"/>
        </w:trPr>
        <w:tc>
          <w:tcPr>
            <w:tcW w:w="4315" w:type="dxa"/>
            <w:gridSpan w:val="2"/>
          </w:tcPr>
          <w:p w14:paraId="6081D9FC" w14:textId="77777777" w:rsidR="00884A64" w:rsidRPr="00547629" w:rsidRDefault="00884A64" w:rsidP="00884A64">
            <w:pPr>
              <w:pStyle w:val="NoSpacing"/>
              <w:rPr>
                <w:b/>
              </w:rPr>
            </w:pPr>
            <w:r>
              <w:rPr>
                <w:b/>
              </w:rPr>
              <w:t>101–</w:t>
            </w:r>
            <w:r w:rsidRPr="00547629">
              <w:rPr>
                <w:b/>
              </w:rPr>
              <w:t>Relationship to head</w:t>
            </w:r>
          </w:p>
        </w:tc>
        <w:tc>
          <w:tcPr>
            <w:tcW w:w="4680" w:type="dxa"/>
            <w:gridSpan w:val="2"/>
          </w:tcPr>
          <w:p w14:paraId="70948471" w14:textId="77777777" w:rsidR="00884A64" w:rsidRPr="00547629" w:rsidRDefault="00884A64" w:rsidP="00884A64">
            <w:pPr>
              <w:pStyle w:val="NoSpacing"/>
              <w:rPr>
                <w:b/>
              </w:rPr>
            </w:pPr>
            <w:r w:rsidRPr="00547629">
              <w:rPr>
                <w:b/>
              </w:rPr>
              <w:t>1</w:t>
            </w:r>
            <w:r>
              <w:rPr>
                <w:b/>
              </w:rPr>
              <w:t>02–</w:t>
            </w:r>
            <w:r w:rsidRPr="00547629">
              <w:rPr>
                <w:b/>
              </w:rPr>
              <w:t>Level of education</w:t>
            </w:r>
          </w:p>
        </w:tc>
        <w:tc>
          <w:tcPr>
            <w:tcW w:w="5760" w:type="dxa"/>
            <w:gridSpan w:val="2"/>
          </w:tcPr>
          <w:p w14:paraId="0CA9D279" w14:textId="77777777" w:rsidR="00884A64" w:rsidRPr="00547629" w:rsidRDefault="00884A64" w:rsidP="00884A64">
            <w:pPr>
              <w:pStyle w:val="NoSpacing"/>
              <w:rPr>
                <w:b/>
              </w:rPr>
            </w:pPr>
            <w:r w:rsidRPr="00547629">
              <w:rPr>
                <w:b/>
              </w:rPr>
              <w:t>103</w:t>
            </w:r>
            <w:r>
              <w:rPr>
                <w:b/>
              </w:rPr>
              <w:t>–</w:t>
            </w:r>
            <w:r w:rsidRPr="00547629">
              <w:rPr>
                <w:b/>
              </w:rPr>
              <w:t>Not currently in school</w:t>
            </w:r>
          </w:p>
        </w:tc>
      </w:tr>
      <w:tr w:rsidR="00884A64" w:rsidRPr="00B16237" w14:paraId="1027A7B2" w14:textId="77777777" w:rsidTr="00884A64">
        <w:trPr>
          <w:trHeight w:val="135"/>
        </w:trPr>
        <w:tc>
          <w:tcPr>
            <w:tcW w:w="2517" w:type="dxa"/>
          </w:tcPr>
          <w:p w14:paraId="08E43046" w14:textId="77777777" w:rsidR="00884A64" w:rsidRPr="00B16237" w:rsidRDefault="00884A64" w:rsidP="00884A64">
            <w:pPr>
              <w:pStyle w:val="NoSpacing"/>
              <w:rPr>
                <w:sz w:val="20"/>
              </w:rPr>
            </w:pPr>
            <w:r w:rsidRPr="00B16237">
              <w:rPr>
                <w:sz w:val="20"/>
              </w:rPr>
              <w:t>1=Head</w:t>
            </w:r>
          </w:p>
          <w:p w14:paraId="351CB057" w14:textId="77777777" w:rsidR="00884A64" w:rsidRPr="00B16237" w:rsidRDefault="00884A64" w:rsidP="00884A64">
            <w:pPr>
              <w:pStyle w:val="NoSpacing"/>
              <w:rPr>
                <w:sz w:val="20"/>
              </w:rPr>
            </w:pPr>
            <w:r w:rsidRPr="00B16237">
              <w:rPr>
                <w:sz w:val="20"/>
              </w:rPr>
              <w:t>2=Spouse/consensual partner</w:t>
            </w:r>
          </w:p>
          <w:p w14:paraId="28A5DB50" w14:textId="77777777" w:rsidR="00884A64" w:rsidRPr="00B16237" w:rsidRDefault="00884A64" w:rsidP="00884A64">
            <w:pPr>
              <w:pStyle w:val="NoSpacing"/>
              <w:rPr>
                <w:sz w:val="20"/>
              </w:rPr>
            </w:pPr>
            <w:r w:rsidRPr="00B16237">
              <w:rPr>
                <w:sz w:val="20"/>
              </w:rPr>
              <w:t>3=Son/daughter</w:t>
            </w:r>
          </w:p>
          <w:p w14:paraId="7DDB6081" w14:textId="77777777" w:rsidR="00884A64" w:rsidRPr="00B16237" w:rsidRDefault="00884A64" w:rsidP="00884A64">
            <w:pPr>
              <w:pStyle w:val="NoSpacing"/>
              <w:rPr>
                <w:sz w:val="20"/>
              </w:rPr>
            </w:pPr>
            <w:r w:rsidRPr="00B16237">
              <w:rPr>
                <w:sz w:val="20"/>
              </w:rPr>
              <w:t>4=Spouse of son/daughter</w:t>
            </w:r>
          </w:p>
          <w:p w14:paraId="641229E6" w14:textId="77777777" w:rsidR="00884A64" w:rsidRPr="00B16237" w:rsidRDefault="00884A64" w:rsidP="00884A64">
            <w:pPr>
              <w:pStyle w:val="NoSpacing"/>
              <w:rPr>
                <w:sz w:val="20"/>
              </w:rPr>
            </w:pPr>
            <w:r w:rsidRPr="00B16237">
              <w:rPr>
                <w:sz w:val="20"/>
              </w:rPr>
              <w:t>5=Grandchild</w:t>
            </w:r>
          </w:p>
          <w:p w14:paraId="27DE521E" w14:textId="77777777" w:rsidR="00884A64" w:rsidRPr="00B16237" w:rsidRDefault="00884A64" w:rsidP="00884A64">
            <w:pPr>
              <w:pStyle w:val="NoSpacing"/>
              <w:rPr>
                <w:sz w:val="20"/>
              </w:rPr>
            </w:pPr>
            <w:r w:rsidRPr="00B16237">
              <w:rPr>
                <w:sz w:val="20"/>
              </w:rPr>
              <w:t>6=Brother/sister</w:t>
            </w:r>
          </w:p>
          <w:p w14:paraId="17012284" w14:textId="77777777" w:rsidR="00884A64" w:rsidRPr="00B16237" w:rsidRDefault="00884A64" w:rsidP="00884A64">
            <w:pPr>
              <w:pStyle w:val="NoSpacing"/>
              <w:rPr>
                <w:sz w:val="20"/>
              </w:rPr>
            </w:pPr>
            <w:r w:rsidRPr="00B16237">
              <w:rPr>
                <w:sz w:val="20"/>
              </w:rPr>
              <w:t>7=Brother/sister in-law</w:t>
            </w:r>
          </w:p>
          <w:p w14:paraId="2195DEB9" w14:textId="77777777" w:rsidR="00884A64" w:rsidRPr="00B16237" w:rsidRDefault="00884A64" w:rsidP="00884A64">
            <w:pPr>
              <w:pStyle w:val="NoSpacing"/>
              <w:rPr>
                <w:sz w:val="20"/>
              </w:rPr>
            </w:pPr>
            <w:r w:rsidRPr="00B16237">
              <w:rPr>
                <w:sz w:val="20"/>
              </w:rPr>
              <w:t>8=Spouse of brother/sister</w:t>
            </w:r>
          </w:p>
          <w:p w14:paraId="0D8E1E9A" w14:textId="77777777" w:rsidR="00884A64" w:rsidRPr="00B16237" w:rsidRDefault="00884A64" w:rsidP="00884A64">
            <w:pPr>
              <w:pStyle w:val="NoSpacing"/>
              <w:rPr>
                <w:sz w:val="20"/>
              </w:rPr>
            </w:pPr>
            <w:r w:rsidRPr="00B16237">
              <w:rPr>
                <w:sz w:val="20"/>
              </w:rPr>
              <w:t>9=Parent</w:t>
            </w:r>
          </w:p>
        </w:tc>
        <w:tc>
          <w:tcPr>
            <w:tcW w:w="1798" w:type="dxa"/>
          </w:tcPr>
          <w:p w14:paraId="2038A0AF" w14:textId="77777777" w:rsidR="00884A64" w:rsidRPr="00B16237" w:rsidRDefault="00884A64" w:rsidP="00884A64">
            <w:pPr>
              <w:pStyle w:val="NoSpacing"/>
              <w:rPr>
                <w:sz w:val="20"/>
              </w:rPr>
            </w:pPr>
            <w:r w:rsidRPr="00B16237">
              <w:rPr>
                <w:sz w:val="20"/>
              </w:rPr>
              <w:t>10=Spouse's parent</w:t>
            </w:r>
          </w:p>
          <w:p w14:paraId="37792FE4" w14:textId="77777777" w:rsidR="00884A64" w:rsidRPr="00B16237" w:rsidRDefault="00884A64" w:rsidP="00884A64">
            <w:pPr>
              <w:pStyle w:val="NoSpacing"/>
              <w:rPr>
                <w:sz w:val="20"/>
              </w:rPr>
            </w:pPr>
            <w:r w:rsidRPr="00B16237">
              <w:rPr>
                <w:sz w:val="20"/>
              </w:rPr>
              <w:t>11=Uncle/aunt</w:t>
            </w:r>
          </w:p>
          <w:p w14:paraId="3F2F2142" w14:textId="77777777" w:rsidR="00884A64" w:rsidRPr="00B16237" w:rsidRDefault="00884A64" w:rsidP="00884A64">
            <w:pPr>
              <w:pStyle w:val="NoSpacing"/>
              <w:rPr>
                <w:sz w:val="20"/>
              </w:rPr>
            </w:pPr>
            <w:r w:rsidRPr="00B16237">
              <w:rPr>
                <w:sz w:val="20"/>
              </w:rPr>
              <w:t>12=Cousin</w:t>
            </w:r>
          </w:p>
          <w:p w14:paraId="0E1BBC3E" w14:textId="77777777" w:rsidR="00884A64" w:rsidRPr="00B16237" w:rsidRDefault="00884A64" w:rsidP="00884A64">
            <w:pPr>
              <w:pStyle w:val="NoSpacing"/>
              <w:rPr>
                <w:sz w:val="20"/>
              </w:rPr>
            </w:pPr>
            <w:r w:rsidRPr="00B16237">
              <w:rPr>
                <w:sz w:val="20"/>
              </w:rPr>
              <w:t>13=Nephew/niece</w:t>
            </w:r>
          </w:p>
          <w:p w14:paraId="59115324" w14:textId="77777777" w:rsidR="00884A64" w:rsidRPr="00B16237" w:rsidRDefault="00884A64" w:rsidP="00884A64">
            <w:pPr>
              <w:pStyle w:val="NoSpacing"/>
              <w:rPr>
                <w:sz w:val="20"/>
              </w:rPr>
            </w:pPr>
            <w:r w:rsidRPr="00B16237">
              <w:rPr>
                <w:sz w:val="20"/>
              </w:rPr>
              <w:t>14=Stepchild</w:t>
            </w:r>
          </w:p>
          <w:p w14:paraId="08AF63E6" w14:textId="77777777" w:rsidR="00884A64" w:rsidRPr="00B16237" w:rsidRDefault="00884A64" w:rsidP="00884A64">
            <w:pPr>
              <w:pStyle w:val="NoSpacing"/>
              <w:rPr>
                <w:sz w:val="20"/>
              </w:rPr>
            </w:pPr>
            <w:r w:rsidRPr="00B16237">
              <w:rPr>
                <w:sz w:val="20"/>
              </w:rPr>
              <w:t>15=Other relative</w:t>
            </w:r>
          </w:p>
          <w:p w14:paraId="4B981D89" w14:textId="77777777" w:rsidR="00884A64" w:rsidRPr="00B16237" w:rsidRDefault="00884A64" w:rsidP="00884A64">
            <w:pPr>
              <w:pStyle w:val="NoSpacing"/>
              <w:rPr>
                <w:sz w:val="20"/>
              </w:rPr>
            </w:pPr>
            <w:r w:rsidRPr="00B16237">
              <w:rPr>
                <w:sz w:val="20"/>
              </w:rPr>
              <w:t>16=Not related</w:t>
            </w:r>
          </w:p>
          <w:p w14:paraId="25B1E657" w14:textId="77777777" w:rsidR="00884A64" w:rsidRPr="00B16237" w:rsidRDefault="00884A64" w:rsidP="00884A64">
            <w:pPr>
              <w:pStyle w:val="NoSpacing"/>
              <w:rPr>
                <w:sz w:val="20"/>
              </w:rPr>
            </w:pPr>
            <w:r w:rsidRPr="00B16237">
              <w:rPr>
                <w:sz w:val="20"/>
              </w:rPr>
              <w:t>97=Other, please specify</w:t>
            </w:r>
          </w:p>
        </w:tc>
        <w:tc>
          <w:tcPr>
            <w:tcW w:w="2520" w:type="dxa"/>
          </w:tcPr>
          <w:p w14:paraId="34DE5BB7" w14:textId="77777777" w:rsidR="00884A64" w:rsidRPr="00B16237" w:rsidRDefault="00884A64" w:rsidP="00884A64">
            <w:pPr>
              <w:pStyle w:val="NoSpacing"/>
              <w:rPr>
                <w:sz w:val="20"/>
              </w:rPr>
            </w:pPr>
            <w:r w:rsidRPr="00B16237">
              <w:rPr>
                <w:sz w:val="20"/>
              </w:rPr>
              <w:t>1=None</w:t>
            </w:r>
          </w:p>
          <w:p w14:paraId="51715997" w14:textId="77777777" w:rsidR="00884A64" w:rsidRPr="00B16237" w:rsidRDefault="00884A64" w:rsidP="00884A64">
            <w:pPr>
              <w:pStyle w:val="NoSpacing"/>
              <w:rPr>
                <w:sz w:val="20"/>
              </w:rPr>
            </w:pPr>
            <w:r w:rsidRPr="00B16237">
              <w:rPr>
                <w:sz w:val="20"/>
              </w:rPr>
              <w:t>2=Grade 1/Sub-standard A</w:t>
            </w:r>
          </w:p>
          <w:p w14:paraId="0486D518" w14:textId="77777777" w:rsidR="00884A64" w:rsidRPr="00B16237" w:rsidRDefault="00884A64" w:rsidP="00884A64">
            <w:pPr>
              <w:pStyle w:val="NoSpacing"/>
              <w:rPr>
                <w:sz w:val="20"/>
              </w:rPr>
            </w:pPr>
            <w:r w:rsidRPr="00B16237">
              <w:rPr>
                <w:sz w:val="20"/>
              </w:rPr>
              <w:t>3=Grade 1/Sub-standard B</w:t>
            </w:r>
          </w:p>
          <w:p w14:paraId="43A9A806" w14:textId="77777777" w:rsidR="00884A64" w:rsidRPr="00B16237" w:rsidRDefault="00884A64" w:rsidP="00884A64">
            <w:pPr>
              <w:pStyle w:val="NoSpacing"/>
              <w:rPr>
                <w:sz w:val="20"/>
              </w:rPr>
            </w:pPr>
            <w:r w:rsidRPr="00B16237">
              <w:rPr>
                <w:sz w:val="20"/>
              </w:rPr>
              <w:t>4=Grade 2/Standard 1</w:t>
            </w:r>
          </w:p>
          <w:p w14:paraId="5E9FD1C2" w14:textId="77777777" w:rsidR="00884A64" w:rsidRPr="00B16237" w:rsidRDefault="00884A64" w:rsidP="00884A64">
            <w:pPr>
              <w:pStyle w:val="NoSpacing"/>
              <w:rPr>
                <w:sz w:val="20"/>
              </w:rPr>
            </w:pPr>
            <w:r w:rsidRPr="00B16237">
              <w:rPr>
                <w:sz w:val="20"/>
              </w:rPr>
              <w:t>5=Grade 3/Standard 2</w:t>
            </w:r>
          </w:p>
          <w:p w14:paraId="343EE8AD" w14:textId="77777777" w:rsidR="00884A64" w:rsidRPr="00B16237" w:rsidRDefault="00884A64" w:rsidP="00884A64">
            <w:pPr>
              <w:pStyle w:val="NoSpacing"/>
              <w:rPr>
                <w:sz w:val="20"/>
              </w:rPr>
            </w:pPr>
            <w:r w:rsidRPr="00B16237">
              <w:rPr>
                <w:sz w:val="20"/>
              </w:rPr>
              <w:t>6=Grade 4/Standard 3</w:t>
            </w:r>
          </w:p>
          <w:p w14:paraId="6C710F95" w14:textId="77777777" w:rsidR="00884A64" w:rsidRPr="00B16237" w:rsidRDefault="00884A64" w:rsidP="00884A64">
            <w:pPr>
              <w:pStyle w:val="NoSpacing"/>
              <w:rPr>
                <w:sz w:val="20"/>
              </w:rPr>
            </w:pPr>
            <w:r w:rsidRPr="00B16237">
              <w:rPr>
                <w:sz w:val="20"/>
              </w:rPr>
              <w:t>7=Grade 5/Standard 4</w:t>
            </w:r>
          </w:p>
          <w:p w14:paraId="486FC60F" w14:textId="77777777" w:rsidR="00884A64" w:rsidRPr="00B16237" w:rsidRDefault="00884A64" w:rsidP="00884A64">
            <w:pPr>
              <w:pStyle w:val="NoSpacing"/>
              <w:rPr>
                <w:sz w:val="20"/>
              </w:rPr>
            </w:pPr>
            <w:r w:rsidRPr="00B16237">
              <w:rPr>
                <w:sz w:val="20"/>
              </w:rPr>
              <w:t>8=Grade 6/Standard 5</w:t>
            </w:r>
          </w:p>
          <w:p w14:paraId="030DFBC1" w14:textId="77777777" w:rsidR="00884A64" w:rsidRPr="00B16237" w:rsidRDefault="00884A64" w:rsidP="00884A64">
            <w:pPr>
              <w:pStyle w:val="NoSpacing"/>
              <w:rPr>
                <w:sz w:val="20"/>
              </w:rPr>
            </w:pPr>
            <w:r w:rsidRPr="00B16237">
              <w:rPr>
                <w:sz w:val="20"/>
              </w:rPr>
              <w:t>9=Grade 7/Standard 6</w:t>
            </w:r>
          </w:p>
        </w:tc>
        <w:tc>
          <w:tcPr>
            <w:tcW w:w="2160" w:type="dxa"/>
          </w:tcPr>
          <w:p w14:paraId="4A7FC778" w14:textId="77777777" w:rsidR="00884A64" w:rsidRPr="00B16237" w:rsidRDefault="00884A64" w:rsidP="00884A64">
            <w:pPr>
              <w:pStyle w:val="NoSpacing"/>
              <w:rPr>
                <w:sz w:val="20"/>
              </w:rPr>
            </w:pPr>
            <w:r w:rsidRPr="00B16237">
              <w:rPr>
                <w:sz w:val="20"/>
              </w:rPr>
              <w:t>10=Grade 8/Form 1</w:t>
            </w:r>
          </w:p>
          <w:p w14:paraId="231434D1" w14:textId="77777777" w:rsidR="00884A64" w:rsidRPr="00B16237" w:rsidRDefault="00884A64" w:rsidP="00884A64">
            <w:pPr>
              <w:pStyle w:val="NoSpacing"/>
              <w:rPr>
                <w:sz w:val="20"/>
              </w:rPr>
            </w:pPr>
            <w:r w:rsidRPr="00B16237">
              <w:rPr>
                <w:sz w:val="20"/>
              </w:rPr>
              <w:t>11=Grade 9/Form 2</w:t>
            </w:r>
          </w:p>
          <w:p w14:paraId="593B07D2" w14:textId="77777777" w:rsidR="00884A64" w:rsidRPr="00B16237" w:rsidRDefault="00884A64" w:rsidP="00884A64">
            <w:pPr>
              <w:pStyle w:val="NoSpacing"/>
              <w:rPr>
                <w:sz w:val="20"/>
              </w:rPr>
            </w:pPr>
            <w:r w:rsidRPr="00B16237">
              <w:rPr>
                <w:sz w:val="20"/>
              </w:rPr>
              <w:t>12=Grade 10/Form 3</w:t>
            </w:r>
          </w:p>
          <w:p w14:paraId="48A7F195" w14:textId="77777777" w:rsidR="00884A64" w:rsidRPr="00B16237" w:rsidRDefault="00884A64" w:rsidP="00884A64">
            <w:pPr>
              <w:pStyle w:val="NoSpacing"/>
              <w:rPr>
                <w:sz w:val="20"/>
              </w:rPr>
            </w:pPr>
            <w:r w:rsidRPr="00B16237">
              <w:rPr>
                <w:sz w:val="20"/>
              </w:rPr>
              <w:t>13=Grade 11/Form 4</w:t>
            </w:r>
          </w:p>
          <w:p w14:paraId="6DEBC95A" w14:textId="77777777" w:rsidR="00884A64" w:rsidRPr="00B16237" w:rsidRDefault="00884A64" w:rsidP="00884A64">
            <w:pPr>
              <w:pStyle w:val="NoSpacing"/>
              <w:rPr>
                <w:sz w:val="20"/>
              </w:rPr>
            </w:pPr>
            <w:r w:rsidRPr="00B16237">
              <w:rPr>
                <w:sz w:val="20"/>
              </w:rPr>
              <w:t>14=Grade 12/Form 5</w:t>
            </w:r>
          </w:p>
          <w:p w14:paraId="099874F0" w14:textId="77777777" w:rsidR="00884A64" w:rsidRPr="00B16237" w:rsidRDefault="00884A64" w:rsidP="00884A64">
            <w:pPr>
              <w:pStyle w:val="NoSpacing"/>
              <w:rPr>
                <w:sz w:val="20"/>
              </w:rPr>
            </w:pPr>
            <w:r w:rsidRPr="00B16237">
              <w:rPr>
                <w:sz w:val="20"/>
              </w:rPr>
              <w:t>15=Post-secondary</w:t>
            </w:r>
          </w:p>
          <w:p w14:paraId="38CADC9A" w14:textId="77777777" w:rsidR="00884A64" w:rsidRPr="00B16237" w:rsidRDefault="00884A64" w:rsidP="00884A64">
            <w:pPr>
              <w:pStyle w:val="NoSpacing"/>
              <w:rPr>
                <w:sz w:val="20"/>
              </w:rPr>
            </w:pPr>
            <w:r w:rsidRPr="00B16237">
              <w:rPr>
                <w:sz w:val="20"/>
              </w:rPr>
              <w:t>888=Don’t know</w:t>
            </w:r>
          </w:p>
          <w:p w14:paraId="597DC960" w14:textId="77777777" w:rsidR="00884A64" w:rsidRPr="00B16237" w:rsidRDefault="00884A64" w:rsidP="00884A64">
            <w:pPr>
              <w:pStyle w:val="NoSpacing"/>
              <w:rPr>
                <w:sz w:val="20"/>
              </w:rPr>
            </w:pPr>
            <w:r w:rsidRPr="00B16237">
              <w:rPr>
                <w:sz w:val="20"/>
              </w:rPr>
              <w:t>999=Preferred not to answer</w:t>
            </w:r>
          </w:p>
        </w:tc>
        <w:tc>
          <w:tcPr>
            <w:tcW w:w="2880" w:type="dxa"/>
          </w:tcPr>
          <w:p w14:paraId="49A34203" w14:textId="77777777" w:rsidR="00884A64" w:rsidRPr="00B16237" w:rsidRDefault="00884A64" w:rsidP="00884A64">
            <w:pPr>
              <w:pStyle w:val="NoSpacing"/>
              <w:rPr>
                <w:sz w:val="20"/>
              </w:rPr>
            </w:pPr>
            <w:r w:rsidRPr="00B16237">
              <w:rPr>
                <w:sz w:val="20"/>
              </w:rPr>
              <w:t>1=Cannot afford school fees</w:t>
            </w:r>
          </w:p>
          <w:p w14:paraId="17285AA3" w14:textId="77777777" w:rsidR="00884A64" w:rsidRPr="00B16237" w:rsidRDefault="00884A64" w:rsidP="00884A64">
            <w:pPr>
              <w:pStyle w:val="NoSpacing"/>
              <w:rPr>
                <w:sz w:val="20"/>
              </w:rPr>
            </w:pPr>
            <w:r w:rsidRPr="00B16237">
              <w:rPr>
                <w:sz w:val="20"/>
              </w:rPr>
              <w:t>2=Needed for domestic duties</w:t>
            </w:r>
          </w:p>
          <w:p w14:paraId="0229E820" w14:textId="77777777" w:rsidR="00884A64" w:rsidRPr="00B16237" w:rsidRDefault="00884A64" w:rsidP="00884A64">
            <w:pPr>
              <w:pStyle w:val="NoSpacing"/>
              <w:rPr>
                <w:sz w:val="20"/>
              </w:rPr>
            </w:pPr>
            <w:r w:rsidRPr="00B16237">
              <w:rPr>
                <w:sz w:val="20"/>
              </w:rPr>
              <w:t>3=Needed for farming</w:t>
            </w:r>
          </w:p>
          <w:p w14:paraId="1CBABCFD" w14:textId="77777777" w:rsidR="00884A64" w:rsidRPr="00B16237" w:rsidRDefault="00884A64" w:rsidP="00884A64">
            <w:pPr>
              <w:pStyle w:val="NoSpacing"/>
              <w:rPr>
                <w:sz w:val="20"/>
              </w:rPr>
            </w:pPr>
            <w:r w:rsidRPr="00B16237">
              <w:rPr>
                <w:sz w:val="20"/>
              </w:rPr>
              <w:t>4=Working for other household</w:t>
            </w:r>
          </w:p>
          <w:p w14:paraId="42F0F394" w14:textId="77777777" w:rsidR="00884A64" w:rsidRPr="00B16237" w:rsidRDefault="00884A64" w:rsidP="00884A64">
            <w:pPr>
              <w:pStyle w:val="NoSpacing"/>
              <w:rPr>
                <w:sz w:val="20"/>
              </w:rPr>
            </w:pPr>
            <w:r w:rsidRPr="00B16237">
              <w:rPr>
                <w:sz w:val="20"/>
              </w:rPr>
              <w:t>6=Education is not necessary/no point</w:t>
            </w:r>
          </w:p>
          <w:p w14:paraId="30BD520D" w14:textId="77777777" w:rsidR="00884A64" w:rsidRPr="00B16237" w:rsidRDefault="00884A64" w:rsidP="00884A64">
            <w:pPr>
              <w:pStyle w:val="NoSpacing"/>
              <w:rPr>
                <w:sz w:val="20"/>
              </w:rPr>
            </w:pPr>
            <w:r w:rsidRPr="00B16237">
              <w:rPr>
                <w:sz w:val="20"/>
              </w:rPr>
              <w:t>7=Completed their education</w:t>
            </w:r>
          </w:p>
          <w:p w14:paraId="6A019C07" w14:textId="77777777" w:rsidR="00884A64" w:rsidRPr="00B16237" w:rsidRDefault="00884A64" w:rsidP="00884A64">
            <w:pPr>
              <w:pStyle w:val="NoSpacing"/>
              <w:rPr>
                <w:sz w:val="20"/>
              </w:rPr>
            </w:pPr>
            <w:r w:rsidRPr="00B16237">
              <w:rPr>
                <w:sz w:val="20"/>
              </w:rPr>
              <w:t>8=Too old to attend school</w:t>
            </w:r>
          </w:p>
          <w:p w14:paraId="5ACBBA8B" w14:textId="77777777" w:rsidR="00884A64" w:rsidRPr="00B16237" w:rsidRDefault="00884A64" w:rsidP="00884A64">
            <w:pPr>
              <w:pStyle w:val="NoSpacing"/>
              <w:rPr>
                <w:sz w:val="20"/>
              </w:rPr>
            </w:pPr>
            <w:r w:rsidRPr="00B16237">
              <w:rPr>
                <w:sz w:val="20"/>
              </w:rPr>
              <w:t>9=School is too far away</w:t>
            </w:r>
          </w:p>
        </w:tc>
        <w:tc>
          <w:tcPr>
            <w:tcW w:w="2880" w:type="dxa"/>
          </w:tcPr>
          <w:p w14:paraId="54C045F4" w14:textId="77777777" w:rsidR="00884A64" w:rsidRPr="00B16237" w:rsidRDefault="00884A64" w:rsidP="00884A64">
            <w:pPr>
              <w:pStyle w:val="NoSpacing"/>
              <w:rPr>
                <w:sz w:val="20"/>
              </w:rPr>
            </w:pPr>
            <w:r w:rsidRPr="00B16237">
              <w:rPr>
                <w:sz w:val="20"/>
              </w:rPr>
              <w:t>10=School closed temporarily</w:t>
            </w:r>
          </w:p>
          <w:p w14:paraId="6F488B36" w14:textId="77777777" w:rsidR="00884A64" w:rsidRPr="00B16237" w:rsidRDefault="00884A64" w:rsidP="00884A64">
            <w:pPr>
              <w:pStyle w:val="NoSpacing"/>
              <w:rPr>
                <w:sz w:val="20"/>
              </w:rPr>
            </w:pPr>
            <w:r w:rsidRPr="00B16237">
              <w:rPr>
                <w:sz w:val="20"/>
              </w:rPr>
              <w:t>11=School closed permanently</w:t>
            </w:r>
          </w:p>
          <w:p w14:paraId="4D119432" w14:textId="77777777" w:rsidR="00884A64" w:rsidRPr="00B16237" w:rsidRDefault="00884A64" w:rsidP="00884A64">
            <w:pPr>
              <w:pStyle w:val="NoSpacing"/>
              <w:rPr>
                <w:sz w:val="20"/>
              </w:rPr>
            </w:pPr>
            <w:r w:rsidRPr="00B16237">
              <w:rPr>
                <w:sz w:val="20"/>
              </w:rPr>
              <w:t>12=The teacher is absent at the school</w:t>
            </w:r>
          </w:p>
          <w:p w14:paraId="366F2C7D" w14:textId="77777777" w:rsidR="00884A64" w:rsidRPr="00B16237" w:rsidRDefault="00884A64" w:rsidP="00884A64">
            <w:pPr>
              <w:pStyle w:val="NoSpacing"/>
              <w:rPr>
                <w:sz w:val="20"/>
              </w:rPr>
            </w:pPr>
            <w:r w:rsidRPr="00B16237">
              <w:rPr>
                <w:sz w:val="20"/>
              </w:rPr>
              <w:t>13=Too sick to attend school</w:t>
            </w:r>
          </w:p>
          <w:p w14:paraId="620A8795" w14:textId="77777777" w:rsidR="00884A64" w:rsidRPr="00B16237" w:rsidRDefault="00884A64" w:rsidP="00884A64">
            <w:pPr>
              <w:pStyle w:val="NoSpacing"/>
              <w:rPr>
                <w:sz w:val="20"/>
              </w:rPr>
            </w:pPr>
            <w:r w:rsidRPr="00B16237">
              <w:rPr>
                <w:sz w:val="20"/>
              </w:rPr>
              <w:t xml:space="preserve">14=Someone else in the household is sick, so cannot attend </w:t>
            </w:r>
          </w:p>
          <w:p w14:paraId="4900469B" w14:textId="77777777" w:rsidR="00884A64" w:rsidRDefault="00884A64" w:rsidP="00884A64">
            <w:pPr>
              <w:pStyle w:val="NoSpacing"/>
              <w:rPr>
                <w:sz w:val="20"/>
              </w:rPr>
            </w:pPr>
            <w:r w:rsidRPr="00B16237">
              <w:rPr>
                <w:sz w:val="20"/>
              </w:rPr>
              <w:t>15=No transport</w:t>
            </w:r>
          </w:p>
          <w:p w14:paraId="74518DAF" w14:textId="77B567D5" w:rsidR="00B516EB" w:rsidRDefault="00B516EB" w:rsidP="00884A64">
            <w:pPr>
              <w:pStyle w:val="NoSpacing"/>
              <w:rPr>
                <w:sz w:val="20"/>
              </w:rPr>
            </w:pPr>
            <w:r>
              <w:rPr>
                <w:sz w:val="20"/>
              </w:rPr>
              <w:t>16= Failed exams, could not proceed to next Grade.</w:t>
            </w:r>
          </w:p>
          <w:p w14:paraId="05A2B4E9" w14:textId="4E0308B7" w:rsidR="00000B7B" w:rsidRPr="00B16237" w:rsidRDefault="00000B7B" w:rsidP="00884A64">
            <w:pPr>
              <w:pStyle w:val="NoSpacing"/>
              <w:rPr>
                <w:sz w:val="20"/>
              </w:rPr>
            </w:pPr>
            <w:r>
              <w:rPr>
                <w:sz w:val="20"/>
              </w:rPr>
              <w:t xml:space="preserve">17=Too young to attend school </w:t>
            </w:r>
          </w:p>
          <w:p w14:paraId="2AA17C3B" w14:textId="77777777" w:rsidR="00884A64" w:rsidRPr="00B16237" w:rsidRDefault="00884A64" w:rsidP="00884A64">
            <w:pPr>
              <w:pStyle w:val="NoSpacing"/>
              <w:rPr>
                <w:sz w:val="20"/>
              </w:rPr>
            </w:pPr>
            <w:r w:rsidRPr="00B16237">
              <w:rPr>
                <w:sz w:val="20"/>
              </w:rPr>
              <w:t>97=other, please specify</w:t>
            </w:r>
          </w:p>
        </w:tc>
      </w:tr>
    </w:tbl>
    <w:p w14:paraId="7FE0FAB6" w14:textId="77777777" w:rsidR="00DD6BDD" w:rsidRPr="00D3513D" w:rsidRDefault="00DD6BDD" w:rsidP="00F85A49">
      <w:pPr>
        <w:pStyle w:val="NoSpacing"/>
      </w:pPr>
    </w:p>
    <w:p w14:paraId="0AB24A26" w14:textId="77777777" w:rsidR="005D6A5B" w:rsidRDefault="005D6A5B" w:rsidP="00F85A49">
      <w:pPr>
        <w:pStyle w:val="Heading3"/>
        <w:spacing w:before="0" w:line="240" w:lineRule="auto"/>
        <w:rPr>
          <w:caps w:val="0"/>
        </w:rPr>
      </w:pPr>
    </w:p>
    <w:p w14:paraId="74D34E19" w14:textId="77777777" w:rsidR="005D6A5B" w:rsidRDefault="005D6A5B" w:rsidP="00F85A49">
      <w:pPr>
        <w:pStyle w:val="Heading3"/>
        <w:spacing w:before="0" w:line="240" w:lineRule="auto"/>
        <w:rPr>
          <w:caps w:val="0"/>
        </w:rPr>
      </w:pPr>
    </w:p>
    <w:p w14:paraId="6967FB0F" w14:textId="77777777" w:rsidR="005D6A5B" w:rsidRDefault="005D6A5B" w:rsidP="00F85A49">
      <w:pPr>
        <w:pStyle w:val="Heading3"/>
        <w:spacing w:before="0" w:line="240" w:lineRule="auto"/>
        <w:rPr>
          <w:caps w:val="0"/>
        </w:rPr>
      </w:pPr>
    </w:p>
    <w:p w14:paraId="55175088" w14:textId="77777777" w:rsidR="005D6A5B" w:rsidRDefault="005D6A5B" w:rsidP="00F85A49">
      <w:pPr>
        <w:pStyle w:val="Heading3"/>
        <w:spacing w:before="0" w:line="240" w:lineRule="auto"/>
        <w:rPr>
          <w:caps w:val="0"/>
        </w:rPr>
      </w:pPr>
    </w:p>
    <w:p w14:paraId="7A794253" w14:textId="77777777" w:rsidR="005D6A5B" w:rsidRDefault="005D6A5B" w:rsidP="00F85A49">
      <w:pPr>
        <w:pStyle w:val="Heading3"/>
        <w:spacing w:before="0" w:line="240" w:lineRule="auto"/>
        <w:rPr>
          <w:caps w:val="0"/>
        </w:rPr>
      </w:pPr>
    </w:p>
    <w:p w14:paraId="18F270F3" w14:textId="77777777" w:rsidR="005D6A5B" w:rsidRDefault="005D6A5B" w:rsidP="00F85A49">
      <w:pPr>
        <w:pStyle w:val="Heading3"/>
        <w:spacing w:before="0" w:line="240" w:lineRule="auto"/>
        <w:rPr>
          <w:caps w:val="0"/>
        </w:rPr>
      </w:pPr>
    </w:p>
    <w:p w14:paraId="27E3EB6D" w14:textId="77777777" w:rsidR="005D6A5B" w:rsidRDefault="005D6A5B" w:rsidP="00F85A49">
      <w:pPr>
        <w:pStyle w:val="Heading3"/>
        <w:spacing w:before="0" w:line="240" w:lineRule="auto"/>
        <w:rPr>
          <w:caps w:val="0"/>
        </w:rPr>
      </w:pPr>
    </w:p>
    <w:p w14:paraId="6DCB8392" w14:textId="77777777" w:rsidR="005D6A5B" w:rsidRDefault="005D6A5B" w:rsidP="00F85A49">
      <w:pPr>
        <w:pStyle w:val="Heading3"/>
        <w:spacing w:before="0" w:line="240" w:lineRule="auto"/>
        <w:rPr>
          <w:caps w:val="0"/>
        </w:rPr>
      </w:pPr>
    </w:p>
    <w:p w14:paraId="3383631D" w14:textId="77777777" w:rsidR="005D6A5B" w:rsidRDefault="005D6A5B" w:rsidP="00F85A49">
      <w:pPr>
        <w:pStyle w:val="Heading3"/>
        <w:spacing w:before="0" w:line="240" w:lineRule="auto"/>
        <w:rPr>
          <w:caps w:val="0"/>
        </w:rPr>
      </w:pPr>
    </w:p>
    <w:p w14:paraId="527E18BD" w14:textId="77777777" w:rsidR="005D6A5B" w:rsidRDefault="005D6A5B" w:rsidP="00F85A49">
      <w:pPr>
        <w:pStyle w:val="Heading3"/>
        <w:spacing w:before="0" w:line="240" w:lineRule="auto"/>
        <w:rPr>
          <w:caps w:val="0"/>
        </w:rPr>
      </w:pPr>
    </w:p>
    <w:p w14:paraId="4A87F642" w14:textId="77777777" w:rsidR="005D6A5B" w:rsidRDefault="005D6A5B" w:rsidP="00F85A49">
      <w:pPr>
        <w:pStyle w:val="Heading3"/>
        <w:spacing w:before="0" w:line="240" w:lineRule="auto"/>
        <w:rPr>
          <w:caps w:val="0"/>
        </w:rPr>
      </w:pPr>
    </w:p>
    <w:p w14:paraId="5CFF1585" w14:textId="77777777" w:rsidR="005D6A5B" w:rsidRDefault="005D6A5B" w:rsidP="00F85A49">
      <w:pPr>
        <w:pStyle w:val="Heading3"/>
        <w:spacing w:before="0" w:line="240" w:lineRule="auto"/>
        <w:rPr>
          <w:caps w:val="0"/>
        </w:rPr>
      </w:pPr>
    </w:p>
    <w:p w14:paraId="40E97D76" w14:textId="77777777" w:rsidR="005D6A5B" w:rsidRDefault="005D6A5B" w:rsidP="00F85A49">
      <w:pPr>
        <w:pStyle w:val="Heading3"/>
        <w:spacing w:before="0" w:line="240" w:lineRule="auto"/>
        <w:rPr>
          <w:caps w:val="0"/>
        </w:rPr>
      </w:pPr>
    </w:p>
    <w:p w14:paraId="587EF228" w14:textId="77777777" w:rsidR="005D6A5B" w:rsidRDefault="005D6A5B" w:rsidP="00F85A49">
      <w:pPr>
        <w:pStyle w:val="Heading3"/>
        <w:spacing w:before="0" w:line="240" w:lineRule="auto"/>
        <w:rPr>
          <w:caps w:val="0"/>
        </w:rPr>
      </w:pPr>
    </w:p>
    <w:p w14:paraId="191CBDA7" w14:textId="77777777" w:rsidR="005D6A5B" w:rsidRDefault="005D6A5B" w:rsidP="00F85A49">
      <w:pPr>
        <w:pStyle w:val="Heading3"/>
        <w:spacing w:before="0" w:line="240" w:lineRule="auto"/>
        <w:rPr>
          <w:caps w:val="0"/>
        </w:rPr>
      </w:pPr>
    </w:p>
    <w:p w14:paraId="7EA47054" w14:textId="77777777" w:rsidR="005D6A5B" w:rsidRDefault="005D6A5B" w:rsidP="00F85A49">
      <w:pPr>
        <w:pStyle w:val="Heading3"/>
        <w:spacing w:before="0" w:line="240" w:lineRule="auto"/>
        <w:rPr>
          <w:caps w:val="0"/>
        </w:rPr>
      </w:pPr>
    </w:p>
    <w:p w14:paraId="05763D5B" w14:textId="77777777" w:rsidR="005D6A5B" w:rsidRDefault="005D6A5B" w:rsidP="00F85A49">
      <w:pPr>
        <w:pStyle w:val="Heading3"/>
        <w:spacing w:before="0" w:line="240" w:lineRule="auto"/>
        <w:rPr>
          <w:caps w:val="0"/>
        </w:rPr>
      </w:pPr>
    </w:p>
    <w:p w14:paraId="241C82AF" w14:textId="77777777" w:rsidR="005D6A5B" w:rsidRDefault="005D6A5B" w:rsidP="00F85A49">
      <w:pPr>
        <w:pStyle w:val="Heading3"/>
        <w:spacing w:before="0" w:line="240" w:lineRule="auto"/>
        <w:rPr>
          <w:caps w:val="0"/>
        </w:rPr>
      </w:pPr>
    </w:p>
    <w:p w14:paraId="74CE3702" w14:textId="77777777" w:rsidR="005D6A5B" w:rsidRDefault="005D6A5B" w:rsidP="00F85A49">
      <w:pPr>
        <w:pStyle w:val="Heading3"/>
        <w:spacing w:before="0" w:line="240" w:lineRule="auto"/>
        <w:rPr>
          <w:caps w:val="0"/>
        </w:rPr>
      </w:pPr>
    </w:p>
    <w:p w14:paraId="262133DA" w14:textId="77777777" w:rsidR="005D6A5B" w:rsidRDefault="005D6A5B" w:rsidP="00F85A49">
      <w:pPr>
        <w:pStyle w:val="Heading3"/>
        <w:spacing w:before="0" w:line="240" w:lineRule="auto"/>
        <w:rPr>
          <w:caps w:val="0"/>
        </w:rPr>
      </w:pPr>
    </w:p>
    <w:p w14:paraId="62CEE9DE" w14:textId="77777777" w:rsidR="005D6A5B" w:rsidRDefault="005D6A5B" w:rsidP="00F85A49">
      <w:pPr>
        <w:pStyle w:val="Heading3"/>
        <w:spacing w:before="0" w:line="240" w:lineRule="auto"/>
        <w:rPr>
          <w:caps w:val="0"/>
        </w:rPr>
      </w:pPr>
    </w:p>
    <w:p w14:paraId="36EEC1EA" w14:textId="77777777" w:rsidR="005D6A5B" w:rsidRDefault="005D6A5B" w:rsidP="00F85A49">
      <w:pPr>
        <w:pStyle w:val="Heading3"/>
        <w:spacing w:before="0" w:line="240" w:lineRule="auto"/>
        <w:rPr>
          <w:caps w:val="0"/>
        </w:rPr>
      </w:pPr>
    </w:p>
    <w:p w14:paraId="009206CD" w14:textId="77777777" w:rsidR="005D6A5B" w:rsidRDefault="005D6A5B" w:rsidP="00F85A49">
      <w:pPr>
        <w:pStyle w:val="Heading3"/>
        <w:spacing w:before="0" w:line="240" w:lineRule="auto"/>
        <w:rPr>
          <w:caps w:val="0"/>
        </w:rPr>
      </w:pPr>
    </w:p>
    <w:p w14:paraId="7D1BA350" w14:textId="77777777" w:rsidR="005D6A5B" w:rsidRDefault="005D6A5B" w:rsidP="00F85A49">
      <w:pPr>
        <w:pStyle w:val="Heading3"/>
        <w:spacing w:before="0" w:line="240" w:lineRule="auto"/>
        <w:rPr>
          <w:caps w:val="0"/>
        </w:rPr>
      </w:pPr>
    </w:p>
    <w:p w14:paraId="285520C9" w14:textId="77777777" w:rsidR="005D6A5B" w:rsidRDefault="005D6A5B" w:rsidP="00F85A49">
      <w:pPr>
        <w:pStyle w:val="Heading3"/>
        <w:spacing w:before="0" w:line="240" w:lineRule="auto"/>
        <w:rPr>
          <w:caps w:val="0"/>
        </w:rPr>
      </w:pPr>
    </w:p>
    <w:p w14:paraId="64D79376" w14:textId="77777777" w:rsidR="005D6A5B" w:rsidRDefault="005D6A5B" w:rsidP="00F85A49">
      <w:pPr>
        <w:pStyle w:val="Heading3"/>
        <w:spacing w:before="0" w:line="240" w:lineRule="auto"/>
        <w:rPr>
          <w:caps w:val="0"/>
        </w:rPr>
      </w:pPr>
    </w:p>
    <w:p w14:paraId="3D410AE8" w14:textId="77777777" w:rsidR="005D6A5B" w:rsidRDefault="005D6A5B" w:rsidP="00F85A49">
      <w:pPr>
        <w:pStyle w:val="Heading3"/>
        <w:spacing w:before="0" w:line="240" w:lineRule="auto"/>
        <w:rPr>
          <w:caps w:val="0"/>
        </w:rPr>
      </w:pPr>
    </w:p>
    <w:p w14:paraId="11669BF1" w14:textId="5C591D59" w:rsidR="00DA2665" w:rsidRDefault="00701E1C" w:rsidP="00F85A49">
      <w:pPr>
        <w:pStyle w:val="Heading3"/>
        <w:spacing w:before="0" w:line="240" w:lineRule="auto"/>
      </w:pPr>
      <w:r>
        <w:rPr>
          <w:caps w:val="0"/>
        </w:rPr>
        <w:t xml:space="preserve">SECTION D. </w:t>
      </w:r>
      <w:r w:rsidRPr="004C2559">
        <w:rPr>
          <w:caps w:val="0"/>
        </w:rPr>
        <w:t>FOREST CONDITION</w:t>
      </w:r>
      <w:r w:rsidR="00884A64">
        <w:rPr>
          <w:caps w:val="0"/>
        </w:rPr>
        <w:t>S</w:t>
      </w:r>
    </w:p>
    <w:p w14:paraId="28791AEF" w14:textId="77777777" w:rsidR="00DA2665" w:rsidRDefault="00DA2665" w:rsidP="00F85A49">
      <w:pPr>
        <w:pStyle w:val="NoSpacing"/>
      </w:pPr>
      <w:r w:rsidRPr="00DA2665">
        <w:t>I would like to ask questions about the conditions and access to each of these forests. Let’</w:t>
      </w:r>
      <w:r>
        <w:t>s start with the largest forest.</w:t>
      </w:r>
    </w:p>
    <w:p w14:paraId="42F3E1AB" w14:textId="77777777" w:rsidR="0024277B" w:rsidRDefault="0024277B" w:rsidP="00F85A49">
      <w:pPr>
        <w:pStyle w:val="NoSpacing"/>
      </w:pPr>
    </w:p>
    <w:p w14:paraId="21253072" w14:textId="77777777" w:rsidR="0024277B" w:rsidRDefault="0024277B" w:rsidP="00F85A49">
      <w:pPr>
        <w:pStyle w:val="NoSpacing"/>
      </w:pPr>
    </w:p>
    <w:p w14:paraId="51E9F66E" w14:textId="77777777" w:rsidR="0024277B" w:rsidRDefault="0024277B" w:rsidP="00F85A49">
      <w:pPr>
        <w:pStyle w:val="NoSpacing"/>
      </w:pPr>
    </w:p>
    <w:p w14:paraId="76E79A3C" w14:textId="77777777" w:rsidR="001C525F" w:rsidRDefault="001C525F" w:rsidP="00F85A49">
      <w:pPr>
        <w:pStyle w:val="NoSpacing"/>
        <w:rPr>
          <w:i/>
        </w:rPr>
      </w:pP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1C525F" w:rsidRPr="00D3513D" w14:paraId="54F06D75"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7E163AB6" w14:textId="77777777" w:rsidR="001C525F" w:rsidRPr="00937FCD" w:rsidRDefault="001C525F" w:rsidP="003B0012">
            <w:pPr>
              <w:pStyle w:val="NoSpacing"/>
              <w:rPr>
                <w:w w:val="105"/>
              </w:rPr>
            </w:pPr>
          </w:p>
        </w:tc>
        <w:tc>
          <w:tcPr>
            <w:tcW w:w="7117" w:type="dxa"/>
            <w:tcBorders>
              <w:top w:val="single" w:sz="4" w:space="0" w:color="000000"/>
              <w:left w:val="single" w:sz="4" w:space="0" w:color="000000"/>
              <w:bottom w:val="single" w:sz="4" w:space="0" w:color="000000"/>
            </w:tcBorders>
          </w:tcPr>
          <w:p w14:paraId="2C39B6F2" w14:textId="0C3F1244" w:rsidR="001C525F" w:rsidRDefault="0024277B" w:rsidP="001C525F">
            <w:pPr>
              <w:pStyle w:val="NoSpacing"/>
              <w:rPr>
                <w:i/>
              </w:rPr>
            </w:pPr>
            <w:r>
              <w:rPr>
                <w:w w:val="105"/>
              </w:rPr>
              <w:t>D4</w:t>
            </w:r>
            <w:r w:rsidR="001C525F" w:rsidRPr="00937FCD">
              <w:rPr>
                <w:w w:val="105"/>
              </w:rPr>
              <w:t xml:space="preserve">. </w:t>
            </w:r>
            <w:r w:rsidR="001C525F">
              <w:t>How many forests does your household have access to?</w:t>
            </w:r>
            <w:r w:rsidR="001C525F" w:rsidRPr="001C525F">
              <w:rPr>
                <w:i/>
              </w:rPr>
              <w:t xml:space="preserve"> </w:t>
            </w:r>
          </w:p>
          <w:p w14:paraId="35D740CB" w14:textId="651CCB5C" w:rsidR="001C525F" w:rsidRPr="001C525F" w:rsidRDefault="001C525F" w:rsidP="001C525F">
            <w:pPr>
              <w:pStyle w:val="NoSpacing"/>
              <w:rPr>
                <w:i/>
              </w:rPr>
            </w:pPr>
            <w:r w:rsidRPr="001C525F">
              <w:rPr>
                <w:i/>
              </w:rPr>
              <w:t xml:space="preserve">Enumerator Note: Include private, state, and communal forests, and any graveyard areas where households harvest products. </w:t>
            </w:r>
          </w:p>
        </w:tc>
        <w:tc>
          <w:tcPr>
            <w:tcW w:w="3609" w:type="dxa"/>
            <w:tcBorders>
              <w:top w:val="single" w:sz="18" w:space="0" w:color="000000"/>
              <w:left w:val="single" w:sz="18" w:space="0" w:color="000000"/>
              <w:bottom w:val="single" w:sz="18" w:space="0" w:color="000000"/>
              <w:right w:val="single" w:sz="18" w:space="0" w:color="000000"/>
            </w:tcBorders>
          </w:tcPr>
          <w:p w14:paraId="1DDD7C26" w14:textId="77777777" w:rsidR="001C525F" w:rsidRPr="00D3513D" w:rsidRDefault="001C525F" w:rsidP="003B0012">
            <w:pPr>
              <w:pStyle w:val="NoSpacing"/>
              <w:rPr>
                <w:i/>
              </w:rPr>
            </w:pPr>
            <w:r w:rsidRPr="00D3513D">
              <w:rPr>
                <w:i/>
              </w:rPr>
              <w:t>(Integer)</w:t>
            </w:r>
          </w:p>
        </w:tc>
      </w:tr>
    </w:tbl>
    <w:p w14:paraId="5EDFBC2A" w14:textId="77777777" w:rsidR="001C525F" w:rsidRDefault="001C525F" w:rsidP="00F85A49">
      <w:pPr>
        <w:pStyle w:val="NoSpacing"/>
        <w:rPr>
          <w:i/>
        </w:rPr>
      </w:pPr>
    </w:p>
    <w:p w14:paraId="6CE55DDB" w14:textId="77777777" w:rsidR="001C525F" w:rsidRPr="001C525F" w:rsidRDefault="001C525F" w:rsidP="00F85A49">
      <w:pPr>
        <w:pStyle w:val="NoSpacing"/>
        <w:rPr>
          <w:i/>
        </w:rPr>
      </w:pPr>
    </w:p>
    <w:tbl>
      <w:tblPr>
        <w:tblStyle w:val="TableGrid"/>
        <w:tblW w:w="13195" w:type="dxa"/>
        <w:jc w:val="center"/>
        <w:tblLayout w:type="fixed"/>
        <w:tblCellMar>
          <w:left w:w="72" w:type="dxa"/>
          <w:right w:w="72" w:type="dxa"/>
        </w:tblCellMar>
        <w:tblLook w:val="04A0" w:firstRow="1" w:lastRow="0" w:firstColumn="1" w:lastColumn="0" w:noHBand="0" w:noVBand="1"/>
      </w:tblPr>
      <w:tblGrid>
        <w:gridCol w:w="883"/>
        <w:gridCol w:w="1944"/>
        <w:gridCol w:w="1944"/>
        <w:gridCol w:w="2592"/>
        <w:gridCol w:w="1944"/>
        <w:gridCol w:w="1944"/>
        <w:gridCol w:w="1944"/>
      </w:tblGrid>
      <w:tr w:rsidR="001C525F" w:rsidRPr="00DA2665" w14:paraId="6729F00B" w14:textId="053BB184" w:rsidTr="001C525F">
        <w:trPr>
          <w:trHeight w:val="20"/>
          <w:jc w:val="center"/>
        </w:trPr>
        <w:tc>
          <w:tcPr>
            <w:tcW w:w="883" w:type="dxa"/>
          </w:tcPr>
          <w:p w14:paraId="490B0702" w14:textId="77777777" w:rsidR="001C525F" w:rsidRPr="00DA2665" w:rsidRDefault="001C525F" w:rsidP="00F85A49">
            <w:pPr>
              <w:pStyle w:val="NoSpacing"/>
              <w:jc w:val="center"/>
            </w:pPr>
            <w:r w:rsidRPr="00DA2665">
              <w:t>Forest</w:t>
            </w:r>
          </w:p>
          <w:p w14:paraId="4718BCCE" w14:textId="77777777" w:rsidR="001C525F" w:rsidRPr="00DA2665" w:rsidRDefault="001C525F" w:rsidP="00F85A49">
            <w:pPr>
              <w:pStyle w:val="NoSpacing"/>
              <w:jc w:val="center"/>
            </w:pPr>
            <w:r w:rsidRPr="00DA2665">
              <w:t>code</w:t>
            </w:r>
          </w:p>
        </w:tc>
        <w:tc>
          <w:tcPr>
            <w:tcW w:w="1944" w:type="dxa"/>
          </w:tcPr>
          <w:p w14:paraId="19EEEA17" w14:textId="77777777" w:rsidR="001C525F" w:rsidRDefault="001C525F" w:rsidP="00B64B86">
            <w:pPr>
              <w:pStyle w:val="NoSpacing"/>
              <w:jc w:val="center"/>
            </w:pPr>
            <w:r>
              <w:t xml:space="preserve">D2. </w:t>
            </w:r>
            <w:r w:rsidRPr="00DA2665">
              <w:t>Name of the forest</w:t>
            </w:r>
          </w:p>
          <w:p w14:paraId="1B1005F4" w14:textId="0ECA59A6" w:rsidR="001C525F" w:rsidRPr="00FA3415" w:rsidRDefault="001C525F" w:rsidP="00B64B86">
            <w:pPr>
              <w:pStyle w:val="NoSpacing"/>
              <w:jc w:val="center"/>
              <w:rPr>
                <w:i/>
              </w:rPr>
            </w:pPr>
            <w:r w:rsidRPr="00FA3415">
              <w:rPr>
                <w:i/>
              </w:rPr>
              <w:t>If the respondent does not know the name, create a name together that you will use to refer to the forest in future questions.</w:t>
            </w:r>
          </w:p>
        </w:tc>
        <w:tc>
          <w:tcPr>
            <w:tcW w:w="1944" w:type="dxa"/>
          </w:tcPr>
          <w:p w14:paraId="2A694E70" w14:textId="64793A4F" w:rsidR="001C525F" w:rsidRPr="00402C7A" w:rsidRDefault="001C525F" w:rsidP="00F85A49">
            <w:pPr>
              <w:pStyle w:val="NoSpacing"/>
              <w:jc w:val="center"/>
              <w:rPr>
                <w:i/>
              </w:rPr>
            </w:pPr>
            <w:r>
              <w:t xml:space="preserve">D.2b ID of the forest </w:t>
            </w:r>
            <w:r>
              <w:rPr>
                <w:i/>
              </w:rPr>
              <w:t>(given by supervisor)</w:t>
            </w:r>
          </w:p>
        </w:tc>
        <w:tc>
          <w:tcPr>
            <w:tcW w:w="2592" w:type="dxa"/>
          </w:tcPr>
          <w:p w14:paraId="780D9523" w14:textId="77777777" w:rsidR="001C525F" w:rsidRDefault="001C525F" w:rsidP="00F85A49">
            <w:pPr>
              <w:pStyle w:val="NoSpacing"/>
              <w:jc w:val="center"/>
            </w:pPr>
            <w:r>
              <w:t xml:space="preserve">D.3 What type of forest is this? </w:t>
            </w:r>
          </w:p>
          <w:p w14:paraId="1953BBD8" w14:textId="77777777" w:rsidR="001C525F" w:rsidRDefault="001C525F" w:rsidP="00F85A49">
            <w:pPr>
              <w:pStyle w:val="NoSpacing"/>
              <w:jc w:val="center"/>
            </w:pPr>
            <w:r>
              <w:t>1=State or GMA</w:t>
            </w:r>
          </w:p>
          <w:p w14:paraId="34FBFF50" w14:textId="77777777" w:rsidR="001C525F" w:rsidRDefault="001C525F" w:rsidP="00F85A49">
            <w:pPr>
              <w:pStyle w:val="NoSpacing"/>
              <w:jc w:val="center"/>
            </w:pPr>
            <w:r>
              <w:t>2=Communal land in this village</w:t>
            </w:r>
          </w:p>
          <w:p w14:paraId="05E70952" w14:textId="77777777" w:rsidR="001C525F" w:rsidRDefault="001C525F" w:rsidP="00F85A49">
            <w:pPr>
              <w:pStyle w:val="NoSpacing"/>
              <w:jc w:val="center"/>
            </w:pPr>
            <w:r>
              <w:t>3=Communal land in another village</w:t>
            </w:r>
          </w:p>
          <w:p w14:paraId="169E1B87" w14:textId="77777777" w:rsidR="001C525F" w:rsidRDefault="001C525F" w:rsidP="00F85A49">
            <w:pPr>
              <w:pStyle w:val="NoSpacing"/>
              <w:jc w:val="center"/>
            </w:pPr>
            <w:r>
              <w:t>4=Private land allocated to the household</w:t>
            </w:r>
          </w:p>
          <w:p w14:paraId="7E883A6D" w14:textId="77777777" w:rsidR="001C525F" w:rsidRDefault="001C525F" w:rsidP="00F85A49">
            <w:pPr>
              <w:pStyle w:val="NoSpacing"/>
              <w:jc w:val="center"/>
            </w:pPr>
            <w:r>
              <w:t xml:space="preserve">5=Private land allocated to another household in this village </w:t>
            </w:r>
          </w:p>
          <w:p w14:paraId="0EB0B0D7" w14:textId="77777777" w:rsidR="001C525F" w:rsidRDefault="001C525F" w:rsidP="00F85A49">
            <w:pPr>
              <w:pStyle w:val="NoSpacing"/>
              <w:jc w:val="center"/>
            </w:pPr>
            <w:r>
              <w:t>6=Private land allocated to another household in another village</w:t>
            </w:r>
          </w:p>
          <w:p w14:paraId="710928E6" w14:textId="77777777" w:rsidR="00196C04" w:rsidRDefault="00196C04" w:rsidP="00F85A49">
            <w:pPr>
              <w:pStyle w:val="NoSpacing"/>
              <w:jc w:val="center"/>
            </w:pPr>
            <w:r>
              <w:t>7= Graveyard or other spiritual site</w:t>
            </w:r>
          </w:p>
          <w:p w14:paraId="385FFD36" w14:textId="077303CF" w:rsidR="00196C04" w:rsidRDefault="00196C04" w:rsidP="00F85A49">
            <w:pPr>
              <w:pStyle w:val="NoSpacing"/>
              <w:jc w:val="center"/>
            </w:pPr>
            <w:r>
              <w:t>97= Other, specify</w:t>
            </w:r>
          </w:p>
        </w:tc>
        <w:tc>
          <w:tcPr>
            <w:tcW w:w="1944" w:type="dxa"/>
          </w:tcPr>
          <w:p w14:paraId="50C11052" w14:textId="58811F3A" w:rsidR="001C525F" w:rsidRDefault="00196C04" w:rsidP="00F85A49">
            <w:pPr>
              <w:pStyle w:val="NoSpacing"/>
              <w:jc w:val="center"/>
            </w:pPr>
            <w:r>
              <w:t>D4</w:t>
            </w:r>
            <w:r w:rsidR="001C525F">
              <w:t xml:space="preserve">. </w:t>
            </w:r>
            <w:r w:rsidR="001C525F" w:rsidRPr="00DA2665">
              <w:t>In your view, how do you describe the overall condition of this forest?</w:t>
            </w:r>
          </w:p>
          <w:p w14:paraId="19BED413" w14:textId="48DA9B8B" w:rsidR="001C525F" w:rsidRPr="00402C7A" w:rsidRDefault="001C525F" w:rsidP="00F85A49">
            <w:pPr>
              <w:pStyle w:val="NoSpacing"/>
              <w:jc w:val="center"/>
              <w:rPr>
                <w:i/>
              </w:rPr>
            </w:pPr>
            <w:r>
              <w:rPr>
                <w:i/>
              </w:rPr>
              <w:t>A good forest has trees, undergrowth, and resources for the community</w:t>
            </w:r>
          </w:p>
          <w:p w14:paraId="199BF9DA" w14:textId="77777777" w:rsidR="001C525F" w:rsidRPr="00DA2665" w:rsidRDefault="001C525F" w:rsidP="00F85A49">
            <w:pPr>
              <w:pStyle w:val="NoSpacing"/>
              <w:jc w:val="center"/>
            </w:pPr>
          </w:p>
          <w:p w14:paraId="0FCCCE6E" w14:textId="77777777" w:rsidR="001C525F" w:rsidRPr="00DA2665" w:rsidRDefault="001C525F" w:rsidP="00F85A49">
            <w:pPr>
              <w:pStyle w:val="NoSpacing"/>
              <w:jc w:val="center"/>
            </w:pPr>
            <w:r w:rsidRPr="00DA2665">
              <w:t>1=Very Good</w:t>
            </w:r>
          </w:p>
          <w:p w14:paraId="3F180836" w14:textId="77777777" w:rsidR="001C525F" w:rsidRPr="00DA2665" w:rsidRDefault="001C525F" w:rsidP="00F85A49">
            <w:pPr>
              <w:pStyle w:val="NoSpacing"/>
              <w:jc w:val="center"/>
            </w:pPr>
            <w:r w:rsidRPr="00DA2665">
              <w:t>2=Good</w:t>
            </w:r>
          </w:p>
          <w:p w14:paraId="17FFC694" w14:textId="77777777" w:rsidR="001C525F" w:rsidRPr="00DA2665" w:rsidRDefault="001C525F" w:rsidP="00F85A49">
            <w:pPr>
              <w:pStyle w:val="NoSpacing"/>
              <w:jc w:val="center"/>
            </w:pPr>
            <w:r w:rsidRPr="00DA2665">
              <w:t>3=Neutral</w:t>
            </w:r>
          </w:p>
          <w:p w14:paraId="4A71CFC4" w14:textId="77777777" w:rsidR="001C525F" w:rsidRPr="00DA2665" w:rsidRDefault="001C525F" w:rsidP="00F85A49">
            <w:pPr>
              <w:pStyle w:val="NoSpacing"/>
              <w:jc w:val="center"/>
            </w:pPr>
            <w:r w:rsidRPr="00DA2665">
              <w:t>4=Bad</w:t>
            </w:r>
          </w:p>
          <w:p w14:paraId="0B3C6E4B" w14:textId="77777777" w:rsidR="001C525F" w:rsidRPr="00DA2665" w:rsidRDefault="001C525F" w:rsidP="00F85A49">
            <w:pPr>
              <w:pStyle w:val="NoSpacing"/>
              <w:jc w:val="center"/>
            </w:pPr>
            <w:r w:rsidRPr="00DA2665">
              <w:t>5=Very Bad</w:t>
            </w:r>
          </w:p>
        </w:tc>
        <w:tc>
          <w:tcPr>
            <w:tcW w:w="1944" w:type="dxa"/>
          </w:tcPr>
          <w:p w14:paraId="285FEFCA" w14:textId="7AB2D753" w:rsidR="001C525F" w:rsidRPr="00DA2665" w:rsidRDefault="00196C04" w:rsidP="00F85A49">
            <w:pPr>
              <w:pStyle w:val="NoSpacing"/>
              <w:jc w:val="center"/>
            </w:pPr>
            <w:r>
              <w:t>D5</w:t>
            </w:r>
            <w:r w:rsidR="001C525F">
              <w:t xml:space="preserve">. </w:t>
            </w:r>
            <w:r w:rsidR="001C525F" w:rsidRPr="00DA2665">
              <w:t xml:space="preserve">In your own view, compared to </w:t>
            </w:r>
            <w:r w:rsidR="001C525F">
              <w:t>3</w:t>
            </w:r>
            <w:r w:rsidR="001C525F" w:rsidRPr="00DA2665">
              <w:t xml:space="preserve"> years ago, has the overall condition of the forest worsened or improved?</w:t>
            </w:r>
          </w:p>
          <w:p w14:paraId="037EE93C" w14:textId="77777777" w:rsidR="001C525F" w:rsidRPr="00DA2665" w:rsidRDefault="001C525F" w:rsidP="00F85A49">
            <w:pPr>
              <w:pStyle w:val="NoSpacing"/>
              <w:jc w:val="center"/>
            </w:pPr>
          </w:p>
          <w:p w14:paraId="36C655E6" w14:textId="77777777" w:rsidR="001C525F" w:rsidRPr="00DA2665" w:rsidRDefault="001C525F" w:rsidP="00F85A49">
            <w:pPr>
              <w:pStyle w:val="NoSpacing"/>
              <w:jc w:val="center"/>
            </w:pPr>
            <w:r w:rsidRPr="00DA2665">
              <w:t>1=Significantly worse</w:t>
            </w:r>
          </w:p>
          <w:p w14:paraId="71DA2DBF" w14:textId="77777777" w:rsidR="001C525F" w:rsidRPr="00DA2665" w:rsidRDefault="001C525F" w:rsidP="00F85A49">
            <w:pPr>
              <w:pStyle w:val="NoSpacing"/>
              <w:jc w:val="center"/>
            </w:pPr>
            <w:r w:rsidRPr="00DA2665">
              <w:t>2=A little worse</w:t>
            </w:r>
          </w:p>
          <w:p w14:paraId="5A19E661" w14:textId="77777777" w:rsidR="001C525F" w:rsidRPr="00DA2665" w:rsidRDefault="001C525F" w:rsidP="00F85A49">
            <w:pPr>
              <w:pStyle w:val="NoSpacing"/>
              <w:jc w:val="center"/>
            </w:pPr>
            <w:r w:rsidRPr="00DA2665">
              <w:t>3=Remained the same</w:t>
            </w:r>
          </w:p>
          <w:p w14:paraId="2EA809F4" w14:textId="77777777" w:rsidR="001C525F" w:rsidRPr="00DA2665" w:rsidRDefault="001C525F" w:rsidP="00F85A49">
            <w:pPr>
              <w:pStyle w:val="NoSpacing"/>
              <w:jc w:val="center"/>
            </w:pPr>
            <w:r w:rsidRPr="00DA2665">
              <w:t>4=Improved a little</w:t>
            </w:r>
          </w:p>
          <w:p w14:paraId="39E9ED47" w14:textId="779F16F7" w:rsidR="001C525F" w:rsidRPr="00DA2665" w:rsidRDefault="001C525F" w:rsidP="008021EF">
            <w:pPr>
              <w:pStyle w:val="NoSpacing"/>
              <w:jc w:val="center"/>
              <w:rPr>
                <w:i/>
              </w:rPr>
            </w:pPr>
            <w:r w:rsidRPr="00DA2665">
              <w:t>5=Significantly improved</w:t>
            </w:r>
          </w:p>
        </w:tc>
        <w:tc>
          <w:tcPr>
            <w:tcW w:w="1944" w:type="dxa"/>
          </w:tcPr>
          <w:p w14:paraId="5E409462" w14:textId="0B16B0C8" w:rsidR="001C525F" w:rsidRPr="00DA2665" w:rsidRDefault="00196C04" w:rsidP="00F85A49">
            <w:pPr>
              <w:pStyle w:val="NoSpacing"/>
              <w:jc w:val="center"/>
            </w:pPr>
            <w:r>
              <w:t>D6</w:t>
            </w:r>
            <w:r w:rsidR="001C525F">
              <w:t>. During the last 3</w:t>
            </w:r>
            <w:r w:rsidR="001C525F" w:rsidRPr="00DA2665">
              <w:t xml:space="preserve"> years, has there been any change to the size/area of the forest?</w:t>
            </w:r>
          </w:p>
          <w:p w14:paraId="6E895A67" w14:textId="77777777" w:rsidR="001C525F" w:rsidRPr="00DA2665" w:rsidRDefault="001C525F" w:rsidP="00F85A49">
            <w:pPr>
              <w:pStyle w:val="NoSpacing"/>
              <w:jc w:val="center"/>
            </w:pPr>
            <w:r w:rsidRPr="00DA2665">
              <w:t>1=Increased greatly</w:t>
            </w:r>
          </w:p>
          <w:p w14:paraId="265E035A" w14:textId="77777777" w:rsidR="001C525F" w:rsidRPr="00DA2665" w:rsidRDefault="001C525F" w:rsidP="00F85A49">
            <w:pPr>
              <w:pStyle w:val="NoSpacing"/>
              <w:jc w:val="center"/>
            </w:pPr>
            <w:r w:rsidRPr="00DA2665">
              <w:t>2=Increased slightly</w:t>
            </w:r>
          </w:p>
          <w:p w14:paraId="7FB356C1" w14:textId="77777777" w:rsidR="001C525F" w:rsidRPr="00DA2665" w:rsidRDefault="001C525F" w:rsidP="00F85A49">
            <w:pPr>
              <w:pStyle w:val="NoSpacing"/>
              <w:jc w:val="center"/>
            </w:pPr>
            <w:r w:rsidRPr="00DA2665">
              <w:t>3=Stayed the same</w:t>
            </w:r>
          </w:p>
          <w:p w14:paraId="1E1419C2" w14:textId="77777777" w:rsidR="001C525F" w:rsidRPr="00DA2665" w:rsidRDefault="001C525F" w:rsidP="00F85A49">
            <w:pPr>
              <w:pStyle w:val="NoSpacing"/>
              <w:jc w:val="center"/>
            </w:pPr>
            <w:r w:rsidRPr="00DA2665">
              <w:t>4=Decreased slightly</w:t>
            </w:r>
          </w:p>
          <w:p w14:paraId="042CF3D5" w14:textId="77777777" w:rsidR="001C525F" w:rsidRPr="00DA2665" w:rsidRDefault="001C525F" w:rsidP="00F85A49">
            <w:pPr>
              <w:pStyle w:val="NoSpacing"/>
              <w:jc w:val="center"/>
            </w:pPr>
            <w:r w:rsidRPr="00DA2665">
              <w:t>5=Decreased greatly</w:t>
            </w:r>
          </w:p>
        </w:tc>
      </w:tr>
      <w:tr w:rsidR="001C525F" w:rsidRPr="00DA2665" w14:paraId="1D1F048A" w14:textId="03C2A0A1" w:rsidTr="001C525F">
        <w:trPr>
          <w:trHeight w:val="20"/>
          <w:jc w:val="center"/>
        </w:trPr>
        <w:tc>
          <w:tcPr>
            <w:tcW w:w="883" w:type="dxa"/>
          </w:tcPr>
          <w:p w14:paraId="4EEAB947" w14:textId="4B3673F0" w:rsidR="001C525F" w:rsidRPr="00DA2665" w:rsidRDefault="001C525F" w:rsidP="00F85A49">
            <w:pPr>
              <w:pStyle w:val="NoSpacing"/>
              <w:jc w:val="center"/>
            </w:pPr>
          </w:p>
        </w:tc>
        <w:tc>
          <w:tcPr>
            <w:tcW w:w="1944" w:type="dxa"/>
          </w:tcPr>
          <w:p w14:paraId="1DD2A61F" w14:textId="13744FE9" w:rsidR="001C525F" w:rsidRPr="00DA2665" w:rsidRDefault="001C525F" w:rsidP="00F85A49">
            <w:pPr>
              <w:pStyle w:val="NoSpacing"/>
              <w:jc w:val="center"/>
            </w:pPr>
            <w:r>
              <w:t>Forest</w:t>
            </w:r>
          </w:p>
        </w:tc>
        <w:tc>
          <w:tcPr>
            <w:tcW w:w="1944" w:type="dxa"/>
          </w:tcPr>
          <w:p w14:paraId="16D0B4C1" w14:textId="77777777" w:rsidR="001C525F" w:rsidRDefault="001C525F" w:rsidP="00F85A49">
            <w:pPr>
              <w:pStyle w:val="NoSpacing"/>
              <w:jc w:val="center"/>
            </w:pPr>
          </w:p>
        </w:tc>
        <w:tc>
          <w:tcPr>
            <w:tcW w:w="2592" w:type="dxa"/>
          </w:tcPr>
          <w:p w14:paraId="6F92C419" w14:textId="77777777" w:rsidR="001C525F" w:rsidRDefault="001C525F" w:rsidP="00F85A49">
            <w:pPr>
              <w:pStyle w:val="NoSpacing"/>
              <w:jc w:val="center"/>
            </w:pPr>
          </w:p>
        </w:tc>
        <w:tc>
          <w:tcPr>
            <w:tcW w:w="1944" w:type="dxa"/>
          </w:tcPr>
          <w:p w14:paraId="353BB81F" w14:textId="5581CC98" w:rsidR="001C525F" w:rsidRPr="00DA2665" w:rsidRDefault="001C525F" w:rsidP="00F85A49">
            <w:pPr>
              <w:pStyle w:val="NoSpacing"/>
              <w:jc w:val="center"/>
            </w:pPr>
            <w:proofErr w:type="spellStart"/>
            <w:r>
              <w:t>Forcond</w:t>
            </w:r>
            <w:proofErr w:type="spellEnd"/>
          </w:p>
        </w:tc>
        <w:tc>
          <w:tcPr>
            <w:tcW w:w="1944" w:type="dxa"/>
          </w:tcPr>
          <w:p w14:paraId="4F135454" w14:textId="3ACD1984" w:rsidR="001C525F" w:rsidRPr="00DA2665" w:rsidRDefault="001C525F" w:rsidP="008021EF">
            <w:pPr>
              <w:pStyle w:val="NoSpacing"/>
              <w:jc w:val="center"/>
            </w:pPr>
            <w:proofErr w:type="spellStart"/>
            <w:r>
              <w:t>Forcondchng</w:t>
            </w:r>
            <w:proofErr w:type="spellEnd"/>
          </w:p>
        </w:tc>
        <w:tc>
          <w:tcPr>
            <w:tcW w:w="1944" w:type="dxa"/>
          </w:tcPr>
          <w:p w14:paraId="3396F6E7" w14:textId="32C43146" w:rsidR="001C525F" w:rsidRPr="00DA2665" w:rsidRDefault="001C525F" w:rsidP="00F85A49">
            <w:pPr>
              <w:pStyle w:val="NoSpacing"/>
              <w:jc w:val="center"/>
            </w:pPr>
            <w:proofErr w:type="spellStart"/>
            <w:r>
              <w:t>Forarea</w:t>
            </w:r>
            <w:proofErr w:type="spellEnd"/>
          </w:p>
        </w:tc>
      </w:tr>
      <w:tr w:rsidR="001C525F" w:rsidRPr="00DA2665" w14:paraId="282EFA84" w14:textId="73837483" w:rsidTr="001C525F">
        <w:trPr>
          <w:trHeight w:val="20"/>
          <w:jc w:val="center"/>
        </w:trPr>
        <w:tc>
          <w:tcPr>
            <w:tcW w:w="883" w:type="dxa"/>
          </w:tcPr>
          <w:p w14:paraId="49FDE412" w14:textId="61302034" w:rsidR="001C525F" w:rsidRPr="00DA2665" w:rsidRDefault="001C525F" w:rsidP="00F85A49">
            <w:pPr>
              <w:pStyle w:val="NoSpacing"/>
              <w:jc w:val="center"/>
            </w:pPr>
            <w:r w:rsidRPr="00DA2665">
              <w:t>1</w:t>
            </w:r>
          </w:p>
        </w:tc>
        <w:tc>
          <w:tcPr>
            <w:tcW w:w="1944" w:type="dxa"/>
          </w:tcPr>
          <w:p w14:paraId="2C235A63" w14:textId="77777777" w:rsidR="001C525F" w:rsidRPr="00DA2665" w:rsidRDefault="001C525F" w:rsidP="00F85A49">
            <w:pPr>
              <w:pStyle w:val="NoSpacing"/>
              <w:jc w:val="center"/>
            </w:pPr>
          </w:p>
        </w:tc>
        <w:tc>
          <w:tcPr>
            <w:tcW w:w="1944" w:type="dxa"/>
          </w:tcPr>
          <w:p w14:paraId="7363B517" w14:textId="77777777" w:rsidR="001C525F" w:rsidRPr="00DA2665" w:rsidRDefault="001C525F" w:rsidP="00F85A49">
            <w:pPr>
              <w:pStyle w:val="NoSpacing"/>
              <w:jc w:val="center"/>
            </w:pPr>
          </w:p>
        </w:tc>
        <w:tc>
          <w:tcPr>
            <w:tcW w:w="2592" w:type="dxa"/>
          </w:tcPr>
          <w:p w14:paraId="1CAAF260" w14:textId="77777777" w:rsidR="001C525F" w:rsidRPr="00DA2665" w:rsidRDefault="001C525F" w:rsidP="00F85A49">
            <w:pPr>
              <w:pStyle w:val="NoSpacing"/>
              <w:jc w:val="center"/>
            </w:pPr>
          </w:p>
        </w:tc>
        <w:tc>
          <w:tcPr>
            <w:tcW w:w="1944" w:type="dxa"/>
          </w:tcPr>
          <w:p w14:paraId="634F4541" w14:textId="6C79EDF6" w:rsidR="001C525F" w:rsidRPr="00DA2665" w:rsidRDefault="001C525F" w:rsidP="00F85A49">
            <w:pPr>
              <w:pStyle w:val="NoSpacing"/>
              <w:jc w:val="center"/>
            </w:pPr>
          </w:p>
        </w:tc>
        <w:tc>
          <w:tcPr>
            <w:tcW w:w="1944" w:type="dxa"/>
          </w:tcPr>
          <w:p w14:paraId="7320BEC7" w14:textId="77777777" w:rsidR="001C525F" w:rsidRPr="00DA2665" w:rsidRDefault="001C525F" w:rsidP="00F85A49">
            <w:pPr>
              <w:pStyle w:val="NoSpacing"/>
              <w:jc w:val="center"/>
            </w:pPr>
          </w:p>
        </w:tc>
        <w:tc>
          <w:tcPr>
            <w:tcW w:w="1944" w:type="dxa"/>
          </w:tcPr>
          <w:p w14:paraId="4A43D546" w14:textId="77777777" w:rsidR="001C525F" w:rsidRPr="00DA2665" w:rsidRDefault="001C525F" w:rsidP="00F85A49">
            <w:pPr>
              <w:pStyle w:val="NoSpacing"/>
              <w:jc w:val="center"/>
            </w:pPr>
          </w:p>
        </w:tc>
      </w:tr>
      <w:tr w:rsidR="001C525F" w:rsidRPr="00DA2665" w14:paraId="2DFEDA88" w14:textId="158713F2" w:rsidTr="001C525F">
        <w:trPr>
          <w:trHeight w:val="20"/>
          <w:jc w:val="center"/>
        </w:trPr>
        <w:tc>
          <w:tcPr>
            <w:tcW w:w="883" w:type="dxa"/>
          </w:tcPr>
          <w:p w14:paraId="2D4D699A" w14:textId="77777777" w:rsidR="001C525F" w:rsidRPr="00DA2665" w:rsidRDefault="001C525F" w:rsidP="00F85A49">
            <w:pPr>
              <w:pStyle w:val="NoSpacing"/>
              <w:jc w:val="center"/>
            </w:pPr>
            <w:r w:rsidRPr="00DA2665">
              <w:t>2</w:t>
            </w:r>
          </w:p>
        </w:tc>
        <w:tc>
          <w:tcPr>
            <w:tcW w:w="1944" w:type="dxa"/>
          </w:tcPr>
          <w:p w14:paraId="0DD91602" w14:textId="77777777" w:rsidR="001C525F" w:rsidRPr="00DA2665" w:rsidRDefault="001C525F" w:rsidP="00F85A49">
            <w:pPr>
              <w:pStyle w:val="NoSpacing"/>
              <w:jc w:val="center"/>
            </w:pPr>
          </w:p>
        </w:tc>
        <w:tc>
          <w:tcPr>
            <w:tcW w:w="1944" w:type="dxa"/>
          </w:tcPr>
          <w:p w14:paraId="2208C5AA" w14:textId="77777777" w:rsidR="001C525F" w:rsidRPr="00DA2665" w:rsidRDefault="001C525F" w:rsidP="00F85A49">
            <w:pPr>
              <w:pStyle w:val="NoSpacing"/>
              <w:jc w:val="center"/>
            </w:pPr>
          </w:p>
        </w:tc>
        <w:tc>
          <w:tcPr>
            <w:tcW w:w="2592" w:type="dxa"/>
          </w:tcPr>
          <w:p w14:paraId="41A3A580" w14:textId="77777777" w:rsidR="001C525F" w:rsidRPr="00DA2665" w:rsidRDefault="001C525F" w:rsidP="00F85A49">
            <w:pPr>
              <w:pStyle w:val="NoSpacing"/>
              <w:jc w:val="center"/>
            </w:pPr>
          </w:p>
        </w:tc>
        <w:tc>
          <w:tcPr>
            <w:tcW w:w="1944" w:type="dxa"/>
          </w:tcPr>
          <w:p w14:paraId="5C2E1521" w14:textId="65211807" w:rsidR="001C525F" w:rsidRPr="00DA2665" w:rsidRDefault="001C525F" w:rsidP="00F85A49">
            <w:pPr>
              <w:pStyle w:val="NoSpacing"/>
              <w:jc w:val="center"/>
            </w:pPr>
          </w:p>
        </w:tc>
        <w:tc>
          <w:tcPr>
            <w:tcW w:w="1944" w:type="dxa"/>
          </w:tcPr>
          <w:p w14:paraId="6EED7AFC" w14:textId="77777777" w:rsidR="001C525F" w:rsidRPr="00DA2665" w:rsidRDefault="001C525F" w:rsidP="00F85A49">
            <w:pPr>
              <w:pStyle w:val="NoSpacing"/>
              <w:jc w:val="center"/>
            </w:pPr>
          </w:p>
        </w:tc>
        <w:tc>
          <w:tcPr>
            <w:tcW w:w="1944" w:type="dxa"/>
          </w:tcPr>
          <w:p w14:paraId="27941A3F" w14:textId="77777777" w:rsidR="001C525F" w:rsidRPr="00DA2665" w:rsidRDefault="001C525F" w:rsidP="00F85A49">
            <w:pPr>
              <w:pStyle w:val="NoSpacing"/>
              <w:jc w:val="center"/>
            </w:pPr>
          </w:p>
        </w:tc>
      </w:tr>
      <w:tr w:rsidR="001C525F" w:rsidRPr="00DA2665" w14:paraId="1794B982" w14:textId="0FEBF9C0" w:rsidTr="001C525F">
        <w:trPr>
          <w:trHeight w:val="20"/>
          <w:jc w:val="center"/>
        </w:trPr>
        <w:tc>
          <w:tcPr>
            <w:tcW w:w="883" w:type="dxa"/>
          </w:tcPr>
          <w:p w14:paraId="25127171" w14:textId="77777777" w:rsidR="001C525F" w:rsidRPr="00DA2665" w:rsidRDefault="001C525F" w:rsidP="00F85A49">
            <w:pPr>
              <w:pStyle w:val="NoSpacing"/>
              <w:jc w:val="center"/>
            </w:pPr>
            <w:r w:rsidRPr="00DA2665">
              <w:t>3</w:t>
            </w:r>
          </w:p>
        </w:tc>
        <w:tc>
          <w:tcPr>
            <w:tcW w:w="1944" w:type="dxa"/>
          </w:tcPr>
          <w:p w14:paraId="4F96D451" w14:textId="77777777" w:rsidR="001C525F" w:rsidRPr="00DA2665" w:rsidRDefault="001C525F" w:rsidP="00F85A49">
            <w:pPr>
              <w:pStyle w:val="NoSpacing"/>
              <w:jc w:val="center"/>
            </w:pPr>
          </w:p>
        </w:tc>
        <w:tc>
          <w:tcPr>
            <w:tcW w:w="1944" w:type="dxa"/>
          </w:tcPr>
          <w:p w14:paraId="51BEE0E8" w14:textId="77777777" w:rsidR="001C525F" w:rsidRPr="00DA2665" w:rsidRDefault="001C525F" w:rsidP="00F85A49">
            <w:pPr>
              <w:pStyle w:val="NoSpacing"/>
              <w:jc w:val="center"/>
            </w:pPr>
          </w:p>
        </w:tc>
        <w:tc>
          <w:tcPr>
            <w:tcW w:w="2592" w:type="dxa"/>
          </w:tcPr>
          <w:p w14:paraId="2C798D6F" w14:textId="77777777" w:rsidR="001C525F" w:rsidRPr="00DA2665" w:rsidRDefault="001C525F" w:rsidP="00F85A49">
            <w:pPr>
              <w:pStyle w:val="NoSpacing"/>
              <w:jc w:val="center"/>
            </w:pPr>
          </w:p>
        </w:tc>
        <w:tc>
          <w:tcPr>
            <w:tcW w:w="1944" w:type="dxa"/>
          </w:tcPr>
          <w:p w14:paraId="685C0037" w14:textId="3E10FAFD" w:rsidR="001C525F" w:rsidRPr="00DA2665" w:rsidRDefault="001C525F" w:rsidP="00F85A49">
            <w:pPr>
              <w:pStyle w:val="NoSpacing"/>
              <w:jc w:val="center"/>
            </w:pPr>
          </w:p>
        </w:tc>
        <w:tc>
          <w:tcPr>
            <w:tcW w:w="1944" w:type="dxa"/>
          </w:tcPr>
          <w:p w14:paraId="2C812130" w14:textId="77777777" w:rsidR="001C525F" w:rsidRPr="00DA2665" w:rsidRDefault="001C525F" w:rsidP="00F85A49">
            <w:pPr>
              <w:pStyle w:val="NoSpacing"/>
              <w:jc w:val="center"/>
            </w:pPr>
          </w:p>
        </w:tc>
        <w:tc>
          <w:tcPr>
            <w:tcW w:w="1944" w:type="dxa"/>
          </w:tcPr>
          <w:p w14:paraId="70E2F4CB" w14:textId="77777777" w:rsidR="001C525F" w:rsidRPr="00DA2665" w:rsidRDefault="001C525F" w:rsidP="00F85A49">
            <w:pPr>
              <w:pStyle w:val="NoSpacing"/>
              <w:jc w:val="center"/>
            </w:pPr>
          </w:p>
        </w:tc>
      </w:tr>
      <w:tr w:rsidR="001C525F" w:rsidRPr="00DA2665" w14:paraId="22B346F7" w14:textId="20462C96" w:rsidTr="001C525F">
        <w:trPr>
          <w:trHeight w:val="20"/>
          <w:jc w:val="center"/>
        </w:trPr>
        <w:tc>
          <w:tcPr>
            <w:tcW w:w="883" w:type="dxa"/>
          </w:tcPr>
          <w:p w14:paraId="3F9D6F77" w14:textId="77777777" w:rsidR="001C525F" w:rsidRPr="00DA2665" w:rsidRDefault="001C525F" w:rsidP="00F85A49">
            <w:pPr>
              <w:pStyle w:val="NoSpacing"/>
              <w:jc w:val="center"/>
            </w:pPr>
            <w:r>
              <w:t>4</w:t>
            </w:r>
          </w:p>
        </w:tc>
        <w:tc>
          <w:tcPr>
            <w:tcW w:w="1944" w:type="dxa"/>
          </w:tcPr>
          <w:p w14:paraId="15CA0DC3" w14:textId="77777777" w:rsidR="001C525F" w:rsidRPr="00DA2665" w:rsidRDefault="001C525F" w:rsidP="00F85A49">
            <w:pPr>
              <w:pStyle w:val="NoSpacing"/>
              <w:jc w:val="center"/>
            </w:pPr>
          </w:p>
        </w:tc>
        <w:tc>
          <w:tcPr>
            <w:tcW w:w="1944" w:type="dxa"/>
          </w:tcPr>
          <w:p w14:paraId="4688A303" w14:textId="77777777" w:rsidR="001C525F" w:rsidRPr="00DA2665" w:rsidRDefault="001C525F" w:rsidP="00F85A49">
            <w:pPr>
              <w:pStyle w:val="NoSpacing"/>
              <w:jc w:val="center"/>
            </w:pPr>
          </w:p>
        </w:tc>
        <w:tc>
          <w:tcPr>
            <w:tcW w:w="2592" w:type="dxa"/>
          </w:tcPr>
          <w:p w14:paraId="2E91F6C3" w14:textId="77777777" w:rsidR="001C525F" w:rsidRPr="00DA2665" w:rsidRDefault="001C525F" w:rsidP="00F85A49">
            <w:pPr>
              <w:pStyle w:val="NoSpacing"/>
              <w:jc w:val="center"/>
            </w:pPr>
          </w:p>
        </w:tc>
        <w:tc>
          <w:tcPr>
            <w:tcW w:w="1944" w:type="dxa"/>
          </w:tcPr>
          <w:p w14:paraId="037EAA0A" w14:textId="4E33A6C7" w:rsidR="001C525F" w:rsidRPr="00DA2665" w:rsidRDefault="001C525F" w:rsidP="00F85A49">
            <w:pPr>
              <w:pStyle w:val="NoSpacing"/>
              <w:jc w:val="center"/>
            </w:pPr>
          </w:p>
        </w:tc>
        <w:tc>
          <w:tcPr>
            <w:tcW w:w="1944" w:type="dxa"/>
          </w:tcPr>
          <w:p w14:paraId="2D4DFDF4" w14:textId="77777777" w:rsidR="001C525F" w:rsidRPr="00DA2665" w:rsidRDefault="001C525F" w:rsidP="00F85A49">
            <w:pPr>
              <w:pStyle w:val="NoSpacing"/>
              <w:jc w:val="center"/>
            </w:pPr>
          </w:p>
        </w:tc>
        <w:tc>
          <w:tcPr>
            <w:tcW w:w="1944" w:type="dxa"/>
          </w:tcPr>
          <w:p w14:paraId="24143596" w14:textId="77777777" w:rsidR="001C525F" w:rsidRPr="00DA2665" w:rsidRDefault="001C525F" w:rsidP="00F85A49">
            <w:pPr>
              <w:pStyle w:val="NoSpacing"/>
              <w:jc w:val="center"/>
            </w:pPr>
          </w:p>
        </w:tc>
      </w:tr>
      <w:tr w:rsidR="001C525F" w:rsidRPr="00DA2665" w14:paraId="2C003B9E" w14:textId="2E5AA5CB" w:rsidTr="001C525F">
        <w:trPr>
          <w:trHeight w:val="20"/>
          <w:jc w:val="center"/>
        </w:trPr>
        <w:tc>
          <w:tcPr>
            <w:tcW w:w="883" w:type="dxa"/>
          </w:tcPr>
          <w:p w14:paraId="52B62A13" w14:textId="77777777" w:rsidR="001C525F" w:rsidRPr="00DA2665" w:rsidRDefault="001C525F" w:rsidP="00F85A49">
            <w:pPr>
              <w:pStyle w:val="NoSpacing"/>
              <w:jc w:val="center"/>
            </w:pPr>
            <w:r>
              <w:t>5</w:t>
            </w:r>
          </w:p>
        </w:tc>
        <w:tc>
          <w:tcPr>
            <w:tcW w:w="1944" w:type="dxa"/>
          </w:tcPr>
          <w:p w14:paraId="31790B85" w14:textId="77777777" w:rsidR="001C525F" w:rsidRPr="00DA2665" w:rsidRDefault="001C525F" w:rsidP="00F85A49">
            <w:pPr>
              <w:pStyle w:val="NoSpacing"/>
              <w:jc w:val="center"/>
            </w:pPr>
          </w:p>
        </w:tc>
        <w:tc>
          <w:tcPr>
            <w:tcW w:w="1944" w:type="dxa"/>
          </w:tcPr>
          <w:p w14:paraId="4722B0AD" w14:textId="77777777" w:rsidR="001C525F" w:rsidRPr="00DA2665" w:rsidRDefault="001C525F" w:rsidP="00F85A49">
            <w:pPr>
              <w:pStyle w:val="NoSpacing"/>
              <w:jc w:val="center"/>
            </w:pPr>
          </w:p>
        </w:tc>
        <w:tc>
          <w:tcPr>
            <w:tcW w:w="2592" w:type="dxa"/>
          </w:tcPr>
          <w:p w14:paraId="131A6E7E" w14:textId="77777777" w:rsidR="001C525F" w:rsidRPr="00DA2665" w:rsidRDefault="001C525F" w:rsidP="00F85A49">
            <w:pPr>
              <w:pStyle w:val="NoSpacing"/>
              <w:jc w:val="center"/>
            </w:pPr>
          </w:p>
        </w:tc>
        <w:tc>
          <w:tcPr>
            <w:tcW w:w="1944" w:type="dxa"/>
          </w:tcPr>
          <w:p w14:paraId="0BBBC762" w14:textId="30B461D8" w:rsidR="001C525F" w:rsidRPr="00DA2665" w:rsidRDefault="001C525F" w:rsidP="00F85A49">
            <w:pPr>
              <w:pStyle w:val="NoSpacing"/>
              <w:jc w:val="center"/>
            </w:pPr>
          </w:p>
        </w:tc>
        <w:tc>
          <w:tcPr>
            <w:tcW w:w="1944" w:type="dxa"/>
          </w:tcPr>
          <w:p w14:paraId="3DDCBAD1" w14:textId="77777777" w:rsidR="001C525F" w:rsidRPr="00DA2665" w:rsidRDefault="001C525F" w:rsidP="00F85A49">
            <w:pPr>
              <w:pStyle w:val="NoSpacing"/>
              <w:jc w:val="center"/>
            </w:pPr>
          </w:p>
        </w:tc>
        <w:tc>
          <w:tcPr>
            <w:tcW w:w="1944" w:type="dxa"/>
          </w:tcPr>
          <w:p w14:paraId="57F7B0F3" w14:textId="77777777" w:rsidR="001C525F" w:rsidRPr="00DA2665" w:rsidRDefault="001C525F" w:rsidP="00F85A49">
            <w:pPr>
              <w:pStyle w:val="NoSpacing"/>
              <w:jc w:val="center"/>
            </w:pPr>
          </w:p>
        </w:tc>
      </w:tr>
    </w:tbl>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lastRenderedPageBreak/>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local/small scale commercial 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lastRenderedPageBreak/>
              <w:t xml:space="preserve">8=reduced charcoal production </w:t>
            </w:r>
          </w:p>
          <w:p w14:paraId="6C4A0C65" w14:textId="77777777" w:rsidR="006A0056" w:rsidRPr="00DD6BDD" w:rsidRDefault="006A0056" w:rsidP="00DD6BDD">
            <w:pPr>
              <w:pStyle w:val="NoSpacing"/>
              <w:rPr>
                <w:sz w:val="20"/>
              </w:rPr>
            </w:pPr>
            <w:r w:rsidRPr="00DD6BDD">
              <w:rPr>
                <w:sz w:val="20"/>
              </w:rPr>
              <w:lastRenderedPageBreak/>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Pr="00DD6BDD" w:rsidRDefault="001E72EA" w:rsidP="00DD6BDD">
            <w:pPr>
              <w:pStyle w:val="NoSpacing"/>
              <w:rPr>
                <w:sz w:val="20"/>
              </w:rPr>
            </w:pPr>
            <w:r w:rsidRPr="00DD6BDD">
              <w:rPr>
                <w:sz w:val="20"/>
              </w:rPr>
              <w:t>15=New or stronger monitoring of the forest or enforcement of forest rules</w:t>
            </w:r>
            <w:r w:rsidR="006A0056" w:rsidRPr="00DD6BDD">
              <w:rPr>
                <w:sz w:val="20"/>
              </w:rPr>
              <w:t xml:space="preserve">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lastRenderedPageBreak/>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lastRenderedPageBreak/>
              <w:t>2</w:t>
            </w:r>
            <w:r w:rsidR="00AF5F7A" w:rsidRPr="00DD6BDD">
              <w:rPr>
                <w:sz w:val="20"/>
              </w:rPr>
              <w:t>=</w:t>
            </w:r>
            <w:r w:rsidRPr="00DD6BDD">
              <w:rPr>
                <w:sz w:val="20"/>
              </w:rPr>
              <w:t xml:space="preserve">large-scale projects (plantations, new settlements, mining, </w:t>
            </w:r>
            <w:proofErr w:type="spellStart"/>
            <w:r w:rsidRPr="00DD6BDD">
              <w:rPr>
                <w:sz w:val="20"/>
              </w:rPr>
              <w:t>etc</w:t>
            </w:r>
            <w:proofErr w:type="spellEnd"/>
            <w:r w:rsidRPr="00DD6BDD">
              <w:rPr>
                <w:sz w:val="20"/>
              </w:rPr>
              <w:t>)</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t>8</w:t>
            </w:r>
            <w:r w:rsidR="00AF5F7A" w:rsidRPr="00DD6BDD">
              <w:rPr>
                <w:sz w:val="20"/>
              </w:rPr>
              <w:t>=</w:t>
            </w:r>
            <w:r w:rsidRPr="00DD6BDD">
              <w:rPr>
                <w:sz w:val="20"/>
              </w:rPr>
              <w:t>natural disasters or pest</w:t>
            </w:r>
          </w:p>
          <w:p w14:paraId="17655518" w14:textId="3425040C" w:rsidR="001E72EA" w:rsidRPr="00DD6BDD" w:rsidRDefault="001E72EA" w:rsidP="00DD6BDD">
            <w:pPr>
              <w:pStyle w:val="NoSpacing"/>
              <w:rPr>
                <w:sz w:val="20"/>
              </w:rPr>
            </w:pPr>
            <w:r w:rsidRPr="00DD6BDD">
              <w:rPr>
                <w:sz w:val="20"/>
              </w:rPr>
              <w:t>9=Overgrazing or browsing from wild animals such as elephants</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specify  </w:t>
            </w:r>
          </w:p>
        </w:tc>
      </w:tr>
    </w:tbl>
    <w:p w14:paraId="2245152B" w14:textId="16C88CED" w:rsidR="001C525F" w:rsidRDefault="001C525F" w:rsidP="00F85A49">
      <w:pPr>
        <w:pStyle w:val="NoSpacing"/>
      </w:pPr>
    </w:p>
    <w:tbl>
      <w:tblPr>
        <w:tblStyle w:val="TableGrid"/>
        <w:tblW w:w="12384" w:type="dxa"/>
        <w:jc w:val="center"/>
        <w:tblLayout w:type="fixed"/>
        <w:tblCellMar>
          <w:left w:w="72" w:type="dxa"/>
          <w:right w:w="72" w:type="dxa"/>
        </w:tblCellMar>
        <w:tblLook w:val="04A0" w:firstRow="1" w:lastRow="0" w:firstColumn="1" w:lastColumn="0" w:noHBand="0" w:noVBand="1"/>
      </w:tblPr>
      <w:tblGrid>
        <w:gridCol w:w="1008"/>
        <w:gridCol w:w="1872"/>
        <w:gridCol w:w="2304"/>
        <w:gridCol w:w="2592"/>
        <w:gridCol w:w="2448"/>
        <w:gridCol w:w="2160"/>
      </w:tblGrid>
      <w:tr w:rsidR="001C525F" w14:paraId="71F030FD" w14:textId="77777777" w:rsidTr="001C525F">
        <w:trPr>
          <w:trHeight w:val="20"/>
          <w:jc w:val="center"/>
        </w:trPr>
        <w:tc>
          <w:tcPr>
            <w:tcW w:w="1008" w:type="dxa"/>
          </w:tcPr>
          <w:p w14:paraId="2FA43FFF" w14:textId="77777777" w:rsidR="001C525F" w:rsidRPr="00DA2665" w:rsidRDefault="001C525F" w:rsidP="003B0012">
            <w:pPr>
              <w:pStyle w:val="NoSpacing"/>
              <w:jc w:val="center"/>
            </w:pPr>
            <w:r w:rsidRPr="00DA2665">
              <w:t>Forest</w:t>
            </w:r>
          </w:p>
          <w:p w14:paraId="06D0DA62" w14:textId="4B37F7E5" w:rsidR="001C525F" w:rsidRDefault="001C525F" w:rsidP="003B0012">
            <w:pPr>
              <w:pStyle w:val="NoSpacing"/>
              <w:jc w:val="center"/>
            </w:pPr>
            <w:r w:rsidRPr="00DA2665">
              <w:t>code</w:t>
            </w:r>
          </w:p>
        </w:tc>
        <w:tc>
          <w:tcPr>
            <w:tcW w:w="1872" w:type="dxa"/>
          </w:tcPr>
          <w:p w14:paraId="044EC256" w14:textId="1F6EF11D" w:rsidR="001C525F" w:rsidRPr="00DA2665" w:rsidRDefault="00196C04" w:rsidP="003B0012">
            <w:pPr>
              <w:pStyle w:val="NoSpacing"/>
              <w:jc w:val="center"/>
            </w:pPr>
            <w:r>
              <w:t>D7.</w:t>
            </w:r>
            <w:r w:rsidR="001C525F" w:rsidRPr="008021EF">
              <w:t xml:space="preserve"> </w:t>
            </w:r>
            <w:r w:rsidR="001C525F">
              <w:t xml:space="preserve">Why </w:t>
            </w:r>
            <w:r w:rsidR="001C525F" w:rsidRPr="008021EF">
              <w:t>has ${forest_1}'s area inc</w:t>
            </w:r>
            <w:r w:rsidR="001C525F">
              <w:t>r</w:t>
            </w:r>
            <w:r w:rsidR="001C525F" w:rsidRPr="008021EF">
              <w:t>eased?</w:t>
            </w:r>
          </w:p>
          <w:p w14:paraId="5C82173C" w14:textId="77777777" w:rsidR="001C525F" w:rsidRPr="00DA2665" w:rsidRDefault="001C525F" w:rsidP="003B0012">
            <w:pPr>
              <w:pStyle w:val="NoSpacing"/>
              <w:jc w:val="center"/>
            </w:pPr>
          </w:p>
          <w:p w14:paraId="05C24945" w14:textId="77777777" w:rsidR="001C525F" w:rsidRPr="00DA2665" w:rsidRDefault="001C525F" w:rsidP="003B0012">
            <w:pPr>
              <w:pStyle w:val="NoSpacing"/>
              <w:jc w:val="center"/>
              <w:rPr>
                <w:i/>
              </w:rPr>
            </w:pPr>
            <w:r w:rsidRPr="00DA2665">
              <w:rPr>
                <w:i/>
              </w:rPr>
              <w:t>PROBE AND CODE</w:t>
            </w:r>
          </w:p>
          <w:p w14:paraId="098181D5" w14:textId="77777777" w:rsidR="001C525F" w:rsidRDefault="001C525F" w:rsidP="003B0012">
            <w:pPr>
              <w:pStyle w:val="NoSpacing"/>
              <w:jc w:val="center"/>
              <w:rPr>
                <w:i/>
              </w:rPr>
            </w:pPr>
            <w:r w:rsidRPr="00DA2665">
              <w:rPr>
                <w:i/>
              </w:rPr>
              <w:t>Refer to code</w:t>
            </w:r>
            <w:r>
              <w:rPr>
                <w:i/>
              </w:rPr>
              <w:t xml:space="preserve"> 105</w:t>
            </w:r>
            <w:r w:rsidRPr="00DA2665">
              <w:rPr>
                <w:i/>
              </w:rPr>
              <w:t xml:space="preserve"> below</w:t>
            </w:r>
          </w:p>
          <w:p w14:paraId="485E90D6" w14:textId="77777777" w:rsidR="001C525F" w:rsidRPr="005D6A5B" w:rsidRDefault="001C525F" w:rsidP="003B0012">
            <w:pPr>
              <w:pStyle w:val="NoSpacing"/>
              <w:jc w:val="center"/>
              <w:rPr>
                <w:i/>
              </w:rPr>
            </w:pPr>
            <w:r w:rsidRPr="005D6A5B">
              <w:rPr>
                <w:i/>
              </w:rPr>
              <w:t>Ask if D5=1 or 2</w:t>
            </w:r>
          </w:p>
        </w:tc>
        <w:tc>
          <w:tcPr>
            <w:tcW w:w="2304" w:type="dxa"/>
          </w:tcPr>
          <w:p w14:paraId="6EE72E04" w14:textId="5D20D0F8" w:rsidR="001C525F" w:rsidRDefault="001C525F" w:rsidP="003B0012">
            <w:pPr>
              <w:pStyle w:val="NoSpacing"/>
              <w:jc w:val="center"/>
            </w:pPr>
            <w:r w:rsidRPr="008021EF">
              <w:t>D</w:t>
            </w:r>
            <w:r w:rsidR="00196C04">
              <w:t>8</w:t>
            </w:r>
            <w:r w:rsidRPr="008021EF">
              <w:t xml:space="preserve">. </w:t>
            </w:r>
            <w:r>
              <w:t>Why</w:t>
            </w:r>
            <w:r w:rsidRPr="008021EF">
              <w:t xml:space="preserve"> has ${forest_1}'s area </w:t>
            </w:r>
            <w:r>
              <w:t>decreased</w:t>
            </w:r>
            <w:r w:rsidRPr="008021EF">
              <w:t>?</w:t>
            </w:r>
          </w:p>
          <w:p w14:paraId="35DD4C36" w14:textId="77777777" w:rsidR="001C525F" w:rsidRPr="00DA2665" w:rsidRDefault="001C525F" w:rsidP="003B0012">
            <w:pPr>
              <w:pStyle w:val="NoSpacing"/>
              <w:jc w:val="center"/>
            </w:pPr>
          </w:p>
          <w:p w14:paraId="05C177BB" w14:textId="77777777" w:rsidR="001C525F" w:rsidRPr="00DA2665" w:rsidRDefault="001C525F" w:rsidP="003B0012">
            <w:pPr>
              <w:pStyle w:val="NoSpacing"/>
              <w:jc w:val="center"/>
              <w:rPr>
                <w:i/>
              </w:rPr>
            </w:pPr>
            <w:r w:rsidRPr="00DA2665">
              <w:rPr>
                <w:i/>
              </w:rPr>
              <w:t>PROBE AND CODE</w:t>
            </w:r>
          </w:p>
          <w:p w14:paraId="6A1AF8AE" w14:textId="77777777" w:rsidR="001C525F" w:rsidRDefault="001C525F" w:rsidP="003B0012">
            <w:pPr>
              <w:pStyle w:val="NoSpacing"/>
              <w:jc w:val="center"/>
              <w:rPr>
                <w:i/>
              </w:rPr>
            </w:pPr>
            <w:r w:rsidRPr="00DA2665">
              <w:rPr>
                <w:i/>
              </w:rPr>
              <w:t>Refer to code</w:t>
            </w:r>
            <w:r>
              <w:rPr>
                <w:i/>
              </w:rPr>
              <w:t xml:space="preserve"> 106</w:t>
            </w:r>
            <w:r w:rsidRPr="00DA2665">
              <w:rPr>
                <w:i/>
              </w:rPr>
              <w:t xml:space="preserve"> below</w:t>
            </w:r>
          </w:p>
          <w:p w14:paraId="27C30A72" w14:textId="77777777" w:rsidR="001C525F" w:rsidRDefault="001C525F" w:rsidP="003B0012">
            <w:pPr>
              <w:pStyle w:val="NoSpacing"/>
              <w:jc w:val="center"/>
            </w:pPr>
            <w:r w:rsidRPr="00FC3D64">
              <w:rPr>
                <w:i/>
              </w:rPr>
              <w:t>Ask if D5=</w:t>
            </w:r>
            <w:r>
              <w:rPr>
                <w:i/>
              </w:rPr>
              <w:t>4</w:t>
            </w:r>
            <w:r w:rsidRPr="00FC3D64">
              <w:rPr>
                <w:i/>
              </w:rPr>
              <w:t xml:space="preserve"> or </w:t>
            </w:r>
            <w:r>
              <w:rPr>
                <w:i/>
              </w:rPr>
              <w:t>5</w:t>
            </w:r>
          </w:p>
        </w:tc>
        <w:tc>
          <w:tcPr>
            <w:tcW w:w="2592" w:type="dxa"/>
          </w:tcPr>
          <w:p w14:paraId="00748C16" w14:textId="0108FA34" w:rsidR="001C525F" w:rsidRPr="00DA2665" w:rsidRDefault="00196C04" w:rsidP="003B0012">
            <w:pPr>
              <w:pStyle w:val="NoSpacing"/>
              <w:jc w:val="center"/>
            </w:pPr>
            <w:r>
              <w:t>D9</w:t>
            </w:r>
            <w:r w:rsidR="001C525F">
              <w:t>. During the last 3</w:t>
            </w:r>
            <w:r w:rsidR="001C525F" w:rsidRPr="00DA2665">
              <w:t xml:space="preserve"> years, has there been any change in the thickness</w:t>
            </w:r>
            <w:r w:rsidR="001C525F">
              <w:t xml:space="preserve"> </w:t>
            </w:r>
            <w:r w:rsidR="001C525F" w:rsidRPr="00DA2665">
              <w:t>of trees in the forest?</w:t>
            </w:r>
          </w:p>
          <w:p w14:paraId="122EE536" w14:textId="77777777" w:rsidR="001C525F" w:rsidRPr="00DA2665" w:rsidRDefault="001C525F" w:rsidP="003B0012">
            <w:pPr>
              <w:pStyle w:val="NoSpacing"/>
              <w:jc w:val="center"/>
            </w:pPr>
          </w:p>
          <w:p w14:paraId="2C1C0B75" w14:textId="77777777" w:rsidR="001C525F" w:rsidRPr="00DA2665" w:rsidRDefault="001C525F" w:rsidP="003B0012">
            <w:pPr>
              <w:pStyle w:val="NoSpacing"/>
              <w:jc w:val="center"/>
            </w:pPr>
            <w:r w:rsidRPr="00DA2665">
              <w:t>1=Increased greatly</w:t>
            </w:r>
          </w:p>
          <w:p w14:paraId="4AF04761" w14:textId="77777777" w:rsidR="001C525F" w:rsidRPr="00DA2665" w:rsidRDefault="001C525F" w:rsidP="003B0012">
            <w:pPr>
              <w:pStyle w:val="NoSpacing"/>
              <w:jc w:val="center"/>
            </w:pPr>
            <w:r w:rsidRPr="00DA2665">
              <w:t>2=Increased slightly</w:t>
            </w:r>
          </w:p>
          <w:p w14:paraId="7EEF3B73" w14:textId="77777777" w:rsidR="001C525F" w:rsidRPr="00DA2665" w:rsidRDefault="001C525F" w:rsidP="003B0012">
            <w:pPr>
              <w:pStyle w:val="NoSpacing"/>
              <w:jc w:val="center"/>
            </w:pPr>
            <w:r w:rsidRPr="00DA2665">
              <w:t>3=Stayed the same</w:t>
            </w:r>
          </w:p>
          <w:p w14:paraId="3AC89FE4" w14:textId="77777777" w:rsidR="001C525F" w:rsidRPr="00DA2665" w:rsidRDefault="001C525F" w:rsidP="003B0012">
            <w:pPr>
              <w:pStyle w:val="NoSpacing"/>
              <w:jc w:val="center"/>
            </w:pPr>
            <w:r w:rsidRPr="00DA2665">
              <w:t>4=Decreased slightly</w:t>
            </w:r>
          </w:p>
          <w:p w14:paraId="3DAAC412" w14:textId="77777777" w:rsidR="001C525F" w:rsidRPr="00DA2665" w:rsidRDefault="001C525F" w:rsidP="003B0012">
            <w:pPr>
              <w:pStyle w:val="NoSpacing"/>
              <w:jc w:val="center"/>
            </w:pPr>
            <w:r w:rsidRPr="00DA2665">
              <w:t>5=Decreased greatly</w:t>
            </w:r>
          </w:p>
        </w:tc>
        <w:tc>
          <w:tcPr>
            <w:tcW w:w="2448" w:type="dxa"/>
          </w:tcPr>
          <w:p w14:paraId="5B30C300" w14:textId="77777777" w:rsidR="001C525F" w:rsidRDefault="001C525F" w:rsidP="003B0012">
            <w:pPr>
              <w:pStyle w:val="NoSpacing"/>
              <w:jc w:val="center"/>
            </w:pPr>
            <w:r w:rsidRPr="009C157A">
              <w:t xml:space="preserve">D9 </w:t>
            </w:r>
            <w:r>
              <w:t>Why has</w:t>
            </w:r>
            <w:r w:rsidRPr="009C157A">
              <w:t xml:space="preserve"> ${forest_1}'s thickness increased? </w:t>
            </w:r>
          </w:p>
          <w:p w14:paraId="78B5B661" w14:textId="77777777" w:rsidR="001C525F" w:rsidRPr="00DA2665" w:rsidRDefault="001C525F" w:rsidP="003B0012">
            <w:pPr>
              <w:pStyle w:val="NoSpacing"/>
              <w:jc w:val="center"/>
            </w:pPr>
          </w:p>
          <w:p w14:paraId="6E22B034" w14:textId="77777777" w:rsidR="001C525F" w:rsidRPr="00DA2665" w:rsidRDefault="001C525F" w:rsidP="003B0012">
            <w:pPr>
              <w:pStyle w:val="NoSpacing"/>
              <w:jc w:val="center"/>
              <w:rPr>
                <w:i/>
              </w:rPr>
            </w:pPr>
            <w:r w:rsidRPr="00DA2665">
              <w:rPr>
                <w:i/>
              </w:rPr>
              <w:t>PROBE AND CODE</w:t>
            </w:r>
          </w:p>
          <w:p w14:paraId="43CEBC97" w14:textId="77777777" w:rsidR="001C525F" w:rsidRDefault="001C525F" w:rsidP="003B0012">
            <w:pPr>
              <w:pStyle w:val="NoSpacing"/>
              <w:ind w:left="21" w:hanging="21"/>
              <w:jc w:val="center"/>
              <w:rPr>
                <w:i/>
              </w:rPr>
            </w:pPr>
            <w:r w:rsidRPr="00DA2665">
              <w:rPr>
                <w:i/>
              </w:rPr>
              <w:t>Refer to code</w:t>
            </w:r>
            <w:r>
              <w:rPr>
                <w:i/>
              </w:rPr>
              <w:t xml:space="preserve"> 105</w:t>
            </w:r>
            <w:r w:rsidRPr="00DA2665">
              <w:rPr>
                <w:i/>
              </w:rPr>
              <w:t xml:space="preserve"> below</w:t>
            </w:r>
          </w:p>
          <w:p w14:paraId="6D25D6E0" w14:textId="77777777" w:rsidR="001C525F" w:rsidRPr="005D6A5B" w:rsidRDefault="001C525F" w:rsidP="003B0012">
            <w:pPr>
              <w:pStyle w:val="NoSpacing"/>
              <w:jc w:val="center"/>
              <w:rPr>
                <w:i/>
              </w:rPr>
            </w:pPr>
            <w:r w:rsidRPr="005D6A5B">
              <w:rPr>
                <w:i/>
              </w:rPr>
              <w:t>Ask if D8=1 or 2</w:t>
            </w:r>
          </w:p>
        </w:tc>
        <w:tc>
          <w:tcPr>
            <w:tcW w:w="2160" w:type="dxa"/>
          </w:tcPr>
          <w:p w14:paraId="5FB15066" w14:textId="77777777" w:rsidR="001C525F" w:rsidRDefault="001C525F" w:rsidP="003B0012">
            <w:pPr>
              <w:pStyle w:val="NoSpacing"/>
              <w:jc w:val="center"/>
            </w:pPr>
            <w:r w:rsidRPr="009C157A">
              <w:t>D</w:t>
            </w:r>
            <w:r>
              <w:t>10</w:t>
            </w:r>
            <w:r w:rsidRPr="009C157A">
              <w:t xml:space="preserve"> </w:t>
            </w:r>
            <w:r>
              <w:t>Why</w:t>
            </w:r>
            <w:r w:rsidRPr="009C157A">
              <w:t xml:space="preserve"> has ${forest_1}'s thickness </w:t>
            </w:r>
            <w:r>
              <w:t>decreased</w:t>
            </w:r>
            <w:r w:rsidRPr="009C157A">
              <w:t>?</w:t>
            </w:r>
          </w:p>
          <w:p w14:paraId="30665104" w14:textId="77777777" w:rsidR="001C525F" w:rsidRPr="00DA2665" w:rsidRDefault="001C525F" w:rsidP="003B0012">
            <w:pPr>
              <w:pStyle w:val="NoSpacing"/>
              <w:jc w:val="center"/>
            </w:pPr>
          </w:p>
          <w:p w14:paraId="603ED8DF" w14:textId="77777777" w:rsidR="001C525F" w:rsidRPr="00DA2665" w:rsidRDefault="001C525F" w:rsidP="003B0012">
            <w:pPr>
              <w:pStyle w:val="NoSpacing"/>
              <w:jc w:val="center"/>
              <w:rPr>
                <w:i/>
              </w:rPr>
            </w:pPr>
            <w:r w:rsidRPr="00DA2665">
              <w:rPr>
                <w:i/>
              </w:rPr>
              <w:t>PROBE AND CODE</w:t>
            </w:r>
          </w:p>
          <w:p w14:paraId="6612DBB8" w14:textId="77777777" w:rsidR="001C525F" w:rsidRDefault="001C525F" w:rsidP="003B0012">
            <w:pPr>
              <w:pStyle w:val="NoSpacing"/>
              <w:jc w:val="center"/>
              <w:rPr>
                <w:i/>
              </w:rPr>
            </w:pPr>
            <w:r w:rsidRPr="00DA2665">
              <w:rPr>
                <w:i/>
              </w:rPr>
              <w:t>Refer to code</w:t>
            </w:r>
            <w:r>
              <w:rPr>
                <w:i/>
              </w:rPr>
              <w:t xml:space="preserve"> 106</w:t>
            </w:r>
            <w:r w:rsidRPr="00DA2665">
              <w:rPr>
                <w:i/>
              </w:rPr>
              <w:t xml:space="preserve"> below</w:t>
            </w:r>
          </w:p>
          <w:p w14:paraId="7C841395" w14:textId="77777777" w:rsidR="001C525F" w:rsidRDefault="001C525F" w:rsidP="003B0012">
            <w:pPr>
              <w:pStyle w:val="NoSpacing"/>
              <w:jc w:val="center"/>
            </w:pPr>
            <w:r w:rsidRPr="00FC3D64">
              <w:rPr>
                <w:i/>
              </w:rPr>
              <w:t>Ask if D8=</w:t>
            </w:r>
            <w:r>
              <w:rPr>
                <w:i/>
              </w:rPr>
              <w:t>4</w:t>
            </w:r>
            <w:r w:rsidRPr="00FC3D64">
              <w:rPr>
                <w:i/>
              </w:rPr>
              <w:t xml:space="preserve"> or </w:t>
            </w:r>
            <w:r>
              <w:rPr>
                <w:i/>
              </w:rPr>
              <w:t>5</w:t>
            </w:r>
          </w:p>
        </w:tc>
      </w:tr>
      <w:tr w:rsidR="001C525F" w:rsidRPr="00DA2665" w14:paraId="017E6883" w14:textId="77777777" w:rsidTr="001C525F">
        <w:trPr>
          <w:trHeight w:val="20"/>
          <w:jc w:val="center"/>
        </w:trPr>
        <w:tc>
          <w:tcPr>
            <w:tcW w:w="1008" w:type="dxa"/>
          </w:tcPr>
          <w:p w14:paraId="543058F2" w14:textId="77777777" w:rsidR="001C525F" w:rsidRDefault="001C525F" w:rsidP="003B0012">
            <w:pPr>
              <w:pStyle w:val="NoSpacing"/>
              <w:jc w:val="center"/>
            </w:pPr>
          </w:p>
        </w:tc>
        <w:tc>
          <w:tcPr>
            <w:tcW w:w="1872" w:type="dxa"/>
          </w:tcPr>
          <w:p w14:paraId="26944F79" w14:textId="5348E8AC" w:rsidR="001C525F" w:rsidRPr="00DA2665" w:rsidRDefault="001C525F" w:rsidP="003B0012">
            <w:pPr>
              <w:pStyle w:val="NoSpacing"/>
              <w:jc w:val="center"/>
            </w:pPr>
            <w:proofErr w:type="spellStart"/>
            <w:r>
              <w:t>Forarea_increase</w:t>
            </w:r>
            <w:proofErr w:type="spellEnd"/>
          </w:p>
        </w:tc>
        <w:tc>
          <w:tcPr>
            <w:tcW w:w="2304" w:type="dxa"/>
          </w:tcPr>
          <w:p w14:paraId="22B9AEA6" w14:textId="77777777" w:rsidR="001C525F" w:rsidRPr="00DA2665" w:rsidRDefault="001C525F" w:rsidP="003B0012">
            <w:pPr>
              <w:pStyle w:val="NoSpacing"/>
              <w:jc w:val="center"/>
            </w:pPr>
            <w:proofErr w:type="spellStart"/>
            <w:r>
              <w:t>Forarea_decrease</w:t>
            </w:r>
            <w:proofErr w:type="spellEnd"/>
          </w:p>
        </w:tc>
        <w:tc>
          <w:tcPr>
            <w:tcW w:w="2592" w:type="dxa"/>
          </w:tcPr>
          <w:p w14:paraId="486DDA0A" w14:textId="77777777" w:rsidR="001C525F" w:rsidRPr="00DA2665" w:rsidRDefault="001C525F" w:rsidP="003B0012">
            <w:pPr>
              <w:pStyle w:val="NoSpacing"/>
              <w:jc w:val="center"/>
            </w:pPr>
            <w:proofErr w:type="spellStart"/>
            <w:r>
              <w:t>Forthick</w:t>
            </w:r>
            <w:proofErr w:type="spellEnd"/>
          </w:p>
        </w:tc>
        <w:tc>
          <w:tcPr>
            <w:tcW w:w="2448" w:type="dxa"/>
          </w:tcPr>
          <w:p w14:paraId="39529344" w14:textId="77777777" w:rsidR="001C525F" w:rsidRPr="00DA2665" w:rsidRDefault="001C525F" w:rsidP="003B0012">
            <w:pPr>
              <w:pStyle w:val="NoSpacing"/>
              <w:jc w:val="center"/>
            </w:pPr>
            <w:proofErr w:type="spellStart"/>
            <w:r>
              <w:t>Forthick_increase</w:t>
            </w:r>
            <w:proofErr w:type="spellEnd"/>
          </w:p>
        </w:tc>
        <w:tc>
          <w:tcPr>
            <w:tcW w:w="2160" w:type="dxa"/>
          </w:tcPr>
          <w:p w14:paraId="2FE8652E" w14:textId="77777777" w:rsidR="001C525F" w:rsidRPr="00DA2665" w:rsidRDefault="001C525F" w:rsidP="003B0012">
            <w:pPr>
              <w:pStyle w:val="NoSpacing"/>
              <w:jc w:val="center"/>
            </w:pPr>
            <w:proofErr w:type="spellStart"/>
            <w:r>
              <w:t>Forthick_decrase</w:t>
            </w:r>
            <w:proofErr w:type="spellEnd"/>
          </w:p>
        </w:tc>
      </w:tr>
      <w:tr w:rsidR="001C525F" w:rsidRPr="00DA2665" w14:paraId="230CDD85" w14:textId="77777777" w:rsidTr="001C525F">
        <w:trPr>
          <w:trHeight w:val="20"/>
          <w:jc w:val="center"/>
        </w:trPr>
        <w:tc>
          <w:tcPr>
            <w:tcW w:w="1008" w:type="dxa"/>
          </w:tcPr>
          <w:p w14:paraId="320B7A40" w14:textId="2F49CE12" w:rsidR="001C525F" w:rsidRPr="00DA2665" w:rsidRDefault="001C525F" w:rsidP="003B0012">
            <w:pPr>
              <w:pStyle w:val="NoSpacing"/>
              <w:jc w:val="center"/>
            </w:pPr>
            <w:r w:rsidRPr="00DA2665">
              <w:t>1</w:t>
            </w:r>
          </w:p>
        </w:tc>
        <w:tc>
          <w:tcPr>
            <w:tcW w:w="1872" w:type="dxa"/>
          </w:tcPr>
          <w:p w14:paraId="697C120D" w14:textId="0292D366" w:rsidR="001C525F" w:rsidRPr="00DA2665" w:rsidRDefault="001C525F" w:rsidP="003B0012">
            <w:pPr>
              <w:pStyle w:val="NoSpacing"/>
              <w:jc w:val="center"/>
            </w:pPr>
          </w:p>
        </w:tc>
        <w:tc>
          <w:tcPr>
            <w:tcW w:w="2304" w:type="dxa"/>
          </w:tcPr>
          <w:p w14:paraId="57CD59DC" w14:textId="77777777" w:rsidR="001C525F" w:rsidRPr="00DA2665" w:rsidRDefault="001C525F" w:rsidP="003B0012">
            <w:pPr>
              <w:pStyle w:val="NoSpacing"/>
              <w:jc w:val="center"/>
            </w:pPr>
          </w:p>
        </w:tc>
        <w:tc>
          <w:tcPr>
            <w:tcW w:w="2592" w:type="dxa"/>
          </w:tcPr>
          <w:p w14:paraId="7BFD29C1" w14:textId="77777777" w:rsidR="001C525F" w:rsidRPr="00DA2665" w:rsidRDefault="001C525F" w:rsidP="003B0012">
            <w:pPr>
              <w:pStyle w:val="NoSpacing"/>
              <w:jc w:val="center"/>
            </w:pPr>
          </w:p>
        </w:tc>
        <w:tc>
          <w:tcPr>
            <w:tcW w:w="2448" w:type="dxa"/>
          </w:tcPr>
          <w:p w14:paraId="3A37D357" w14:textId="77777777" w:rsidR="001C525F" w:rsidRPr="00DA2665" w:rsidRDefault="001C525F" w:rsidP="003B0012">
            <w:pPr>
              <w:pStyle w:val="NoSpacing"/>
              <w:jc w:val="center"/>
            </w:pPr>
          </w:p>
        </w:tc>
        <w:tc>
          <w:tcPr>
            <w:tcW w:w="2160" w:type="dxa"/>
          </w:tcPr>
          <w:p w14:paraId="0AB37E9C" w14:textId="77777777" w:rsidR="001C525F" w:rsidRPr="00DA2665" w:rsidRDefault="001C525F" w:rsidP="003B0012">
            <w:pPr>
              <w:pStyle w:val="NoSpacing"/>
              <w:jc w:val="center"/>
            </w:pPr>
          </w:p>
        </w:tc>
      </w:tr>
      <w:tr w:rsidR="001C525F" w:rsidRPr="00DA2665" w14:paraId="49B6FCFB" w14:textId="77777777" w:rsidTr="001C525F">
        <w:trPr>
          <w:trHeight w:val="20"/>
          <w:jc w:val="center"/>
        </w:trPr>
        <w:tc>
          <w:tcPr>
            <w:tcW w:w="1008" w:type="dxa"/>
          </w:tcPr>
          <w:p w14:paraId="417E0B07" w14:textId="3D73606E" w:rsidR="001C525F" w:rsidRPr="00DA2665" w:rsidRDefault="001C525F" w:rsidP="003B0012">
            <w:pPr>
              <w:pStyle w:val="NoSpacing"/>
              <w:jc w:val="center"/>
            </w:pPr>
            <w:r w:rsidRPr="00DA2665">
              <w:t>2</w:t>
            </w:r>
          </w:p>
        </w:tc>
        <w:tc>
          <w:tcPr>
            <w:tcW w:w="1872" w:type="dxa"/>
          </w:tcPr>
          <w:p w14:paraId="3F9B0FA8" w14:textId="73666E37" w:rsidR="001C525F" w:rsidRPr="00DA2665" w:rsidRDefault="001C525F" w:rsidP="003B0012">
            <w:pPr>
              <w:pStyle w:val="NoSpacing"/>
              <w:jc w:val="center"/>
            </w:pPr>
          </w:p>
        </w:tc>
        <w:tc>
          <w:tcPr>
            <w:tcW w:w="2304" w:type="dxa"/>
          </w:tcPr>
          <w:p w14:paraId="3AB47FCA" w14:textId="77777777" w:rsidR="001C525F" w:rsidRPr="00DA2665" w:rsidRDefault="001C525F" w:rsidP="003B0012">
            <w:pPr>
              <w:pStyle w:val="NoSpacing"/>
              <w:jc w:val="center"/>
            </w:pPr>
          </w:p>
        </w:tc>
        <w:tc>
          <w:tcPr>
            <w:tcW w:w="2592" w:type="dxa"/>
          </w:tcPr>
          <w:p w14:paraId="39974778" w14:textId="77777777" w:rsidR="001C525F" w:rsidRPr="00DA2665" w:rsidRDefault="001C525F" w:rsidP="003B0012">
            <w:pPr>
              <w:pStyle w:val="NoSpacing"/>
              <w:jc w:val="center"/>
            </w:pPr>
          </w:p>
        </w:tc>
        <w:tc>
          <w:tcPr>
            <w:tcW w:w="2448" w:type="dxa"/>
          </w:tcPr>
          <w:p w14:paraId="7B9D8D53" w14:textId="77777777" w:rsidR="001C525F" w:rsidRPr="00DA2665" w:rsidRDefault="001C525F" w:rsidP="003B0012">
            <w:pPr>
              <w:pStyle w:val="NoSpacing"/>
              <w:jc w:val="center"/>
            </w:pPr>
          </w:p>
        </w:tc>
        <w:tc>
          <w:tcPr>
            <w:tcW w:w="2160" w:type="dxa"/>
          </w:tcPr>
          <w:p w14:paraId="664394F9" w14:textId="77777777" w:rsidR="001C525F" w:rsidRPr="00DA2665" w:rsidRDefault="001C525F" w:rsidP="003B0012">
            <w:pPr>
              <w:pStyle w:val="NoSpacing"/>
              <w:jc w:val="center"/>
            </w:pPr>
          </w:p>
        </w:tc>
      </w:tr>
      <w:tr w:rsidR="001C525F" w:rsidRPr="00DA2665" w14:paraId="19AD2BF2" w14:textId="77777777" w:rsidTr="001C525F">
        <w:trPr>
          <w:trHeight w:val="20"/>
          <w:jc w:val="center"/>
        </w:trPr>
        <w:tc>
          <w:tcPr>
            <w:tcW w:w="1008" w:type="dxa"/>
          </w:tcPr>
          <w:p w14:paraId="7EA2923E" w14:textId="0E473847" w:rsidR="001C525F" w:rsidRPr="00DA2665" w:rsidRDefault="001C525F" w:rsidP="003B0012">
            <w:pPr>
              <w:pStyle w:val="NoSpacing"/>
              <w:jc w:val="center"/>
            </w:pPr>
            <w:r w:rsidRPr="00DA2665">
              <w:t>3</w:t>
            </w:r>
          </w:p>
        </w:tc>
        <w:tc>
          <w:tcPr>
            <w:tcW w:w="1872" w:type="dxa"/>
          </w:tcPr>
          <w:p w14:paraId="0C1411F0" w14:textId="65C71F10" w:rsidR="001C525F" w:rsidRPr="00DA2665" w:rsidRDefault="001C525F" w:rsidP="003B0012">
            <w:pPr>
              <w:pStyle w:val="NoSpacing"/>
              <w:jc w:val="center"/>
            </w:pPr>
          </w:p>
        </w:tc>
        <w:tc>
          <w:tcPr>
            <w:tcW w:w="2304" w:type="dxa"/>
          </w:tcPr>
          <w:p w14:paraId="7900D51D" w14:textId="77777777" w:rsidR="001C525F" w:rsidRPr="00DA2665" w:rsidRDefault="001C525F" w:rsidP="003B0012">
            <w:pPr>
              <w:pStyle w:val="NoSpacing"/>
              <w:jc w:val="center"/>
            </w:pPr>
          </w:p>
        </w:tc>
        <w:tc>
          <w:tcPr>
            <w:tcW w:w="2592" w:type="dxa"/>
          </w:tcPr>
          <w:p w14:paraId="2FFCAAD4" w14:textId="77777777" w:rsidR="001C525F" w:rsidRPr="00DA2665" w:rsidRDefault="001C525F" w:rsidP="003B0012">
            <w:pPr>
              <w:pStyle w:val="NoSpacing"/>
              <w:jc w:val="center"/>
            </w:pPr>
          </w:p>
        </w:tc>
        <w:tc>
          <w:tcPr>
            <w:tcW w:w="2448" w:type="dxa"/>
          </w:tcPr>
          <w:p w14:paraId="0B325312" w14:textId="77777777" w:rsidR="001C525F" w:rsidRPr="00DA2665" w:rsidRDefault="001C525F" w:rsidP="003B0012">
            <w:pPr>
              <w:pStyle w:val="NoSpacing"/>
              <w:jc w:val="center"/>
            </w:pPr>
          </w:p>
        </w:tc>
        <w:tc>
          <w:tcPr>
            <w:tcW w:w="2160" w:type="dxa"/>
          </w:tcPr>
          <w:p w14:paraId="24A99B07" w14:textId="77777777" w:rsidR="001C525F" w:rsidRPr="00DA2665" w:rsidRDefault="001C525F" w:rsidP="003B0012">
            <w:pPr>
              <w:pStyle w:val="NoSpacing"/>
              <w:jc w:val="center"/>
            </w:pPr>
          </w:p>
        </w:tc>
      </w:tr>
      <w:tr w:rsidR="001C525F" w:rsidRPr="00DA2665" w14:paraId="28D04B5B" w14:textId="77777777" w:rsidTr="001C525F">
        <w:trPr>
          <w:trHeight w:val="20"/>
          <w:jc w:val="center"/>
        </w:trPr>
        <w:tc>
          <w:tcPr>
            <w:tcW w:w="1008" w:type="dxa"/>
          </w:tcPr>
          <w:p w14:paraId="223836D8" w14:textId="5D46A6E0" w:rsidR="001C525F" w:rsidRPr="00DA2665" w:rsidRDefault="001C525F" w:rsidP="003B0012">
            <w:pPr>
              <w:pStyle w:val="NoSpacing"/>
              <w:jc w:val="center"/>
            </w:pPr>
            <w:r>
              <w:t>4</w:t>
            </w:r>
          </w:p>
        </w:tc>
        <w:tc>
          <w:tcPr>
            <w:tcW w:w="1872" w:type="dxa"/>
          </w:tcPr>
          <w:p w14:paraId="237B9292" w14:textId="42AB0B27" w:rsidR="001C525F" w:rsidRPr="00DA2665" w:rsidRDefault="001C525F" w:rsidP="003B0012">
            <w:pPr>
              <w:pStyle w:val="NoSpacing"/>
              <w:jc w:val="center"/>
            </w:pPr>
          </w:p>
        </w:tc>
        <w:tc>
          <w:tcPr>
            <w:tcW w:w="2304" w:type="dxa"/>
          </w:tcPr>
          <w:p w14:paraId="56B2B298" w14:textId="77777777" w:rsidR="001C525F" w:rsidRPr="00DA2665" w:rsidRDefault="001C525F" w:rsidP="003B0012">
            <w:pPr>
              <w:pStyle w:val="NoSpacing"/>
              <w:jc w:val="center"/>
            </w:pPr>
          </w:p>
        </w:tc>
        <w:tc>
          <w:tcPr>
            <w:tcW w:w="2592" w:type="dxa"/>
          </w:tcPr>
          <w:p w14:paraId="207A5CF8" w14:textId="77777777" w:rsidR="001C525F" w:rsidRPr="00DA2665" w:rsidRDefault="001C525F" w:rsidP="003B0012">
            <w:pPr>
              <w:pStyle w:val="NoSpacing"/>
              <w:jc w:val="center"/>
            </w:pPr>
          </w:p>
        </w:tc>
        <w:tc>
          <w:tcPr>
            <w:tcW w:w="2448" w:type="dxa"/>
          </w:tcPr>
          <w:p w14:paraId="114D5137" w14:textId="77777777" w:rsidR="001C525F" w:rsidRPr="00DA2665" w:rsidRDefault="001C525F" w:rsidP="003B0012">
            <w:pPr>
              <w:pStyle w:val="NoSpacing"/>
              <w:jc w:val="center"/>
            </w:pPr>
          </w:p>
        </w:tc>
        <w:tc>
          <w:tcPr>
            <w:tcW w:w="2160" w:type="dxa"/>
          </w:tcPr>
          <w:p w14:paraId="5E316A85" w14:textId="77777777" w:rsidR="001C525F" w:rsidRPr="00DA2665" w:rsidRDefault="001C525F" w:rsidP="003B0012">
            <w:pPr>
              <w:pStyle w:val="NoSpacing"/>
              <w:jc w:val="center"/>
            </w:pPr>
          </w:p>
        </w:tc>
      </w:tr>
      <w:tr w:rsidR="001C525F" w:rsidRPr="00DA2665" w14:paraId="7C7EC89F" w14:textId="77777777" w:rsidTr="001C525F">
        <w:trPr>
          <w:trHeight w:val="20"/>
          <w:jc w:val="center"/>
        </w:trPr>
        <w:tc>
          <w:tcPr>
            <w:tcW w:w="1008" w:type="dxa"/>
          </w:tcPr>
          <w:p w14:paraId="24ACC92E" w14:textId="7A7CCA38" w:rsidR="001C525F" w:rsidRPr="00DA2665" w:rsidRDefault="001C525F" w:rsidP="003B0012">
            <w:pPr>
              <w:pStyle w:val="NoSpacing"/>
              <w:jc w:val="center"/>
            </w:pPr>
            <w:r>
              <w:t>5</w:t>
            </w:r>
          </w:p>
        </w:tc>
        <w:tc>
          <w:tcPr>
            <w:tcW w:w="1872" w:type="dxa"/>
          </w:tcPr>
          <w:p w14:paraId="59E7B022" w14:textId="0E352E4E" w:rsidR="001C525F" w:rsidRPr="00DA2665" w:rsidRDefault="001C525F" w:rsidP="003B0012">
            <w:pPr>
              <w:pStyle w:val="NoSpacing"/>
              <w:jc w:val="center"/>
            </w:pPr>
          </w:p>
        </w:tc>
        <w:tc>
          <w:tcPr>
            <w:tcW w:w="2304" w:type="dxa"/>
          </w:tcPr>
          <w:p w14:paraId="285CEC88" w14:textId="77777777" w:rsidR="001C525F" w:rsidRPr="00DA2665" w:rsidRDefault="001C525F" w:rsidP="003B0012">
            <w:pPr>
              <w:pStyle w:val="NoSpacing"/>
              <w:jc w:val="center"/>
            </w:pPr>
          </w:p>
        </w:tc>
        <w:tc>
          <w:tcPr>
            <w:tcW w:w="2592" w:type="dxa"/>
          </w:tcPr>
          <w:p w14:paraId="0FEAF1A1" w14:textId="77777777" w:rsidR="001C525F" w:rsidRPr="00DA2665" w:rsidRDefault="001C525F" w:rsidP="003B0012">
            <w:pPr>
              <w:pStyle w:val="NoSpacing"/>
              <w:jc w:val="center"/>
            </w:pPr>
          </w:p>
        </w:tc>
        <w:tc>
          <w:tcPr>
            <w:tcW w:w="2448" w:type="dxa"/>
          </w:tcPr>
          <w:p w14:paraId="43446742" w14:textId="77777777" w:rsidR="001C525F" w:rsidRPr="00DA2665" w:rsidRDefault="001C525F" w:rsidP="003B0012">
            <w:pPr>
              <w:pStyle w:val="NoSpacing"/>
              <w:jc w:val="center"/>
            </w:pPr>
          </w:p>
        </w:tc>
        <w:tc>
          <w:tcPr>
            <w:tcW w:w="2160" w:type="dxa"/>
          </w:tcPr>
          <w:p w14:paraId="323A2A8A" w14:textId="77777777" w:rsidR="001C525F" w:rsidRPr="00DA2665" w:rsidRDefault="001C525F" w:rsidP="003B0012">
            <w:pPr>
              <w:pStyle w:val="NoSpacing"/>
              <w:jc w:val="center"/>
            </w:pPr>
          </w:p>
        </w:tc>
      </w:tr>
    </w:tbl>
    <w:p w14:paraId="26D32A6E" w14:textId="02939AF3" w:rsidR="001C525F" w:rsidRDefault="001C525F" w:rsidP="001C525F"/>
    <w:p w14:paraId="33E4D57D" w14:textId="6CB45E8B" w:rsidR="00CB43AB" w:rsidRPr="001C525F" w:rsidRDefault="00CB43AB" w:rsidP="001C525F">
      <w:pPr>
        <w:sectPr w:rsidR="00CB43AB" w:rsidRPr="001C525F" w:rsidSect="00B64B86">
          <w:pgSz w:w="15840" w:h="12240" w:orient="landscape"/>
          <w:pgMar w:top="72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rPr>
          <w:caps w:val="0"/>
        </w:rPr>
      </w:pPr>
      <w:r w:rsidRPr="004C2559">
        <w:rPr>
          <w:caps w:val="0"/>
        </w:rPr>
        <w:lastRenderedPageBreak/>
        <w:t xml:space="preserve">SECTION </w:t>
      </w:r>
      <w:r>
        <w:rPr>
          <w:caps w:val="0"/>
        </w:rPr>
        <w:t>E.</w:t>
      </w:r>
      <w:r w:rsidRPr="004C2559">
        <w:rPr>
          <w:caps w:val="0"/>
        </w:rPr>
        <w:t xml:space="preserve"> FOREST CONSERVATION AND RESOURCE VALUATION</w:t>
      </w:r>
    </w:p>
    <w:p w14:paraId="49420265" w14:textId="0462B5A3" w:rsidR="00301E94" w:rsidRPr="00301E94" w:rsidRDefault="00301E94" w:rsidP="00301E94">
      <w:pPr>
        <w:rPr>
          <w:i/>
        </w:rPr>
      </w:pPr>
      <w:r w:rsidRPr="00301E94">
        <w:rPr>
          <w:i/>
        </w:rPr>
        <w:t>Enumerator: Now for each of the forests you just told me about, I would like to ask you a series of questions about how your village uses the forests.</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1484"/>
        <w:gridCol w:w="1710"/>
        <w:gridCol w:w="1980"/>
        <w:gridCol w:w="2465"/>
      </w:tblGrid>
      <w:tr w:rsidR="0002185A" w:rsidRPr="00D936F4" w14:paraId="22921143" w14:textId="77777777" w:rsidTr="0002185A">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3D7459AC" w:rsidR="00963CF9" w:rsidRPr="00414B4F" w:rsidRDefault="009D4005" w:rsidP="008D55D1">
            <w:pPr>
              <w:pStyle w:val="NoSpacing"/>
              <w:jc w:val="center"/>
            </w:pPr>
            <w:r>
              <w:t>E1</w:t>
            </w:r>
            <w:r w:rsidR="00210424">
              <w:t xml:space="preserve">. </w:t>
            </w:r>
            <w:r w:rsidR="00210424" w:rsidRPr="00414B4F">
              <w:t>How many km is it from your home to the edge of the forest/wooded area</w:t>
            </w:r>
            <w:r w:rsidR="00301E94">
              <w:t xml:space="preserve"> ONE-WAY</w:t>
            </w:r>
            <w:r w:rsidR="00210424" w:rsidRPr="00414B4F">
              <w:t>?</w:t>
            </w:r>
          </w:p>
        </w:tc>
        <w:tc>
          <w:tcPr>
            <w:tcW w:w="1467" w:type="dxa"/>
          </w:tcPr>
          <w:p w14:paraId="134F559A" w14:textId="15F61CF2" w:rsidR="00210424" w:rsidRDefault="00210424" w:rsidP="00DD6BDD">
            <w:pPr>
              <w:pStyle w:val="NoSpacing"/>
              <w:jc w:val="center"/>
            </w:pPr>
            <w:r w:rsidRPr="00DD6BDD">
              <w:t>E</w:t>
            </w:r>
            <w:r w:rsidR="009D4005">
              <w:t>2</w:t>
            </w:r>
            <w:r w:rsidRPr="00DD6BDD">
              <w:t>. How does your HH typically access this forest?</w:t>
            </w:r>
          </w:p>
          <w:p w14:paraId="3B188EDF" w14:textId="382DCBDE" w:rsidR="008D3261" w:rsidRPr="008D3261" w:rsidRDefault="008D3261" w:rsidP="00DD6BDD">
            <w:pPr>
              <w:pStyle w:val="NoSpacing"/>
              <w:jc w:val="center"/>
              <w:rPr>
                <w:i/>
              </w:rPr>
            </w:pPr>
            <w:r>
              <w:rPr>
                <w:i/>
              </w:rPr>
              <w:t xml:space="preserve">Select all that apply </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3482BA87" w14:textId="77777777" w:rsidR="00210424" w:rsidRDefault="00383DF1" w:rsidP="00DD6BDD">
            <w:pPr>
              <w:pStyle w:val="NoSpacing"/>
              <w:jc w:val="center"/>
            </w:pPr>
            <w:r>
              <w:t>3=Motorized transport</w:t>
            </w:r>
          </w:p>
          <w:p w14:paraId="741D1038" w14:textId="77777777" w:rsidR="0002185A" w:rsidRDefault="0002185A" w:rsidP="00DD6BDD">
            <w:pPr>
              <w:pStyle w:val="NoSpacing"/>
              <w:jc w:val="center"/>
            </w:pPr>
            <w:r>
              <w:t>4=Donkey/oxcart</w:t>
            </w:r>
          </w:p>
          <w:p w14:paraId="1A041CB9" w14:textId="52EC816F" w:rsidR="0002185A" w:rsidRDefault="0002185A" w:rsidP="00DD6BDD">
            <w:pPr>
              <w:pStyle w:val="NoSpacing"/>
              <w:jc w:val="center"/>
            </w:pPr>
            <w:r>
              <w:t>5=Canoe</w:t>
            </w:r>
          </w:p>
          <w:p w14:paraId="723983D9" w14:textId="7A9B83B4" w:rsidR="00383DF1" w:rsidRPr="00DD6BDD" w:rsidRDefault="00383DF1" w:rsidP="00DD6BDD">
            <w:pPr>
              <w:pStyle w:val="NoSpacing"/>
              <w:jc w:val="center"/>
            </w:pPr>
          </w:p>
        </w:tc>
        <w:tc>
          <w:tcPr>
            <w:tcW w:w="1017" w:type="dxa"/>
          </w:tcPr>
          <w:p w14:paraId="23840F13" w14:textId="21BF855F" w:rsidR="00210424" w:rsidRPr="00DD6BDD" w:rsidRDefault="00210424" w:rsidP="009D4005">
            <w:pPr>
              <w:pStyle w:val="NoSpacing"/>
              <w:jc w:val="center"/>
            </w:pPr>
            <w:r w:rsidRPr="00DD6BDD">
              <w:t>E</w:t>
            </w:r>
            <w:r w:rsidR="009D4005">
              <w:t>3</w:t>
            </w:r>
            <w:r w:rsidRPr="00DD6BDD">
              <w:t xml:space="preserve">. How many minutes does it </w:t>
            </w:r>
            <w:r w:rsidR="00A81588">
              <w:t xml:space="preserve">typically (i.e., on average) </w:t>
            </w:r>
            <w:r w:rsidRPr="00DD6BDD">
              <w:t xml:space="preserve">take your HH to </w:t>
            </w:r>
            <w:r w:rsidR="00EA506E" w:rsidRPr="00DD6BDD">
              <w:t xml:space="preserve">reach </w:t>
            </w:r>
            <w:r w:rsidRPr="00DD6BDD">
              <w:t>this forest</w:t>
            </w:r>
            <w:r w:rsidR="00EA506E" w:rsidRPr="00DD6BDD">
              <w:t xml:space="preserve"> from your home</w:t>
            </w:r>
            <w:r w:rsidR="00301E94">
              <w:t xml:space="preserve"> ONE-WAY</w:t>
            </w:r>
            <w:r w:rsidRPr="00DD6BDD">
              <w:t>?</w:t>
            </w:r>
          </w:p>
        </w:tc>
        <w:tc>
          <w:tcPr>
            <w:tcW w:w="1819" w:type="dxa"/>
          </w:tcPr>
          <w:p w14:paraId="4160F441" w14:textId="02C0CE4D" w:rsidR="00EA506E" w:rsidRPr="00DD6BDD" w:rsidRDefault="00210424" w:rsidP="00DD6BDD">
            <w:pPr>
              <w:pStyle w:val="NoSpacing"/>
              <w:jc w:val="center"/>
            </w:pPr>
            <w:r w:rsidRPr="00DD6BDD">
              <w:t>E</w:t>
            </w:r>
            <w:r w:rsidR="009D4005">
              <w:t>4</w:t>
            </w:r>
            <w:r w:rsidRPr="00DD6BDD">
              <w:t xml:space="preserve">. </w:t>
            </w:r>
            <w:r w:rsidR="00EA506E" w:rsidRPr="00DD6BDD">
              <w:t>In the past 1 year,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6BB72761" w:rsidR="00210424" w:rsidRPr="001F4EB7" w:rsidRDefault="00EA506E" w:rsidP="00F6206C">
            <w:pPr>
              <w:pStyle w:val="NoSpacing"/>
              <w:jc w:val="center"/>
              <w:rPr>
                <w:i/>
              </w:rPr>
            </w:pPr>
            <w:r w:rsidRPr="001F4EB7">
              <w:rPr>
                <w:i/>
              </w:rPr>
              <w:t xml:space="preserve">If 0, skip to </w:t>
            </w:r>
            <w:r w:rsidR="00DD6731" w:rsidRPr="001F4EB7">
              <w:rPr>
                <w:i/>
              </w:rPr>
              <w:t>E.</w:t>
            </w:r>
            <w:r w:rsidR="00F6206C">
              <w:rPr>
                <w:i/>
              </w:rPr>
              <w:t>9</w:t>
            </w:r>
            <w:r w:rsidR="00F6206C" w:rsidRPr="001F4EB7">
              <w:rPr>
                <w:i/>
              </w:rPr>
              <w:t xml:space="preserve"> </w:t>
            </w:r>
          </w:p>
        </w:tc>
        <w:tc>
          <w:tcPr>
            <w:tcW w:w="1484" w:type="dxa"/>
          </w:tcPr>
          <w:p w14:paraId="06E5B55D" w14:textId="77777777" w:rsidR="0002185A" w:rsidRDefault="00DD6731" w:rsidP="00DD6BDD">
            <w:pPr>
              <w:pStyle w:val="NoSpacing"/>
              <w:jc w:val="center"/>
            </w:pPr>
            <w:r>
              <w:t>E</w:t>
            </w:r>
            <w:r w:rsidR="009D4005">
              <w:t xml:space="preserve">5. </w:t>
            </w:r>
            <w:r>
              <w:t xml:space="preserve"> P</w:t>
            </w:r>
            <w:r w:rsidR="00963CF9" w:rsidRPr="00DD6BDD">
              <w:t>lease describe the restrictions</w:t>
            </w:r>
          </w:p>
          <w:p w14:paraId="24D507BB" w14:textId="1B9653FF" w:rsidR="0002185A" w:rsidRPr="0002185A" w:rsidRDefault="0002185A" w:rsidP="00DD6BDD">
            <w:pPr>
              <w:pStyle w:val="NoSpacing"/>
              <w:jc w:val="center"/>
              <w:rPr>
                <w:i/>
              </w:rPr>
            </w:pPr>
            <w:r>
              <w:rPr>
                <w:i/>
              </w:rPr>
              <w:t>See codes below</w:t>
            </w:r>
          </w:p>
          <w:p w14:paraId="462B5F2F" w14:textId="2255031B" w:rsidR="00963CF9" w:rsidRPr="00DD6BDD" w:rsidRDefault="0002185A" w:rsidP="00DD6BDD">
            <w:pPr>
              <w:pStyle w:val="NoSpacing"/>
              <w:jc w:val="center"/>
            </w:pPr>
            <w:r>
              <w:rPr>
                <w:i/>
              </w:rPr>
              <w:t xml:space="preserve">Probe and code. Select all that apply. </w:t>
            </w:r>
          </w:p>
          <w:p w14:paraId="08EF733B" w14:textId="77777777" w:rsidR="00963CF9" w:rsidRPr="00DD6BDD" w:rsidRDefault="00963CF9" w:rsidP="00DD6BDD">
            <w:pPr>
              <w:pStyle w:val="NoSpacing"/>
              <w:jc w:val="center"/>
            </w:pPr>
          </w:p>
          <w:p w14:paraId="5F555354" w14:textId="1D09F6FD" w:rsidR="008D3261" w:rsidRPr="00DD6BDD" w:rsidRDefault="008D3261" w:rsidP="00DD6BDD">
            <w:pPr>
              <w:pStyle w:val="NoSpacing"/>
              <w:jc w:val="center"/>
            </w:pPr>
            <w:r>
              <w:t xml:space="preserve"> </w:t>
            </w:r>
          </w:p>
        </w:tc>
        <w:tc>
          <w:tcPr>
            <w:tcW w:w="1710" w:type="dxa"/>
          </w:tcPr>
          <w:p w14:paraId="08598B80" w14:textId="3FF73F48" w:rsidR="00963CF9" w:rsidRDefault="00DD6731" w:rsidP="00DD6BDD">
            <w:pPr>
              <w:pStyle w:val="NoSpacing"/>
              <w:jc w:val="center"/>
            </w:pPr>
            <w:r>
              <w:t>E</w:t>
            </w:r>
            <w:r w:rsidR="00112EE1">
              <w:t>6</w:t>
            </w:r>
            <w:r w:rsidR="00963CF9" w:rsidRPr="00DD6BDD">
              <w:t xml:space="preserve">. </w:t>
            </w:r>
            <w:r>
              <w:t xml:space="preserve">Who imposed the restrictions? </w:t>
            </w:r>
          </w:p>
          <w:p w14:paraId="2D41E77C" w14:textId="545A5311" w:rsidR="008D3261" w:rsidRPr="008D3261" w:rsidRDefault="008D3261" w:rsidP="00DD6BDD">
            <w:pPr>
              <w:pStyle w:val="NoSpacing"/>
              <w:jc w:val="center"/>
              <w:rPr>
                <w:i/>
              </w:rPr>
            </w:pPr>
            <w:r>
              <w:rPr>
                <w:i/>
              </w:rPr>
              <w:t>Select all that apply</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Pr="00DD6BDD" w:rsidRDefault="00963CF9" w:rsidP="00DD6BDD">
            <w:pPr>
              <w:pStyle w:val="NoSpacing"/>
              <w:jc w:val="center"/>
            </w:pPr>
            <w:r w:rsidRPr="00DD6BDD">
              <w:t>6=Company</w:t>
            </w:r>
          </w:p>
          <w:p w14:paraId="1802BE1E" w14:textId="4B075ED8" w:rsidR="00210424" w:rsidRPr="00DD6BDD" w:rsidRDefault="00963CF9" w:rsidP="00DD6BDD">
            <w:pPr>
              <w:pStyle w:val="NoSpacing"/>
              <w:jc w:val="center"/>
            </w:pPr>
            <w:r w:rsidRPr="00DD6BDD">
              <w:t>97=Other, please specify</w:t>
            </w:r>
          </w:p>
        </w:tc>
        <w:tc>
          <w:tcPr>
            <w:tcW w:w="1980" w:type="dxa"/>
          </w:tcPr>
          <w:p w14:paraId="2E0EC7DD" w14:textId="1AD41779" w:rsidR="00210424" w:rsidRPr="00DD6BDD" w:rsidRDefault="00DD6731" w:rsidP="00DD6BDD">
            <w:pPr>
              <w:pStyle w:val="NoSpacing"/>
              <w:jc w:val="center"/>
            </w:pPr>
            <w:r>
              <w:t>E</w:t>
            </w:r>
            <w:r w:rsidR="00112EE1">
              <w:t>7</w:t>
            </w:r>
            <w:r>
              <w:t>.</w:t>
            </w:r>
            <w:r w:rsidR="00210424" w:rsidRPr="00DD6BDD">
              <w:t xml:space="preserve"> What is the impact of losing access to this forest on your household?</w:t>
            </w:r>
          </w:p>
          <w:p w14:paraId="55BBD5C5" w14:textId="2F8570B7" w:rsidR="00210424" w:rsidRPr="008D3261" w:rsidRDefault="008D3261" w:rsidP="00DD6BDD">
            <w:pPr>
              <w:pStyle w:val="NoSpacing"/>
              <w:jc w:val="center"/>
              <w:rPr>
                <w:i/>
              </w:rPr>
            </w:pPr>
            <w:r>
              <w:rPr>
                <w:i/>
              </w:rPr>
              <w:t xml:space="preserve">Probe and code, select all that apply </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Default="00210424" w:rsidP="00DD6BDD">
            <w:pPr>
              <w:pStyle w:val="NoSpacing"/>
              <w:jc w:val="center"/>
              <w:rPr>
                <w:ins w:id="0" w:author="Stephanie Fenner" w:date="2015-03-10T05:49:00Z"/>
              </w:rPr>
            </w:pPr>
            <w:r w:rsidRPr="00DD6BDD">
              <w:t>3=Lost access to cultural site/resource</w:t>
            </w:r>
          </w:p>
          <w:p w14:paraId="443E4E83" w14:textId="0E0005AD" w:rsidR="00ED1A27" w:rsidRPr="00DD6BDD" w:rsidRDefault="00ED1A27" w:rsidP="00DD6BDD">
            <w:pPr>
              <w:pStyle w:val="NoSpacing"/>
              <w:jc w:val="center"/>
            </w:pPr>
            <w:r>
              <w:t>4= No impact from new restrictions</w:t>
            </w:r>
          </w:p>
          <w:p w14:paraId="78AC2D23" w14:textId="4F735D7F" w:rsidR="00EA506E" w:rsidRPr="00DD6BDD" w:rsidRDefault="00DD6731" w:rsidP="00DD6731">
            <w:pPr>
              <w:pStyle w:val="NoSpacing"/>
              <w:jc w:val="center"/>
            </w:pPr>
            <w:r>
              <w:t>97</w:t>
            </w:r>
            <w:r w:rsidR="00210424" w:rsidRPr="00DD6BDD">
              <w:t>=Other, please specify</w:t>
            </w:r>
          </w:p>
        </w:tc>
        <w:tc>
          <w:tcPr>
            <w:tcW w:w="2465" w:type="dxa"/>
          </w:tcPr>
          <w:p w14:paraId="4F030E69" w14:textId="77777777" w:rsidR="008D3261" w:rsidRDefault="00DD6731" w:rsidP="00DD6BDD">
            <w:pPr>
              <w:pStyle w:val="NoSpacing"/>
              <w:jc w:val="center"/>
            </w:pPr>
            <w:r>
              <w:t>E</w:t>
            </w:r>
            <w:r w:rsidR="00112EE1">
              <w:t>8</w:t>
            </w:r>
            <w:r w:rsidR="00210424" w:rsidRPr="00DD6BDD">
              <w:t xml:space="preserve">. </w:t>
            </w:r>
            <w:r>
              <w:t>H</w:t>
            </w:r>
            <w:r w:rsidR="00EA506E" w:rsidRPr="00DD6BDD">
              <w:t>ow has your HH responded</w:t>
            </w:r>
            <w:r w:rsidR="001F4EB7">
              <w:t xml:space="preserve"> to the new restrictions</w:t>
            </w:r>
            <w:r w:rsidR="00EA506E" w:rsidRPr="00DD6BDD">
              <w:t>?</w:t>
            </w:r>
            <w:r w:rsidR="008D3261">
              <w:t xml:space="preserve"> </w:t>
            </w:r>
          </w:p>
          <w:p w14:paraId="59FBC435" w14:textId="434CA3BE" w:rsidR="00EA506E" w:rsidRPr="008D3261" w:rsidRDefault="008D3261" w:rsidP="00DD6BDD">
            <w:pPr>
              <w:pStyle w:val="NoSpacing"/>
              <w:jc w:val="center"/>
              <w:rPr>
                <w:i/>
              </w:rPr>
            </w:pPr>
            <w:r>
              <w:rPr>
                <w:i/>
              </w:rPr>
              <w:t>Select all that apply</w:t>
            </w:r>
          </w:p>
          <w:p w14:paraId="6C20D695" w14:textId="3264E951" w:rsidR="00EA506E" w:rsidRPr="00DD6BDD" w:rsidRDefault="004A62FF" w:rsidP="00DD6BDD">
            <w:pPr>
              <w:pStyle w:val="NoSpacing"/>
              <w:jc w:val="center"/>
            </w:pPr>
            <w:r>
              <w:t>1=</w:t>
            </w:r>
            <w:r w:rsidR="00EA506E" w:rsidRPr="00DD6BDD">
              <w:t xml:space="preserve"> harvesting forest products from open lands;</w:t>
            </w:r>
          </w:p>
          <w:p w14:paraId="2D35D942" w14:textId="64579F57" w:rsidR="00EA506E" w:rsidRPr="00DD6BDD" w:rsidRDefault="004A62FF" w:rsidP="00DD6BDD">
            <w:pPr>
              <w:pStyle w:val="NoSpacing"/>
              <w:jc w:val="center"/>
            </w:pPr>
            <w:r>
              <w:t>2=</w:t>
            </w:r>
            <w:r w:rsidR="00EA506E" w:rsidRPr="00DD6BDD">
              <w:t xml:space="preserve"> </w:t>
            </w:r>
            <w:r>
              <w:t xml:space="preserve">harvesting </w:t>
            </w:r>
            <w:r w:rsidR="00EA506E" w:rsidRPr="00DD6BDD">
              <w:t>from other communal or government forests;</w:t>
            </w:r>
          </w:p>
          <w:p w14:paraId="481C294E" w14:textId="30144F06" w:rsidR="00210424" w:rsidRDefault="004A62FF" w:rsidP="008D55D1">
            <w:pPr>
              <w:pStyle w:val="NoSpacing"/>
              <w:jc w:val="center"/>
            </w:pPr>
            <w:r>
              <w:t>3=</w:t>
            </w:r>
            <w:r w:rsidR="00EA506E" w:rsidRPr="00DD6BDD">
              <w:t>relying more on alternative products</w:t>
            </w:r>
          </w:p>
          <w:p w14:paraId="5B7388C2" w14:textId="7A52555D" w:rsidR="004A62FF" w:rsidRDefault="004A62FF" w:rsidP="008D55D1">
            <w:pPr>
              <w:pStyle w:val="NoSpacing"/>
              <w:jc w:val="center"/>
            </w:pPr>
            <w:r>
              <w:t>4= Nothing, gone without</w:t>
            </w:r>
          </w:p>
          <w:p w14:paraId="3C44482F" w14:textId="69710687" w:rsidR="008D3261" w:rsidRPr="00DD6BDD" w:rsidRDefault="004A62FF" w:rsidP="008D55D1">
            <w:pPr>
              <w:pStyle w:val="NoSpacing"/>
              <w:jc w:val="center"/>
            </w:pPr>
            <w:r>
              <w:t>97</w:t>
            </w:r>
            <w:r w:rsidR="008D3261">
              <w:t xml:space="preserve">=Other, specify </w:t>
            </w:r>
          </w:p>
        </w:tc>
      </w:tr>
      <w:tr w:rsidR="0002185A" w:rsidRPr="00D936F4" w14:paraId="3923586D" w14:textId="77777777" w:rsidTr="0002185A">
        <w:trPr>
          <w:trHeight w:val="20"/>
          <w:jc w:val="center"/>
        </w:trPr>
        <w:tc>
          <w:tcPr>
            <w:tcW w:w="759" w:type="dxa"/>
          </w:tcPr>
          <w:p w14:paraId="58ACF72D" w14:textId="2ACE99BC" w:rsidR="00210424" w:rsidRPr="00414B4F" w:rsidRDefault="00210424" w:rsidP="00F85A49">
            <w:pPr>
              <w:pStyle w:val="NoSpacing"/>
              <w:jc w:val="center"/>
            </w:pPr>
          </w:p>
        </w:tc>
        <w:tc>
          <w:tcPr>
            <w:tcW w:w="1028" w:type="dxa"/>
          </w:tcPr>
          <w:p w14:paraId="7E937041" w14:textId="11BAEF63" w:rsidR="00210424" w:rsidRPr="00414B4F" w:rsidRDefault="00F55B83" w:rsidP="00F85A49">
            <w:pPr>
              <w:pStyle w:val="NoSpacing"/>
              <w:jc w:val="center"/>
            </w:pPr>
            <w:r>
              <w:t>Forest</w:t>
            </w:r>
          </w:p>
        </w:tc>
        <w:tc>
          <w:tcPr>
            <w:tcW w:w="1101" w:type="dxa"/>
          </w:tcPr>
          <w:p w14:paraId="384AAA07" w14:textId="2E3F4535" w:rsidR="00210424" w:rsidRPr="00414B4F" w:rsidRDefault="00112EE1" w:rsidP="00F85A49">
            <w:pPr>
              <w:pStyle w:val="NoSpacing"/>
              <w:jc w:val="center"/>
            </w:pPr>
            <w:proofErr w:type="spellStart"/>
            <w:r>
              <w:t>Fordistance</w:t>
            </w:r>
            <w:proofErr w:type="spellEnd"/>
          </w:p>
        </w:tc>
        <w:tc>
          <w:tcPr>
            <w:tcW w:w="1467" w:type="dxa"/>
          </w:tcPr>
          <w:p w14:paraId="2369A7B6" w14:textId="46660958" w:rsidR="00210424" w:rsidRPr="00414B4F" w:rsidRDefault="00112EE1" w:rsidP="00F85A49">
            <w:pPr>
              <w:pStyle w:val="NoSpacing"/>
              <w:jc w:val="center"/>
            </w:pPr>
            <w:proofErr w:type="spellStart"/>
            <w:r>
              <w:t>Fortransport</w:t>
            </w:r>
            <w:proofErr w:type="spellEnd"/>
          </w:p>
        </w:tc>
        <w:tc>
          <w:tcPr>
            <w:tcW w:w="1017" w:type="dxa"/>
          </w:tcPr>
          <w:p w14:paraId="2753AA70" w14:textId="44ED0F8E" w:rsidR="00210424" w:rsidRPr="00414B4F" w:rsidRDefault="00112EE1" w:rsidP="00F85A49">
            <w:pPr>
              <w:pStyle w:val="NoSpacing"/>
              <w:jc w:val="center"/>
            </w:pPr>
            <w:proofErr w:type="spellStart"/>
            <w:r>
              <w:t>Forminutes</w:t>
            </w:r>
            <w:proofErr w:type="spellEnd"/>
          </w:p>
        </w:tc>
        <w:tc>
          <w:tcPr>
            <w:tcW w:w="1819" w:type="dxa"/>
          </w:tcPr>
          <w:p w14:paraId="4FBE62CD" w14:textId="68E5462F" w:rsidR="00210424" w:rsidRPr="00414B4F" w:rsidRDefault="00112EE1" w:rsidP="00F85A49">
            <w:pPr>
              <w:pStyle w:val="NoSpacing"/>
              <w:jc w:val="center"/>
            </w:pPr>
            <w:proofErr w:type="spellStart"/>
            <w:r>
              <w:t>Restrictyn</w:t>
            </w:r>
            <w:proofErr w:type="spellEnd"/>
          </w:p>
        </w:tc>
        <w:tc>
          <w:tcPr>
            <w:tcW w:w="1484" w:type="dxa"/>
          </w:tcPr>
          <w:p w14:paraId="55E143B0" w14:textId="4ECF6D3B" w:rsidR="00210424" w:rsidRPr="00414B4F" w:rsidRDefault="00112EE1" w:rsidP="00F85A49">
            <w:pPr>
              <w:pStyle w:val="NoSpacing"/>
              <w:jc w:val="center"/>
            </w:pPr>
            <w:r>
              <w:t>Restrict</w:t>
            </w:r>
          </w:p>
        </w:tc>
        <w:tc>
          <w:tcPr>
            <w:tcW w:w="1710" w:type="dxa"/>
          </w:tcPr>
          <w:p w14:paraId="3DEEA263" w14:textId="5ABDBDE8" w:rsidR="00210424" w:rsidRPr="00414B4F" w:rsidRDefault="00112EE1" w:rsidP="00F85A49">
            <w:pPr>
              <w:pStyle w:val="NoSpacing"/>
              <w:jc w:val="center"/>
            </w:pPr>
            <w:proofErr w:type="spellStart"/>
            <w:r>
              <w:t>Restrictwho</w:t>
            </w:r>
            <w:proofErr w:type="spellEnd"/>
          </w:p>
        </w:tc>
        <w:tc>
          <w:tcPr>
            <w:tcW w:w="1980" w:type="dxa"/>
          </w:tcPr>
          <w:p w14:paraId="16BD34EA" w14:textId="47DA8858" w:rsidR="00210424" w:rsidRPr="00414B4F" w:rsidRDefault="00112EE1" w:rsidP="00F85A49">
            <w:pPr>
              <w:pStyle w:val="NoSpacing"/>
              <w:jc w:val="center"/>
            </w:pPr>
            <w:proofErr w:type="spellStart"/>
            <w:r>
              <w:t>Restrictimpact</w:t>
            </w:r>
            <w:proofErr w:type="spellEnd"/>
          </w:p>
        </w:tc>
        <w:tc>
          <w:tcPr>
            <w:tcW w:w="2465" w:type="dxa"/>
          </w:tcPr>
          <w:p w14:paraId="06D87594" w14:textId="25AD72C9" w:rsidR="00210424" w:rsidRPr="00414B4F" w:rsidRDefault="00112EE1" w:rsidP="00F85A49">
            <w:pPr>
              <w:pStyle w:val="NoSpacing"/>
              <w:jc w:val="center"/>
            </w:pPr>
            <w:proofErr w:type="spellStart"/>
            <w:r>
              <w:t>restrictresponse</w:t>
            </w:r>
            <w:proofErr w:type="spellEnd"/>
          </w:p>
        </w:tc>
      </w:tr>
      <w:tr w:rsidR="0002185A" w:rsidRPr="00D936F4" w14:paraId="37984882" w14:textId="77777777" w:rsidTr="0002185A">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467" w:type="dxa"/>
          </w:tcPr>
          <w:p w14:paraId="76B1AC10" w14:textId="77777777" w:rsidR="00210424" w:rsidRPr="00414B4F" w:rsidRDefault="00210424" w:rsidP="00F85A49">
            <w:pPr>
              <w:pStyle w:val="NoSpacing"/>
              <w:jc w:val="center"/>
            </w:pPr>
          </w:p>
        </w:tc>
        <w:tc>
          <w:tcPr>
            <w:tcW w:w="1017"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1484" w:type="dxa"/>
          </w:tcPr>
          <w:p w14:paraId="726D5A8A" w14:textId="77777777" w:rsidR="00210424" w:rsidRPr="00414B4F" w:rsidRDefault="00210424" w:rsidP="00F85A49">
            <w:pPr>
              <w:pStyle w:val="NoSpacing"/>
              <w:jc w:val="center"/>
            </w:pPr>
          </w:p>
        </w:tc>
        <w:tc>
          <w:tcPr>
            <w:tcW w:w="1710" w:type="dxa"/>
          </w:tcPr>
          <w:p w14:paraId="68374E5A" w14:textId="77777777" w:rsidR="00210424" w:rsidRPr="00414B4F" w:rsidRDefault="00210424" w:rsidP="00F85A49">
            <w:pPr>
              <w:pStyle w:val="NoSpacing"/>
              <w:jc w:val="center"/>
            </w:pPr>
          </w:p>
        </w:tc>
        <w:tc>
          <w:tcPr>
            <w:tcW w:w="1980" w:type="dxa"/>
          </w:tcPr>
          <w:p w14:paraId="6AED8147" w14:textId="77777777" w:rsidR="00210424" w:rsidRPr="00414B4F" w:rsidRDefault="00210424" w:rsidP="00F85A49">
            <w:pPr>
              <w:pStyle w:val="NoSpacing"/>
              <w:jc w:val="center"/>
            </w:pPr>
          </w:p>
        </w:tc>
        <w:tc>
          <w:tcPr>
            <w:tcW w:w="2465" w:type="dxa"/>
          </w:tcPr>
          <w:p w14:paraId="2CC5B407" w14:textId="73A3B897" w:rsidR="00210424" w:rsidRPr="00414B4F" w:rsidRDefault="00210424" w:rsidP="00F85A49">
            <w:pPr>
              <w:pStyle w:val="NoSpacing"/>
              <w:jc w:val="center"/>
            </w:pPr>
          </w:p>
        </w:tc>
      </w:tr>
      <w:tr w:rsidR="0002185A" w:rsidRPr="00D936F4" w14:paraId="7AECF9A0" w14:textId="77777777" w:rsidTr="0002185A">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467" w:type="dxa"/>
          </w:tcPr>
          <w:p w14:paraId="0E0AE7B3" w14:textId="77777777" w:rsidR="00210424" w:rsidRPr="00414B4F" w:rsidRDefault="00210424" w:rsidP="00F85A49">
            <w:pPr>
              <w:pStyle w:val="NoSpacing"/>
              <w:jc w:val="center"/>
            </w:pPr>
          </w:p>
        </w:tc>
        <w:tc>
          <w:tcPr>
            <w:tcW w:w="1017"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1484" w:type="dxa"/>
          </w:tcPr>
          <w:p w14:paraId="1A258D62" w14:textId="77777777" w:rsidR="00210424" w:rsidRPr="00414B4F" w:rsidRDefault="00210424" w:rsidP="00F85A49">
            <w:pPr>
              <w:pStyle w:val="NoSpacing"/>
              <w:jc w:val="center"/>
            </w:pPr>
          </w:p>
        </w:tc>
        <w:tc>
          <w:tcPr>
            <w:tcW w:w="1710" w:type="dxa"/>
          </w:tcPr>
          <w:p w14:paraId="2DADA7B1" w14:textId="77777777" w:rsidR="00210424" w:rsidRPr="00414B4F" w:rsidRDefault="00210424" w:rsidP="00F85A49">
            <w:pPr>
              <w:pStyle w:val="NoSpacing"/>
              <w:jc w:val="center"/>
            </w:pPr>
          </w:p>
        </w:tc>
        <w:tc>
          <w:tcPr>
            <w:tcW w:w="1980" w:type="dxa"/>
          </w:tcPr>
          <w:p w14:paraId="008A4A33" w14:textId="77777777" w:rsidR="00210424" w:rsidRPr="00414B4F" w:rsidRDefault="00210424" w:rsidP="00F85A49">
            <w:pPr>
              <w:pStyle w:val="NoSpacing"/>
              <w:jc w:val="center"/>
            </w:pPr>
          </w:p>
        </w:tc>
        <w:tc>
          <w:tcPr>
            <w:tcW w:w="2465" w:type="dxa"/>
          </w:tcPr>
          <w:p w14:paraId="7A0708E4" w14:textId="34857FF3" w:rsidR="00210424" w:rsidRPr="00414B4F" w:rsidRDefault="00210424" w:rsidP="00F85A49">
            <w:pPr>
              <w:pStyle w:val="NoSpacing"/>
              <w:jc w:val="center"/>
            </w:pPr>
          </w:p>
        </w:tc>
      </w:tr>
      <w:tr w:rsidR="0002185A" w:rsidRPr="00D936F4" w14:paraId="23DE5A3D" w14:textId="77777777" w:rsidTr="0002185A">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467" w:type="dxa"/>
          </w:tcPr>
          <w:p w14:paraId="1D0B173D" w14:textId="77777777" w:rsidR="00210424" w:rsidRPr="00414B4F" w:rsidRDefault="00210424" w:rsidP="00F85A49">
            <w:pPr>
              <w:pStyle w:val="NoSpacing"/>
              <w:jc w:val="center"/>
            </w:pPr>
          </w:p>
        </w:tc>
        <w:tc>
          <w:tcPr>
            <w:tcW w:w="1017"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1484" w:type="dxa"/>
          </w:tcPr>
          <w:p w14:paraId="209A077F" w14:textId="77777777" w:rsidR="00210424" w:rsidRPr="00414B4F" w:rsidRDefault="00210424" w:rsidP="00F85A49">
            <w:pPr>
              <w:pStyle w:val="NoSpacing"/>
              <w:jc w:val="center"/>
            </w:pPr>
          </w:p>
        </w:tc>
        <w:tc>
          <w:tcPr>
            <w:tcW w:w="1710" w:type="dxa"/>
          </w:tcPr>
          <w:p w14:paraId="501E66C2" w14:textId="77777777" w:rsidR="00210424" w:rsidRPr="00414B4F" w:rsidRDefault="00210424" w:rsidP="00F85A49">
            <w:pPr>
              <w:pStyle w:val="NoSpacing"/>
              <w:jc w:val="center"/>
            </w:pPr>
          </w:p>
        </w:tc>
        <w:tc>
          <w:tcPr>
            <w:tcW w:w="1980" w:type="dxa"/>
          </w:tcPr>
          <w:p w14:paraId="2FD6FFA3" w14:textId="77777777" w:rsidR="00210424" w:rsidRPr="00414B4F" w:rsidRDefault="00210424" w:rsidP="00F85A49">
            <w:pPr>
              <w:pStyle w:val="NoSpacing"/>
              <w:jc w:val="center"/>
            </w:pPr>
          </w:p>
        </w:tc>
        <w:tc>
          <w:tcPr>
            <w:tcW w:w="2465" w:type="dxa"/>
          </w:tcPr>
          <w:p w14:paraId="3958EF3A" w14:textId="544D2D7D" w:rsidR="00210424" w:rsidRPr="00414B4F" w:rsidRDefault="00210424" w:rsidP="00F85A49">
            <w:pPr>
              <w:pStyle w:val="NoSpacing"/>
              <w:jc w:val="center"/>
            </w:pPr>
          </w:p>
        </w:tc>
      </w:tr>
      <w:tr w:rsidR="0002185A" w:rsidRPr="00D936F4" w14:paraId="47C96867" w14:textId="77777777" w:rsidTr="0002185A">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467" w:type="dxa"/>
          </w:tcPr>
          <w:p w14:paraId="3FF17C2C" w14:textId="77777777" w:rsidR="00210424" w:rsidRPr="00414B4F" w:rsidRDefault="00210424" w:rsidP="00F85A49">
            <w:pPr>
              <w:pStyle w:val="NoSpacing"/>
              <w:jc w:val="center"/>
            </w:pPr>
          </w:p>
        </w:tc>
        <w:tc>
          <w:tcPr>
            <w:tcW w:w="1017"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1484" w:type="dxa"/>
          </w:tcPr>
          <w:p w14:paraId="441EDF1A" w14:textId="77777777" w:rsidR="00210424" w:rsidRPr="00414B4F" w:rsidRDefault="00210424" w:rsidP="00F85A49">
            <w:pPr>
              <w:pStyle w:val="NoSpacing"/>
              <w:jc w:val="center"/>
            </w:pPr>
          </w:p>
        </w:tc>
        <w:tc>
          <w:tcPr>
            <w:tcW w:w="1710" w:type="dxa"/>
          </w:tcPr>
          <w:p w14:paraId="6F61C02F" w14:textId="77777777" w:rsidR="00210424" w:rsidRPr="00414B4F" w:rsidRDefault="00210424" w:rsidP="00F85A49">
            <w:pPr>
              <w:pStyle w:val="NoSpacing"/>
              <w:jc w:val="center"/>
            </w:pPr>
          </w:p>
        </w:tc>
        <w:tc>
          <w:tcPr>
            <w:tcW w:w="1980" w:type="dxa"/>
          </w:tcPr>
          <w:p w14:paraId="06C29FFA" w14:textId="77777777" w:rsidR="00210424" w:rsidRPr="00414B4F" w:rsidRDefault="00210424" w:rsidP="00F85A49">
            <w:pPr>
              <w:pStyle w:val="NoSpacing"/>
              <w:jc w:val="center"/>
            </w:pPr>
          </w:p>
        </w:tc>
        <w:tc>
          <w:tcPr>
            <w:tcW w:w="2465" w:type="dxa"/>
          </w:tcPr>
          <w:p w14:paraId="1416BFD1" w14:textId="6619CC61" w:rsidR="00210424" w:rsidRPr="00414B4F" w:rsidRDefault="00210424" w:rsidP="00F85A49">
            <w:pPr>
              <w:pStyle w:val="NoSpacing"/>
              <w:jc w:val="center"/>
            </w:pPr>
          </w:p>
        </w:tc>
      </w:tr>
      <w:tr w:rsidR="0002185A" w:rsidRPr="00D936F4" w14:paraId="2FC0E53B" w14:textId="77777777" w:rsidTr="0002185A">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467" w:type="dxa"/>
          </w:tcPr>
          <w:p w14:paraId="24D7CA2D" w14:textId="77777777" w:rsidR="00210424" w:rsidRPr="00414B4F" w:rsidRDefault="00210424" w:rsidP="00F85A49">
            <w:pPr>
              <w:pStyle w:val="NoSpacing"/>
              <w:jc w:val="center"/>
            </w:pPr>
          </w:p>
        </w:tc>
        <w:tc>
          <w:tcPr>
            <w:tcW w:w="1017"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1484" w:type="dxa"/>
          </w:tcPr>
          <w:p w14:paraId="10C14E57" w14:textId="77777777" w:rsidR="00210424" w:rsidRPr="00414B4F" w:rsidRDefault="00210424" w:rsidP="00F85A49">
            <w:pPr>
              <w:pStyle w:val="NoSpacing"/>
              <w:jc w:val="center"/>
            </w:pPr>
          </w:p>
        </w:tc>
        <w:tc>
          <w:tcPr>
            <w:tcW w:w="1710" w:type="dxa"/>
          </w:tcPr>
          <w:p w14:paraId="62E724FD" w14:textId="77777777" w:rsidR="00210424" w:rsidRPr="00414B4F" w:rsidRDefault="00210424" w:rsidP="00F85A49">
            <w:pPr>
              <w:pStyle w:val="NoSpacing"/>
              <w:jc w:val="center"/>
            </w:pPr>
          </w:p>
        </w:tc>
        <w:tc>
          <w:tcPr>
            <w:tcW w:w="1980" w:type="dxa"/>
          </w:tcPr>
          <w:p w14:paraId="0B07AD95" w14:textId="77777777" w:rsidR="00210424" w:rsidRPr="00414B4F" w:rsidRDefault="00210424" w:rsidP="00F85A49">
            <w:pPr>
              <w:pStyle w:val="NoSpacing"/>
              <w:jc w:val="center"/>
            </w:pPr>
          </w:p>
        </w:tc>
        <w:tc>
          <w:tcPr>
            <w:tcW w:w="2465" w:type="dxa"/>
          </w:tcPr>
          <w:p w14:paraId="5882DF64" w14:textId="737FDB29" w:rsidR="00210424" w:rsidRPr="00414B4F" w:rsidRDefault="00210424" w:rsidP="00F85A49">
            <w:pPr>
              <w:pStyle w:val="NoSpacing"/>
              <w:jc w:val="center"/>
            </w:pPr>
          </w:p>
        </w:tc>
      </w:tr>
    </w:tbl>
    <w:p w14:paraId="6CF16708" w14:textId="77777777" w:rsidR="00CB43AB" w:rsidRDefault="00CB43AB" w:rsidP="00F85A49">
      <w:pPr>
        <w:pStyle w:val="NoSpacing"/>
      </w:pPr>
    </w:p>
    <w:tbl>
      <w:tblPr>
        <w:tblStyle w:val="TableGrid"/>
        <w:tblW w:w="0" w:type="auto"/>
        <w:tblLook w:val="04A0" w:firstRow="1" w:lastRow="0" w:firstColumn="1" w:lastColumn="0" w:noHBand="0" w:noVBand="1"/>
      </w:tblPr>
      <w:tblGrid>
        <w:gridCol w:w="13176"/>
      </w:tblGrid>
      <w:tr w:rsidR="0002185A" w14:paraId="45B803A7" w14:textId="77777777" w:rsidTr="0002185A">
        <w:tc>
          <w:tcPr>
            <w:tcW w:w="13176" w:type="dxa"/>
          </w:tcPr>
          <w:p w14:paraId="175C29B0" w14:textId="7BB2C88B" w:rsidR="0002185A" w:rsidRDefault="00FA3415" w:rsidP="00F85A49">
            <w:pPr>
              <w:pStyle w:val="NoSpacing"/>
            </w:pPr>
            <w:r>
              <w:t>Restrictions</w:t>
            </w:r>
          </w:p>
        </w:tc>
      </w:tr>
      <w:tr w:rsidR="0002185A" w14:paraId="6C04E5B3" w14:textId="77777777" w:rsidTr="0002185A">
        <w:tc>
          <w:tcPr>
            <w:tcW w:w="13176" w:type="dxa"/>
          </w:tcPr>
          <w:p w14:paraId="0A808D0A" w14:textId="3EA44658" w:rsidR="00FA3415" w:rsidRPr="00D75A79" w:rsidRDefault="00FA3415" w:rsidP="00FA3415">
            <w:pPr>
              <w:pStyle w:val="NoSpacing"/>
            </w:pPr>
            <w:r w:rsidRPr="00D75A79">
              <w:t>1=new rules that prevent villagers from entering the forest</w:t>
            </w:r>
            <w:r w:rsidR="00D75A79" w:rsidRPr="00D75A79">
              <w:t xml:space="preserve"> for conservation reasons</w:t>
            </w:r>
          </w:p>
          <w:p w14:paraId="00AF7B06" w14:textId="7BB8A5E3" w:rsidR="00FA3415" w:rsidRPr="00D75A79" w:rsidRDefault="00FA3415" w:rsidP="00FA3415">
            <w:pPr>
              <w:pStyle w:val="NoSpacing"/>
            </w:pPr>
            <w:r w:rsidRPr="00D75A79">
              <w:t xml:space="preserve">2=new rules that prevent villagers from </w:t>
            </w:r>
            <w:r w:rsidR="00D75A79" w:rsidRPr="00D75A79">
              <w:t>entering the forest for safety or cultural reasons</w:t>
            </w:r>
          </w:p>
          <w:p w14:paraId="670F461B" w14:textId="04734478" w:rsidR="00FA3415" w:rsidRPr="00D75A79" w:rsidRDefault="00D75A79" w:rsidP="00FA3415">
            <w:pPr>
              <w:pStyle w:val="NoSpacing"/>
            </w:pPr>
            <w:r w:rsidRPr="00D75A79">
              <w:t>3</w:t>
            </w:r>
            <w:r w:rsidR="00FA3415" w:rsidRPr="00D75A79">
              <w:t xml:space="preserve">=new rules that prevent villagers </w:t>
            </w:r>
            <w:r w:rsidRPr="00D75A79">
              <w:t>from entering the forest because someone else is using it</w:t>
            </w:r>
          </w:p>
          <w:p w14:paraId="5516731A" w14:textId="77777777" w:rsidR="00D75A79" w:rsidRPr="00D75A79" w:rsidRDefault="00D75A79" w:rsidP="00FA3415">
            <w:pPr>
              <w:pStyle w:val="NoSpacing"/>
            </w:pPr>
            <w:r w:rsidRPr="00D75A79">
              <w:t>4= New rules that prevent villagers from harvesting products that my household uses</w:t>
            </w:r>
          </w:p>
          <w:p w14:paraId="1ED7249C" w14:textId="3F2B775C" w:rsidR="00D75A79" w:rsidRPr="00D75A79" w:rsidRDefault="00D75A79" w:rsidP="00FA3415">
            <w:pPr>
              <w:pStyle w:val="NoSpacing"/>
            </w:pPr>
            <w:r w:rsidRPr="00D75A79">
              <w:t>5= New rules that prevent villagers from harvesting products that my household does not use</w:t>
            </w:r>
          </w:p>
          <w:p w14:paraId="50016B1A" w14:textId="5F33F60E" w:rsidR="00FA3415" w:rsidRPr="00D75A79" w:rsidRDefault="00D75A79" w:rsidP="00FA3415">
            <w:pPr>
              <w:pStyle w:val="NoSpacing"/>
            </w:pPr>
            <w:r w:rsidRPr="00D75A79">
              <w:t>6</w:t>
            </w:r>
            <w:r w:rsidR="00FA3415" w:rsidRPr="00D75A79">
              <w:t>=stricter enforcement of existing rules, such as more patrols, or higher fines for breaking rules</w:t>
            </w:r>
          </w:p>
          <w:p w14:paraId="61769BF6" w14:textId="51A066F1" w:rsidR="00FA3415" w:rsidRPr="00D75A79" w:rsidRDefault="00D75A79" w:rsidP="00FA3415">
            <w:pPr>
              <w:pStyle w:val="NoSpacing"/>
            </w:pPr>
            <w:r w:rsidRPr="00D75A79">
              <w:t>7</w:t>
            </w:r>
            <w:r w:rsidR="00FA3415" w:rsidRPr="00D75A79">
              <w:t xml:space="preserve">=Can no longer access areas because they are dangerous </w:t>
            </w:r>
          </w:p>
          <w:p w14:paraId="1E4A0C34" w14:textId="1A486279" w:rsidR="00FA3415" w:rsidRDefault="00D75A79" w:rsidP="00FA3415">
            <w:pPr>
              <w:pStyle w:val="NoSpacing"/>
            </w:pPr>
            <w:r w:rsidRPr="00D75A79">
              <w:lastRenderedPageBreak/>
              <w:t>8</w:t>
            </w:r>
            <w:r w:rsidR="00FA3415" w:rsidRPr="00D75A79">
              <w:t>=Can no longer access areas because a private company or infrastructure project is taking place</w:t>
            </w:r>
          </w:p>
          <w:p w14:paraId="3F70F8C8" w14:textId="133A0CFD" w:rsidR="0002185A" w:rsidRDefault="00FA3415" w:rsidP="0002185A">
            <w:pPr>
              <w:pStyle w:val="NoSpacing"/>
            </w:pPr>
            <w:r>
              <w:t>97=Other, specify</w:t>
            </w:r>
          </w:p>
        </w:tc>
      </w:tr>
    </w:tbl>
    <w:p w14:paraId="62497BB4" w14:textId="77777777" w:rsidR="0002185A" w:rsidRDefault="0002185A" w:rsidP="00F85A49">
      <w:pPr>
        <w:pStyle w:val="NoSpacing"/>
        <w:sectPr w:rsidR="0002185A" w:rsidSect="008D55D1">
          <w:pgSz w:w="15840" w:h="12240" w:orient="landscape"/>
          <w:pgMar w:top="1440" w:right="1440" w:bottom="1440" w:left="1440" w:header="720" w:footer="720" w:gutter="0"/>
          <w:cols w:space="720"/>
          <w:docGrid w:linePitch="360"/>
        </w:sectPr>
      </w:pPr>
    </w:p>
    <w:tbl>
      <w:tblPr>
        <w:tblStyle w:val="TableGrid"/>
        <w:tblW w:w="13498"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2158"/>
        <w:gridCol w:w="2342"/>
        <w:gridCol w:w="1798"/>
        <w:gridCol w:w="810"/>
        <w:gridCol w:w="720"/>
      </w:tblGrid>
      <w:tr w:rsidR="003B1634" w:rsidRPr="003B1634" w14:paraId="1EB4AD40" w14:textId="77777777" w:rsidTr="00435F33">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1ECDE880" w:rsidR="003B1634" w:rsidRPr="003B1634" w:rsidRDefault="001F4EB7" w:rsidP="00F85A49">
            <w:pPr>
              <w:pStyle w:val="NoSpacing"/>
              <w:jc w:val="center"/>
            </w:pPr>
            <w:r>
              <w:t>E</w:t>
            </w:r>
            <w:r w:rsidR="00112EE1">
              <w:t>9</w:t>
            </w:r>
            <w:r w:rsidR="00F24D00">
              <w:t xml:space="preserve">. </w:t>
            </w:r>
            <w:r w:rsidR="003B1634" w:rsidRPr="003B1634">
              <w:t>Do you need a permit to collect wood or non-wood forest products</w:t>
            </w:r>
            <w:r w:rsidR="004A62FF">
              <w:t xml:space="preserve"> from this forest</w:t>
            </w:r>
            <w:r w:rsidR="003B1634" w:rsidRPr="003B1634">
              <w:t>?</w:t>
            </w:r>
          </w:p>
          <w:p w14:paraId="786E53C1" w14:textId="283196E8" w:rsidR="003B1634" w:rsidRPr="003B1634" w:rsidRDefault="003B1634" w:rsidP="00F85A49">
            <w:pPr>
              <w:pStyle w:val="NoSpacing"/>
              <w:jc w:val="center"/>
            </w:pPr>
            <w:r w:rsidRPr="003B1634">
              <w:t>1=Yes</w:t>
            </w:r>
            <w:r w:rsidR="008D3261">
              <w:t>, for all products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6C6E9412" w:rsidR="003B1634" w:rsidRPr="003B1634" w:rsidRDefault="001F4EB7" w:rsidP="00F85A49">
            <w:pPr>
              <w:pStyle w:val="NoSpacing"/>
              <w:jc w:val="center"/>
            </w:pPr>
            <w:r>
              <w:rPr>
                <w:i/>
              </w:rPr>
              <w:t>If 3</w:t>
            </w:r>
            <w:r w:rsidR="00F6206C">
              <w:rPr>
                <w:i/>
              </w:rPr>
              <w:t xml:space="preserve"> or 888</w:t>
            </w:r>
            <w:r>
              <w:rPr>
                <w:i/>
              </w:rPr>
              <w:t>, skip to E.1</w:t>
            </w:r>
            <w:r w:rsidR="00F6206C">
              <w:rPr>
                <w:i/>
              </w:rPr>
              <w:t>2</w:t>
            </w:r>
          </w:p>
        </w:tc>
        <w:tc>
          <w:tcPr>
            <w:tcW w:w="1710" w:type="dxa"/>
          </w:tcPr>
          <w:p w14:paraId="57305348" w14:textId="4906B95A" w:rsidR="003B1634" w:rsidRPr="003B1634" w:rsidRDefault="001F4EB7" w:rsidP="00F85A49">
            <w:pPr>
              <w:pStyle w:val="NoSpacing"/>
              <w:jc w:val="center"/>
            </w:pPr>
            <w:r>
              <w:t>E</w:t>
            </w:r>
            <w:r w:rsidR="00112EE1">
              <w:t>10</w:t>
            </w:r>
            <w:r w:rsidR="00F24D00">
              <w:t xml:space="preserve">. </w:t>
            </w:r>
            <w:r w:rsidR="003B1634" w:rsidRPr="003B1634">
              <w:t>What wood or non-forest products require permits?</w:t>
            </w:r>
          </w:p>
          <w:p w14:paraId="73F7D9AE" w14:textId="5C5D4B18" w:rsidR="003B1634" w:rsidRPr="003B1634" w:rsidRDefault="003B1634" w:rsidP="00F85A49">
            <w:pPr>
              <w:pStyle w:val="NoSpacing"/>
              <w:jc w:val="center"/>
              <w:rPr>
                <w:i/>
              </w:rPr>
            </w:pPr>
            <w:r w:rsidRPr="003B1634">
              <w:rPr>
                <w:i/>
              </w:rPr>
              <w:t>See codes</w:t>
            </w:r>
            <w:r w:rsidR="004A62FF">
              <w:rPr>
                <w:i/>
              </w:rPr>
              <w:t xml:space="preserve"> 11</w:t>
            </w:r>
            <w:r w:rsidRPr="003B1634">
              <w:rPr>
                <w:i/>
              </w:rPr>
              <w:t xml:space="preserve">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2158" w:type="dxa"/>
          </w:tcPr>
          <w:p w14:paraId="316B44CF" w14:textId="0ECDB68A" w:rsidR="003B1634" w:rsidRPr="003B1634" w:rsidRDefault="001F4EB7" w:rsidP="00F85A49">
            <w:pPr>
              <w:pStyle w:val="NoSpacing"/>
              <w:jc w:val="center"/>
            </w:pPr>
            <w:r>
              <w:t>E1</w:t>
            </w:r>
            <w:r w:rsidR="00112EE1">
              <w:t>1</w:t>
            </w:r>
            <w:r w:rsidR="00F24D00">
              <w:t xml:space="preserve">. </w:t>
            </w:r>
            <w:r w:rsidR="003B1634" w:rsidRPr="003B1634">
              <w:t xml:space="preserve">In your opinion, </w:t>
            </w:r>
            <w:r w:rsidR="0002185A">
              <w:t>how open and transparent is the</w:t>
            </w:r>
            <w:r w:rsidR="003B1634" w:rsidRPr="003B1634">
              <w:t xml:space="preserve"> permit granting process</w:t>
            </w:r>
            <w:r w:rsidR="0002185A">
              <w:t>?</w:t>
            </w:r>
          </w:p>
          <w:p w14:paraId="3E90D7D6" w14:textId="77777777" w:rsidR="0002185A" w:rsidRDefault="0002185A" w:rsidP="00F85A49">
            <w:pPr>
              <w:pStyle w:val="NoSpacing"/>
              <w:jc w:val="center"/>
            </w:pPr>
            <w:r>
              <w:t>1=Very transparent</w:t>
            </w:r>
          </w:p>
          <w:p w14:paraId="54F1542C" w14:textId="77777777" w:rsidR="0002185A" w:rsidRDefault="0002185A" w:rsidP="00F85A49">
            <w:pPr>
              <w:pStyle w:val="NoSpacing"/>
              <w:jc w:val="center"/>
            </w:pPr>
            <w:r>
              <w:t>2=Transparent</w:t>
            </w:r>
          </w:p>
          <w:p w14:paraId="5FCE8B4D" w14:textId="77777777" w:rsidR="0002185A" w:rsidRDefault="0002185A" w:rsidP="00F85A49">
            <w:pPr>
              <w:pStyle w:val="NoSpacing"/>
              <w:jc w:val="center"/>
            </w:pPr>
            <w:r>
              <w:t>3=Neither transparent or nontransparent</w:t>
            </w:r>
          </w:p>
          <w:p w14:paraId="7ED9FC55" w14:textId="2325C05A" w:rsidR="0002185A" w:rsidRDefault="0002185A" w:rsidP="00F85A49">
            <w:pPr>
              <w:pStyle w:val="NoSpacing"/>
              <w:jc w:val="center"/>
            </w:pPr>
            <w:r>
              <w:t xml:space="preserve">4=Non-transparent </w:t>
            </w:r>
          </w:p>
          <w:p w14:paraId="4797B808" w14:textId="5D9EBD9E" w:rsidR="003B1634" w:rsidRPr="003B1634" w:rsidRDefault="0002185A" w:rsidP="00F85A49">
            <w:pPr>
              <w:pStyle w:val="NoSpacing"/>
              <w:jc w:val="center"/>
            </w:pPr>
            <w:r>
              <w:t>5=Very Non-transparent</w:t>
            </w:r>
          </w:p>
        </w:tc>
        <w:tc>
          <w:tcPr>
            <w:tcW w:w="2342" w:type="dxa"/>
          </w:tcPr>
          <w:p w14:paraId="227BD9F5" w14:textId="4916C9D4" w:rsidR="003B1634" w:rsidRPr="003B1634" w:rsidRDefault="001F4EB7" w:rsidP="00F85A49">
            <w:pPr>
              <w:pStyle w:val="NoSpacing"/>
              <w:jc w:val="center"/>
            </w:pPr>
            <w:r>
              <w:t>E1</w:t>
            </w:r>
            <w:r w:rsidR="00112EE1">
              <w:t>2</w:t>
            </w:r>
            <w:r w:rsidR="00F24D00">
              <w:t xml:space="preserve">.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1798" w:type="dxa"/>
          </w:tcPr>
          <w:p w14:paraId="03595888" w14:textId="4705CFE2" w:rsidR="003B1634" w:rsidRPr="003B1634" w:rsidRDefault="001F4EB7" w:rsidP="00F85A49">
            <w:pPr>
              <w:pStyle w:val="NoSpacing"/>
              <w:jc w:val="center"/>
            </w:pPr>
            <w:r>
              <w:t>E1</w:t>
            </w:r>
            <w:r w:rsidR="00112EE1">
              <w:t>3</w:t>
            </w:r>
            <w:r w:rsidR="00F24D00">
              <w:t xml:space="preserve">.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66409E93" w14:textId="77777777" w:rsidR="003B1634" w:rsidRDefault="003B1634" w:rsidP="00F85A49">
            <w:pPr>
              <w:pStyle w:val="NoSpacing"/>
              <w:jc w:val="center"/>
            </w:pPr>
            <w:r w:rsidRPr="003B1634">
              <w:t>999</w:t>
            </w:r>
            <w:r>
              <w:t>=</w:t>
            </w:r>
            <w:r w:rsidRPr="003B1634">
              <w:t>Prefer not to respond</w:t>
            </w:r>
          </w:p>
          <w:p w14:paraId="5452226C" w14:textId="49B3BF62" w:rsidR="001F4EB7" w:rsidRPr="001F4EB7" w:rsidRDefault="001F4EB7" w:rsidP="00F85A49">
            <w:pPr>
              <w:pStyle w:val="NoSpacing"/>
              <w:jc w:val="center"/>
              <w:rPr>
                <w:i/>
              </w:rPr>
            </w:pPr>
            <w:r>
              <w:rPr>
                <w:i/>
              </w:rPr>
              <w:t xml:space="preserve">If 0, skip to </w:t>
            </w:r>
            <w:r w:rsidR="00A81588">
              <w:rPr>
                <w:i/>
              </w:rPr>
              <w:t xml:space="preserve">next forest or </w:t>
            </w:r>
            <w:r>
              <w:rPr>
                <w:i/>
              </w:rPr>
              <w:t>E25</w:t>
            </w:r>
          </w:p>
        </w:tc>
        <w:tc>
          <w:tcPr>
            <w:tcW w:w="1530" w:type="dxa"/>
            <w:gridSpan w:val="2"/>
          </w:tcPr>
          <w:p w14:paraId="6DFF7787" w14:textId="2A837F03" w:rsidR="003B1634" w:rsidRPr="003B1634" w:rsidRDefault="001F4EB7" w:rsidP="00F85A49">
            <w:pPr>
              <w:pStyle w:val="NoSpacing"/>
              <w:jc w:val="center"/>
            </w:pPr>
            <w:r>
              <w:t>E</w:t>
            </w:r>
            <w:r w:rsidR="00112EE1">
              <w:t>14</w:t>
            </w:r>
            <w:r>
              <w:t>. H</w:t>
            </w:r>
            <w:r w:rsidR="003B1634" w:rsidRPr="003B1634">
              <w:t>ow much forest did you clear?</w:t>
            </w:r>
          </w:p>
          <w:p w14:paraId="7C995E44" w14:textId="77777777" w:rsidR="003B1634" w:rsidRDefault="00112EE1" w:rsidP="00F85A49">
            <w:pPr>
              <w:pStyle w:val="NoSpacing"/>
              <w:jc w:val="center"/>
            </w:pPr>
            <w:r>
              <w:t>(</w:t>
            </w:r>
            <w:proofErr w:type="spellStart"/>
            <w:r>
              <w:t>howclear</w:t>
            </w:r>
            <w:proofErr w:type="spellEnd"/>
            <w:r>
              <w:t>)</w:t>
            </w:r>
          </w:p>
          <w:p w14:paraId="251A3D74" w14:textId="77777777" w:rsidR="00112EE1" w:rsidRPr="003B1634" w:rsidRDefault="00112EE1"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5010F4" w:rsidRPr="007C4702" w14:paraId="5770E3F7" w14:textId="77777777" w:rsidTr="00435F33">
        <w:trPr>
          <w:trHeight w:val="20"/>
          <w:jc w:val="center"/>
        </w:trPr>
        <w:tc>
          <w:tcPr>
            <w:tcW w:w="808" w:type="dxa"/>
          </w:tcPr>
          <w:p w14:paraId="14672D3F" w14:textId="0BB23B73" w:rsidR="001F4EB7" w:rsidRPr="007C4702" w:rsidRDefault="001F4EB7" w:rsidP="00F85A49">
            <w:pPr>
              <w:pStyle w:val="NoSpacing"/>
              <w:jc w:val="center"/>
              <w:rPr>
                <w:sz w:val="18"/>
              </w:rPr>
            </w:pPr>
          </w:p>
        </w:tc>
        <w:tc>
          <w:tcPr>
            <w:tcW w:w="990" w:type="dxa"/>
          </w:tcPr>
          <w:p w14:paraId="553F77D1" w14:textId="4F37A71C" w:rsidR="001F4EB7" w:rsidRPr="007C4702" w:rsidRDefault="00112EE1" w:rsidP="00F85A49">
            <w:pPr>
              <w:pStyle w:val="NoSpacing"/>
              <w:jc w:val="center"/>
              <w:rPr>
                <w:sz w:val="18"/>
              </w:rPr>
            </w:pPr>
            <w:r>
              <w:rPr>
                <w:sz w:val="18"/>
              </w:rPr>
              <w:t>Forest</w:t>
            </w:r>
          </w:p>
        </w:tc>
        <w:tc>
          <w:tcPr>
            <w:tcW w:w="2162" w:type="dxa"/>
          </w:tcPr>
          <w:p w14:paraId="7EE47406" w14:textId="5ADA740F" w:rsidR="001F4EB7" w:rsidRPr="007C4702" w:rsidRDefault="00112EE1" w:rsidP="00F85A49">
            <w:pPr>
              <w:pStyle w:val="NoSpacing"/>
              <w:jc w:val="center"/>
              <w:rPr>
                <w:sz w:val="18"/>
              </w:rPr>
            </w:pPr>
            <w:proofErr w:type="spellStart"/>
            <w:r>
              <w:rPr>
                <w:sz w:val="18"/>
              </w:rPr>
              <w:t>Permityn</w:t>
            </w:r>
            <w:proofErr w:type="spellEnd"/>
          </w:p>
        </w:tc>
        <w:tc>
          <w:tcPr>
            <w:tcW w:w="1710" w:type="dxa"/>
          </w:tcPr>
          <w:p w14:paraId="1D4407FD" w14:textId="48B52B12" w:rsidR="001F4EB7" w:rsidRPr="007C4702" w:rsidRDefault="00112EE1" w:rsidP="00F85A49">
            <w:pPr>
              <w:pStyle w:val="NoSpacing"/>
              <w:jc w:val="center"/>
              <w:rPr>
                <w:sz w:val="18"/>
              </w:rPr>
            </w:pPr>
            <w:proofErr w:type="spellStart"/>
            <w:r>
              <w:rPr>
                <w:sz w:val="18"/>
              </w:rPr>
              <w:t>Permitwhat</w:t>
            </w:r>
            <w:proofErr w:type="spellEnd"/>
          </w:p>
        </w:tc>
        <w:tc>
          <w:tcPr>
            <w:tcW w:w="2158" w:type="dxa"/>
          </w:tcPr>
          <w:p w14:paraId="55F3277C" w14:textId="48CB6D73" w:rsidR="001F4EB7" w:rsidRPr="007C4702" w:rsidRDefault="00112EE1" w:rsidP="00F85A49">
            <w:pPr>
              <w:pStyle w:val="NoSpacing"/>
              <w:jc w:val="center"/>
              <w:rPr>
                <w:sz w:val="18"/>
              </w:rPr>
            </w:pPr>
            <w:proofErr w:type="spellStart"/>
            <w:r>
              <w:rPr>
                <w:sz w:val="18"/>
              </w:rPr>
              <w:t>Permitopen</w:t>
            </w:r>
            <w:proofErr w:type="spellEnd"/>
          </w:p>
        </w:tc>
        <w:tc>
          <w:tcPr>
            <w:tcW w:w="2342" w:type="dxa"/>
          </w:tcPr>
          <w:p w14:paraId="6C3EB130" w14:textId="0A83C5FD" w:rsidR="001F4EB7" w:rsidRPr="007C4702" w:rsidRDefault="00112EE1" w:rsidP="00F85A49">
            <w:pPr>
              <w:pStyle w:val="NoSpacing"/>
              <w:jc w:val="center"/>
              <w:rPr>
                <w:sz w:val="18"/>
              </w:rPr>
            </w:pPr>
            <w:proofErr w:type="spellStart"/>
            <w:r>
              <w:rPr>
                <w:sz w:val="18"/>
              </w:rPr>
              <w:t>Moreproduct</w:t>
            </w:r>
            <w:proofErr w:type="spellEnd"/>
          </w:p>
        </w:tc>
        <w:tc>
          <w:tcPr>
            <w:tcW w:w="1798" w:type="dxa"/>
          </w:tcPr>
          <w:p w14:paraId="3C2062EB" w14:textId="4696DFF3" w:rsidR="001F4EB7" w:rsidRPr="007C4702" w:rsidRDefault="00112EE1" w:rsidP="00F85A49">
            <w:pPr>
              <w:pStyle w:val="NoSpacing"/>
              <w:jc w:val="center"/>
              <w:rPr>
                <w:sz w:val="18"/>
              </w:rPr>
            </w:pPr>
            <w:r>
              <w:rPr>
                <w:sz w:val="18"/>
              </w:rPr>
              <w:t>Clear</w:t>
            </w:r>
          </w:p>
        </w:tc>
        <w:tc>
          <w:tcPr>
            <w:tcW w:w="810" w:type="dxa"/>
          </w:tcPr>
          <w:p w14:paraId="6678887A" w14:textId="3918A057" w:rsidR="001F4EB7" w:rsidRPr="007C4702" w:rsidRDefault="001F4EB7" w:rsidP="00F85A49">
            <w:pPr>
              <w:pStyle w:val="NoSpacing"/>
              <w:jc w:val="center"/>
              <w:rPr>
                <w:sz w:val="18"/>
              </w:rPr>
            </w:pPr>
            <w:proofErr w:type="spellStart"/>
            <w:r>
              <w:rPr>
                <w:sz w:val="18"/>
              </w:rPr>
              <w:t>Amnt</w:t>
            </w:r>
            <w:proofErr w:type="spellEnd"/>
          </w:p>
        </w:tc>
        <w:tc>
          <w:tcPr>
            <w:tcW w:w="720" w:type="dxa"/>
          </w:tcPr>
          <w:p w14:paraId="417F9B2D" w14:textId="00CBF24A" w:rsidR="001F4EB7" w:rsidRPr="007C4702" w:rsidRDefault="001F4EB7" w:rsidP="00F85A49">
            <w:pPr>
              <w:pStyle w:val="NoSpacing"/>
              <w:jc w:val="center"/>
              <w:rPr>
                <w:sz w:val="18"/>
              </w:rPr>
            </w:pPr>
            <w:r>
              <w:rPr>
                <w:sz w:val="18"/>
              </w:rPr>
              <w:t>Unit</w:t>
            </w:r>
          </w:p>
        </w:tc>
      </w:tr>
      <w:tr w:rsidR="005010F4" w:rsidRPr="003B1634" w14:paraId="66A85EAB" w14:textId="77777777" w:rsidTr="00435F33">
        <w:trPr>
          <w:trHeight w:val="20"/>
          <w:jc w:val="center"/>
        </w:trPr>
        <w:tc>
          <w:tcPr>
            <w:tcW w:w="808" w:type="dxa"/>
          </w:tcPr>
          <w:p w14:paraId="20E653AC" w14:textId="77777777" w:rsidR="001F4EB7" w:rsidRPr="003B1634" w:rsidRDefault="001F4EB7" w:rsidP="00F85A49">
            <w:pPr>
              <w:pStyle w:val="NoSpacing"/>
              <w:jc w:val="center"/>
            </w:pPr>
            <w:r w:rsidRPr="003B1634">
              <w:t>1</w:t>
            </w:r>
          </w:p>
        </w:tc>
        <w:tc>
          <w:tcPr>
            <w:tcW w:w="990" w:type="dxa"/>
          </w:tcPr>
          <w:p w14:paraId="3F24B843" w14:textId="77777777" w:rsidR="001F4EB7" w:rsidRPr="003B1634" w:rsidRDefault="001F4EB7" w:rsidP="00F85A49">
            <w:pPr>
              <w:pStyle w:val="NoSpacing"/>
              <w:jc w:val="center"/>
            </w:pPr>
          </w:p>
        </w:tc>
        <w:tc>
          <w:tcPr>
            <w:tcW w:w="2162" w:type="dxa"/>
          </w:tcPr>
          <w:p w14:paraId="7EBDC6D1" w14:textId="77777777" w:rsidR="001F4EB7" w:rsidRPr="003B1634" w:rsidRDefault="001F4EB7" w:rsidP="00F85A49">
            <w:pPr>
              <w:pStyle w:val="NoSpacing"/>
              <w:jc w:val="center"/>
            </w:pPr>
          </w:p>
        </w:tc>
        <w:tc>
          <w:tcPr>
            <w:tcW w:w="1710" w:type="dxa"/>
          </w:tcPr>
          <w:p w14:paraId="51813005" w14:textId="77777777" w:rsidR="001F4EB7" w:rsidRPr="003B1634" w:rsidRDefault="001F4EB7" w:rsidP="00F85A49">
            <w:pPr>
              <w:pStyle w:val="NoSpacing"/>
              <w:jc w:val="center"/>
            </w:pPr>
          </w:p>
        </w:tc>
        <w:tc>
          <w:tcPr>
            <w:tcW w:w="2158" w:type="dxa"/>
          </w:tcPr>
          <w:p w14:paraId="641BFF77" w14:textId="77777777" w:rsidR="001F4EB7" w:rsidRPr="003B1634" w:rsidRDefault="001F4EB7" w:rsidP="00F85A49">
            <w:pPr>
              <w:pStyle w:val="NoSpacing"/>
              <w:jc w:val="center"/>
            </w:pPr>
          </w:p>
        </w:tc>
        <w:tc>
          <w:tcPr>
            <w:tcW w:w="2342" w:type="dxa"/>
          </w:tcPr>
          <w:p w14:paraId="2124554B" w14:textId="77777777" w:rsidR="001F4EB7" w:rsidRPr="003B1634" w:rsidRDefault="001F4EB7" w:rsidP="00F85A49">
            <w:pPr>
              <w:pStyle w:val="NoSpacing"/>
              <w:jc w:val="center"/>
            </w:pPr>
          </w:p>
        </w:tc>
        <w:tc>
          <w:tcPr>
            <w:tcW w:w="1798" w:type="dxa"/>
          </w:tcPr>
          <w:p w14:paraId="09E8E8A7" w14:textId="77777777" w:rsidR="001F4EB7" w:rsidRPr="003B1634" w:rsidRDefault="001F4EB7" w:rsidP="00F85A49">
            <w:pPr>
              <w:pStyle w:val="NoSpacing"/>
              <w:jc w:val="center"/>
            </w:pPr>
          </w:p>
        </w:tc>
        <w:tc>
          <w:tcPr>
            <w:tcW w:w="810" w:type="dxa"/>
          </w:tcPr>
          <w:p w14:paraId="2C168DA1" w14:textId="77777777" w:rsidR="001F4EB7" w:rsidRPr="003B1634" w:rsidRDefault="001F4EB7" w:rsidP="00F85A49">
            <w:pPr>
              <w:pStyle w:val="NoSpacing"/>
              <w:jc w:val="center"/>
            </w:pPr>
          </w:p>
        </w:tc>
        <w:tc>
          <w:tcPr>
            <w:tcW w:w="720" w:type="dxa"/>
          </w:tcPr>
          <w:p w14:paraId="4732104E" w14:textId="50501A87" w:rsidR="001F4EB7" w:rsidRPr="003B1634" w:rsidRDefault="001F4EB7" w:rsidP="00F85A49">
            <w:pPr>
              <w:pStyle w:val="NoSpacing"/>
              <w:jc w:val="center"/>
            </w:pPr>
          </w:p>
        </w:tc>
      </w:tr>
      <w:tr w:rsidR="005010F4" w:rsidRPr="003B1634" w14:paraId="3210012D" w14:textId="77777777" w:rsidTr="00435F33">
        <w:trPr>
          <w:trHeight w:val="20"/>
          <w:jc w:val="center"/>
        </w:trPr>
        <w:tc>
          <w:tcPr>
            <w:tcW w:w="808" w:type="dxa"/>
          </w:tcPr>
          <w:p w14:paraId="6444BA42" w14:textId="77777777" w:rsidR="001F4EB7" w:rsidRPr="003B1634" w:rsidRDefault="001F4EB7" w:rsidP="00F85A49">
            <w:pPr>
              <w:pStyle w:val="NoSpacing"/>
              <w:jc w:val="center"/>
            </w:pPr>
            <w:r w:rsidRPr="003B1634">
              <w:t>2</w:t>
            </w:r>
          </w:p>
        </w:tc>
        <w:tc>
          <w:tcPr>
            <w:tcW w:w="990" w:type="dxa"/>
          </w:tcPr>
          <w:p w14:paraId="3BAA64A5" w14:textId="77777777" w:rsidR="001F4EB7" w:rsidRPr="003B1634" w:rsidRDefault="001F4EB7" w:rsidP="00F85A49">
            <w:pPr>
              <w:pStyle w:val="NoSpacing"/>
              <w:jc w:val="center"/>
            </w:pPr>
          </w:p>
        </w:tc>
        <w:tc>
          <w:tcPr>
            <w:tcW w:w="2162" w:type="dxa"/>
          </w:tcPr>
          <w:p w14:paraId="12E3F2A6" w14:textId="77777777" w:rsidR="001F4EB7" w:rsidRPr="003B1634" w:rsidRDefault="001F4EB7" w:rsidP="00F85A49">
            <w:pPr>
              <w:pStyle w:val="NoSpacing"/>
              <w:jc w:val="center"/>
            </w:pPr>
          </w:p>
        </w:tc>
        <w:tc>
          <w:tcPr>
            <w:tcW w:w="1710" w:type="dxa"/>
          </w:tcPr>
          <w:p w14:paraId="4DE08293" w14:textId="77777777" w:rsidR="001F4EB7" w:rsidRPr="003B1634" w:rsidRDefault="001F4EB7" w:rsidP="00F85A49">
            <w:pPr>
              <w:pStyle w:val="NoSpacing"/>
              <w:jc w:val="center"/>
            </w:pPr>
          </w:p>
        </w:tc>
        <w:tc>
          <w:tcPr>
            <w:tcW w:w="2158" w:type="dxa"/>
          </w:tcPr>
          <w:p w14:paraId="38FE2B0D" w14:textId="77777777" w:rsidR="001F4EB7" w:rsidRPr="003B1634" w:rsidRDefault="001F4EB7" w:rsidP="00F85A49">
            <w:pPr>
              <w:pStyle w:val="NoSpacing"/>
              <w:jc w:val="center"/>
            </w:pPr>
          </w:p>
        </w:tc>
        <w:tc>
          <w:tcPr>
            <w:tcW w:w="2342" w:type="dxa"/>
          </w:tcPr>
          <w:p w14:paraId="09C66FE9" w14:textId="77777777" w:rsidR="001F4EB7" w:rsidRPr="003B1634" w:rsidRDefault="001F4EB7" w:rsidP="00F85A49">
            <w:pPr>
              <w:pStyle w:val="NoSpacing"/>
              <w:jc w:val="center"/>
            </w:pPr>
          </w:p>
        </w:tc>
        <w:tc>
          <w:tcPr>
            <w:tcW w:w="1798" w:type="dxa"/>
          </w:tcPr>
          <w:p w14:paraId="1CBFFD7C" w14:textId="77777777" w:rsidR="001F4EB7" w:rsidRPr="003B1634" w:rsidRDefault="001F4EB7" w:rsidP="00F85A49">
            <w:pPr>
              <w:pStyle w:val="NoSpacing"/>
              <w:jc w:val="center"/>
            </w:pPr>
          </w:p>
        </w:tc>
        <w:tc>
          <w:tcPr>
            <w:tcW w:w="810" w:type="dxa"/>
          </w:tcPr>
          <w:p w14:paraId="487F2235" w14:textId="77777777" w:rsidR="001F4EB7" w:rsidRPr="003B1634" w:rsidRDefault="001F4EB7" w:rsidP="00F85A49">
            <w:pPr>
              <w:pStyle w:val="NoSpacing"/>
              <w:jc w:val="center"/>
            </w:pPr>
          </w:p>
        </w:tc>
        <w:tc>
          <w:tcPr>
            <w:tcW w:w="720" w:type="dxa"/>
          </w:tcPr>
          <w:p w14:paraId="0C6C4E99" w14:textId="56384A16" w:rsidR="001F4EB7" w:rsidRPr="003B1634" w:rsidRDefault="001F4EB7" w:rsidP="00F85A49">
            <w:pPr>
              <w:pStyle w:val="NoSpacing"/>
              <w:jc w:val="center"/>
            </w:pPr>
          </w:p>
        </w:tc>
      </w:tr>
      <w:tr w:rsidR="005010F4" w:rsidRPr="003B1634" w14:paraId="4368B32E" w14:textId="77777777" w:rsidTr="00435F33">
        <w:trPr>
          <w:trHeight w:val="20"/>
          <w:jc w:val="center"/>
        </w:trPr>
        <w:tc>
          <w:tcPr>
            <w:tcW w:w="808" w:type="dxa"/>
          </w:tcPr>
          <w:p w14:paraId="2B09DAAA" w14:textId="77777777" w:rsidR="001F4EB7" w:rsidRPr="003B1634" w:rsidRDefault="001F4EB7" w:rsidP="00F85A49">
            <w:pPr>
              <w:pStyle w:val="NoSpacing"/>
              <w:jc w:val="center"/>
            </w:pPr>
            <w:r w:rsidRPr="003B1634">
              <w:t>3</w:t>
            </w:r>
          </w:p>
        </w:tc>
        <w:tc>
          <w:tcPr>
            <w:tcW w:w="990" w:type="dxa"/>
          </w:tcPr>
          <w:p w14:paraId="341671E4" w14:textId="77777777" w:rsidR="001F4EB7" w:rsidRPr="003B1634" w:rsidRDefault="001F4EB7" w:rsidP="00F85A49">
            <w:pPr>
              <w:pStyle w:val="NoSpacing"/>
              <w:jc w:val="center"/>
            </w:pPr>
          </w:p>
        </w:tc>
        <w:tc>
          <w:tcPr>
            <w:tcW w:w="2162" w:type="dxa"/>
          </w:tcPr>
          <w:p w14:paraId="5C1C1244" w14:textId="77777777" w:rsidR="001F4EB7" w:rsidRPr="003B1634" w:rsidRDefault="001F4EB7" w:rsidP="00F85A49">
            <w:pPr>
              <w:pStyle w:val="NoSpacing"/>
              <w:jc w:val="center"/>
            </w:pPr>
          </w:p>
        </w:tc>
        <w:tc>
          <w:tcPr>
            <w:tcW w:w="1710" w:type="dxa"/>
          </w:tcPr>
          <w:p w14:paraId="3BF59DC2" w14:textId="77777777" w:rsidR="001F4EB7" w:rsidRPr="003B1634" w:rsidRDefault="001F4EB7" w:rsidP="00F85A49">
            <w:pPr>
              <w:pStyle w:val="NoSpacing"/>
              <w:jc w:val="center"/>
            </w:pPr>
          </w:p>
        </w:tc>
        <w:tc>
          <w:tcPr>
            <w:tcW w:w="2158" w:type="dxa"/>
          </w:tcPr>
          <w:p w14:paraId="58B1FA42" w14:textId="77777777" w:rsidR="001F4EB7" w:rsidRPr="003B1634" w:rsidRDefault="001F4EB7" w:rsidP="00F85A49">
            <w:pPr>
              <w:pStyle w:val="NoSpacing"/>
              <w:jc w:val="center"/>
            </w:pPr>
          </w:p>
        </w:tc>
        <w:tc>
          <w:tcPr>
            <w:tcW w:w="2342" w:type="dxa"/>
          </w:tcPr>
          <w:p w14:paraId="3EDAAD90" w14:textId="77777777" w:rsidR="001F4EB7" w:rsidRPr="003B1634" w:rsidRDefault="001F4EB7" w:rsidP="00F85A49">
            <w:pPr>
              <w:pStyle w:val="NoSpacing"/>
              <w:jc w:val="center"/>
            </w:pPr>
          </w:p>
        </w:tc>
        <w:tc>
          <w:tcPr>
            <w:tcW w:w="1798" w:type="dxa"/>
          </w:tcPr>
          <w:p w14:paraId="66414341" w14:textId="77777777" w:rsidR="001F4EB7" w:rsidRPr="003B1634" w:rsidRDefault="001F4EB7" w:rsidP="00F85A49">
            <w:pPr>
              <w:pStyle w:val="NoSpacing"/>
              <w:jc w:val="center"/>
            </w:pPr>
          </w:p>
        </w:tc>
        <w:tc>
          <w:tcPr>
            <w:tcW w:w="810" w:type="dxa"/>
          </w:tcPr>
          <w:p w14:paraId="075EADA5" w14:textId="77777777" w:rsidR="001F4EB7" w:rsidRPr="003B1634" w:rsidRDefault="001F4EB7" w:rsidP="00F85A49">
            <w:pPr>
              <w:pStyle w:val="NoSpacing"/>
              <w:jc w:val="center"/>
            </w:pPr>
          </w:p>
        </w:tc>
        <w:tc>
          <w:tcPr>
            <w:tcW w:w="720" w:type="dxa"/>
          </w:tcPr>
          <w:p w14:paraId="70BDFB90" w14:textId="20375FB0" w:rsidR="001F4EB7" w:rsidRPr="003B1634" w:rsidRDefault="001F4EB7" w:rsidP="00F85A49">
            <w:pPr>
              <w:pStyle w:val="NoSpacing"/>
              <w:jc w:val="center"/>
            </w:pPr>
          </w:p>
        </w:tc>
      </w:tr>
      <w:tr w:rsidR="005010F4" w:rsidRPr="003B1634" w14:paraId="330774CF" w14:textId="77777777" w:rsidTr="00435F33">
        <w:trPr>
          <w:trHeight w:val="20"/>
          <w:jc w:val="center"/>
        </w:trPr>
        <w:tc>
          <w:tcPr>
            <w:tcW w:w="808" w:type="dxa"/>
          </w:tcPr>
          <w:p w14:paraId="22AECCE5" w14:textId="77777777" w:rsidR="001F4EB7" w:rsidRPr="003B1634" w:rsidRDefault="001F4EB7" w:rsidP="00F85A49">
            <w:pPr>
              <w:pStyle w:val="NoSpacing"/>
              <w:jc w:val="center"/>
            </w:pPr>
            <w:r>
              <w:t>4</w:t>
            </w:r>
          </w:p>
        </w:tc>
        <w:tc>
          <w:tcPr>
            <w:tcW w:w="990" w:type="dxa"/>
          </w:tcPr>
          <w:p w14:paraId="26F73739" w14:textId="77777777" w:rsidR="001F4EB7" w:rsidRPr="003B1634" w:rsidRDefault="001F4EB7" w:rsidP="00F85A49">
            <w:pPr>
              <w:pStyle w:val="NoSpacing"/>
              <w:jc w:val="center"/>
            </w:pPr>
          </w:p>
        </w:tc>
        <w:tc>
          <w:tcPr>
            <w:tcW w:w="2162" w:type="dxa"/>
          </w:tcPr>
          <w:p w14:paraId="750E4ADD" w14:textId="77777777" w:rsidR="001F4EB7" w:rsidRPr="003B1634" w:rsidRDefault="001F4EB7" w:rsidP="00F85A49">
            <w:pPr>
              <w:pStyle w:val="NoSpacing"/>
              <w:jc w:val="center"/>
            </w:pPr>
          </w:p>
        </w:tc>
        <w:tc>
          <w:tcPr>
            <w:tcW w:w="1710" w:type="dxa"/>
          </w:tcPr>
          <w:p w14:paraId="405AF33A" w14:textId="77777777" w:rsidR="001F4EB7" w:rsidRPr="003B1634" w:rsidRDefault="001F4EB7" w:rsidP="00F85A49">
            <w:pPr>
              <w:pStyle w:val="NoSpacing"/>
              <w:jc w:val="center"/>
            </w:pPr>
          </w:p>
        </w:tc>
        <w:tc>
          <w:tcPr>
            <w:tcW w:w="2158" w:type="dxa"/>
          </w:tcPr>
          <w:p w14:paraId="7C31C41F" w14:textId="77777777" w:rsidR="001F4EB7" w:rsidRPr="003B1634" w:rsidRDefault="001F4EB7" w:rsidP="00F85A49">
            <w:pPr>
              <w:pStyle w:val="NoSpacing"/>
              <w:jc w:val="center"/>
            </w:pPr>
          </w:p>
        </w:tc>
        <w:tc>
          <w:tcPr>
            <w:tcW w:w="2342" w:type="dxa"/>
          </w:tcPr>
          <w:p w14:paraId="1C3DC11D" w14:textId="77777777" w:rsidR="001F4EB7" w:rsidRPr="003B1634" w:rsidRDefault="001F4EB7" w:rsidP="00F85A49">
            <w:pPr>
              <w:pStyle w:val="NoSpacing"/>
              <w:jc w:val="center"/>
            </w:pPr>
          </w:p>
        </w:tc>
        <w:tc>
          <w:tcPr>
            <w:tcW w:w="1798" w:type="dxa"/>
          </w:tcPr>
          <w:p w14:paraId="08264616" w14:textId="77777777" w:rsidR="001F4EB7" w:rsidRPr="003B1634" w:rsidRDefault="001F4EB7" w:rsidP="00F85A49">
            <w:pPr>
              <w:pStyle w:val="NoSpacing"/>
              <w:jc w:val="center"/>
            </w:pPr>
          </w:p>
        </w:tc>
        <w:tc>
          <w:tcPr>
            <w:tcW w:w="810" w:type="dxa"/>
          </w:tcPr>
          <w:p w14:paraId="5FBAE6DC" w14:textId="77777777" w:rsidR="001F4EB7" w:rsidRPr="003B1634" w:rsidRDefault="001F4EB7" w:rsidP="00F85A49">
            <w:pPr>
              <w:pStyle w:val="NoSpacing"/>
              <w:jc w:val="center"/>
            </w:pPr>
          </w:p>
        </w:tc>
        <w:tc>
          <w:tcPr>
            <w:tcW w:w="720" w:type="dxa"/>
          </w:tcPr>
          <w:p w14:paraId="3F5B7795" w14:textId="61E66B9A" w:rsidR="001F4EB7" w:rsidRPr="003B1634" w:rsidRDefault="001F4EB7" w:rsidP="00F85A49">
            <w:pPr>
              <w:pStyle w:val="NoSpacing"/>
              <w:jc w:val="center"/>
            </w:pPr>
          </w:p>
        </w:tc>
      </w:tr>
      <w:tr w:rsidR="005010F4" w:rsidRPr="003B1634" w14:paraId="156008E3" w14:textId="77777777" w:rsidTr="00435F33">
        <w:trPr>
          <w:trHeight w:val="20"/>
          <w:jc w:val="center"/>
        </w:trPr>
        <w:tc>
          <w:tcPr>
            <w:tcW w:w="808" w:type="dxa"/>
          </w:tcPr>
          <w:p w14:paraId="4018EF55" w14:textId="77777777" w:rsidR="001F4EB7" w:rsidRPr="003B1634" w:rsidRDefault="001F4EB7" w:rsidP="00F85A49">
            <w:pPr>
              <w:pStyle w:val="NoSpacing"/>
              <w:jc w:val="center"/>
            </w:pPr>
            <w:r>
              <w:t>5</w:t>
            </w:r>
          </w:p>
        </w:tc>
        <w:tc>
          <w:tcPr>
            <w:tcW w:w="990" w:type="dxa"/>
          </w:tcPr>
          <w:p w14:paraId="17A26A52" w14:textId="77777777" w:rsidR="001F4EB7" w:rsidRPr="003B1634" w:rsidRDefault="001F4EB7" w:rsidP="00F85A49">
            <w:pPr>
              <w:pStyle w:val="NoSpacing"/>
              <w:jc w:val="center"/>
            </w:pPr>
          </w:p>
        </w:tc>
        <w:tc>
          <w:tcPr>
            <w:tcW w:w="2162" w:type="dxa"/>
          </w:tcPr>
          <w:p w14:paraId="4CD5887B" w14:textId="77777777" w:rsidR="001F4EB7" w:rsidRPr="003B1634" w:rsidRDefault="001F4EB7" w:rsidP="00F85A49">
            <w:pPr>
              <w:pStyle w:val="NoSpacing"/>
              <w:jc w:val="center"/>
            </w:pPr>
          </w:p>
        </w:tc>
        <w:tc>
          <w:tcPr>
            <w:tcW w:w="1710" w:type="dxa"/>
          </w:tcPr>
          <w:p w14:paraId="36E1B578" w14:textId="77777777" w:rsidR="001F4EB7" w:rsidRPr="003B1634" w:rsidRDefault="001F4EB7" w:rsidP="00F85A49">
            <w:pPr>
              <w:pStyle w:val="NoSpacing"/>
              <w:jc w:val="center"/>
            </w:pPr>
          </w:p>
        </w:tc>
        <w:tc>
          <w:tcPr>
            <w:tcW w:w="2158" w:type="dxa"/>
          </w:tcPr>
          <w:p w14:paraId="0BFB8DD2" w14:textId="77777777" w:rsidR="001F4EB7" w:rsidRPr="003B1634" w:rsidRDefault="001F4EB7" w:rsidP="00F85A49">
            <w:pPr>
              <w:pStyle w:val="NoSpacing"/>
              <w:jc w:val="center"/>
            </w:pPr>
          </w:p>
        </w:tc>
        <w:tc>
          <w:tcPr>
            <w:tcW w:w="2342" w:type="dxa"/>
          </w:tcPr>
          <w:p w14:paraId="4C7C60DE" w14:textId="77777777" w:rsidR="001F4EB7" w:rsidRPr="003B1634" w:rsidRDefault="001F4EB7" w:rsidP="00F85A49">
            <w:pPr>
              <w:pStyle w:val="NoSpacing"/>
              <w:jc w:val="center"/>
            </w:pPr>
          </w:p>
        </w:tc>
        <w:tc>
          <w:tcPr>
            <w:tcW w:w="1798" w:type="dxa"/>
          </w:tcPr>
          <w:p w14:paraId="5A9D0B99" w14:textId="77777777" w:rsidR="001F4EB7" w:rsidRPr="003B1634" w:rsidRDefault="001F4EB7" w:rsidP="00F85A49">
            <w:pPr>
              <w:pStyle w:val="NoSpacing"/>
              <w:jc w:val="center"/>
            </w:pPr>
          </w:p>
        </w:tc>
        <w:tc>
          <w:tcPr>
            <w:tcW w:w="810" w:type="dxa"/>
          </w:tcPr>
          <w:p w14:paraId="75FC0F5D" w14:textId="77777777" w:rsidR="001F4EB7" w:rsidRPr="003B1634" w:rsidRDefault="001F4EB7" w:rsidP="00F85A49">
            <w:pPr>
              <w:pStyle w:val="NoSpacing"/>
              <w:jc w:val="center"/>
            </w:pPr>
          </w:p>
        </w:tc>
        <w:tc>
          <w:tcPr>
            <w:tcW w:w="720" w:type="dxa"/>
          </w:tcPr>
          <w:p w14:paraId="55D2DC73" w14:textId="1D7D964F" w:rsidR="001F4EB7" w:rsidRPr="003B1634" w:rsidRDefault="001F4EB7" w:rsidP="00F85A49">
            <w:pPr>
              <w:pStyle w:val="NoSpacing"/>
              <w:jc w:val="center"/>
            </w:pPr>
          </w:p>
        </w:tc>
      </w:tr>
    </w:tbl>
    <w:p w14:paraId="2041AF87" w14:textId="77777777" w:rsidR="003B1634" w:rsidRDefault="003B1634" w:rsidP="00F85A49">
      <w:pPr>
        <w:pStyle w:val="NoSpacing"/>
      </w:pPr>
    </w:p>
    <w:p w14:paraId="27487486" w14:textId="77777777" w:rsidR="00884A64" w:rsidRDefault="00884A64" w:rsidP="00F85A49">
      <w:pPr>
        <w:pStyle w:val="NoSpacing"/>
      </w:pPr>
    </w:p>
    <w:p w14:paraId="390C7FD8" w14:textId="77777777" w:rsidR="00884A64" w:rsidRDefault="00884A64" w:rsidP="00F85A49">
      <w:pPr>
        <w:pStyle w:val="NoSpacing"/>
      </w:pPr>
    </w:p>
    <w:p w14:paraId="2F9160C7" w14:textId="77777777" w:rsidR="00884A64" w:rsidRDefault="00884A64" w:rsidP="00F85A49">
      <w:pPr>
        <w:pStyle w:val="NoSpacing"/>
      </w:pPr>
    </w:p>
    <w:p w14:paraId="773A8DED" w14:textId="77777777" w:rsidR="00884A64" w:rsidRDefault="00884A6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rsidTr="00DA2B8F">
        <w:trPr>
          <w:trHeight w:val="314"/>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DA2B8F" w:rsidRDefault="00CB43AB" w:rsidP="00F85A49">
            <w:pPr>
              <w:pStyle w:val="NoSpacing"/>
            </w:pPr>
            <w:r w:rsidRPr="00DA2B8F">
              <w:t>1=Timber</w:t>
            </w:r>
          </w:p>
          <w:p w14:paraId="4E90D634" w14:textId="77777777" w:rsidR="00CB43AB" w:rsidRPr="00DA2B8F" w:rsidRDefault="00CB43AB" w:rsidP="00F85A49">
            <w:pPr>
              <w:pStyle w:val="NoSpacing"/>
            </w:pPr>
            <w:r w:rsidRPr="00DA2B8F">
              <w:t>2=Fuel wood</w:t>
            </w:r>
          </w:p>
          <w:p w14:paraId="25765FA9" w14:textId="77777777" w:rsidR="00CB43AB" w:rsidRPr="00DA2B8F" w:rsidRDefault="00CB43AB" w:rsidP="00F85A49">
            <w:pPr>
              <w:pStyle w:val="NoSpacing"/>
            </w:pPr>
            <w:r w:rsidRPr="00DA2B8F">
              <w:t>3=Charcoal</w:t>
            </w:r>
          </w:p>
          <w:p w14:paraId="494096E8" w14:textId="77777777" w:rsidR="00CB43AB" w:rsidRPr="00DA2B8F" w:rsidRDefault="00CB43AB" w:rsidP="00F85A49">
            <w:pPr>
              <w:pStyle w:val="NoSpacing"/>
            </w:pPr>
            <w:r w:rsidRPr="00DA2B8F">
              <w:t>4=Wood for wood carving</w:t>
            </w:r>
          </w:p>
          <w:p w14:paraId="4DEA2B2E" w14:textId="77777777" w:rsidR="00CB43AB" w:rsidRPr="00DA2B8F" w:rsidRDefault="00CB43AB" w:rsidP="00F85A49">
            <w:pPr>
              <w:pStyle w:val="NoSpacing"/>
            </w:pPr>
            <w:r w:rsidRPr="00DA2B8F">
              <w:t>5=Wood for poles</w:t>
            </w:r>
          </w:p>
        </w:tc>
        <w:tc>
          <w:tcPr>
            <w:tcW w:w="4052" w:type="dxa"/>
          </w:tcPr>
          <w:p w14:paraId="2B8768F1" w14:textId="77777777" w:rsidR="00CB43AB" w:rsidRPr="00DA2B8F" w:rsidRDefault="00CB43AB" w:rsidP="00F85A49">
            <w:pPr>
              <w:pStyle w:val="NoSpacing"/>
            </w:pPr>
            <w:r w:rsidRPr="00DA2B8F">
              <w:t>6=Fruit, nuts, seeds, roots, berries, etc.</w:t>
            </w:r>
          </w:p>
          <w:p w14:paraId="04D1A83E" w14:textId="77777777" w:rsidR="00CB43AB" w:rsidRPr="00DA2B8F" w:rsidRDefault="00CB43AB" w:rsidP="00F85A49">
            <w:pPr>
              <w:pStyle w:val="NoSpacing"/>
            </w:pPr>
            <w:r w:rsidRPr="00DA2B8F">
              <w:t>7=Mushrooms</w:t>
            </w:r>
          </w:p>
          <w:p w14:paraId="7A2FF8F5" w14:textId="505D6665" w:rsidR="00CB43AB" w:rsidRPr="00DA2B8F" w:rsidRDefault="00CB43AB" w:rsidP="00F85A49">
            <w:pPr>
              <w:pStyle w:val="NoSpacing"/>
            </w:pPr>
            <w:r w:rsidRPr="00DA2B8F">
              <w:t>8=Fodder</w:t>
            </w:r>
            <w:r w:rsidR="004A62FF">
              <w:t>/Animal feed</w:t>
            </w:r>
          </w:p>
          <w:p w14:paraId="1D6ED62D" w14:textId="77777777" w:rsidR="00CB43AB" w:rsidRPr="00DA2B8F" w:rsidRDefault="00CB43AB" w:rsidP="00F85A49">
            <w:pPr>
              <w:pStyle w:val="NoSpacing"/>
            </w:pPr>
            <w:r w:rsidRPr="00DA2B8F">
              <w:t>9=Rattan</w:t>
            </w:r>
          </w:p>
          <w:p w14:paraId="401B49E6" w14:textId="77777777" w:rsidR="00CB43AB" w:rsidRPr="00DA2B8F" w:rsidRDefault="00CB43AB" w:rsidP="00F85A49">
            <w:pPr>
              <w:pStyle w:val="NoSpacing"/>
            </w:pPr>
            <w:r w:rsidRPr="00DA2B8F">
              <w:t>10=Plant medicines</w:t>
            </w:r>
          </w:p>
        </w:tc>
        <w:tc>
          <w:tcPr>
            <w:tcW w:w="3958" w:type="dxa"/>
          </w:tcPr>
          <w:p w14:paraId="71EED651" w14:textId="77777777" w:rsidR="00CB43AB" w:rsidRPr="00DA2B8F" w:rsidRDefault="00CB43AB" w:rsidP="00F85A49">
            <w:pPr>
              <w:pStyle w:val="NoSpacing"/>
            </w:pPr>
            <w:r w:rsidRPr="00DA2B8F">
              <w:t>11=Herbs and spices</w:t>
            </w:r>
          </w:p>
          <w:p w14:paraId="72A0D27D" w14:textId="2DDD50D5" w:rsidR="00CB43AB" w:rsidRPr="00DA2B8F" w:rsidRDefault="00CB43AB" w:rsidP="00F85A49">
            <w:pPr>
              <w:pStyle w:val="NoSpacing"/>
            </w:pPr>
            <w:r w:rsidRPr="00DA2B8F">
              <w:t>12=</w:t>
            </w:r>
            <w:r w:rsidR="004A62FF">
              <w:t>Materials for d</w:t>
            </w:r>
            <w:r w:rsidRPr="00DA2B8F">
              <w:t>ying/tanning</w:t>
            </w:r>
          </w:p>
          <w:p w14:paraId="1EB8095C" w14:textId="77777777" w:rsidR="00CB43AB" w:rsidRPr="00DA2B8F" w:rsidRDefault="00CB43AB" w:rsidP="00F85A49">
            <w:pPr>
              <w:pStyle w:val="NoSpacing"/>
            </w:pPr>
            <w:r w:rsidRPr="00DA2B8F">
              <w:t>13=Seeds (for regeneration purposes)</w:t>
            </w:r>
          </w:p>
          <w:p w14:paraId="154BE352" w14:textId="77777777" w:rsidR="00CB43AB" w:rsidRPr="00DA2B8F" w:rsidRDefault="00CB43AB" w:rsidP="00F85A49">
            <w:pPr>
              <w:pStyle w:val="NoSpacing"/>
            </w:pPr>
            <w:r w:rsidRPr="00DA2B8F">
              <w:t>14=</w:t>
            </w:r>
            <w:proofErr w:type="spellStart"/>
            <w:r w:rsidRPr="00DA2B8F">
              <w:t>Fibres</w:t>
            </w:r>
            <w:proofErr w:type="spellEnd"/>
            <w:r w:rsidRPr="00DA2B8F">
              <w:t xml:space="preserve"> (for rope, </w:t>
            </w:r>
            <w:proofErr w:type="spellStart"/>
            <w:r w:rsidRPr="00DA2B8F">
              <w:t>etc</w:t>
            </w:r>
            <w:proofErr w:type="spellEnd"/>
            <w:r w:rsidRPr="00DA2B8F">
              <w:t>)</w:t>
            </w:r>
          </w:p>
          <w:p w14:paraId="1B5C6C8D" w14:textId="77777777" w:rsidR="00CB43AB" w:rsidRPr="00DA2B8F" w:rsidRDefault="00CB43AB" w:rsidP="00F85A49">
            <w:pPr>
              <w:pStyle w:val="NoSpacing"/>
            </w:pPr>
            <w:r w:rsidRPr="00DA2B8F">
              <w:t>15=Other plant products</w:t>
            </w:r>
          </w:p>
        </w:tc>
        <w:tc>
          <w:tcPr>
            <w:tcW w:w="3510" w:type="dxa"/>
          </w:tcPr>
          <w:p w14:paraId="43BD13B2" w14:textId="77777777" w:rsidR="00CB43AB" w:rsidRPr="00DA2B8F" w:rsidRDefault="00CB43AB" w:rsidP="00F85A49">
            <w:pPr>
              <w:pStyle w:val="NoSpacing"/>
            </w:pPr>
            <w:r w:rsidRPr="00DA2B8F">
              <w:t xml:space="preserve">16=Wildlife (including </w:t>
            </w:r>
            <w:proofErr w:type="spellStart"/>
            <w:r w:rsidRPr="00DA2B8F">
              <w:t>bushmeat</w:t>
            </w:r>
            <w:proofErr w:type="spellEnd"/>
            <w:r w:rsidRPr="00DA2B8F">
              <w:t>)</w:t>
            </w:r>
          </w:p>
          <w:p w14:paraId="47A96F87" w14:textId="77777777" w:rsidR="00CB43AB" w:rsidRPr="00DA2B8F" w:rsidRDefault="00CB43AB" w:rsidP="00F85A49">
            <w:pPr>
              <w:pStyle w:val="NoSpacing"/>
            </w:pPr>
            <w:r w:rsidRPr="00DA2B8F">
              <w:t xml:space="preserve">17=Beekeeping activities (e.g. honey) </w:t>
            </w:r>
          </w:p>
          <w:p w14:paraId="4A285C0B" w14:textId="77777777" w:rsidR="00CB43AB" w:rsidRPr="00DA2B8F" w:rsidRDefault="00CB43AB" w:rsidP="00F85A49">
            <w:pPr>
              <w:pStyle w:val="NoSpacing"/>
            </w:pPr>
            <w:r w:rsidRPr="00DA2B8F">
              <w:t>18=Caterpillar</w:t>
            </w:r>
          </w:p>
          <w:p w14:paraId="095FEF36" w14:textId="77777777" w:rsidR="00CB43AB" w:rsidRPr="00DA2B8F" w:rsidRDefault="009D511F" w:rsidP="00F85A49">
            <w:pPr>
              <w:pStyle w:val="NoSpacing"/>
            </w:pPr>
            <w:r w:rsidRPr="00DA2B8F">
              <w:t>97=Other, please specify</w:t>
            </w:r>
          </w:p>
        </w:tc>
      </w:tr>
    </w:tbl>
    <w:p w14:paraId="084C52FB" w14:textId="77777777" w:rsidR="00D936F4" w:rsidRDefault="00D936F4" w:rsidP="00F85A49">
      <w:pPr>
        <w:pStyle w:val="NoSpacing"/>
      </w:pPr>
    </w:p>
    <w:p w14:paraId="7D92378A" w14:textId="77777777" w:rsidR="00884A64" w:rsidRDefault="00884A64" w:rsidP="00F85A49">
      <w:pPr>
        <w:pStyle w:val="NoSpacing"/>
      </w:pPr>
    </w:p>
    <w:p w14:paraId="6D69B0D3" w14:textId="77777777" w:rsidR="00884A64" w:rsidRDefault="00884A64" w:rsidP="00F85A49">
      <w:pPr>
        <w:pStyle w:val="NoSpacing"/>
      </w:pPr>
    </w:p>
    <w:p w14:paraId="0AB18D0F" w14:textId="77777777" w:rsidR="00884A64" w:rsidRDefault="00884A64" w:rsidP="00F85A49">
      <w:pPr>
        <w:pStyle w:val="NoSpacing"/>
      </w:pPr>
    </w:p>
    <w:p w14:paraId="587D3C68" w14:textId="77777777" w:rsidR="00884A64" w:rsidRDefault="00884A64" w:rsidP="00F85A49">
      <w:pPr>
        <w:pStyle w:val="NoSpacing"/>
      </w:pPr>
    </w:p>
    <w:p w14:paraId="57835851" w14:textId="77777777" w:rsidR="00884A64" w:rsidRDefault="00884A64" w:rsidP="00F85A49">
      <w:pPr>
        <w:pStyle w:val="NoSpacing"/>
      </w:pPr>
    </w:p>
    <w:p w14:paraId="64E002E6" w14:textId="77777777" w:rsidR="00884A64" w:rsidRDefault="00884A64" w:rsidP="00F85A49">
      <w:pPr>
        <w:pStyle w:val="NoSpacing"/>
      </w:pPr>
    </w:p>
    <w:p w14:paraId="00DC2BD8" w14:textId="77777777" w:rsidR="00884A64" w:rsidRDefault="00884A64" w:rsidP="00F85A49">
      <w:pPr>
        <w:pStyle w:val="NoSpacing"/>
      </w:pPr>
    </w:p>
    <w:p w14:paraId="198A9B5E" w14:textId="77777777" w:rsidR="00884A64" w:rsidRDefault="00884A64" w:rsidP="00F85A49">
      <w:pPr>
        <w:pStyle w:val="NoSpacing"/>
      </w:pPr>
    </w:p>
    <w:p w14:paraId="75772AD4" w14:textId="77777777" w:rsidR="00884A64" w:rsidRDefault="00884A64" w:rsidP="00F85A49">
      <w:pPr>
        <w:pStyle w:val="NoSpacing"/>
      </w:pPr>
    </w:p>
    <w:p w14:paraId="77B30FDE" w14:textId="77777777" w:rsidR="00884A64" w:rsidRDefault="00884A64" w:rsidP="00F85A49">
      <w:pPr>
        <w:pStyle w:val="NoSpacing"/>
      </w:pPr>
    </w:p>
    <w:p w14:paraId="2B74C20B" w14:textId="77777777" w:rsidR="00884A64" w:rsidRDefault="00884A64" w:rsidP="00F85A49">
      <w:pPr>
        <w:pStyle w:val="NoSpacing"/>
      </w:pPr>
    </w:p>
    <w:p w14:paraId="1C8EA479" w14:textId="77777777" w:rsidR="00884A64" w:rsidRDefault="00884A64" w:rsidP="00F85A49">
      <w:pPr>
        <w:pStyle w:val="NoSpacing"/>
      </w:pPr>
    </w:p>
    <w:tbl>
      <w:tblPr>
        <w:tblStyle w:val="TableGrid"/>
        <w:tblW w:w="12688"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2563"/>
        <w:gridCol w:w="3510"/>
      </w:tblGrid>
      <w:tr w:rsidR="005010F4" w:rsidRPr="00553E89" w14:paraId="6571954D" w14:textId="77777777" w:rsidTr="005010F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4516CAB4" w:rsidR="00553E89" w:rsidRPr="00553E89" w:rsidRDefault="00A81588" w:rsidP="00F85A49">
            <w:pPr>
              <w:pStyle w:val="NoSpacing"/>
              <w:jc w:val="center"/>
            </w:pPr>
            <w:r>
              <w:t>E15</w:t>
            </w:r>
            <w:r w:rsidR="001F4EB7">
              <w:t>. D</w:t>
            </w:r>
            <w:r w:rsidR="00553E89" w:rsidRPr="00553E89">
              <w:t xml:space="preserve">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608D90EB" w:rsidR="00553E89" w:rsidRDefault="00A81588" w:rsidP="00F85A49">
            <w:pPr>
              <w:pStyle w:val="NoSpacing"/>
              <w:jc w:val="center"/>
            </w:pPr>
            <w:r>
              <w:t>E16</w:t>
            </w:r>
            <w:r w:rsidR="001F4EB7">
              <w:t>. From whom did you apply for permission?</w:t>
            </w:r>
          </w:p>
          <w:p w14:paraId="1946A882" w14:textId="45AC5A66" w:rsidR="007A4D96" w:rsidRPr="00435F33" w:rsidRDefault="005010F4" w:rsidP="00F85A49">
            <w:pPr>
              <w:pStyle w:val="NoSpacing"/>
              <w:jc w:val="center"/>
              <w:rPr>
                <w:i/>
              </w:rPr>
            </w:pPr>
            <w:r>
              <w:rPr>
                <w:i/>
              </w:rPr>
              <w:t>Select all that apply</w:t>
            </w:r>
          </w:p>
          <w:p w14:paraId="1A30C668" w14:textId="00517403" w:rsidR="00553E89" w:rsidRDefault="00553E89" w:rsidP="005010F4">
            <w:pPr>
              <w:pStyle w:val="NoSpacing"/>
              <w:jc w:val="center"/>
            </w:pPr>
            <w:r w:rsidRPr="00553E89">
              <w:t>1=</w:t>
            </w:r>
            <w:r w:rsidR="001F4EB7">
              <w:t xml:space="preserve"> </w:t>
            </w:r>
            <w:r w:rsidR="005010F4">
              <w:t xml:space="preserve">Headman or </w:t>
            </w:r>
            <w:r w:rsidR="009229F9">
              <w:t xml:space="preserve">Headman’s </w:t>
            </w:r>
            <w:r w:rsidR="005010F4">
              <w:t>Induna</w:t>
            </w:r>
          </w:p>
          <w:p w14:paraId="783F077B" w14:textId="77777777" w:rsidR="005010F4" w:rsidRDefault="005010F4" w:rsidP="005010F4">
            <w:pPr>
              <w:pStyle w:val="NoSpacing"/>
              <w:jc w:val="center"/>
            </w:pPr>
            <w:r>
              <w:t>2=Village elders</w:t>
            </w:r>
          </w:p>
          <w:p w14:paraId="49369AFD" w14:textId="77777777" w:rsidR="005010F4" w:rsidRDefault="005010F4" w:rsidP="005010F4">
            <w:pPr>
              <w:pStyle w:val="NoSpacing"/>
              <w:jc w:val="center"/>
            </w:pPr>
            <w:r>
              <w:t>3=Village committee</w:t>
            </w:r>
          </w:p>
          <w:p w14:paraId="38B2A630" w14:textId="07D7C0F0" w:rsidR="005010F4" w:rsidRDefault="005010F4" w:rsidP="005010F4">
            <w:pPr>
              <w:pStyle w:val="NoSpacing"/>
              <w:jc w:val="center"/>
            </w:pPr>
            <w:r>
              <w:t>4=Chief</w:t>
            </w:r>
            <w:r w:rsidR="009229F9">
              <w:t xml:space="preserve"> or Chief’s Induna</w:t>
            </w:r>
          </w:p>
          <w:p w14:paraId="4CC38F7A" w14:textId="77777777" w:rsidR="005010F4" w:rsidRDefault="005010F4" w:rsidP="005010F4">
            <w:pPr>
              <w:pStyle w:val="NoSpacing"/>
              <w:jc w:val="center"/>
            </w:pPr>
            <w:r>
              <w:t>5=State authority</w:t>
            </w:r>
          </w:p>
          <w:p w14:paraId="6B029DC6" w14:textId="77777777" w:rsidR="005010F4" w:rsidRDefault="005010F4" w:rsidP="005010F4">
            <w:pPr>
              <w:pStyle w:val="NoSpacing"/>
              <w:jc w:val="center"/>
            </w:pPr>
            <w:r>
              <w:t>6=ZAWA</w:t>
            </w:r>
          </w:p>
          <w:p w14:paraId="6025A3BE" w14:textId="00858659" w:rsidR="005010F4" w:rsidRPr="00553E89" w:rsidRDefault="005010F4" w:rsidP="005010F4">
            <w:pPr>
              <w:pStyle w:val="NoSpacing"/>
              <w:jc w:val="center"/>
            </w:pPr>
            <w:r>
              <w:t>7=DFO</w:t>
            </w:r>
          </w:p>
          <w:p w14:paraId="013E2394" w14:textId="77777777" w:rsidR="00553E89" w:rsidRDefault="00553E89" w:rsidP="00F85A49">
            <w:pPr>
              <w:pStyle w:val="NoSpacing"/>
              <w:jc w:val="center"/>
            </w:pPr>
            <w:r w:rsidRPr="00553E89">
              <w:t>97=Other</w:t>
            </w:r>
            <w:r w:rsidR="009D511F">
              <w:t>, please specify</w:t>
            </w:r>
          </w:p>
          <w:p w14:paraId="330FDA8B" w14:textId="47E78A28" w:rsidR="004A62FF" w:rsidRPr="00736907" w:rsidRDefault="004A62FF" w:rsidP="00F85A49">
            <w:pPr>
              <w:pStyle w:val="NoSpacing"/>
              <w:jc w:val="center"/>
              <w:rPr>
                <w:i/>
              </w:rPr>
            </w:pPr>
            <w:r w:rsidRPr="00736907">
              <w:rPr>
                <w:i/>
              </w:rPr>
              <w:t>Answer if E21=1</w:t>
            </w:r>
          </w:p>
        </w:tc>
        <w:tc>
          <w:tcPr>
            <w:tcW w:w="2563" w:type="dxa"/>
          </w:tcPr>
          <w:p w14:paraId="023FD4A7" w14:textId="4F775BDF" w:rsidR="00553E89" w:rsidRDefault="00D75A79" w:rsidP="00F85A49">
            <w:pPr>
              <w:pStyle w:val="NoSpacing"/>
              <w:jc w:val="center"/>
            </w:pPr>
            <w:r>
              <w:t>E17</w:t>
            </w:r>
            <w:r w:rsidR="00F24D00">
              <w:t xml:space="preserve">. </w:t>
            </w:r>
            <w:r w:rsidR="00553E89" w:rsidRPr="00553E89">
              <w:t>What was the land used for after clearing?</w:t>
            </w:r>
          </w:p>
          <w:p w14:paraId="1177130F" w14:textId="2022D296" w:rsidR="008D3261" w:rsidRPr="008D3261" w:rsidRDefault="008D3261" w:rsidP="00F85A49">
            <w:pPr>
              <w:pStyle w:val="NoSpacing"/>
              <w:jc w:val="center"/>
              <w:rPr>
                <w:i/>
              </w:rPr>
            </w:pPr>
            <w:r>
              <w:rPr>
                <w:i/>
              </w:rPr>
              <w:t>If multiple, main use only</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3510" w:type="dxa"/>
          </w:tcPr>
          <w:p w14:paraId="7EA5C3EB" w14:textId="4DD10392" w:rsidR="00553E89" w:rsidRDefault="001F4EB7" w:rsidP="00F85A49">
            <w:pPr>
              <w:pStyle w:val="NoSpacing"/>
              <w:jc w:val="center"/>
            </w:pPr>
            <w:r>
              <w:t>E.</w:t>
            </w:r>
            <w:r w:rsidR="00D75A79">
              <w:t>18</w:t>
            </w:r>
            <w:r w:rsidR="00F24D00">
              <w:t xml:space="preserve"> </w:t>
            </w:r>
            <w:r w:rsidR="00EA506E">
              <w:t>Why did you have to clear</w:t>
            </w:r>
            <w:r w:rsidR="00553E89" w:rsidRPr="00553E89">
              <w:t xml:space="preserve"> new land?</w:t>
            </w:r>
          </w:p>
          <w:p w14:paraId="72F57771" w14:textId="4DF417AC" w:rsidR="008D3261" w:rsidRPr="008D3261" w:rsidRDefault="008D3261" w:rsidP="00F85A49">
            <w:pPr>
              <w:pStyle w:val="NoSpacing"/>
              <w:jc w:val="center"/>
              <w:rPr>
                <w:i/>
              </w:rPr>
            </w:pPr>
            <w:r>
              <w:rPr>
                <w:i/>
              </w:rPr>
              <w:t>Select all that apply</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1BEBF1EA"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31A3E607" w:rsidR="00553E89" w:rsidRPr="007C4702" w:rsidRDefault="00553E89" w:rsidP="00F85A49">
            <w:pPr>
              <w:pStyle w:val="NoSpacing"/>
              <w:jc w:val="center"/>
              <w:rPr>
                <w:sz w:val="20"/>
                <w:lang w:val="en-ZW"/>
              </w:rPr>
            </w:pPr>
            <w:r w:rsidRPr="007C4702">
              <w:rPr>
                <w:sz w:val="20"/>
                <w:lang w:val="en-ZW"/>
              </w:rPr>
              <w:t>9=I was displaced</w:t>
            </w:r>
            <w:r w:rsidR="004A62FF">
              <w:rPr>
                <w:sz w:val="20"/>
                <w:lang w:val="en-ZW"/>
              </w:rPr>
              <w:t>/chased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010F4" w:rsidRPr="007C4702" w14:paraId="0934095C" w14:textId="77777777" w:rsidTr="005010F4">
        <w:trPr>
          <w:trHeight w:val="20"/>
          <w:jc w:val="center"/>
        </w:trPr>
        <w:tc>
          <w:tcPr>
            <w:tcW w:w="808" w:type="dxa"/>
          </w:tcPr>
          <w:p w14:paraId="51798902" w14:textId="1F079255" w:rsidR="00553E89" w:rsidRPr="007C4702" w:rsidRDefault="00553E89" w:rsidP="00F85A49">
            <w:pPr>
              <w:pStyle w:val="NoSpacing"/>
              <w:jc w:val="center"/>
              <w:rPr>
                <w:sz w:val="18"/>
              </w:rPr>
            </w:pPr>
          </w:p>
        </w:tc>
        <w:tc>
          <w:tcPr>
            <w:tcW w:w="987" w:type="dxa"/>
          </w:tcPr>
          <w:p w14:paraId="3E89E9FE" w14:textId="6918E9AA" w:rsidR="00553E89" w:rsidRPr="007C4702" w:rsidRDefault="00112EE1" w:rsidP="00F85A49">
            <w:pPr>
              <w:pStyle w:val="NoSpacing"/>
              <w:jc w:val="center"/>
              <w:rPr>
                <w:sz w:val="18"/>
              </w:rPr>
            </w:pPr>
            <w:r>
              <w:rPr>
                <w:sz w:val="18"/>
              </w:rPr>
              <w:t>Forest</w:t>
            </w:r>
          </w:p>
        </w:tc>
        <w:tc>
          <w:tcPr>
            <w:tcW w:w="1940" w:type="dxa"/>
          </w:tcPr>
          <w:p w14:paraId="4BE28E10" w14:textId="7BC8FCCA" w:rsidR="00553E89" w:rsidRPr="007C4702" w:rsidRDefault="00112EE1" w:rsidP="00F85A49">
            <w:pPr>
              <w:pStyle w:val="NoSpacing"/>
              <w:jc w:val="center"/>
              <w:rPr>
                <w:sz w:val="18"/>
              </w:rPr>
            </w:pPr>
            <w:proofErr w:type="spellStart"/>
            <w:r>
              <w:rPr>
                <w:sz w:val="18"/>
              </w:rPr>
              <w:t>clearpemission</w:t>
            </w:r>
            <w:proofErr w:type="spellEnd"/>
          </w:p>
        </w:tc>
        <w:tc>
          <w:tcPr>
            <w:tcW w:w="2880" w:type="dxa"/>
          </w:tcPr>
          <w:p w14:paraId="4D70DF04" w14:textId="76452A5A" w:rsidR="00553E89" w:rsidRPr="007C4702" w:rsidRDefault="00112EE1" w:rsidP="00F85A49">
            <w:pPr>
              <w:pStyle w:val="NoSpacing"/>
              <w:jc w:val="center"/>
              <w:rPr>
                <w:sz w:val="18"/>
              </w:rPr>
            </w:pPr>
            <w:proofErr w:type="spellStart"/>
            <w:r>
              <w:rPr>
                <w:sz w:val="18"/>
              </w:rPr>
              <w:t>Clearpemissionwho</w:t>
            </w:r>
            <w:proofErr w:type="spellEnd"/>
          </w:p>
        </w:tc>
        <w:tc>
          <w:tcPr>
            <w:tcW w:w="2563" w:type="dxa"/>
          </w:tcPr>
          <w:p w14:paraId="7E28892C" w14:textId="242E29AB" w:rsidR="00553E89" w:rsidRPr="007C4702" w:rsidRDefault="00112EE1" w:rsidP="00F85A49">
            <w:pPr>
              <w:pStyle w:val="NoSpacing"/>
              <w:jc w:val="center"/>
              <w:rPr>
                <w:sz w:val="18"/>
              </w:rPr>
            </w:pPr>
            <w:proofErr w:type="spellStart"/>
            <w:r>
              <w:rPr>
                <w:sz w:val="18"/>
              </w:rPr>
              <w:t>Clearreason</w:t>
            </w:r>
            <w:proofErr w:type="spellEnd"/>
          </w:p>
        </w:tc>
        <w:tc>
          <w:tcPr>
            <w:tcW w:w="3510" w:type="dxa"/>
          </w:tcPr>
          <w:p w14:paraId="74234C53" w14:textId="0CF1CE2B" w:rsidR="00553E89" w:rsidRPr="007C4702" w:rsidRDefault="00300D58" w:rsidP="00F85A49">
            <w:pPr>
              <w:pStyle w:val="NoSpacing"/>
              <w:jc w:val="center"/>
              <w:rPr>
                <w:sz w:val="18"/>
              </w:rPr>
            </w:pPr>
            <w:proofErr w:type="spellStart"/>
            <w:r>
              <w:rPr>
                <w:sz w:val="18"/>
              </w:rPr>
              <w:t>clearwhy</w:t>
            </w:r>
            <w:proofErr w:type="spellEnd"/>
          </w:p>
        </w:tc>
      </w:tr>
      <w:tr w:rsidR="005010F4" w:rsidRPr="00553E89" w14:paraId="2C27011A" w14:textId="77777777" w:rsidTr="005010F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2563" w:type="dxa"/>
          </w:tcPr>
          <w:p w14:paraId="531E9C5C" w14:textId="77777777" w:rsidR="00553E89" w:rsidRPr="00553E89" w:rsidRDefault="00553E89" w:rsidP="00F85A49">
            <w:pPr>
              <w:pStyle w:val="NoSpacing"/>
              <w:jc w:val="center"/>
            </w:pPr>
          </w:p>
        </w:tc>
        <w:tc>
          <w:tcPr>
            <w:tcW w:w="3510" w:type="dxa"/>
          </w:tcPr>
          <w:p w14:paraId="586169DC" w14:textId="77777777" w:rsidR="00553E89" w:rsidRPr="00553E89" w:rsidRDefault="00553E89" w:rsidP="00F85A49">
            <w:pPr>
              <w:pStyle w:val="NoSpacing"/>
              <w:jc w:val="center"/>
            </w:pPr>
          </w:p>
        </w:tc>
      </w:tr>
      <w:tr w:rsidR="005010F4" w:rsidRPr="00553E89" w14:paraId="756C5ACF" w14:textId="77777777" w:rsidTr="005010F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2563" w:type="dxa"/>
          </w:tcPr>
          <w:p w14:paraId="0B9616AA" w14:textId="77777777" w:rsidR="00553E89" w:rsidRPr="00553E89" w:rsidRDefault="00553E89" w:rsidP="00F85A49">
            <w:pPr>
              <w:pStyle w:val="NoSpacing"/>
              <w:jc w:val="center"/>
            </w:pPr>
          </w:p>
        </w:tc>
        <w:tc>
          <w:tcPr>
            <w:tcW w:w="3510" w:type="dxa"/>
          </w:tcPr>
          <w:p w14:paraId="17F036A0" w14:textId="77777777" w:rsidR="00553E89" w:rsidRPr="00553E89" w:rsidRDefault="00553E89" w:rsidP="00F85A49">
            <w:pPr>
              <w:pStyle w:val="NoSpacing"/>
              <w:jc w:val="center"/>
            </w:pPr>
          </w:p>
        </w:tc>
      </w:tr>
      <w:tr w:rsidR="005010F4" w:rsidRPr="00553E89" w14:paraId="2C010915" w14:textId="77777777" w:rsidTr="005010F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2563" w:type="dxa"/>
          </w:tcPr>
          <w:p w14:paraId="033268CA" w14:textId="77777777" w:rsidR="00553E89" w:rsidRPr="00553E89" w:rsidRDefault="00553E89" w:rsidP="00F85A49">
            <w:pPr>
              <w:pStyle w:val="NoSpacing"/>
              <w:jc w:val="center"/>
            </w:pPr>
          </w:p>
        </w:tc>
        <w:tc>
          <w:tcPr>
            <w:tcW w:w="3510" w:type="dxa"/>
          </w:tcPr>
          <w:p w14:paraId="3FEAC129" w14:textId="77777777" w:rsidR="00553E89" w:rsidRPr="00553E89" w:rsidRDefault="00553E89" w:rsidP="00F85A49">
            <w:pPr>
              <w:pStyle w:val="NoSpacing"/>
              <w:jc w:val="center"/>
            </w:pPr>
          </w:p>
        </w:tc>
      </w:tr>
      <w:tr w:rsidR="005010F4" w:rsidRPr="00553E89" w14:paraId="5F39B564" w14:textId="77777777" w:rsidTr="005010F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2563" w:type="dxa"/>
          </w:tcPr>
          <w:p w14:paraId="07F3E4A2" w14:textId="77777777" w:rsidR="00553E89" w:rsidRPr="00553E89" w:rsidRDefault="00553E89" w:rsidP="00F85A49">
            <w:pPr>
              <w:pStyle w:val="NoSpacing"/>
              <w:jc w:val="center"/>
            </w:pPr>
          </w:p>
        </w:tc>
        <w:tc>
          <w:tcPr>
            <w:tcW w:w="3510" w:type="dxa"/>
          </w:tcPr>
          <w:p w14:paraId="3296D36C" w14:textId="77777777" w:rsidR="00553E89" w:rsidRPr="00553E89" w:rsidRDefault="00553E89" w:rsidP="00F85A49">
            <w:pPr>
              <w:pStyle w:val="NoSpacing"/>
              <w:jc w:val="center"/>
            </w:pPr>
          </w:p>
        </w:tc>
      </w:tr>
      <w:tr w:rsidR="005010F4" w:rsidRPr="00553E89" w14:paraId="5CDA7181" w14:textId="77777777" w:rsidTr="005010F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2563" w:type="dxa"/>
          </w:tcPr>
          <w:p w14:paraId="775878F3" w14:textId="77777777" w:rsidR="00553E89" w:rsidRPr="00553E89" w:rsidRDefault="00553E89" w:rsidP="00F85A49">
            <w:pPr>
              <w:pStyle w:val="NoSpacing"/>
              <w:jc w:val="center"/>
            </w:pPr>
          </w:p>
        </w:tc>
        <w:tc>
          <w:tcPr>
            <w:tcW w:w="3510" w:type="dxa"/>
          </w:tcPr>
          <w:p w14:paraId="1824F512" w14:textId="77777777" w:rsidR="00553E89" w:rsidRPr="00553E89" w:rsidRDefault="00553E89" w:rsidP="00F85A49">
            <w:pPr>
              <w:pStyle w:val="NoSpacing"/>
              <w:jc w:val="center"/>
            </w:pPr>
          </w:p>
        </w:tc>
      </w:tr>
    </w:tbl>
    <w:p w14:paraId="39DB4BB5" w14:textId="6130E295" w:rsidR="003B0012" w:rsidRDefault="003B0012" w:rsidP="00F85A49">
      <w:pPr>
        <w:spacing w:line="240" w:lineRule="auto"/>
      </w:pPr>
    </w:p>
    <w:p w14:paraId="2B7157A1" w14:textId="256C99BE" w:rsidR="003B0012" w:rsidRDefault="003B0012" w:rsidP="003B0012"/>
    <w:tbl>
      <w:tblPr>
        <w:tblW w:w="11086" w:type="dxa"/>
        <w:tblLayout w:type="fixed"/>
        <w:tblCellMar>
          <w:left w:w="72" w:type="dxa"/>
          <w:right w:w="72" w:type="dxa"/>
        </w:tblCellMar>
        <w:tblLook w:val="0000" w:firstRow="0" w:lastRow="0" w:firstColumn="0" w:lastColumn="0" w:noHBand="0" w:noVBand="0"/>
      </w:tblPr>
      <w:tblGrid>
        <w:gridCol w:w="360"/>
        <w:gridCol w:w="4491"/>
        <w:gridCol w:w="2626"/>
        <w:gridCol w:w="1865"/>
        <w:gridCol w:w="1744"/>
      </w:tblGrid>
      <w:tr w:rsidR="003B0012" w:rsidRPr="00D3513D" w14:paraId="02F29CF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4611E337" w14:textId="77777777" w:rsidR="003B0012" w:rsidRPr="00937FCD"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7468800" w14:textId="77777777" w:rsidR="003B0012" w:rsidRDefault="003B0012" w:rsidP="003B0012">
            <w:pPr>
              <w:pStyle w:val="NoSpacing"/>
              <w:rPr>
                <w:w w:val="105"/>
              </w:rPr>
            </w:pPr>
            <w:r>
              <w:rPr>
                <w:w w:val="105"/>
              </w:rPr>
              <w:t>D1</w:t>
            </w:r>
            <w:r w:rsidRPr="00937FCD">
              <w:rPr>
                <w:w w:val="105"/>
              </w:rPr>
              <w:t xml:space="preserve">. </w:t>
            </w:r>
            <w:r>
              <w:rPr>
                <w:w w:val="105"/>
              </w:rPr>
              <w:t>Are there any forested graveyard areas near or in your village that you do not harvest any products from?</w:t>
            </w:r>
          </w:p>
        </w:tc>
        <w:tc>
          <w:tcPr>
            <w:tcW w:w="4491" w:type="dxa"/>
            <w:gridSpan w:val="2"/>
            <w:tcBorders>
              <w:top w:val="single" w:sz="4" w:space="0" w:color="000000"/>
              <w:bottom w:val="single" w:sz="4" w:space="0" w:color="000000"/>
            </w:tcBorders>
          </w:tcPr>
          <w:p w14:paraId="27DC4BBB" w14:textId="77777777" w:rsidR="003B0012" w:rsidRPr="0024277B" w:rsidRDefault="003B0012" w:rsidP="003B0012">
            <w:pPr>
              <w:pStyle w:val="NoSpacing"/>
            </w:pPr>
            <w:r w:rsidRPr="0024277B">
              <w:t xml:space="preserve">1= </w:t>
            </w:r>
          </w:p>
          <w:p w14:paraId="495215B5" w14:textId="77777777" w:rsidR="003B0012" w:rsidRPr="0024277B" w:rsidRDefault="003B0012" w:rsidP="003B0012">
            <w:pPr>
              <w:pStyle w:val="NoSpacing"/>
            </w:pPr>
            <w:r w:rsidRPr="0024277B">
              <w:t xml:space="preserve">2= </w:t>
            </w:r>
          </w:p>
          <w:p w14:paraId="6D17933F" w14:textId="77777777" w:rsidR="003B0012" w:rsidRPr="001C525F" w:rsidRDefault="003B0012" w:rsidP="003B0012">
            <w:pPr>
              <w:pStyle w:val="NoSpacing"/>
              <w:rPr>
                <w:i/>
              </w:rPr>
            </w:pPr>
            <w:r w:rsidRPr="0024277B">
              <w:t>3</w:t>
            </w:r>
            <w:proofErr w:type="gramStart"/>
            <w:r w:rsidRPr="0024277B">
              <w:t>=</w:t>
            </w:r>
            <w:r>
              <w:rPr>
                <w:i/>
              </w:rPr>
              <w:t xml:space="preserve"> </w:t>
            </w:r>
            <w:r w:rsidRPr="001C525F">
              <w:rPr>
                <w:i/>
              </w:rPr>
              <w:t xml:space="preserve"> </w:t>
            </w:r>
            <w:proofErr w:type="gramEnd"/>
          </w:p>
        </w:tc>
        <w:tc>
          <w:tcPr>
            <w:tcW w:w="1744" w:type="dxa"/>
            <w:tcBorders>
              <w:top w:val="single" w:sz="18" w:space="0" w:color="000000"/>
              <w:left w:val="single" w:sz="18" w:space="0" w:color="000000"/>
              <w:bottom w:val="single" w:sz="18" w:space="0" w:color="000000"/>
              <w:right w:val="single" w:sz="18" w:space="0" w:color="000000"/>
            </w:tcBorders>
          </w:tcPr>
          <w:p w14:paraId="3C78D791" w14:textId="77777777" w:rsidR="003B0012" w:rsidRPr="00D3513D" w:rsidRDefault="003B0012" w:rsidP="003B0012">
            <w:pPr>
              <w:pStyle w:val="NoSpacing"/>
              <w:rPr>
                <w:i/>
              </w:rPr>
            </w:pPr>
            <w:r>
              <w:rPr>
                <w:i/>
              </w:rPr>
              <w:t>(Code</w:t>
            </w:r>
            <w:r w:rsidRPr="00D3513D">
              <w:rPr>
                <w:i/>
              </w:rPr>
              <w:t>)</w:t>
            </w:r>
          </w:p>
        </w:tc>
      </w:tr>
      <w:tr w:rsidR="003B0012" w:rsidRPr="00D3513D" w14:paraId="57358A4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07B4CB3" w14:textId="77777777" w:rsidR="003B0012" w:rsidRPr="00937FCD" w:rsidRDefault="003B0012" w:rsidP="003B0012">
            <w:pPr>
              <w:pStyle w:val="NoSpacing"/>
              <w:rPr>
                <w:w w:val="105"/>
              </w:rPr>
            </w:pPr>
          </w:p>
        </w:tc>
        <w:tc>
          <w:tcPr>
            <w:tcW w:w="7117" w:type="dxa"/>
            <w:gridSpan w:val="2"/>
            <w:tcBorders>
              <w:top w:val="single" w:sz="4" w:space="0" w:color="000000"/>
              <w:left w:val="single" w:sz="4" w:space="0" w:color="000000"/>
              <w:bottom w:val="single" w:sz="4" w:space="0" w:color="000000"/>
            </w:tcBorders>
          </w:tcPr>
          <w:p w14:paraId="053A3AA3" w14:textId="77777777" w:rsidR="003B0012" w:rsidRDefault="003B0012" w:rsidP="003B0012">
            <w:pPr>
              <w:pStyle w:val="NoSpacing"/>
              <w:rPr>
                <w:w w:val="105"/>
              </w:rPr>
            </w:pPr>
            <w:r>
              <w:rPr>
                <w:w w:val="105"/>
              </w:rPr>
              <w:t>D2. Please describe the restrictions that apply to the graveyard(s)</w:t>
            </w:r>
          </w:p>
        </w:tc>
        <w:tc>
          <w:tcPr>
            <w:tcW w:w="3609" w:type="dxa"/>
            <w:gridSpan w:val="2"/>
            <w:tcBorders>
              <w:top w:val="single" w:sz="18" w:space="0" w:color="000000"/>
              <w:left w:val="single" w:sz="18" w:space="0" w:color="000000"/>
              <w:bottom w:val="single" w:sz="18" w:space="0" w:color="000000"/>
              <w:right w:val="single" w:sz="18" w:space="0" w:color="000000"/>
            </w:tcBorders>
          </w:tcPr>
          <w:p w14:paraId="25E82DE6" w14:textId="77777777" w:rsidR="003B0012" w:rsidRPr="00D3513D" w:rsidRDefault="003B0012" w:rsidP="003B0012">
            <w:pPr>
              <w:pStyle w:val="NoSpacing"/>
              <w:rPr>
                <w:i/>
              </w:rPr>
            </w:pPr>
            <w:r>
              <w:rPr>
                <w:i/>
              </w:rPr>
              <w:t>(Text)</w:t>
            </w:r>
          </w:p>
        </w:tc>
      </w:tr>
      <w:tr w:rsidR="003B0012" w:rsidRPr="00D3513D" w14:paraId="27278AAE"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C058DD8" w14:textId="77777777" w:rsidR="003B0012" w:rsidRPr="00937FCD"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C1F7415" w14:textId="77777777" w:rsidR="003B0012" w:rsidRDefault="003B0012" w:rsidP="003B0012">
            <w:pPr>
              <w:pStyle w:val="NoSpacing"/>
              <w:rPr>
                <w:w w:val="105"/>
              </w:rPr>
            </w:pPr>
            <w:r>
              <w:rPr>
                <w:w w:val="105"/>
              </w:rPr>
              <w:t>D3. Who makes the restrictions?</w:t>
            </w:r>
          </w:p>
        </w:tc>
        <w:tc>
          <w:tcPr>
            <w:tcW w:w="4491" w:type="dxa"/>
            <w:gridSpan w:val="2"/>
            <w:tcBorders>
              <w:top w:val="single" w:sz="4" w:space="0" w:color="000000"/>
              <w:bottom w:val="single" w:sz="4" w:space="0" w:color="000000"/>
            </w:tcBorders>
          </w:tcPr>
          <w:p w14:paraId="1DB51097" w14:textId="77777777" w:rsidR="003B0012" w:rsidRDefault="003B0012" w:rsidP="003B0012">
            <w:pPr>
              <w:pStyle w:val="NoSpacing"/>
              <w:rPr>
                <w:w w:val="105"/>
              </w:rPr>
            </w:pPr>
            <w:r>
              <w:rPr>
                <w:w w:val="105"/>
              </w:rPr>
              <w:t xml:space="preserve">1= </w:t>
            </w:r>
          </w:p>
          <w:p w14:paraId="464A24DB" w14:textId="77777777" w:rsidR="003B0012" w:rsidRDefault="003B0012" w:rsidP="003B0012">
            <w:pPr>
              <w:pStyle w:val="NoSpacing"/>
              <w:rPr>
                <w:w w:val="105"/>
              </w:rPr>
            </w:pPr>
            <w:r>
              <w:rPr>
                <w:w w:val="105"/>
              </w:rPr>
              <w:t xml:space="preserve">2= </w:t>
            </w:r>
          </w:p>
          <w:p w14:paraId="2574C1A6" w14:textId="77777777" w:rsidR="003B0012" w:rsidRDefault="003B0012" w:rsidP="003B0012">
            <w:pPr>
              <w:pStyle w:val="NoSpacing"/>
              <w:rPr>
                <w:w w:val="105"/>
              </w:rPr>
            </w:pPr>
            <w:r>
              <w:rPr>
                <w:w w:val="105"/>
              </w:rPr>
              <w:t xml:space="preserve">3= </w:t>
            </w:r>
          </w:p>
        </w:tc>
        <w:tc>
          <w:tcPr>
            <w:tcW w:w="1744" w:type="dxa"/>
            <w:tcBorders>
              <w:top w:val="single" w:sz="18" w:space="0" w:color="000000"/>
              <w:left w:val="single" w:sz="18" w:space="0" w:color="000000"/>
              <w:bottom w:val="single" w:sz="18" w:space="0" w:color="000000"/>
              <w:right w:val="single" w:sz="18" w:space="0" w:color="000000"/>
            </w:tcBorders>
          </w:tcPr>
          <w:p w14:paraId="0B35B9DA" w14:textId="77777777" w:rsidR="003B0012" w:rsidRDefault="003B0012" w:rsidP="003B0012">
            <w:pPr>
              <w:pStyle w:val="NoSpacing"/>
              <w:rPr>
                <w:i/>
              </w:rPr>
            </w:pPr>
            <w:r>
              <w:rPr>
                <w:i/>
              </w:rPr>
              <w:t>(Code)</w:t>
            </w:r>
          </w:p>
        </w:tc>
      </w:tr>
    </w:tbl>
    <w:p w14:paraId="5252DDD2" w14:textId="5014AC49" w:rsidR="003B0012" w:rsidRDefault="003B0012" w:rsidP="003B0012">
      <w:pPr>
        <w:ind w:firstLine="720"/>
      </w:pPr>
    </w:p>
    <w:p w14:paraId="4422550B" w14:textId="74256FBE" w:rsidR="003B0012" w:rsidRDefault="003B0012" w:rsidP="003B0012"/>
    <w:p w14:paraId="5B3CC9AD" w14:textId="77777777" w:rsidR="00C3656B" w:rsidRPr="003B0012" w:rsidRDefault="00C3656B" w:rsidP="003B0012">
      <w:pPr>
        <w:sectPr w:rsidR="00C3656B" w:rsidRPr="003B0012">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77DB044F" w:rsidR="009003DD" w:rsidRPr="00C3656B" w:rsidRDefault="003C4506" w:rsidP="00D75A79">
            <w:pPr>
              <w:pStyle w:val="NoSpacing"/>
            </w:pPr>
            <w:r>
              <w:t>E</w:t>
            </w:r>
            <w:r w:rsidR="00D75A79">
              <w:t>19</w:t>
            </w:r>
            <w:r w:rsidR="00F24D00">
              <w:t xml:space="preserve">. </w:t>
            </w:r>
            <w:r w:rsidR="00D75A79">
              <w:t>In the next 3 years, h</w:t>
            </w:r>
            <w:r w:rsidR="00B53095">
              <w:t>ow likely is it that elites</w:t>
            </w:r>
            <w:r w:rsidR="009003DD" w:rsidRPr="00C3656B">
              <w:t xml:space="preserve"> </w:t>
            </w:r>
            <w:r w:rsidR="004A62FF">
              <w:t xml:space="preserve">from outside your chiefdom </w:t>
            </w:r>
            <w:r w:rsidR="009003DD" w:rsidRPr="00C3656B">
              <w:t xml:space="preserve">will take some of the customary </w:t>
            </w:r>
            <w:proofErr w:type="gramStart"/>
            <w:r w:rsidR="009003DD" w:rsidRPr="00C3656B">
              <w:t>forest land</w:t>
            </w:r>
            <w:proofErr w:type="gramEnd"/>
            <w:r w:rsidR="009003DD" w:rsidRPr="00C3656B">
              <w:t xml:space="preserve"> used by your village without authorization from the </w:t>
            </w:r>
            <w:r w:rsidR="00111D72">
              <w:t>village</w:t>
            </w:r>
            <w:r w:rsidR="00D75A79">
              <w:t xml:space="preserve">? </w:t>
            </w:r>
            <w:r w:rsidR="009003DD" w:rsidRPr="00C3656B">
              <w:t xml:space="preserve"> </w:t>
            </w:r>
            <w:r w:rsidR="009003DD" w:rsidRPr="00C3656B">
              <w:rPr>
                <w:b/>
              </w:rPr>
              <w:t>(helite3)</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163F73DB" w:rsidR="009003DD" w:rsidRPr="00C3656B" w:rsidRDefault="00D75A79" w:rsidP="00D75A79">
            <w:pPr>
              <w:pStyle w:val="NoSpacing"/>
            </w:pPr>
            <w:r>
              <w:t>E20</w:t>
            </w:r>
            <w:r w:rsidR="00F24D00">
              <w:t xml:space="preserve">. </w:t>
            </w:r>
            <w:r>
              <w:t>In the next 3 years, h</w:t>
            </w:r>
            <w:r w:rsidR="009003DD" w:rsidRPr="00C3656B">
              <w:t xml:space="preserve">ow likely is it that a chief will sell or give away the customary forestland used by this village for investment purposes </w:t>
            </w:r>
            <w:r w:rsidR="00372185">
              <w:t>without</w:t>
            </w:r>
            <w:r w:rsidR="00C52126">
              <w:t xml:space="preserve"> </w:t>
            </w:r>
            <w:r w:rsidR="009003DD" w:rsidRPr="00C3656B">
              <w:t xml:space="preserve">authorization from the </w:t>
            </w:r>
            <w:r w:rsidR="00111D72">
              <w:t>village</w:t>
            </w:r>
            <w:r w:rsidR="009003DD" w:rsidRPr="00C3656B">
              <w:t xml:space="preserve">? </w:t>
            </w:r>
            <w:r w:rsidR="009003DD" w:rsidRPr="00C3656B">
              <w:rPr>
                <w:b/>
              </w:rPr>
              <w:t>(hchiefsell3)</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r w:rsidR="003C4506" w:rsidRPr="00C755D3" w14:paraId="28924303" w14:textId="77777777">
        <w:tc>
          <w:tcPr>
            <w:tcW w:w="360" w:type="dxa"/>
          </w:tcPr>
          <w:p w14:paraId="6566EF1C" w14:textId="77777777" w:rsidR="003C4506" w:rsidRPr="00C755D3" w:rsidRDefault="003C4506" w:rsidP="00F85A49">
            <w:pPr>
              <w:pStyle w:val="NoSpacing"/>
            </w:pPr>
          </w:p>
        </w:tc>
        <w:tc>
          <w:tcPr>
            <w:tcW w:w="5040" w:type="dxa"/>
            <w:tcBorders>
              <w:right w:val="nil"/>
            </w:tcBorders>
          </w:tcPr>
          <w:p w14:paraId="38EFFE2F" w14:textId="6AA6FB7D" w:rsidR="003C4506" w:rsidRDefault="00D75A79" w:rsidP="00D75A79">
            <w:pPr>
              <w:pStyle w:val="NoSpacing"/>
            </w:pPr>
            <w:r>
              <w:t>E21</w:t>
            </w:r>
            <w:r w:rsidR="003C4506">
              <w:t xml:space="preserve">. </w:t>
            </w:r>
            <w:r>
              <w:t>In the next 3 years, h</w:t>
            </w:r>
            <w:r w:rsidR="003C4506">
              <w:t xml:space="preserve">ow likely </w:t>
            </w:r>
            <w:proofErr w:type="gramStart"/>
            <w:r w:rsidR="003C4506">
              <w:t>is it that investors</w:t>
            </w:r>
            <w:r w:rsidR="003C4506" w:rsidRPr="00C3656B">
              <w:t xml:space="preserve"> will </w:t>
            </w:r>
            <w:r w:rsidR="004A62FF">
              <w:t>buy or take</w:t>
            </w:r>
            <w:r w:rsidR="003C4506" w:rsidRPr="00C3656B">
              <w:t xml:space="preserve"> away the customary forestland used by this village for investment purposes without authorization</w:t>
            </w:r>
            <w:proofErr w:type="gramEnd"/>
            <w:r w:rsidR="003C4506" w:rsidRPr="00C3656B">
              <w:t xml:space="preserve">? </w:t>
            </w:r>
          </w:p>
        </w:tc>
        <w:tc>
          <w:tcPr>
            <w:tcW w:w="4320" w:type="dxa"/>
            <w:tcBorders>
              <w:left w:val="nil"/>
              <w:right w:val="single" w:sz="18" w:space="0" w:color="000000" w:themeColor="accent3"/>
            </w:tcBorders>
          </w:tcPr>
          <w:p w14:paraId="796995B3" w14:textId="77777777" w:rsidR="003C4506" w:rsidRPr="00990B9D" w:rsidRDefault="003C4506" w:rsidP="003C4506">
            <w:pPr>
              <w:pStyle w:val="NoSpacing"/>
              <w:rPr>
                <w:sz w:val="20"/>
              </w:rPr>
            </w:pPr>
            <w:r w:rsidRPr="00990B9D">
              <w:rPr>
                <w:sz w:val="20"/>
              </w:rPr>
              <w:t>1=Impossible/would never happen</w:t>
            </w:r>
          </w:p>
          <w:p w14:paraId="62A0FD12" w14:textId="77777777" w:rsidR="003C4506" w:rsidRPr="00990B9D" w:rsidRDefault="003C4506" w:rsidP="003C4506">
            <w:pPr>
              <w:pStyle w:val="NoSpacing"/>
              <w:rPr>
                <w:sz w:val="20"/>
              </w:rPr>
            </w:pPr>
            <w:r w:rsidRPr="00990B9D">
              <w:rPr>
                <w:sz w:val="20"/>
              </w:rPr>
              <w:t>2=Highly Unlikely</w:t>
            </w:r>
          </w:p>
          <w:p w14:paraId="55197DEB" w14:textId="77777777" w:rsidR="003C4506" w:rsidRPr="00990B9D" w:rsidRDefault="003C4506" w:rsidP="003C4506">
            <w:pPr>
              <w:pStyle w:val="NoSpacing"/>
              <w:rPr>
                <w:sz w:val="20"/>
              </w:rPr>
            </w:pPr>
            <w:r w:rsidRPr="00990B9D">
              <w:rPr>
                <w:sz w:val="20"/>
              </w:rPr>
              <w:t xml:space="preserve">3=Unlikely  </w:t>
            </w:r>
          </w:p>
          <w:p w14:paraId="4E008D2B" w14:textId="77777777" w:rsidR="003C4506" w:rsidRPr="00990B9D" w:rsidRDefault="003C4506" w:rsidP="003C4506">
            <w:pPr>
              <w:pStyle w:val="NoSpacing"/>
              <w:rPr>
                <w:sz w:val="20"/>
              </w:rPr>
            </w:pPr>
            <w:r w:rsidRPr="00990B9D">
              <w:rPr>
                <w:sz w:val="20"/>
              </w:rPr>
              <w:t>4=Unsure/Don't know</w:t>
            </w:r>
          </w:p>
          <w:p w14:paraId="06347A93" w14:textId="77777777" w:rsidR="003C4506" w:rsidRPr="00990B9D" w:rsidRDefault="003C4506" w:rsidP="003C4506">
            <w:pPr>
              <w:pStyle w:val="NoSpacing"/>
              <w:rPr>
                <w:sz w:val="20"/>
              </w:rPr>
            </w:pPr>
            <w:r w:rsidRPr="00990B9D">
              <w:rPr>
                <w:sz w:val="20"/>
              </w:rPr>
              <w:t>5=Likely</w:t>
            </w:r>
          </w:p>
          <w:p w14:paraId="264F059D" w14:textId="77777777" w:rsidR="003C4506" w:rsidRPr="00990B9D" w:rsidRDefault="003C4506" w:rsidP="003C4506">
            <w:pPr>
              <w:pStyle w:val="NoSpacing"/>
              <w:rPr>
                <w:sz w:val="20"/>
              </w:rPr>
            </w:pPr>
            <w:r w:rsidRPr="00990B9D">
              <w:rPr>
                <w:sz w:val="20"/>
              </w:rPr>
              <w:t xml:space="preserve">6=Highly Likely </w:t>
            </w:r>
          </w:p>
          <w:p w14:paraId="409711F4" w14:textId="77777777" w:rsidR="003C4506" w:rsidRPr="00990B9D" w:rsidRDefault="003C4506" w:rsidP="003C4506">
            <w:pPr>
              <w:pStyle w:val="NoSpacing"/>
              <w:rPr>
                <w:sz w:val="20"/>
              </w:rPr>
            </w:pPr>
            <w:r w:rsidRPr="00990B9D">
              <w:rPr>
                <w:sz w:val="20"/>
              </w:rPr>
              <w:t xml:space="preserve">7=Happening right now </w:t>
            </w:r>
          </w:p>
          <w:p w14:paraId="7E98A723" w14:textId="77777777" w:rsidR="003C4506" w:rsidRPr="00990B9D" w:rsidRDefault="003C4506" w:rsidP="003C4506">
            <w:pPr>
              <w:pStyle w:val="NoSpacing"/>
              <w:rPr>
                <w:sz w:val="20"/>
              </w:rPr>
            </w:pPr>
            <w:r w:rsidRPr="00990B9D">
              <w:rPr>
                <w:sz w:val="20"/>
              </w:rPr>
              <w:t>888=Don't know</w:t>
            </w:r>
          </w:p>
          <w:p w14:paraId="69F711F6" w14:textId="4150E054"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78EFBF" w14:textId="56BABEAC" w:rsidR="003C4506" w:rsidRPr="00C3656B" w:rsidRDefault="003C4506" w:rsidP="00F85A49">
            <w:pPr>
              <w:pStyle w:val="NoSpacing"/>
              <w:rPr>
                <w:i/>
              </w:rPr>
            </w:pPr>
            <w:r w:rsidRPr="00C3656B">
              <w:rPr>
                <w:i/>
              </w:rPr>
              <w:t>(Code)</w:t>
            </w:r>
          </w:p>
        </w:tc>
      </w:tr>
      <w:tr w:rsidR="003C4506" w:rsidRPr="00C755D3" w14:paraId="1B6B3CBD" w14:textId="77777777">
        <w:tc>
          <w:tcPr>
            <w:tcW w:w="360" w:type="dxa"/>
          </w:tcPr>
          <w:p w14:paraId="1D10F936" w14:textId="77777777" w:rsidR="003C4506" w:rsidRPr="00C755D3" w:rsidRDefault="003C4506" w:rsidP="00F85A49">
            <w:pPr>
              <w:pStyle w:val="NoSpacing"/>
            </w:pPr>
          </w:p>
        </w:tc>
        <w:tc>
          <w:tcPr>
            <w:tcW w:w="5040" w:type="dxa"/>
            <w:tcBorders>
              <w:right w:val="nil"/>
            </w:tcBorders>
          </w:tcPr>
          <w:p w14:paraId="2F3546EA" w14:textId="72507213" w:rsidR="003C4506" w:rsidRDefault="00AB7FDC" w:rsidP="00D75A79">
            <w:pPr>
              <w:pStyle w:val="NoSpacing"/>
            </w:pPr>
            <w:r>
              <w:t>E22</w:t>
            </w:r>
            <w:r w:rsidR="003C4506">
              <w:t xml:space="preserve">. </w:t>
            </w:r>
            <w:r w:rsidR="00D75A79">
              <w:t>In the next 3 years, h</w:t>
            </w:r>
            <w:r w:rsidR="003C4506">
              <w:t>ow likely is it that the government</w:t>
            </w:r>
            <w:r w:rsidR="003C4506" w:rsidRPr="00C3656B">
              <w:t xml:space="preserve"> will sell or give away the customary forestland used by this village for investment purposes without authorization from the </w:t>
            </w:r>
            <w:r w:rsidR="003C4506">
              <w:t>village</w:t>
            </w:r>
            <w:r w:rsidR="003C4506" w:rsidRPr="00C3656B">
              <w:t xml:space="preserve">? </w:t>
            </w:r>
          </w:p>
        </w:tc>
        <w:tc>
          <w:tcPr>
            <w:tcW w:w="4320" w:type="dxa"/>
            <w:tcBorders>
              <w:left w:val="nil"/>
              <w:right w:val="single" w:sz="18" w:space="0" w:color="000000" w:themeColor="accent3"/>
            </w:tcBorders>
          </w:tcPr>
          <w:p w14:paraId="39840C8D" w14:textId="77777777" w:rsidR="003C4506" w:rsidRPr="00990B9D" w:rsidRDefault="003C4506" w:rsidP="003C4506">
            <w:pPr>
              <w:pStyle w:val="NoSpacing"/>
              <w:rPr>
                <w:sz w:val="20"/>
              </w:rPr>
            </w:pPr>
            <w:r w:rsidRPr="00990B9D">
              <w:rPr>
                <w:sz w:val="20"/>
              </w:rPr>
              <w:t>1=Impossible/would never happen</w:t>
            </w:r>
          </w:p>
          <w:p w14:paraId="19E259E9" w14:textId="77777777" w:rsidR="003C4506" w:rsidRPr="00990B9D" w:rsidRDefault="003C4506" w:rsidP="003C4506">
            <w:pPr>
              <w:pStyle w:val="NoSpacing"/>
              <w:rPr>
                <w:sz w:val="20"/>
              </w:rPr>
            </w:pPr>
            <w:r w:rsidRPr="00990B9D">
              <w:rPr>
                <w:sz w:val="20"/>
              </w:rPr>
              <w:t>2=Highly Unlikely</w:t>
            </w:r>
          </w:p>
          <w:p w14:paraId="1BA00D93" w14:textId="77777777" w:rsidR="003C4506" w:rsidRPr="00990B9D" w:rsidRDefault="003C4506" w:rsidP="003C4506">
            <w:pPr>
              <w:pStyle w:val="NoSpacing"/>
              <w:rPr>
                <w:sz w:val="20"/>
              </w:rPr>
            </w:pPr>
            <w:r w:rsidRPr="00990B9D">
              <w:rPr>
                <w:sz w:val="20"/>
              </w:rPr>
              <w:t xml:space="preserve">3=Unlikely  </w:t>
            </w:r>
          </w:p>
          <w:p w14:paraId="66357048" w14:textId="77777777" w:rsidR="003C4506" w:rsidRPr="00990B9D" w:rsidRDefault="003C4506" w:rsidP="003C4506">
            <w:pPr>
              <w:pStyle w:val="NoSpacing"/>
              <w:rPr>
                <w:sz w:val="20"/>
              </w:rPr>
            </w:pPr>
            <w:r w:rsidRPr="00990B9D">
              <w:rPr>
                <w:sz w:val="20"/>
              </w:rPr>
              <w:t>4=Unsure/Don't know</w:t>
            </w:r>
          </w:p>
          <w:p w14:paraId="2B21569F" w14:textId="77777777" w:rsidR="003C4506" w:rsidRPr="00990B9D" w:rsidRDefault="003C4506" w:rsidP="003C4506">
            <w:pPr>
              <w:pStyle w:val="NoSpacing"/>
              <w:rPr>
                <w:sz w:val="20"/>
              </w:rPr>
            </w:pPr>
            <w:r w:rsidRPr="00990B9D">
              <w:rPr>
                <w:sz w:val="20"/>
              </w:rPr>
              <w:t>5=Likely</w:t>
            </w:r>
          </w:p>
          <w:p w14:paraId="3904CAC8" w14:textId="77777777" w:rsidR="003C4506" w:rsidRPr="00990B9D" w:rsidRDefault="003C4506" w:rsidP="003C4506">
            <w:pPr>
              <w:pStyle w:val="NoSpacing"/>
              <w:rPr>
                <w:sz w:val="20"/>
              </w:rPr>
            </w:pPr>
            <w:r w:rsidRPr="00990B9D">
              <w:rPr>
                <w:sz w:val="20"/>
              </w:rPr>
              <w:t xml:space="preserve">6=Highly Likely </w:t>
            </w:r>
          </w:p>
          <w:p w14:paraId="07E43D44" w14:textId="77777777" w:rsidR="003C4506" w:rsidRPr="00990B9D" w:rsidRDefault="003C4506" w:rsidP="003C4506">
            <w:pPr>
              <w:pStyle w:val="NoSpacing"/>
              <w:rPr>
                <w:sz w:val="20"/>
              </w:rPr>
            </w:pPr>
            <w:r w:rsidRPr="00990B9D">
              <w:rPr>
                <w:sz w:val="20"/>
              </w:rPr>
              <w:t xml:space="preserve">7=Happening right now </w:t>
            </w:r>
          </w:p>
          <w:p w14:paraId="5A0F0EAD" w14:textId="77777777" w:rsidR="003C4506" w:rsidRPr="00990B9D" w:rsidRDefault="003C4506" w:rsidP="003C4506">
            <w:pPr>
              <w:pStyle w:val="NoSpacing"/>
              <w:rPr>
                <w:sz w:val="20"/>
              </w:rPr>
            </w:pPr>
            <w:r w:rsidRPr="00990B9D">
              <w:rPr>
                <w:sz w:val="20"/>
              </w:rPr>
              <w:t>888=Don't know</w:t>
            </w:r>
          </w:p>
          <w:p w14:paraId="29EE4A20" w14:textId="0EB2ECCD"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E77EB" w14:textId="013321CF" w:rsidR="003C4506" w:rsidRPr="00C3656B" w:rsidRDefault="003C4506"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6A215A35" w:rsidR="00C3656B" w:rsidRPr="001D532F" w:rsidRDefault="001D532F" w:rsidP="00F85A49">
      <w:pPr>
        <w:pStyle w:val="NoSpacing"/>
      </w:pPr>
      <w:r w:rsidRPr="001D532F">
        <w:t>We would like to ask you about wild products that members of your household collect from the forests</w:t>
      </w:r>
      <w:r w:rsidR="004A62FF">
        <w:t xml:space="preserve"> FOR INCOME</w:t>
      </w:r>
      <w:r w:rsidRPr="001D532F">
        <w:t xml:space="preserve">.  </w:t>
      </w:r>
    </w:p>
    <w:tbl>
      <w:tblPr>
        <w:tblStyle w:val="TableGrid"/>
        <w:tblW w:w="16648" w:type="dxa"/>
        <w:jc w:val="center"/>
        <w:tblLayout w:type="fixed"/>
        <w:tblCellMar>
          <w:left w:w="72" w:type="dxa"/>
          <w:right w:w="72" w:type="dxa"/>
        </w:tblCellMar>
        <w:tblLook w:val="04A0" w:firstRow="1" w:lastRow="0" w:firstColumn="1" w:lastColumn="0" w:noHBand="0" w:noVBand="1"/>
      </w:tblPr>
      <w:tblGrid>
        <w:gridCol w:w="314"/>
        <w:gridCol w:w="2878"/>
        <w:gridCol w:w="1920"/>
        <w:gridCol w:w="1499"/>
        <w:gridCol w:w="1296"/>
        <w:gridCol w:w="929"/>
        <w:gridCol w:w="1260"/>
        <w:gridCol w:w="1260"/>
        <w:gridCol w:w="1260"/>
        <w:gridCol w:w="1296"/>
        <w:gridCol w:w="1152"/>
        <w:gridCol w:w="1584"/>
      </w:tblGrid>
      <w:tr w:rsidR="00D73327" w:rsidRPr="008078AA" w14:paraId="734F87F9" w14:textId="2F912CA9" w:rsidTr="00AB7FDC">
        <w:trPr>
          <w:jc w:val="center"/>
        </w:trPr>
        <w:tc>
          <w:tcPr>
            <w:tcW w:w="314" w:type="dxa"/>
          </w:tcPr>
          <w:p w14:paraId="50022CE9" w14:textId="77777777" w:rsidR="00D73327" w:rsidRPr="008078AA" w:rsidRDefault="00D73327" w:rsidP="008078AA">
            <w:pPr>
              <w:pStyle w:val="NoSpacing"/>
            </w:pPr>
          </w:p>
        </w:tc>
        <w:tc>
          <w:tcPr>
            <w:tcW w:w="2878" w:type="dxa"/>
          </w:tcPr>
          <w:p w14:paraId="7E81D396" w14:textId="77777777" w:rsidR="00D73327" w:rsidRPr="008078AA" w:rsidRDefault="00D73327" w:rsidP="008078AA">
            <w:pPr>
              <w:pStyle w:val="NoSpacing"/>
              <w:jc w:val="center"/>
            </w:pPr>
            <w:r w:rsidRPr="008078AA">
              <w:t>Wood/forest product</w:t>
            </w:r>
          </w:p>
        </w:tc>
        <w:tc>
          <w:tcPr>
            <w:tcW w:w="1920" w:type="dxa"/>
          </w:tcPr>
          <w:p w14:paraId="501AF907" w14:textId="2BACAF7A" w:rsidR="00D73327" w:rsidRDefault="00D73327" w:rsidP="008078AA">
            <w:pPr>
              <w:pStyle w:val="NoSpacing"/>
              <w:jc w:val="center"/>
            </w:pPr>
            <w:r>
              <w:t>F.1 Please rank the</w:t>
            </w:r>
            <w:r w:rsidRPr="008078AA">
              <w:t xml:space="preserve"> three most important products your household collects from forests FOR INCOME?</w:t>
            </w:r>
          </w:p>
          <w:p w14:paraId="3B4741FC" w14:textId="37BB3A63" w:rsidR="00D73327" w:rsidRDefault="00D73327" w:rsidP="008078AA">
            <w:pPr>
              <w:pStyle w:val="NoSpacing"/>
              <w:jc w:val="center"/>
            </w:pPr>
            <w:r>
              <w:t>(</w:t>
            </w:r>
            <w:proofErr w:type="spellStart"/>
            <w:r>
              <w:t>income_product</w:t>
            </w:r>
            <w:proofErr w:type="spellEnd"/>
            <w:r>
              <w:t>)</w:t>
            </w:r>
          </w:p>
          <w:p w14:paraId="24BBB9A4" w14:textId="77777777" w:rsidR="00D73327" w:rsidRDefault="00D73327" w:rsidP="008078AA">
            <w:pPr>
              <w:pStyle w:val="NoSpacing"/>
              <w:jc w:val="center"/>
            </w:pPr>
          </w:p>
          <w:p w14:paraId="12B148EB" w14:textId="3A228A04" w:rsidR="00D73327" w:rsidRPr="001F4EB7" w:rsidRDefault="00D73327" w:rsidP="002A1DE3">
            <w:pPr>
              <w:pStyle w:val="NoSpacing"/>
              <w:jc w:val="center"/>
              <w:rPr>
                <w:i/>
              </w:rPr>
            </w:pPr>
            <w:r>
              <w:rPr>
                <w:i/>
              </w:rPr>
              <w:t xml:space="preserve">Select three items from this list (1-3) Answer questions F2-F5 for those three products </w:t>
            </w:r>
          </w:p>
        </w:tc>
        <w:tc>
          <w:tcPr>
            <w:tcW w:w="1499" w:type="dxa"/>
          </w:tcPr>
          <w:p w14:paraId="68CB236C" w14:textId="77777777" w:rsidR="00D73327" w:rsidRDefault="00D73327" w:rsidP="008078AA">
            <w:pPr>
              <w:pStyle w:val="NoSpacing"/>
              <w:jc w:val="center"/>
              <w:rPr>
                <w:i/>
              </w:rPr>
            </w:pPr>
            <w:r>
              <w:rPr>
                <w:i/>
              </w:rPr>
              <w:t xml:space="preserve">If TIMBER is selected: </w:t>
            </w:r>
          </w:p>
          <w:p w14:paraId="66FD855C" w14:textId="77777777" w:rsidR="00D73327" w:rsidRDefault="00D73327" w:rsidP="008078AA">
            <w:pPr>
              <w:pStyle w:val="NoSpacing"/>
              <w:jc w:val="center"/>
            </w:pPr>
            <w:r>
              <w:t xml:space="preserve">What species of timber is most important? </w:t>
            </w:r>
          </w:p>
          <w:p w14:paraId="7417DC44" w14:textId="260D1F14" w:rsidR="00D73327" w:rsidRPr="00143C87" w:rsidRDefault="00D73327" w:rsidP="008078AA">
            <w:pPr>
              <w:pStyle w:val="NoSpacing"/>
              <w:jc w:val="center"/>
            </w:pPr>
          </w:p>
        </w:tc>
        <w:tc>
          <w:tcPr>
            <w:tcW w:w="1296" w:type="dxa"/>
          </w:tcPr>
          <w:p w14:paraId="760BB788" w14:textId="14C56747" w:rsidR="00D73327" w:rsidRDefault="00D73327" w:rsidP="008078AA">
            <w:pPr>
              <w:pStyle w:val="NoSpacing"/>
              <w:jc w:val="center"/>
            </w:pPr>
            <w:r>
              <w:t>F2</w:t>
            </w:r>
            <w:r w:rsidRPr="008078AA">
              <w:t>. On average, what quantity of this product do you typically collect in a MONTH?</w:t>
            </w:r>
          </w:p>
          <w:p w14:paraId="3A8CCE86" w14:textId="77777777" w:rsidR="00D73327" w:rsidRDefault="00D73327" w:rsidP="008078AA">
            <w:pPr>
              <w:pStyle w:val="NoSpacing"/>
              <w:jc w:val="center"/>
            </w:pPr>
          </w:p>
          <w:p w14:paraId="36472D39" w14:textId="0B61C858" w:rsidR="00D73327" w:rsidRPr="008078AA" w:rsidRDefault="00D73327" w:rsidP="008078AA">
            <w:pPr>
              <w:pStyle w:val="NoSpacing"/>
              <w:jc w:val="center"/>
            </w:pPr>
            <w:r>
              <w:t>(</w:t>
            </w:r>
            <w:proofErr w:type="spellStart"/>
            <w:r>
              <w:t>yproduct_quant</w:t>
            </w:r>
            <w:proofErr w:type="spellEnd"/>
            <w:r>
              <w:t>)</w:t>
            </w:r>
          </w:p>
        </w:tc>
        <w:tc>
          <w:tcPr>
            <w:tcW w:w="929" w:type="dxa"/>
          </w:tcPr>
          <w:p w14:paraId="028CE7C9" w14:textId="4244AAA4" w:rsidR="00D73327" w:rsidRPr="008078AA" w:rsidRDefault="00D73327" w:rsidP="008078AA">
            <w:pPr>
              <w:pStyle w:val="NoSpacing"/>
              <w:jc w:val="center"/>
            </w:pPr>
            <w:r>
              <w:t>F2a</w:t>
            </w:r>
            <w:r w:rsidRPr="008078AA">
              <w:t>. Unit</w:t>
            </w:r>
            <w:r>
              <w:t xml:space="preserve"> (wood)</w:t>
            </w:r>
          </w:p>
          <w:p w14:paraId="72A4B866" w14:textId="77777777" w:rsidR="00D73327" w:rsidRPr="008078AA" w:rsidRDefault="00D73327" w:rsidP="008078AA">
            <w:pPr>
              <w:pStyle w:val="NoSpacing"/>
              <w:jc w:val="center"/>
            </w:pPr>
          </w:p>
          <w:p w14:paraId="7E30A369" w14:textId="77777777" w:rsidR="00D73327" w:rsidRDefault="00D73327" w:rsidP="008078AA">
            <w:pPr>
              <w:pStyle w:val="NoSpacing"/>
              <w:jc w:val="center"/>
            </w:pPr>
            <w:r>
              <w:t>1. Small bundle</w:t>
            </w:r>
          </w:p>
          <w:p w14:paraId="5097DEE9" w14:textId="77777777" w:rsidR="00D73327" w:rsidRDefault="00D73327" w:rsidP="008078AA">
            <w:pPr>
              <w:pStyle w:val="NoSpacing"/>
              <w:jc w:val="center"/>
            </w:pPr>
            <w:r>
              <w:t xml:space="preserve">2. Large bundle </w:t>
            </w:r>
          </w:p>
          <w:p w14:paraId="4399C8FC" w14:textId="77777777" w:rsidR="00D73327" w:rsidRDefault="00D73327" w:rsidP="008078AA">
            <w:pPr>
              <w:pStyle w:val="NoSpacing"/>
              <w:jc w:val="center"/>
            </w:pPr>
            <w:r>
              <w:t>3. Piece</w:t>
            </w:r>
          </w:p>
          <w:p w14:paraId="639EB2FB" w14:textId="2398FAA8" w:rsidR="00D73327" w:rsidRPr="008078AA" w:rsidRDefault="00D73327" w:rsidP="008078AA">
            <w:pPr>
              <w:pStyle w:val="NoSpacing"/>
              <w:jc w:val="center"/>
            </w:pPr>
            <w:r>
              <w:t xml:space="preserve">97. Oher </w:t>
            </w:r>
          </w:p>
        </w:tc>
        <w:tc>
          <w:tcPr>
            <w:tcW w:w="1260" w:type="dxa"/>
          </w:tcPr>
          <w:p w14:paraId="07A54F0D" w14:textId="5F5333B0" w:rsidR="00D73327" w:rsidRDefault="00D73327" w:rsidP="001F4EB7">
            <w:pPr>
              <w:pStyle w:val="NoSpacing"/>
              <w:jc w:val="center"/>
            </w:pPr>
            <w:r>
              <w:t>F2b. Unit (coal)</w:t>
            </w:r>
          </w:p>
          <w:p w14:paraId="6BD654C6" w14:textId="77777777" w:rsidR="00D73327" w:rsidRDefault="00D73327" w:rsidP="001F4EB7">
            <w:pPr>
              <w:pStyle w:val="NoSpacing"/>
              <w:jc w:val="center"/>
            </w:pPr>
          </w:p>
          <w:p w14:paraId="187F32D5" w14:textId="77777777" w:rsidR="00D73327" w:rsidRDefault="00D73327" w:rsidP="001F4EB7">
            <w:pPr>
              <w:pStyle w:val="NoSpacing"/>
              <w:jc w:val="center"/>
            </w:pPr>
            <w:r>
              <w:t>1. Plastic bag</w:t>
            </w:r>
          </w:p>
          <w:p w14:paraId="574B6D74" w14:textId="77777777" w:rsidR="00D73327" w:rsidRDefault="00D73327" w:rsidP="001F4EB7">
            <w:pPr>
              <w:pStyle w:val="NoSpacing"/>
              <w:jc w:val="center"/>
            </w:pPr>
            <w:r>
              <w:t>2. 10kg bag</w:t>
            </w:r>
          </w:p>
          <w:p w14:paraId="0092BC7C" w14:textId="77777777" w:rsidR="00D73327" w:rsidRDefault="00D73327" w:rsidP="001F4EB7">
            <w:pPr>
              <w:pStyle w:val="NoSpacing"/>
              <w:jc w:val="center"/>
            </w:pPr>
            <w:r>
              <w:t>3. 25kg bag</w:t>
            </w:r>
          </w:p>
          <w:p w14:paraId="2882AF96" w14:textId="77777777" w:rsidR="00D73327" w:rsidRDefault="00D73327" w:rsidP="001F4EB7">
            <w:pPr>
              <w:pStyle w:val="NoSpacing"/>
              <w:jc w:val="center"/>
            </w:pPr>
            <w:r>
              <w:t>4. 50 kg bag</w:t>
            </w:r>
          </w:p>
          <w:p w14:paraId="6124AF51" w14:textId="0AC1E858" w:rsidR="00D73327" w:rsidRDefault="00D73327" w:rsidP="001F4EB7">
            <w:pPr>
              <w:pStyle w:val="NoSpacing"/>
              <w:jc w:val="center"/>
            </w:pPr>
            <w:r>
              <w:t>5. 90 kg bag</w:t>
            </w:r>
          </w:p>
        </w:tc>
        <w:tc>
          <w:tcPr>
            <w:tcW w:w="1260" w:type="dxa"/>
          </w:tcPr>
          <w:p w14:paraId="4BFB1DBB" w14:textId="77777777" w:rsidR="00D73327" w:rsidRDefault="00D73327" w:rsidP="001F4EB7">
            <w:pPr>
              <w:pStyle w:val="NoSpacing"/>
              <w:jc w:val="center"/>
            </w:pPr>
            <w:r>
              <w:t>Unit (harvest products)</w:t>
            </w:r>
          </w:p>
          <w:p w14:paraId="3CD52164" w14:textId="77777777" w:rsidR="00D73327" w:rsidRDefault="00D73327" w:rsidP="001F4EB7">
            <w:pPr>
              <w:pStyle w:val="NoSpacing"/>
              <w:jc w:val="center"/>
            </w:pPr>
            <w:r>
              <w:t xml:space="preserve">1. </w:t>
            </w:r>
            <w:proofErr w:type="spellStart"/>
            <w:r>
              <w:t>Meda</w:t>
            </w:r>
            <w:proofErr w:type="spellEnd"/>
          </w:p>
          <w:p w14:paraId="51296FFC" w14:textId="77777777" w:rsidR="00D73327" w:rsidRDefault="00D73327" w:rsidP="001F4EB7">
            <w:pPr>
              <w:pStyle w:val="NoSpacing"/>
              <w:jc w:val="center"/>
            </w:pPr>
            <w:r>
              <w:t xml:space="preserve">2. </w:t>
            </w:r>
            <w:proofErr w:type="spellStart"/>
            <w:proofErr w:type="gramStart"/>
            <w:r>
              <w:t>b</w:t>
            </w:r>
            <w:proofErr w:type="gramEnd"/>
            <w:r>
              <w:t>.p</w:t>
            </w:r>
            <w:proofErr w:type="spellEnd"/>
            <w:r>
              <w:t>.</w:t>
            </w:r>
          </w:p>
          <w:p w14:paraId="1FA42A85" w14:textId="77777777" w:rsidR="00D73327" w:rsidRDefault="00D73327" w:rsidP="001F4EB7">
            <w:pPr>
              <w:pStyle w:val="NoSpacing"/>
              <w:jc w:val="center"/>
            </w:pPr>
            <w:r>
              <w:t>3. Heap</w:t>
            </w:r>
          </w:p>
          <w:p w14:paraId="32AF87EE" w14:textId="77777777" w:rsidR="00D73327" w:rsidRDefault="00D73327" w:rsidP="001F4EB7">
            <w:pPr>
              <w:pStyle w:val="NoSpacing"/>
              <w:jc w:val="center"/>
            </w:pPr>
            <w:r>
              <w:t>4. Tin</w:t>
            </w:r>
          </w:p>
          <w:p w14:paraId="4B05CC0F" w14:textId="77777777" w:rsidR="00D73327" w:rsidRDefault="00D73327" w:rsidP="001F4EB7">
            <w:pPr>
              <w:pStyle w:val="NoSpacing"/>
              <w:jc w:val="center"/>
            </w:pPr>
            <w:r>
              <w:t>5. Gallon</w:t>
            </w:r>
          </w:p>
          <w:p w14:paraId="0F87742A" w14:textId="77777777" w:rsidR="00D73327" w:rsidRDefault="00D73327" w:rsidP="001F4EB7">
            <w:pPr>
              <w:pStyle w:val="NoSpacing"/>
              <w:jc w:val="center"/>
            </w:pPr>
            <w:r>
              <w:t xml:space="preserve">6. kg </w:t>
            </w:r>
          </w:p>
          <w:p w14:paraId="7F96656A" w14:textId="77777777" w:rsidR="00D73327" w:rsidRDefault="00D73327" w:rsidP="001F4EB7">
            <w:pPr>
              <w:pStyle w:val="NoSpacing"/>
              <w:jc w:val="center"/>
            </w:pPr>
            <w:r>
              <w:t>7. Plate</w:t>
            </w:r>
          </w:p>
          <w:p w14:paraId="4FC43442" w14:textId="77777777" w:rsidR="00D73327" w:rsidRDefault="00D73327" w:rsidP="001F4EB7">
            <w:pPr>
              <w:pStyle w:val="NoSpacing"/>
              <w:jc w:val="center"/>
            </w:pPr>
            <w:r>
              <w:t>8. Piece</w:t>
            </w:r>
          </w:p>
          <w:p w14:paraId="24D07F2B" w14:textId="1C0168AD" w:rsidR="00D73327" w:rsidRDefault="00D73327" w:rsidP="001F4EB7">
            <w:pPr>
              <w:pStyle w:val="NoSpacing"/>
              <w:jc w:val="center"/>
            </w:pPr>
            <w:r>
              <w:t>97. Other</w:t>
            </w:r>
          </w:p>
        </w:tc>
        <w:tc>
          <w:tcPr>
            <w:tcW w:w="1260" w:type="dxa"/>
          </w:tcPr>
          <w:p w14:paraId="7D196CBE" w14:textId="77777777" w:rsidR="00D73327" w:rsidRDefault="00D73327" w:rsidP="001F4EB7">
            <w:pPr>
              <w:pStyle w:val="NoSpacing"/>
              <w:jc w:val="center"/>
            </w:pPr>
            <w:r>
              <w:t>Unit (honey)</w:t>
            </w:r>
          </w:p>
          <w:p w14:paraId="536DA231" w14:textId="77777777" w:rsidR="00D73327" w:rsidRDefault="00D73327" w:rsidP="001F4EB7">
            <w:pPr>
              <w:pStyle w:val="NoSpacing"/>
              <w:jc w:val="center"/>
            </w:pPr>
            <w:r>
              <w:t xml:space="preserve">1. </w:t>
            </w:r>
            <w:proofErr w:type="spellStart"/>
            <w:r>
              <w:t>Litre</w:t>
            </w:r>
            <w:proofErr w:type="spellEnd"/>
          </w:p>
          <w:p w14:paraId="6C43EC1E" w14:textId="77777777" w:rsidR="00D73327" w:rsidRDefault="00D73327" w:rsidP="001F4EB7">
            <w:pPr>
              <w:pStyle w:val="NoSpacing"/>
              <w:jc w:val="center"/>
            </w:pPr>
            <w:r>
              <w:t>2. Small bottle</w:t>
            </w:r>
          </w:p>
          <w:p w14:paraId="3CEAE94B" w14:textId="04C63988" w:rsidR="00D73327" w:rsidRDefault="00D73327" w:rsidP="001F4EB7">
            <w:pPr>
              <w:pStyle w:val="NoSpacing"/>
              <w:jc w:val="center"/>
            </w:pPr>
            <w:r>
              <w:t>97. Other</w:t>
            </w:r>
          </w:p>
        </w:tc>
        <w:tc>
          <w:tcPr>
            <w:tcW w:w="1296" w:type="dxa"/>
          </w:tcPr>
          <w:p w14:paraId="1FB4831E" w14:textId="77777777" w:rsidR="00D73327" w:rsidRDefault="00D73327" w:rsidP="001F4EB7">
            <w:pPr>
              <w:pStyle w:val="NoSpacing"/>
              <w:jc w:val="center"/>
            </w:pPr>
            <w:r>
              <w:t>F3. On average, how many months of the year do you typically collect this product?</w:t>
            </w:r>
          </w:p>
          <w:p w14:paraId="6B16E459" w14:textId="77777777" w:rsidR="00D73327" w:rsidRDefault="00D73327" w:rsidP="001F4EB7">
            <w:pPr>
              <w:pStyle w:val="NoSpacing"/>
              <w:jc w:val="center"/>
            </w:pPr>
          </w:p>
          <w:p w14:paraId="0E41977E" w14:textId="68430AFD" w:rsidR="00D73327" w:rsidRPr="00D73327" w:rsidRDefault="00D73327" w:rsidP="001F4EB7">
            <w:pPr>
              <w:pStyle w:val="NoSpacing"/>
              <w:jc w:val="center"/>
              <w:rPr>
                <w:i/>
              </w:rPr>
            </w:pPr>
            <w:r w:rsidRPr="00D73327">
              <w:rPr>
                <w:i/>
              </w:rPr>
              <w:t>Integer from 1-12</w:t>
            </w:r>
          </w:p>
        </w:tc>
        <w:tc>
          <w:tcPr>
            <w:tcW w:w="1152" w:type="dxa"/>
          </w:tcPr>
          <w:p w14:paraId="10CCB2ED" w14:textId="0947457E" w:rsidR="00D73327" w:rsidRDefault="00D73327" w:rsidP="001F4EB7">
            <w:pPr>
              <w:pStyle w:val="NoSpacing"/>
              <w:jc w:val="center"/>
            </w:pPr>
            <w:r>
              <w:t>F4</w:t>
            </w:r>
            <w:r w:rsidRPr="008078AA">
              <w:t xml:space="preserve">. Where </w:t>
            </w:r>
            <w:r>
              <w:t xml:space="preserve">does </w:t>
            </w:r>
            <w:r w:rsidRPr="008078AA">
              <w:t>your household sell &lt;product&gt;?</w:t>
            </w:r>
          </w:p>
          <w:p w14:paraId="75FE0BC8" w14:textId="6D5391F9" w:rsidR="00D73327" w:rsidRPr="00A57BD0" w:rsidRDefault="00D73327" w:rsidP="001F4EB7">
            <w:pPr>
              <w:pStyle w:val="NoSpacing"/>
              <w:jc w:val="center"/>
              <w:rPr>
                <w:i/>
              </w:rPr>
            </w:pPr>
            <w:r>
              <w:rPr>
                <w:i/>
              </w:rPr>
              <w:t>Select all that apply</w:t>
            </w:r>
          </w:p>
          <w:p w14:paraId="17F8D8A9" w14:textId="77777777" w:rsidR="00D73327" w:rsidRDefault="00D73327" w:rsidP="001F4EB7">
            <w:pPr>
              <w:pStyle w:val="NoSpacing"/>
              <w:jc w:val="center"/>
            </w:pPr>
            <w:r>
              <w:t>1. In the village, to anyone</w:t>
            </w:r>
          </w:p>
          <w:p w14:paraId="4FB8F74D" w14:textId="606DFA89" w:rsidR="00D73327" w:rsidRDefault="00D73327" w:rsidP="001F4EB7">
            <w:pPr>
              <w:pStyle w:val="NoSpacing"/>
              <w:jc w:val="center"/>
            </w:pPr>
            <w:r>
              <w:t>2. At an informal place outside the village</w:t>
            </w:r>
          </w:p>
          <w:p w14:paraId="04627FCE" w14:textId="77777777" w:rsidR="00D73327" w:rsidRDefault="00D73327" w:rsidP="001F4EB7">
            <w:pPr>
              <w:pStyle w:val="NoSpacing"/>
              <w:jc w:val="center"/>
            </w:pPr>
            <w:r>
              <w:t>3. At a formal market</w:t>
            </w:r>
          </w:p>
          <w:p w14:paraId="59222D38" w14:textId="77777777" w:rsidR="00D73327" w:rsidRDefault="00D73327" w:rsidP="001F4EB7">
            <w:pPr>
              <w:pStyle w:val="NoSpacing"/>
              <w:jc w:val="center"/>
            </w:pPr>
            <w:r>
              <w:t>4. Directly to a company, picked up in the village</w:t>
            </w:r>
          </w:p>
          <w:p w14:paraId="2B5965CF" w14:textId="65D0D7EE" w:rsidR="00D73327" w:rsidRPr="008078AA" w:rsidRDefault="00D73327" w:rsidP="001F4EB7">
            <w:pPr>
              <w:pStyle w:val="NoSpacing"/>
              <w:jc w:val="center"/>
            </w:pPr>
            <w:r>
              <w:t>5. Directly to a company, picked up outside the village</w:t>
            </w:r>
          </w:p>
        </w:tc>
        <w:tc>
          <w:tcPr>
            <w:tcW w:w="1584" w:type="dxa"/>
          </w:tcPr>
          <w:p w14:paraId="2282EEC7" w14:textId="53F3FBF9" w:rsidR="00D73327" w:rsidRDefault="00D73327" w:rsidP="008078AA">
            <w:pPr>
              <w:pStyle w:val="NoSpacing"/>
              <w:jc w:val="center"/>
            </w:pPr>
            <w:r>
              <w:t xml:space="preserve">F.5 </w:t>
            </w:r>
            <w:r w:rsidRPr="008078AA">
              <w:t>Over the last 12 months what was your total household income from selling  &lt;product&gt;?</w:t>
            </w:r>
          </w:p>
          <w:p w14:paraId="140F0DAE" w14:textId="77777777" w:rsidR="00D73327" w:rsidRDefault="00D73327" w:rsidP="008078AA">
            <w:pPr>
              <w:pStyle w:val="NoSpacing"/>
              <w:jc w:val="center"/>
            </w:pPr>
          </w:p>
          <w:p w14:paraId="1FA37524" w14:textId="253AB3DA" w:rsidR="00D73327" w:rsidRPr="008078AA" w:rsidRDefault="00D73327" w:rsidP="008078AA">
            <w:pPr>
              <w:pStyle w:val="NoSpacing"/>
              <w:jc w:val="center"/>
            </w:pPr>
            <w:r>
              <w:t>(</w:t>
            </w:r>
            <w:proofErr w:type="spellStart"/>
            <w:r>
              <w:t>yproduct_income</w:t>
            </w:r>
            <w:proofErr w:type="spellEnd"/>
            <w:r>
              <w:t>)</w:t>
            </w:r>
          </w:p>
        </w:tc>
      </w:tr>
      <w:tr w:rsidR="00D73327" w:rsidRPr="008078AA" w14:paraId="2FDB9A96" w14:textId="7AEEED6D" w:rsidTr="00AB7FDC">
        <w:trPr>
          <w:jc w:val="center"/>
        </w:trPr>
        <w:tc>
          <w:tcPr>
            <w:tcW w:w="314" w:type="dxa"/>
          </w:tcPr>
          <w:p w14:paraId="4D206300" w14:textId="2FF424AB" w:rsidR="00D73327" w:rsidRPr="008078AA" w:rsidRDefault="00D73327" w:rsidP="008078AA">
            <w:pPr>
              <w:pStyle w:val="NoSpacing"/>
            </w:pPr>
            <w:r w:rsidRPr="008078AA">
              <w:t>a</w:t>
            </w:r>
          </w:p>
        </w:tc>
        <w:tc>
          <w:tcPr>
            <w:tcW w:w="2878" w:type="dxa"/>
          </w:tcPr>
          <w:p w14:paraId="6E82E777" w14:textId="69E54058" w:rsidR="00D73327" w:rsidRPr="00F83B3F" w:rsidRDefault="00D73327" w:rsidP="008078AA">
            <w:pPr>
              <w:pStyle w:val="NoSpacing"/>
              <w:rPr>
                <w:b/>
              </w:rPr>
            </w:pPr>
            <w:r w:rsidRPr="008078AA">
              <w:t>Timber</w:t>
            </w:r>
            <w:r>
              <w:t xml:space="preserve"> </w:t>
            </w:r>
            <w:r>
              <w:rPr>
                <w:b/>
              </w:rPr>
              <w:t>(timber)</w:t>
            </w:r>
          </w:p>
        </w:tc>
        <w:tc>
          <w:tcPr>
            <w:tcW w:w="1920" w:type="dxa"/>
          </w:tcPr>
          <w:p w14:paraId="2EF6B2B9" w14:textId="77777777" w:rsidR="00D73327" w:rsidRPr="008078AA" w:rsidRDefault="00D73327" w:rsidP="008078AA">
            <w:pPr>
              <w:pStyle w:val="NoSpacing"/>
            </w:pPr>
          </w:p>
        </w:tc>
        <w:tc>
          <w:tcPr>
            <w:tcW w:w="1499" w:type="dxa"/>
          </w:tcPr>
          <w:p w14:paraId="4AD58E2F" w14:textId="77777777" w:rsidR="00D73327" w:rsidRPr="008078AA" w:rsidRDefault="00D73327" w:rsidP="008078AA">
            <w:pPr>
              <w:pStyle w:val="NoSpacing"/>
            </w:pPr>
          </w:p>
        </w:tc>
        <w:tc>
          <w:tcPr>
            <w:tcW w:w="1296" w:type="dxa"/>
          </w:tcPr>
          <w:p w14:paraId="49332BAA" w14:textId="526A15DD" w:rsidR="00D73327" w:rsidRPr="008078AA" w:rsidRDefault="00D73327" w:rsidP="008078AA">
            <w:pPr>
              <w:pStyle w:val="NoSpacing"/>
            </w:pPr>
          </w:p>
        </w:tc>
        <w:tc>
          <w:tcPr>
            <w:tcW w:w="929" w:type="dxa"/>
          </w:tcPr>
          <w:p w14:paraId="4B1EE509" w14:textId="77777777" w:rsidR="00D73327" w:rsidRPr="008078AA" w:rsidRDefault="00D73327" w:rsidP="008078AA">
            <w:pPr>
              <w:pStyle w:val="NoSpacing"/>
            </w:pPr>
          </w:p>
        </w:tc>
        <w:tc>
          <w:tcPr>
            <w:tcW w:w="1260" w:type="dxa"/>
          </w:tcPr>
          <w:p w14:paraId="14FE4F46" w14:textId="77777777" w:rsidR="00D73327" w:rsidRPr="008078AA" w:rsidRDefault="00D73327" w:rsidP="008078AA">
            <w:pPr>
              <w:pStyle w:val="NoSpacing"/>
            </w:pPr>
          </w:p>
        </w:tc>
        <w:tc>
          <w:tcPr>
            <w:tcW w:w="1260" w:type="dxa"/>
          </w:tcPr>
          <w:p w14:paraId="633567FF" w14:textId="77777777" w:rsidR="00D73327" w:rsidRPr="008078AA" w:rsidRDefault="00D73327" w:rsidP="008078AA">
            <w:pPr>
              <w:pStyle w:val="NoSpacing"/>
            </w:pPr>
          </w:p>
        </w:tc>
        <w:tc>
          <w:tcPr>
            <w:tcW w:w="1260" w:type="dxa"/>
          </w:tcPr>
          <w:p w14:paraId="1FD0083E" w14:textId="77777777" w:rsidR="00D73327" w:rsidRPr="008078AA" w:rsidRDefault="00D73327" w:rsidP="008078AA">
            <w:pPr>
              <w:pStyle w:val="NoSpacing"/>
            </w:pPr>
          </w:p>
        </w:tc>
        <w:tc>
          <w:tcPr>
            <w:tcW w:w="1296" w:type="dxa"/>
          </w:tcPr>
          <w:p w14:paraId="6CADD8A9" w14:textId="77777777" w:rsidR="00D73327" w:rsidRPr="008078AA" w:rsidRDefault="00D73327" w:rsidP="008078AA">
            <w:pPr>
              <w:pStyle w:val="NoSpacing"/>
            </w:pPr>
          </w:p>
        </w:tc>
        <w:tc>
          <w:tcPr>
            <w:tcW w:w="1152" w:type="dxa"/>
          </w:tcPr>
          <w:p w14:paraId="2F9A1DCB" w14:textId="055D7067" w:rsidR="00D73327" w:rsidRPr="008078AA" w:rsidRDefault="00D73327" w:rsidP="008078AA">
            <w:pPr>
              <w:pStyle w:val="NoSpacing"/>
            </w:pPr>
          </w:p>
        </w:tc>
        <w:tc>
          <w:tcPr>
            <w:tcW w:w="1584" w:type="dxa"/>
          </w:tcPr>
          <w:p w14:paraId="4675CBE3" w14:textId="77777777" w:rsidR="00D73327" w:rsidRPr="008078AA" w:rsidRDefault="00D73327" w:rsidP="008078AA">
            <w:pPr>
              <w:pStyle w:val="NoSpacing"/>
            </w:pPr>
          </w:p>
        </w:tc>
      </w:tr>
      <w:tr w:rsidR="00D73327" w:rsidRPr="008078AA" w14:paraId="14DDD3E7" w14:textId="0B6A5296" w:rsidTr="00AB7FDC">
        <w:trPr>
          <w:jc w:val="center"/>
        </w:trPr>
        <w:tc>
          <w:tcPr>
            <w:tcW w:w="314" w:type="dxa"/>
          </w:tcPr>
          <w:p w14:paraId="16C62D3C" w14:textId="77777777" w:rsidR="00D73327" w:rsidRPr="008078AA" w:rsidRDefault="00D73327" w:rsidP="008078AA">
            <w:pPr>
              <w:pStyle w:val="NoSpacing"/>
            </w:pPr>
            <w:r w:rsidRPr="008078AA">
              <w:t>b</w:t>
            </w:r>
          </w:p>
        </w:tc>
        <w:tc>
          <w:tcPr>
            <w:tcW w:w="2878" w:type="dxa"/>
          </w:tcPr>
          <w:p w14:paraId="4BC207E0" w14:textId="77A64B50" w:rsidR="00D73327" w:rsidRPr="00F83B3F" w:rsidRDefault="00D73327" w:rsidP="008078AA">
            <w:pPr>
              <w:pStyle w:val="NoSpacing"/>
              <w:rPr>
                <w:b/>
              </w:rPr>
            </w:pPr>
            <w:r w:rsidRPr="008078AA">
              <w:t>Fuel wood</w:t>
            </w:r>
            <w:r>
              <w:t xml:space="preserve"> </w:t>
            </w:r>
            <w:r>
              <w:rPr>
                <w:b/>
              </w:rPr>
              <w:t>(</w:t>
            </w:r>
            <w:proofErr w:type="spellStart"/>
            <w:r>
              <w:rPr>
                <w:b/>
              </w:rPr>
              <w:t>fwood</w:t>
            </w:r>
            <w:proofErr w:type="spellEnd"/>
            <w:r>
              <w:rPr>
                <w:b/>
              </w:rPr>
              <w:t>)</w:t>
            </w:r>
          </w:p>
        </w:tc>
        <w:tc>
          <w:tcPr>
            <w:tcW w:w="1920" w:type="dxa"/>
          </w:tcPr>
          <w:p w14:paraId="6DB4F53D" w14:textId="77777777" w:rsidR="00D73327" w:rsidRPr="008078AA" w:rsidRDefault="00D73327" w:rsidP="008078AA">
            <w:pPr>
              <w:pStyle w:val="NoSpacing"/>
            </w:pPr>
          </w:p>
        </w:tc>
        <w:tc>
          <w:tcPr>
            <w:tcW w:w="1499" w:type="dxa"/>
          </w:tcPr>
          <w:p w14:paraId="444E02F6" w14:textId="77777777" w:rsidR="00D73327" w:rsidRPr="008078AA" w:rsidRDefault="00D73327" w:rsidP="008078AA">
            <w:pPr>
              <w:pStyle w:val="NoSpacing"/>
            </w:pPr>
          </w:p>
        </w:tc>
        <w:tc>
          <w:tcPr>
            <w:tcW w:w="1296" w:type="dxa"/>
          </w:tcPr>
          <w:p w14:paraId="52310F55" w14:textId="7DBC852D" w:rsidR="00D73327" w:rsidRPr="008078AA" w:rsidRDefault="00D73327" w:rsidP="008078AA">
            <w:pPr>
              <w:pStyle w:val="NoSpacing"/>
            </w:pPr>
          </w:p>
        </w:tc>
        <w:tc>
          <w:tcPr>
            <w:tcW w:w="929" w:type="dxa"/>
          </w:tcPr>
          <w:p w14:paraId="3F26188E" w14:textId="77777777" w:rsidR="00D73327" w:rsidRPr="008078AA" w:rsidRDefault="00D73327" w:rsidP="008078AA">
            <w:pPr>
              <w:pStyle w:val="NoSpacing"/>
            </w:pPr>
          </w:p>
        </w:tc>
        <w:tc>
          <w:tcPr>
            <w:tcW w:w="1260" w:type="dxa"/>
          </w:tcPr>
          <w:p w14:paraId="1316B1CC" w14:textId="77777777" w:rsidR="00D73327" w:rsidRPr="008078AA" w:rsidRDefault="00D73327" w:rsidP="008078AA">
            <w:pPr>
              <w:pStyle w:val="NoSpacing"/>
            </w:pPr>
          </w:p>
        </w:tc>
        <w:tc>
          <w:tcPr>
            <w:tcW w:w="1260" w:type="dxa"/>
          </w:tcPr>
          <w:p w14:paraId="3ED92867" w14:textId="77777777" w:rsidR="00D73327" w:rsidRPr="008078AA" w:rsidRDefault="00D73327" w:rsidP="008078AA">
            <w:pPr>
              <w:pStyle w:val="NoSpacing"/>
            </w:pPr>
          </w:p>
        </w:tc>
        <w:tc>
          <w:tcPr>
            <w:tcW w:w="1260" w:type="dxa"/>
          </w:tcPr>
          <w:p w14:paraId="429F8A43" w14:textId="77777777" w:rsidR="00D73327" w:rsidRPr="008078AA" w:rsidRDefault="00D73327" w:rsidP="008078AA">
            <w:pPr>
              <w:pStyle w:val="NoSpacing"/>
            </w:pPr>
          </w:p>
        </w:tc>
        <w:tc>
          <w:tcPr>
            <w:tcW w:w="1296" w:type="dxa"/>
          </w:tcPr>
          <w:p w14:paraId="7C0B0D54" w14:textId="77777777" w:rsidR="00D73327" w:rsidRPr="008078AA" w:rsidRDefault="00D73327" w:rsidP="008078AA">
            <w:pPr>
              <w:pStyle w:val="NoSpacing"/>
            </w:pPr>
          </w:p>
        </w:tc>
        <w:tc>
          <w:tcPr>
            <w:tcW w:w="1152" w:type="dxa"/>
          </w:tcPr>
          <w:p w14:paraId="229CECB2" w14:textId="645DC2E7" w:rsidR="00D73327" w:rsidRPr="008078AA" w:rsidRDefault="00D73327" w:rsidP="008078AA">
            <w:pPr>
              <w:pStyle w:val="NoSpacing"/>
            </w:pPr>
          </w:p>
        </w:tc>
        <w:tc>
          <w:tcPr>
            <w:tcW w:w="1584" w:type="dxa"/>
          </w:tcPr>
          <w:p w14:paraId="79313457" w14:textId="77777777" w:rsidR="00D73327" w:rsidRPr="008078AA" w:rsidRDefault="00D73327" w:rsidP="008078AA">
            <w:pPr>
              <w:pStyle w:val="NoSpacing"/>
            </w:pPr>
          </w:p>
        </w:tc>
      </w:tr>
      <w:tr w:rsidR="00D73327" w:rsidRPr="008078AA" w14:paraId="005CF6A1" w14:textId="551B7AB3" w:rsidTr="00AB7FDC">
        <w:trPr>
          <w:jc w:val="center"/>
        </w:trPr>
        <w:tc>
          <w:tcPr>
            <w:tcW w:w="314" w:type="dxa"/>
          </w:tcPr>
          <w:p w14:paraId="1D16F9BF" w14:textId="77777777" w:rsidR="00D73327" w:rsidRPr="008078AA" w:rsidRDefault="00D73327" w:rsidP="008078AA">
            <w:pPr>
              <w:pStyle w:val="NoSpacing"/>
            </w:pPr>
            <w:r w:rsidRPr="008078AA">
              <w:t>c</w:t>
            </w:r>
          </w:p>
        </w:tc>
        <w:tc>
          <w:tcPr>
            <w:tcW w:w="2878" w:type="dxa"/>
          </w:tcPr>
          <w:p w14:paraId="1577CA0A" w14:textId="56077EAC" w:rsidR="00D73327" w:rsidRPr="00F83B3F" w:rsidRDefault="00D73327" w:rsidP="008078AA">
            <w:pPr>
              <w:pStyle w:val="NoSpacing"/>
              <w:rPr>
                <w:b/>
              </w:rPr>
            </w:pPr>
            <w:r w:rsidRPr="008078AA">
              <w:t>Charcoal</w:t>
            </w:r>
            <w:r>
              <w:t xml:space="preserve"> </w:t>
            </w:r>
            <w:r>
              <w:rPr>
                <w:b/>
              </w:rPr>
              <w:t>(coal)</w:t>
            </w:r>
          </w:p>
        </w:tc>
        <w:tc>
          <w:tcPr>
            <w:tcW w:w="1920" w:type="dxa"/>
          </w:tcPr>
          <w:p w14:paraId="2F8E9735" w14:textId="77777777" w:rsidR="00D73327" w:rsidRPr="008078AA" w:rsidRDefault="00D73327" w:rsidP="008078AA">
            <w:pPr>
              <w:pStyle w:val="NoSpacing"/>
            </w:pPr>
          </w:p>
        </w:tc>
        <w:tc>
          <w:tcPr>
            <w:tcW w:w="1499" w:type="dxa"/>
          </w:tcPr>
          <w:p w14:paraId="159A3DD3" w14:textId="77777777" w:rsidR="00D73327" w:rsidRPr="008078AA" w:rsidRDefault="00D73327" w:rsidP="008078AA">
            <w:pPr>
              <w:pStyle w:val="NoSpacing"/>
            </w:pPr>
          </w:p>
        </w:tc>
        <w:tc>
          <w:tcPr>
            <w:tcW w:w="1296" w:type="dxa"/>
          </w:tcPr>
          <w:p w14:paraId="0C4BA13A" w14:textId="7FD47BB1" w:rsidR="00D73327" w:rsidRPr="008078AA" w:rsidRDefault="00D73327" w:rsidP="008078AA">
            <w:pPr>
              <w:pStyle w:val="NoSpacing"/>
            </w:pPr>
          </w:p>
        </w:tc>
        <w:tc>
          <w:tcPr>
            <w:tcW w:w="929" w:type="dxa"/>
          </w:tcPr>
          <w:p w14:paraId="4C74E0CC" w14:textId="77777777" w:rsidR="00D73327" w:rsidRPr="008078AA" w:rsidRDefault="00D73327" w:rsidP="008078AA">
            <w:pPr>
              <w:pStyle w:val="NoSpacing"/>
            </w:pPr>
          </w:p>
        </w:tc>
        <w:tc>
          <w:tcPr>
            <w:tcW w:w="1260" w:type="dxa"/>
          </w:tcPr>
          <w:p w14:paraId="350FB9B7" w14:textId="77777777" w:rsidR="00D73327" w:rsidRPr="008078AA" w:rsidRDefault="00D73327" w:rsidP="008078AA">
            <w:pPr>
              <w:pStyle w:val="NoSpacing"/>
            </w:pPr>
          </w:p>
        </w:tc>
        <w:tc>
          <w:tcPr>
            <w:tcW w:w="1260" w:type="dxa"/>
          </w:tcPr>
          <w:p w14:paraId="29C2E815" w14:textId="77777777" w:rsidR="00D73327" w:rsidRPr="008078AA" w:rsidRDefault="00D73327" w:rsidP="008078AA">
            <w:pPr>
              <w:pStyle w:val="NoSpacing"/>
            </w:pPr>
          </w:p>
        </w:tc>
        <w:tc>
          <w:tcPr>
            <w:tcW w:w="1260" w:type="dxa"/>
          </w:tcPr>
          <w:p w14:paraId="64371D57" w14:textId="77777777" w:rsidR="00D73327" w:rsidRPr="008078AA" w:rsidRDefault="00D73327" w:rsidP="008078AA">
            <w:pPr>
              <w:pStyle w:val="NoSpacing"/>
            </w:pPr>
          </w:p>
        </w:tc>
        <w:tc>
          <w:tcPr>
            <w:tcW w:w="1296" w:type="dxa"/>
          </w:tcPr>
          <w:p w14:paraId="7DDECFF4" w14:textId="77777777" w:rsidR="00D73327" w:rsidRPr="008078AA" w:rsidRDefault="00D73327" w:rsidP="008078AA">
            <w:pPr>
              <w:pStyle w:val="NoSpacing"/>
            </w:pPr>
          </w:p>
        </w:tc>
        <w:tc>
          <w:tcPr>
            <w:tcW w:w="1152" w:type="dxa"/>
          </w:tcPr>
          <w:p w14:paraId="5CD1DCE3" w14:textId="4F0B418E" w:rsidR="00D73327" w:rsidRPr="008078AA" w:rsidRDefault="00D73327" w:rsidP="008078AA">
            <w:pPr>
              <w:pStyle w:val="NoSpacing"/>
            </w:pPr>
          </w:p>
        </w:tc>
        <w:tc>
          <w:tcPr>
            <w:tcW w:w="1584" w:type="dxa"/>
          </w:tcPr>
          <w:p w14:paraId="7A13E14E" w14:textId="77777777" w:rsidR="00D73327" w:rsidRPr="008078AA" w:rsidRDefault="00D73327" w:rsidP="008078AA">
            <w:pPr>
              <w:pStyle w:val="NoSpacing"/>
            </w:pPr>
          </w:p>
        </w:tc>
      </w:tr>
      <w:tr w:rsidR="00D73327" w:rsidRPr="008078AA" w14:paraId="659503E4" w14:textId="01A9CF73" w:rsidTr="00AB7FDC">
        <w:trPr>
          <w:jc w:val="center"/>
        </w:trPr>
        <w:tc>
          <w:tcPr>
            <w:tcW w:w="314" w:type="dxa"/>
          </w:tcPr>
          <w:p w14:paraId="096E2D3F" w14:textId="77777777" w:rsidR="00D73327" w:rsidRPr="008078AA" w:rsidRDefault="00D73327" w:rsidP="008078AA">
            <w:pPr>
              <w:pStyle w:val="NoSpacing"/>
            </w:pPr>
            <w:r w:rsidRPr="008078AA">
              <w:t>d</w:t>
            </w:r>
          </w:p>
        </w:tc>
        <w:tc>
          <w:tcPr>
            <w:tcW w:w="2878" w:type="dxa"/>
          </w:tcPr>
          <w:p w14:paraId="62CA8A8D" w14:textId="4A282B8E" w:rsidR="00D73327" w:rsidRPr="00F83B3F" w:rsidRDefault="00D73327" w:rsidP="008078AA">
            <w:pPr>
              <w:pStyle w:val="NoSpacing"/>
              <w:rPr>
                <w:b/>
              </w:rPr>
            </w:pPr>
            <w:r w:rsidRPr="008078AA">
              <w:t>Wood for wood carving</w:t>
            </w:r>
            <w:r>
              <w:t xml:space="preserve"> </w:t>
            </w:r>
            <w:r>
              <w:rPr>
                <w:b/>
              </w:rPr>
              <w:t>(</w:t>
            </w:r>
            <w:proofErr w:type="spellStart"/>
            <w:r>
              <w:rPr>
                <w:b/>
              </w:rPr>
              <w:t>cwood</w:t>
            </w:r>
            <w:proofErr w:type="spellEnd"/>
            <w:r>
              <w:rPr>
                <w:b/>
              </w:rPr>
              <w:t>)</w:t>
            </w:r>
          </w:p>
        </w:tc>
        <w:tc>
          <w:tcPr>
            <w:tcW w:w="1920" w:type="dxa"/>
          </w:tcPr>
          <w:p w14:paraId="0F322213" w14:textId="77777777" w:rsidR="00D73327" w:rsidRPr="008078AA" w:rsidRDefault="00D73327" w:rsidP="008078AA">
            <w:pPr>
              <w:pStyle w:val="NoSpacing"/>
            </w:pPr>
          </w:p>
        </w:tc>
        <w:tc>
          <w:tcPr>
            <w:tcW w:w="1499" w:type="dxa"/>
          </w:tcPr>
          <w:p w14:paraId="663575C3" w14:textId="77777777" w:rsidR="00D73327" w:rsidRPr="008078AA" w:rsidRDefault="00D73327" w:rsidP="008078AA">
            <w:pPr>
              <w:pStyle w:val="NoSpacing"/>
            </w:pPr>
          </w:p>
        </w:tc>
        <w:tc>
          <w:tcPr>
            <w:tcW w:w="1296" w:type="dxa"/>
          </w:tcPr>
          <w:p w14:paraId="1151FBD0" w14:textId="59427954" w:rsidR="00D73327" w:rsidRPr="008078AA" w:rsidRDefault="00D73327" w:rsidP="008078AA">
            <w:pPr>
              <w:pStyle w:val="NoSpacing"/>
            </w:pPr>
          </w:p>
        </w:tc>
        <w:tc>
          <w:tcPr>
            <w:tcW w:w="929" w:type="dxa"/>
          </w:tcPr>
          <w:p w14:paraId="113603ED" w14:textId="77777777" w:rsidR="00D73327" w:rsidRPr="008078AA" w:rsidRDefault="00D73327" w:rsidP="008078AA">
            <w:pPr>
              <w:pStyle w:val="NoSpacing"/>
            </w:pPr>
          </w:p>
        </w:tc>
        <w:tc>
          <w:tcPr>
            <w:tcW w:w="1260" w:type="dxa"/>
          </w:tcPr>
          <w:p w14:paraId="3B573524" w14:textId="77777777" w:rsidR="00D73327" w:rsidRPr="008078AA" w:rsidRDefault="00D73327" w:rsidP="008078AA">
            <w:pPr>
              <w:pStyle w:val="NoSpacing"/>
            </w:pPr>
          </w:p>
        </w:tc>
        <w:tc>
          <w:tcPr>
            <w:tcW w:w="1260" w:type="dxa"/>
          </w:tcPr>
          <w:p w14:paraId="1438B960" w14:textId="77777777" w:rsidR="00D73327" w:rsidRPr="008078AA" w:rsidRDefault="00D73327" w:rsidP="008078AA">
            <w:pPr>
              <w:pStyle w:val="NoSpacing"/>
            </w:pPr>
          </w:p>
        </w:tc>
        <w:tc>
          <w:tcPr>
            <w:tcW w:w="1260" w:type="dxa"/>
          </w:tcPr>
          <w:p w14:paraId="520DB33C" w14:textId="77777777" w:rsidR="00D73327" w:rsidRPr="008078AA" w:rsidRDefault="00D73327" w:rsidP="008078AA">
            <w:pPr>
              <w:pStyle w:val="NoSpacing"/>
            </w:pPr>
          </w:p>
        </w:tc>
        <w:tc>
          <w:tcPr>
            <w:tcW w:w="1296" w:type="dxa"/>
          </w:tcPr>
          <w:p w14:paraId="1CFE53E0" w14:textId="77777777" w:rsidR="00D73327" w:rsidRPr="008078AA" w:rsidRDefault="00D73327" w:rsidP="008078AA">
            <w:pPr>
              <w:pStyle w:val="NoSpacing"/>
            </w:pPr>
          </w:p>
        </w:tc>
        <w:tc>
          <w:tcPr>
            <w:tcW w:w="1152" w:type="dxa"/>
          </w:tcPr>
          <w:p w14:paraId="45F71D7C" w14:textId="67DCCF01" w:rsidR="00D73327" w:rsidRPr="008078AA" w:rsidRDefault="00D73327" w:rsidP="008078AA">
            <w:pPr>
              <w:pStyle w:val="NoSpacing"/>
            </w:pPr>
          </w:p>
        </w:tc>
        <w:tc>
          <w:tcPr>
            <w:tcW w:w="1584" w:type="dxa"/>
          </w:tcPr>
          <w:p w14:paraId="3433066C" w14:textId="77777777" w:rsidR="00D73327" w:rsidRPr="008078AA" w:rsidRDefault="00D73327" w:rsidP="008078AA">
            <w:pPr>
              <w:pStyle w:val="NoSpacing"/>
            </w:pPr>
          </w:p>
        </w:tc>
      </w:tr>
      <w:tr w:rsidR="00D73327" w:rsidRPr="008078AA" w14:paraId="7A906338" w14:textId="01F05C4D" w:rsidTr="00AB7FDC">
        <w:trPr>
          <w:jc w:val="center"/>
        </w:trPr>
        <w:tc>
          <w:tcPr>
            <w:tcW w:w="314" w:type="dxa"/>
          </w:tcPr>
          <w:p w14:paraId="20C3325F" w14:textId="77777777" w:rsidR="00D73327" w:rsidRPr="008078AA" w:rsidRDefault="00D73327" w:rsidP="008078AA">
            <w:pPr>
              <w:pStyle w:val="NoSpacing"/>
            </w:pPr>
            <w:r w:rsidRPr="008078AA">
              <w:t>e</w:t>
            </w:r>
          </w:p>
        </w:tc>
        <w:tc>
          <w:tcPr>
            <w:tcW w:w="2878" w:type="dxa"/>
          </w:tcPr>
          <w:p w14:paraId="7B70399B" w14:textId="004149CA" w:rsidR="00D73327" w:rsidRPr="00F83B3F" w:rsidRDefault="00D73327" w:rsidP="008078AA">
            <w:pPr>
              <w:pStyle w:val="NoSpacing"/>
              <w:rPr>
                <w:b/>
              </w:rPr>
            </w:pPr>
            <w:r w:rsidRPr="008078AA">
              <w:t>Wood for poles</w:t>
            </w:r>
            <w:r>
              <w:t xml:space="preserve"> </w:t>
            </w:r>
            <w:r>
              <w:rPr>
                <w:b/>
              </w:rPr>
              <w:t>(</w:t>
            </w:r>
            <w:proofErr w:type="spellStart"/>
            <w:r>
              <w:rPr>
                <w:b/>
              </w:rPr>
              <w:t>pwood</w:t>
            </w:r>
            <w:proofErr w:type="spellEnd"/>
            <w:r>
              <w:rPr>
                <w:b/>
              </w:rPr>
              <w:t>)</w:t>
            </w:r>
          </w:p>
        </w:tc>
        <w:tc>
          <w:tcPr>
            <w:tcW w:w="1920" w:type="dxa"/>
          </w:tcPr>
          <w:p w14:paraId="1B5EDA02" w14:textId="77777777" w:rsidR="00D73327" w:rsidRPr="008078AA" w:rsidRDefault="00D73327" w:rsidP="008078AA">
            <w:pPr>
              <w:pStyle w:val="NoSpacing"/>
            </w:pPr>
          </w:p>
        </w:tc>
        <w:tc>
          <w:tcPr>
            <w:tcW w:w="1499" w:type="dxa"/>
          </w:tcPr>
          <w:p w14:paraId="3DB6E661" w14:textId="77777777" w:rsidR="00D73327" w:rsidRPr="008078AA" w:rsidRDefault="00D73327" w:rsidP="008078AA">
            <w:pPr>
              <w:pStyle w:val="NoSpacing"/>
            </w:pPr>
          </w:p>
        </w:tc>
        <w:tc>
          <w:tcPr>
            <w:tcW w:w="1296" w:type="dxa"/>
          </w:tcPr>
          <w:p w14:paraId="20DE4B61" w14:textId="2BF3A969" w:rsidR="00D73327" w:rsidRPr="008078AA" w:rsidRDefault="00D73327" w:rsidP="008078AA">
            <w:pPr>
              <w:pStyle w:val="NoSpacing"/>
            </w:pPr>
          </w:p>
        </w:tc>
        <w:tc>
          <w:tcPr>
            <w:tcW w:w="929" w:type="dxa"/>
          </w:tcPr>
          <w:p w14:paraId="0AFE9B1D" w14:textId="77777777" w:rsidR="00D73327" w:rsidRPr="008078AA" w:rsidRDefault="00D73327" w:rsidP="008078AA">
            <w:pPr>
              <w:pStyle w:val="NoSpacing"/>
            </w:pPr>
          </w:p>
        </w:tc>
        <w:tc>
          <w:tcPr>
            <w:tcW w:w="1260" w:type="dxa"/>
          </w:tcPr>
          <w:p w14:paraId="2762514A" w14:textId="77777777" w:rsidR="00D73327" w:rsidRPr="008078AA" w:rsidRDefault="00D73327" w:rsidP="008078AA">
            <w:pPr>
              <w:pStyle w:val="NoSpacing"/>
            </w:pPr>
          </w:p>
        </w:tc>
        <w:tc>
          <w:tcPr>
            <w:tcW w:w="1260" w:type="dxa"/>
          </w:tcPr>
          <w:p w14:paraId="44222D09" w14:textId="77777777" w:rsidR="00D73327" w:rsidRPr="008078AA" w:rsidRDefault="00D73327" w:rsidP="008078AA">
            <w:pPr>
              <w:pStyle w:val="NoSpacing"/>
            </w:pPr>
          </w:p>
        </w:tc>
        <w:tc>
          <w:tcPr>
            <w:tcW w:w="1260" w:type="dxa"/>
          </w:tcPr>
          <w:p w14:paraId="484B54DA" w14:textId="77777777" w:rsidR="00D73327" w:rsidRPr="008078AA" w:rsidRDefault="00D73327" w:rsidP="008078AA">
            <w:pPr>
              <w:pStyle w:val="NoSpacing"/>
            </w:pPr>
          </w:p>
        </w:tc>
        <w:tc>
          <w:tcPr>
            <w:tcW w:w="1296" w:type="dxa"/>
          </w:tcPr>
          <w:p w14:paraId="4CF07D08" w14:textId="77777777" w:rsidR="00D73327" w:rsidRPr="008078AA" w:rsidRDefault="00D73327" w:rsidP="008078AA">
            <w:pPr>
              <w:pStyle w:val="NoSpacing"/>
            </w:pPr>
          </w:p>
        </w:tc>
        <w:tc>
          <w:tcPr>
            <w:tcW w:w="1152" w:type="dxa"/>
          </w:tcPr>
          <w:p w14:paraId="36C21ABF" w14:textId="63E46B2D" w:rsidR="00D73327" w:rsidRPr="008078AA" w:rsidRDefault="00D73327" w:rsidP="008078AA">
            <w:pPr>
              <w:pStyle w:val="NoSpacing"/>
            </w:pPr>
          </w:p>
        </w:tc>
        <w:tc>
          <w:tcPr>
            <w:tcW w:w="1584" w:type="dxa"/>
          </w:tcPr>
          <w:p w14:paraId="4F88E322" w14:textId="77777777" w:rsidR="00D73327" w:rsidRPr="008078AA" w:rsidRDefault="00D73327" w:rsidP="008078AA">
            <w:pPr>
              <w:pStyle w:val="NoSpacing"/>
            </w:pPr>
          </w:p>
        </w:tc>
      </w:tr>
      <w:tr w:rsidR="00D73327" w:rsidRPr="008078AA" w14:paraId="57E6D0D1" w14:textId="2A116D48" w:rsidTr="00AB7FDC">
        <w:trPr>
          <w:trHeight w:val="179"/>
          <w:jc w:val="center"/>
        </w:trPr>
        <w:tc>
          <w:tcPr>
            <w:tcW w:w="314" w:type="dxa"/>
          </w:tcPr>
          <w:p w14:paraId="103B4DD6" w14:textId="77777777" w:rsidR="00D73327" w:rsidRPr="008078AA" w:rsidRDefault="00D73327" w:rsidP="008078AA">
            <w:pPr>
              <w:pStyle w:val="NoSpacing"/>
            </w:pPr>
            <w:r w:rsidRPr="008078AA">
              <w:t>f</w:t>
            </w:r>
          </w:p>
        </w:tc>
        <w:tc>
          <w:tcPr>
            <w:tcW w:w="2878" w:type="dxa"/>
          </w:tcPr>
          <w:p w14:paraId="4E25D333" w14:textId="34DBAAF5" w:rsidR="00D73327" w:rsidRPr="00F83B3F" w:rsidRDefault="00D73327" w:rsidP="008078AA">
            <w:pPr>
              <w:pStyle w:val="NoSpacing"/>
              <w:rPr>
                <w:b/>
              </w:rPr>
            </w:pPr>
            <w:r w:rsidRPr="008078AA">
              <w:t xml:space="preserve">Fruit, nuts, seeds, roots, </w:t>
            </w:r>
            <w:r w:rsidRPr="008078AA">
              <w:lastRenderedPageBreak/>
              <w:t>berries, etc.</w:t>
            </w:r>
            <w:r>
              <w:t xml:space="preserve"> </w:t>
            </w:r>
            <w:r>
              <w:rPr>
                <w:b/>
              </w:rPr>
              <w:t>(fruit)</w:t>
            </w:r>
          </w:p>
        </w:tc>
        <w:tc>
          <w:tcPr>
            <w:tcW w:w="1920" w:type="dxa"/>
          </w:tcPr>
          <w:p w14:paraId="1C2417CF" w14:textId="77777777" w:rsidR="00D73327" w:rsidRPr="008078AA" w:rsidRDefault="00D73327" w:rsidP="008078AA">
            <w:pPr>
              <w:pStyle w:val="NoSpacing"/>
            </w:pPr>
          </w:p>
        </w:tc>
        <w:tc>
          <w:tcPr>
            <w:tcW w:w="1499" w:type="dxa"/>
          </w:tcPr>
          <w:p w14:paraId="1A2BE8CE" w14:textId="77777777" w:rsidR="00D73327" w:rsidRPr="008078AA" w:rsidRDefault="00D73327" w:rsidP="008078AA">
            <w:pPr>
              <w:pStyle w:val="NoSpacing"/>
            </w:pPr>
          </w:p>
        </w:tc>
        <w:tc>
          <w:tcPr>
            <w:tcW w:w="1296" w:type="dxa"/>
          </w:tcPr>
          <w:p w14:paraId="2FB2103B" w14:textId="2CB0EAC9" w:rsidR="00D73327" w:rsidRPr="008078AA" w:rsidRDefault="00D73327" w:rsidP="008078AA">
            <w:pPr>
              <w:pStyle w:val="NoSpacing"/>
            </w:pPr>
          </w:p>
        </w:tc>
        <w:tc>
          <w:tcPr>
            <w:tcW w:w="929" w:type="dxa"/>
          </w:tcPr>
          <w:p w14:paraId="5D256B78" w14:textId="77777777" w:rsidR="00D73327" w:rsidRPr="008078AA" w:rsidRDefault="00D73327" w:rsidP="008078AA">
            <w:pPr>
              <w:pStyle w:val="NoSpacing"/>
            </w:pPr>
          </w:p>
        </w:tc>
        <w:tc>
          <w:tcPr>
            <w:tcW w:w="1260" w:type="dxa"/>
          </w:tcPr>
          <w:p w14:paraId="710C18CA" w14:textId="77777777" w:rsidR="00D73327" w:rsidRPr="008078AA" w:rsidRDefault="00D73327" w:rsidP="008078AA">
            <w:pPr>
              <w:pStyle w:val="NoSpacing"/>
            </w:pPr>
          </w:p>
        </w:tc>
        <w:tc>
          <w:tcPr>
            <w:tcW w:w="1260" w:type="dxa"/>
          </w:tcPr>
          <w:p w14:paraId="589D570C" w14:textId="77777777" w:rsidR="00D73327" w:rsidRPr="008078AA" w:rsidRDefault="00D73327" w:rsidP="008078AA">
            <w:pPr>
              <w:pStyle w:val="NoSpacing"/>
            </w:pPr>
          </w:p>
        </w:tc>
        <w:tc>
          <w:tcPr>
            <w:tcW w:w="1260" w:type="dxa"/>
          </w:tcPr>
          <w:p w14:paraId="469B85AB" w14:textId="77777777" w:rsidR="00D73327" w:rsidRPr="008078AA" w:rsidRDefault="00D73327" w:rsidP="008078AA">
            <w:pPr>
              <w:pStyle w:val="NoSpacing"/>
            </w:pPr>
          </w:p>
        </w:tc>
        <w:tc>
          <w:tcPr>
            <w:tcW w:w="1296" w:type="dxa"/>
          </w:tcPr>
          <w:p w14:paraId="3CE4D509" w14:textId="77777777" w:rsidR="00D73327" w:rsidRPr="008078AA" w:rsidRDefault="00D73327" w:rsidP="008078AA">
            <w:pPr>
              <w:pStyle w:val="NoSpacing"/>
            </w:pPr>
          </w:p>
        </w:tc>
        <w:tc>
          <w:tcPr>
            <w:tcW w:w="1152" w:type="dxa"/>
          </w:tcPr>
          <w:p w14:paraId="1FE75CA7" w14:textId="40F97406" w:rsidR="00D73327" w:rsidRPr="008078AA" w:rsidRDefault="00D73327" w:rsidP="008078AA">
            <w:pPr>
              <w:pStyle w:val="NoSpacing"/>
            </w:pPr>
          </w:p>
        </w:tc>
        <w:tc>
          <w:tcPr>
            <w:tcW w:w="1584" w:type="dxa"/>
          </w:tcPr>
          <w:p w14:paraId="09DA471E" w14:textId="77777777" w:rsidR="00D73327" w:rsidRPr="008078AA" w:rsidRDefault="00D73327" w:rsidP="008078AA">
            <w:pPr>
              <w:pStyle w:val="NoSpacing"/>
            </w:pPr>
          </w:p>
        </w:tc>
      </w:tr>
      <w:tr w:rsidR="00D73327" w:rsidRPr="008078AA" w14:paraId="070640F0" w14:textId="29124320" w:rsidTr="00AB7FDC">
        <w:trPr>
          <w:jc w:val="center"/>
        </w:trPr>
        <w:tc>
          <w:tcPr>
            <w:tcW w:w="314" w:type="dxa"/>
          </w:tcPr>
          <w:p w14:paraId="4CE5BB8A" w14:textId="77777777" w:rsidR="00D73327" w:rsidRPr="008078AA" w:rsidRDefault="00D73327" w:rsidP="008078AA">
            <w:pPr>
              <w:pStyle w:val="NoSpacing"/>
            </w:pPr>
            <w:r w:rsidRPr="008078AA">
              <w:lastRenderedPageBreak/>
              <w:t>g</w:t>
            </w:r>
          </w:p>
        </w:tc>
        <w:tc>
          <w:tcPr>
            <w:tcW w:w="2878" w:type="dxa"/>
          </w:tcPr>
          <w:p w14:paraId="24588044" w14:textId="5AC8374B" w:rsidR="00D73327" w:rsidRPr="00F83B3F" w:rsidRDefault="00D73327" w:rsidP="008078AA">
            <w:pPr>
              <w:pStyle w:val="NoSpacing"/>
              <w:rPr>
                <w:b/>
              </w:rPr>
            </w:pPr>
            <w:r w:rsidRPr="008078AA">
              <w:t>Mushrooms</w:t>
            </w:r>
            <w:r>
              <w:t xml:space="preserve"> </w:t>
            </w:r>
            <w:r>
              <w:rPr>
                <w:b/>
              </w:rPr>
              <w:t>(</w:t>
            </w:r>
            <w:proofErr w:type="spellStart"/>
            <w:r>
              <w:rPr>
                <w:b/>
              </w:rPr>
              <w:t>shroom</w:t>
            </w:r>
            <w:proofErr w:type="spellEnd"/>
            <w:r>
              <w:rPr>
                <w:b/>
              </w:rPr>
              <w:t>)</w:t>
            </w:r>
          </w:p>
        </w:tc>
        <w:tc>
          <w:tcPr>
            <w:tcW w:w="1920" w:type="dxa"/>
          </w:tcPr>
          <w:p w14:paraId="723D7017" w14:textId="77777777" w:rsidR="00D73327" w:rsidRPr="008078AA" w:rsidRDefault="00D73327" w:rsidP="008078AA">
            <w:pPr>
              <w:pStyle w:val="NoSpacing"/>
            </w:pPr>
          </w:p>
        </w:tc>
        <w:tc>
          <w:tcPr>
            <w:tcW w:w="1499" w:type="dxa"/>
          </w:tcPr>
          <w:p w14:paraId="006B3FF6" w14:textId="77777777" w:rsidR="00D73327" w:rsidRPr="008078AA" w:rsidRDefault="00D73327" w:rsidP="008078AA">
            <w:pPr>
              <w:pStyle w:val="NoSpacing"/>
            </w:pPr>
          </w:p>
        </w:tc>
        <w:tc>
          <w:tcPr>
            <w:tcW w:w="1296" w:type="dxa"/>
          </w:tcPr>
          <w:p w14:paraId="3A0215D2" w14:textId="218EDAC3" w:rsidR="00D73327" w:rsidRPr="008078AA" w:rsidRDefault="00D73327" w:rsidP="008078AA">
            <w:pPr>
              <w:pStyle w:val="NoSpacing"/>
            </w:pPr>
          </w:p>
        </w:tc>
        <w:tc>
          <w:tcPr>
            <w:tcW w:w="929" w:type="dxa"/>
          </w:tcPr>
          <w:p w14:paraId="7D0BEFAE" w14:textId="77777777" w:rsidR="00D73327" w:rsidRPr="008078AA" w:rsidRDefault="00D73327" w:rsidP="008078AA">
            <w:pPr>
              <w:pStyle w:val="NoSpacing"/>
            </w:pPr>
          </w:p>
        </w:tc>
        <w:tc>
          <w:tcPr>
            <w:tcW w:w="1260" w:type="dxa"/>
          </w:tcPr>
          <w:p w14:paraId="7EB7C782" w14:textId="77777777" w:rsidR="00D73327" w:rsidRPr="008078AA" w:rsidRDefault="00D73327" w:rsidP="008078AA">
            <w:pPr>
              <w:pStyle w:val="NoSpacing"/>
            </w:pPr>
          </w:p>
        </w:tc>
        <w:tc>
          <w:tcPr>
            <w:tcW w:w="1260" w:type="dxa"/>
          </w:tcPr>
          <w:p w14:paraId="45C2E5AD" w14:textId="77777777" w:rsidR="00D73327" w:rsidRPr="008078AA" w:rsidRDefault="00D73327" w:rsidP="008078AA">
            <w:pPr>
              <w:pStyle w:val="NoSpacing"/>
            </w:pPr>
          </w:p>
        </w:tc>
        <w:tc>
          <w:tcPr>
            <w:tcW w:w="1260" w:type="dxa"/>
          </w:tcPr>
          <w:p w14:paraId="2AA1CEB6" w14:textId="77777777" w:rsidR="00D73327" w:rsidRPr="008078AA" w:rsidRDefault="00D73327" w:rsidP="008078AA">
            <w:pPr>
              <w:pStyle w:val="NoSpacing"/>
            </w:pPr>
          </w:p>
        </w:tc>
        <w:tc>
          <w:tcPr>
            <w:tcW w:w="1296" w:type="dxa"/>
          </w:tcPr>
          <w:p w14:paraId="339B8BAB" w14:textId="77777777" w:rsidR="00D73327" w:rsidRPr="008078AA" w:rsidRDefault="00D73327" w:rsidP="008078AA">
            <w:pPr>
              <w:pStyle w:val="NoSpacing"/>
            </w:pPr>
          </w:p>
        </w:tc>
        <w:tc>
          <w:tcPr>
            <w:tcW w:w="1152" w:type="dxa"/>
          </w:tcPr>
          <w:p w14:paraId="10ADC7D1" w14:textId="31CD7F5B" w:rsidR="00D73327" w:rsidRPr="008078AA" w:rsidRDefault="00D73327" w:rsidP="008078AA">
            <w:pPr>
              <w:pStyle w:val="NoSpacing"/>
            </w:pPr>
          </w:p>
        </w:tc>
        <w:tc>
          <w:tcPr>
            <w:tcW w:w="1584" w:type="dxa"/>
          </w:tcPr>
          <w:p w14:paraId="75D759EA" w14:textId="77777777" w:rsidR="00D73327" w:rsidRPr="008078AA" w:rsidRDefault="00D73327" w:rsidP="008078AA">
            <w:pPr>
              <w:pStyle w:val="NoSpacing"/>
            </w:pPr>
          </w:p>
        </w:tc>
      </w:tr>
      <w:tr w:rsidR="00D73327" w:rsidRPr="008078AA" w14:paraId="64B492AF" w14:textId="461B3B2E" w:rsidTr="00AB7FDC">
        <w:trPr>
          <w:jc w:val="center"/>
        </w:trPr>
        <w:tc>
          <w:tcPr>
            <w:tcW w:w="314" w:type="dxa"/>
          </w:tcPr>
          <w:p w14:paraId="15F5EF3D" w14:textId="77777777" w:rsidR="00D73327" w:rsidRPr="008078AA" w:rsidRDefault="00D73327" w:rsidP="008078AA">
            <w:pPr>
              <w:pStyle w:val="NoSpacing"/>
            </w:pPr>
            <w:r w:rsidRPr="008078AA">
              <w:t>h</w:t>
            </w:r>
          </w:p>
        </w:tc>
        <w:tc>
          <w:tcPr>
            <w:tcW w:w="2878" w:type="dxa"/>
          </w:tcPr>
          <w:p w14:paraId="16E7A58B" w14:textId="1C8E8231" w:rsidR="00D73327" w:rsidRPr="00F83B3F" w:rsidRDefault="00D73327" w:rsidP="008078AA">
            <w:pPr>
              <w:pStyle w:val="NoSpacing"/>
              <w:rPr>
                <w:b/>
              </w:rPr>
            </w:pPr>
            <w:r w:rsidRPr="008078AA">
              <w:t>Fodder</w:t>
            </w:r>
            <w:r>
              <w:t xml:space="preserve">/Animal Feed </w:t>
            </w:r>
            <w:r>
              <w:rPr>
                <w:b/>
              </w:rPr>
              <w:t>(fodder)</w:t>
            </w:r>
          </w:p>
        </w:tc>
        <w:tc>
          <w:tcPr>
            <w:tcW w:w="1920" w:type="dxa"/>
          </w:tcPr>
          <w:p w14:paraId="4FC689AE" w14:textId="77777777" w:rsidR="00D73327" w:rsidRPr="008078AA" w:rsidRDefault="00D73327" w:rsidP="008078AA">
            <w:pPr>
              <w:pStyle w:val="NoSpacing"/>
            </w:pPr>
          </w:p>
        </w:tc>
        <w:tc>
          <w:tcPr>
            <w:tcW w:w="1499" w:type="dxa"/>
          </w:tcPr>
          <w:p w14:paraId="5C3FE061" w14:textId="77777777" w:rsidR="00D73327" w:rsidRPr="008078AA" w:rsidRDefault="00D73327" w:rsidP="008078AA">
            <w:pPr>
              <w:pStyle w:val="NoSpacing"/>
            </w:pPr>
          </w:p>
        </w:tc>
        <w:tc>
          <w:tcPr>
            <w:tcW w:w="1296" w:type="dxa"/>
          </w:tcPr>
          <w:p w14:paraId="0E9CBD4B" w14:textId="2D818108" w:rsidR="00D73327" w:rsidRPr="008078AA" w:rsidRDefault="00D73327" w:rsidP="008078AA">
            <w:pPr>
              <w:pStyle w:val="NoSpacing"/>
            </w:pPr>
          </w:p>
        </w:tc>
        <w:tc>
          <w:tcPr>
            <w:tcW w:w="929" w:type="dxa"/>
          </w:tcPr>
          <w:p w14:paraId="2E169AFF" w14:textId="77777777" w:rsidR="00D73327" w:rsidRPr="008078AA" w:rsidRDefault="00D73327" w:rsidP="008078AA">
            <w:pPr>
              <w:pStyle w:val="NoSpacing"/>
            </w:pPr>
          </w:p>
        </w:tc>
        <w:tc>
          <w:tcPr>
            <w:tcW w:w="1260" w:type="dxa"/>
          </w:tcPr>
          <w:p w14:paraId="6CBB8335" w14:textId="77777777" w:rsidR="00D73327" w:rsidRPr="008078AA" w:rsidRDefault="00D73327" w:rsidP="008078AA">
            <w:pPr>
              <w:pStyle w:val="NoSpacing"/>
            </w:pPr>
          </w:p>
        </w:tc>
        <w:tc>
          <w:tcPr>
            <w:tcW w:w="1260" w:type="dxa"/>
          </w:tcPr>
          <w:p w14:paraId="3EBAA0F8" w14:textId="77777777" w:rsidR="00D73327" w:rsidRPr="008078AA" w:rsidRDefault="00D73327" w:rsidP="008078AA">
            <w:pPr>
              <w:pStyle w:val="NoSpacing"/>
            </w:pPr>
          </w:p>
        </w:tc>
        <w:tc>
          <w:tcPr>
            <w:tcW w:w="1260" w:type="dxa"/>
          </w:tcPr>
          <w:p w14:paraId="0DD0060F" w14:textId="77777777" w:rsidR="00D73327" w:rsidRPr="008078AA" w:rsidRDefault="00D73327" w:rsidP="008078AA">
            <w:pPr>
              <w:pStyle w:val="NoSpacing"/>
            </w:pPr>
          </w:p>
        </w:tc>
        <w:tc>
          <w:tcPr>
            <w:tcW w:w="1296" w:type="dxa"/>
          </w:tcPr>
          <w:p w14:paraId="3C6837FB" w14:textId="77777777" w:rsidR="00D73327" w:rsidRPr="008078AA" w:rsidRDefault="00D73327" w:rsidP="008078AA">
            <w:pPr>
              <w:pStyle w:val="NoSpacing"/>
            </w:pPr>
          </w:p>
        </w:tc>
        <w:tc>
          <w:tcPr>
            <w:tcW w:w="1152" w:type="dxa"/>
          </w:tcPr>
          <w:p w14:paraId="55C4DC45" w14:textId="7149EF24" w:rsidR="00D73327" w:rsidRPr="008078AA" w:rsidRDefault="00D73327" w:rsidP="008078AA">
            <w:pPr>
              <w:pStyle w:val="NoSpacing"/>
            </w:pPr>
          </w:p>
        </w:tc>
        <w:tc>
          <w:tcPr>
            <w:tcW w:w="1584" w:type="dxa"/>
          </w:tcPr>
          <w:p w14:paraId="7C4317A8" w14:textId="77777777" w:rsidR="00D73327" w:rsidRPr="008078AA" w:rsidRDefault="00D73327" w:rsidP="008078AA">
            <w:pPr>
              <w:pStyle w:val="NoSpacing"/>
            </w:pPr>
          </w:p>
        </w:tc>
      </w:tr>
      <w:tr w:rsidR="00D73327" w:rsidRPr="008078AA" w14:paraId="4D7FF130" w14:textId="09A914F3" w:rsidTr="00AB7FDC">
        <w:trPr>
          <w:jc w:val="center"/>
        </w:trPr>
        <w:tc>
          <w:tcPr>
            <w:tcW w:w="314" w:type="dxa"/>
          </w:tcPr>
          <w:p w14:paraId="7E6C1DEF" w14:textId="77777777" w:rsidR="00D73327" w:rsidRPr="008078AA" w:rsidRDefault="00D73327" w:rsidP="008078AA">
            <w:pPr>
              <w:pStyle w:val="NoSpacing"/>
            </w:pPr>
            <w:proofErr w:type="spellStart"/>
            <w:r w:rsidRPr="008078AA">
              <w:t>i</w:t>
            </w:r>
            <w:proofErr w:type="spellEnd"/>
          </w:p>
        </w:tc>
        <w:tc>
          <w:tcPr>
            <w:tcW w:w="2878" w:type="dxa"/>
          </w:tcPr>
          <w:p w14:paraId="14C55C47" w14:textId="69CB06EA" w:rsidR="00D73327" w:rsidRPr="00F83B3F" w:rsidRDefault="00D73327" w:rsidP="008078AA">
            <w:pPr>
              <w:pStyle w:val="NoSpacing"/>
              <w:rPr>
                <w:b/>
              </w:rPr>
            </w:pPr>
            <w:r w:rsidRPr="008078AA">
              <w:t>Rattan</w:t>
            </w:r>
            <w:r>
              <w:t xml:space="preserve"> </w:t>
            </w:r>
            <w:r>
              <w:rPr>
                <w:b/>
              </w:rPr>
              <w:t>(rattan)</w:t>
            </w:r>
          </w:p>
        </w:tc>
        <w:tc>
          <w:tcPr>
            <w:tcW w:w="1920" w:type="dxa"/>
          </w:tcPr>
          <w:p w14:paraId="7271CC68" w14:textId="77777777" w:rsidR="00D73327" w:rsidRPr="008078AA" w:rsidRDefault="00D73327" w:rsidP="008078AA">
            <w:pPr>
              <w:pStyle w:val="NoSpacing"/>
            </w:pPr>
          </w:p>
        </w:tc>
        <w:tc>
          <w:tcPr>
            <w:tcW w:w="1499" w:type="dxa"/>
          </w:tcPr>
          <w:p w14:paraId="3D6D9EB1" w14:textId="77777777" w:rsidR="00D73327" w:rsidRPr="008078AA" w:rsidRDefault="00D73327" w:rsidP="008078AA">
            <w:pPr>
              <w:pStyle w:val="NoSpacing"/>
            </w:pPr>
          </w:p>
        </w:tc>
        <w:tc>
          <w:tcPr>
            <w:tcW w:w="1296" w:type="dxa"/>
          </w:tcPr>
          <w:p w14:paraId="12BBAFF7" w14:textId="198FD1BA" w:rsidR="00D73327" w:rsidRPr="008078AA" w:rsidRDefault="00D73327" w:rsidP="008078AA">
            <w:pPr>
              <w:pStyle w:val="NoSpacing"/>
            </w:pPr>
          </w:p>
        </w:tc>
        <w:tc>
          <w:tcPr>
            <w:tcW w:w="929" w:type="dxa"/>
          </w:tcPr>
          <w:p w14:paraId="455A45B6" w14:textId="77777777" w:rsidR="00D73327" w:rsidRPr="008078AA" w:rsidRDefault="00D73327" w:rsidP="008078AA">
            <w:pPr>
              <w:pStyle w:val="NoSpacing"/>
            </w:pPr>
          </w:p>
        </w:tc>
        <w:tc>
          <w:tcPr>
            <w:tcW w:w="1260" w:type="dxa"/>
          </w:tcPr>
          <w:p w14:paraId="160129D4" w14:textId="77777777" w:rsidR="00D73327" w:rsidRPr="008078AA" w:rsidRDefault="00D73327" w:rsidP="008078AA">
            <w:pPr>
              <w:pStyle w:val="NoSpacing"/>
            </w:pPr>
          </w:p>
        </w:tc>
        <w:tc>
          <w:tcPr>
            <w:tcW w:w="1260" w:type="dxa"/>
          </w:tcPr>
          <w:p w14:paraId="534CC449" w14:textId="77777777" w:rsidR="00D73327" w:rsidRPr="008078AA" w:rsidRDefault="00D73327" w:rsidP="008078AA">
            <w:pPr>
              <w:pStyle w:val="NoSpacing"/>
            </w:pPr>
          </w:p>
        </w:tc>
        <w:tc>
          <w:tcPr>
            <w:tcW w:w="1260" w:type="dxa"/>
          </w:tcPr>
          <w:p w14:paraId="0E303711" w14:textId="77777777" w:rsidR="00D73327" w:rsidRPr="008078AA" w:rsidRDefault="00D73327" w:rsidP="008078AA">
            <w:pPr>
              <w:pStyle w:val="NoSpacing"/>
            </w:pPr>
          </w:p>
        </w:tc>
        <w:tc>
          <w:tcPr>
            <w:tcW w:w="1296" w:type="dxa"/>
          </w:tcPr>
          <w:p w14:paraId="61D71DB6" w14:textId="77777777" w:rsidR="00D73327" w:rsidRPr="008078AA" w:rsidRDefault="00D73327" w:rsidP="008078AA">
            <w:pPr>
              <w:pStyle w:val="NoSpacing"/>
            </w:pPr>
          </w:p>
        </w:tc>
        <w:tc>
          <w:tcPr>
            <w:tcW w:w="1152" w:type="dxa"/>
          </w:tcPr>
          <w:p w14:paraId="008C200D" w14:textId="0538746D" w:rsidR="00D73327" w:rsidRPr="008078AA" w:rsidRDefault="00D73327" w:rsidP="008078AA">
            <w:pPr>
              <w:pStyle w:val="NoSpacing"/>
            </w:pPr>
          </w:p>
        </w:tc>
        <w:tc>
          <w:tcPr>
            <w:tcW w:w="1584" w:type="dxa"/>
          </w:tcPr>
          <w:p w14:paraId="1AB64A79" w14:textId="77777777" w:rsidR="00D73327" w:rsidRPr="008078AA" w:rsidRDefault="00D73327" w:rsidP="008078AA">
            <w:pPr>
              <w:pStyle w:val="NoSpacing"/>
            </w:pPr>
          </w:p>
        </w:tc>
      </w:tr>
      <w:tr w:rsidR="00D73327" w:rsidRPr="008078AA" w14:paraId="2F985A50" w14:textId="1EBF592A" w:rsidTr="00AB7FDC">
        <w:trPr>
          <w:jc w:val="center"/>
        </w:trPr>
        <w:tc>
          <w:tcPr>
            <w:tcW w:w="314" w:type="dxa"/>
          </w:tcPr>
          <w:p w14:paraId="40548A44" w14:textId="77777777" w:rsidR="00D73327" w:rsidRPr="008078AA" w:rsidRDefault="00D73327" w:rsidP="008078AA">
            <w:pPr>
              <w:pStyle w:val="NoSpacing"/>
            </w:pPr>
            <w:r w:rsidRPr="008078AA">
              <w:t>j</w:t>
            </w:r>
          </w:p>
        </w:tc>
        <w:tc>
          <w:tcPr>
            <w:tcW w:w="2878" w:type="dxa"/>
          </w:tcPr>
          <w:p w14:paraId="064925A7" w14:textId="07A27D70" w:rsidR="00D73327" w:rsidRPr="00F83B3F" w:rsidRDefault="00D73327" w:rsidP="008078AA">
            <w:pPr>
              <w:pStyle w:val="NoSpacing"/>
              <w:rPr>
                <w:b/>
              </w:rPr>
            </w:pPr>
            <w:r w:rsidRPr="008078AA">
              <w:t>Plant medicines</w:t>
            </w:r>
            <w:r>
              <w:t xml:space="preserve"> </w:t>
            </w:r>
            <w:r>
              <w:rPr>
                <w:b/>
              </w:rPr>
              <w:t>(med)</w:t>
            </w:r>
          </w:p>
        </w:tc>
        <w:tc>
          <w:tcPr>
            <w:tcW w:w="1920" w:type="dxa"/>
          </w:tcPr>
          <w:p w14:paraId="3F362E11" w14:textId="77777777" w:rsidR="00D73327" w:rsidRPr="008078AA" w:rsidRDefault="00D73327" w:rsidP="008078AA">
            <w:pPr>
              <w:pStyle w:val="NoSpacing"/>
            </w:pPr>
          </w:p>
        </w:tc>
        <w:tc>
          <w:tcPr>
            <w:tcW w:w="1499" w:type="dxa"/>
          </w:tcPr>
          <w:p w14:paraId="5BCA1F93" w14:textId="77777777" w:rsidR="00D73327" w:rsidRPr="008078AA" w:rsidRDefault="00D73327" w:rsidP="008078AA">
            <w:pPr>
              <w:pStyle w:val="NoSpacing"/>
            </w:pPr>
          </w:p>
        </w:tc>
        <w:tc>
          <w:tcPr>
            <w:tcW w:w="1296" w:type="dxa"/>
          </w:tcPr>
          <w:p w14:paraId="1C921712" w14:textId="316DC923" w:rsidR="00D73327" w:rsidRPr="008078AA" w:rsidRDefault="00D73327" w:rsidP="008078AA">
            <w:pPr>
              <w:pStyle w:val="NoSpacing"/>
            </w:pPr>
          </w:p>
        </w:tc>
        <w:tc>
          <w:tcPr>
            <w:tcW w:w="929" w:type="dxa"/>
          </w:tcPr>
          <w:p w14:paraId="2B8BDFA9" w14:textId="77777777" w:rsidR="00D73327" w:rsidRPr="008078AA" w:rsidRDefault="00D73327" w:rsidP="008078AA">
            <w:pPr>
              <w:pStyle w:val="NoSpacing"/>
            </w:pPr>
          </w:p>
        </w:tc>
        <w:tc>
          <w:tcPr>
            <w:tcW w:w="1260" w:type="dxa"/>
          </w:tcPr>
          <w:p w14:paraId="4D84B999" w14:textId="77777777" w:rsidR="00D73327" w:rsidRPr="008078AA" w:rsidRDefault="00D73327" w:rsidP="008078AA">
            <w:pPr>
              <w:pStyle w:val="NoSpacing"/>
            </w:pPr>
          </w:p>
        </w:tc>
        <w:tc>
          <w:tcPr>
            <w:tcW w:w="1260" w:type="dxa"/>
          </w:tcPr>
          <w:p w14:paraId="4CD70885" w14:textId="77777777" w:rsidR="00D73327" w:rsidRPr="008078AA" w:rsidRDefault="00D73327" w:rsidP="008078AA">
            <w:pPr>
              <w:pStyle w:val="NoSpacing"/>
            </w:pPr>
          </w:p>
        </w:tc>
        <w:tc>
          <w:tcPr>
            <w:tcW w:w="1260" w:type="dxa"/>
          </w:tcPr>
          <w:p w14:paraId="78DBF1B3" w14:textId="77777777" w:rsidR="00D73327" w:rsidRPr="008078AA" w:rsidRDefault="00D73327" w:rsidP="008078AA">
            <w:pPr>
              <w:pStyle w:val="NoSpacing"/>
            </w:pPr>
          </w:p>
        </w:tc>
        <w:tc>
          <w:tcPr>
            <w:tcW w:w="1296" w:type="dxa"/>
          </w:tcPr>
          <w:p w14:paraId="35D82C35" w14:textId="77777777" w:rsidR="00D73327" w:rsidRPr="008078AA" w:rsidRDefault="00D73327" w:rsidP="008078AA">
            <w:pPr>
              <w:pStyle w:val="NoSpacing"/>
            </w:pPr>
          </w:p>
        </w:tc>
        <w:tc>
          <w:tcPr>
            <w:tcW w:w="1152" w:type="dxa"/>
          </w:tcPr>
          <w:p w14:paraId="788A3A4B" w14:textId="149BBE17" w:rsidR="00D73327" w:rsidRPr="008078AA" w:rsidRDefault="00D73327" w:rsidP="008078AA">
            <w:pPr>
              <w:pStyle w:val="NoSpacing"/>
            </w:pPr>
          </w:p>
        </w:tc>
        <w:tc>
          <w:tcPr>
            <w:tcW w:w="1584" w:type="dxa"/>
          </w:tcPr>
          <w:p w14:paraId="69EB439C" w14:textId="77777777" w:rsidR="00D73327" w:rsidRPr="008078AA" w:rsidRDefault="00D73327" w:rsidP="008078AA">
            <w:pPr>
              <w:pStyle w:val="NoSpacing"/>
            </w:pPr>
          </w:p>
        </w:tc>
      </w:tr>
      <w:tr w:rsidR="00D73327" w:rsidRPr="008078AA" w14:paraId="4A54DBDE" w14:textId="130B6118" w:rsidTr="00AB7FDC">
        <w:trPr>
          <w:jc w:val="center"/>
        </w:trPr>
        <w:tc>
          <w:tcPr>
            <w:tcW w:w="314" w:type="dxa"/>
          </w:tcPr>
          <w:p w14:paraId="02CD8AB4" w14:textId="77777777" w:rsidR="00D73327" w:rsidRPr="008078AA" w:rsidRDefault="00D73327" w:rsidP="008078AA">
            <w:pPr>
              <w:pStyle w:val="NoSpacing"/>
            </w:pPr>
            <w:r w:rsidRPr="008078AA">
              <w:t>k</w:t>
            </w:r>
          </w:p>
        </w:tc>
        <w:tc>
          <w:tcPr>
            <w:tcW w:w="2878" w:type="dxa"/>
          </w:tcPr>
          <w:p w14:paraId="224EDFFD" w14:textId="0BF49A9B" w:rsidR="00D73327" w:rsidRPr="00F83B3F" w:rsidRDefault="00D73327" w:rsidP="008078AA">
            <w:pPr>
              <w:pStyle w:val="NoSpacing"/>
              <w:rPr>
                <w:b/>
              </w:rPr>
            </w:pPr>
            <w:r w:rsidRPr="008078AA">
              <w:t>Herbs and spices</w:t>
            </w:r>
            <w:r>
              <w:t xml:space="preserve"> </w:t>
            </w:r>
            <w:r>
              <w:rPr>
                <w:b/>
              </w:rPr>
              <w:t>(herb)</w:t>
            </w:r>
          </w:p>
        </w:tc>
        <w:tc>
          <w:tcPr>
            <w:tcW w:w="1920" w:type="dxa"/>
          </w:tcPr>
          <w:p w14:paraId="46F3BEC6" w14:textId="77777777" w:rsidR="00D73327" w:rsidRPr="008078AA" w:rsidRDefault="00D73327" w:rsidP="008078AA">
            <w:pPr>
              <w:pStyle w:val="NoSpacing"/>
            </w:pPr>
          </w:p>
        </w:tc>
        <w:tc>
          <w:tcPr>
            <w:tcW w:w="1499" w:type="dxa"/>
          </w:tcPr>
          <w:p w14:paraId="13B6C26B" w14:textId="77777777" w:rsidR="00D73327" w:rsidRPr="008078AA" w:rsidRDefault="00D73327" w:rsidP="008078AA">
            <w:pPr>
              <w:pStyle w:val="NoSpacing"/>
            </w:pPr>
          </w:p>
        </w:tc>
        <w:tc>
          <w:tcPr>
            <w:tcW w:w="1296" w:type="dxa"/>
          </w:tcPr>
          <w:p w14:paraId="0FEA7A34" w14:textId="742A3EC3" w:rsidR="00D73327" w:rsidRPr="008078AA" w:rsidRDefault="00D73327" w:rsidP="008078AA">
            <w:pPr>
              <w:pStyle w:val="NoSpacing"/>
            </w:pPr>
          </w:p>
        </w:tc>
        <w:tc>
          <w:tcPr>
            <w:tcW w:w="929" w:type="dxa"/>
          </w:tcPr>
          <w:p w14:paraId="315EC49B" w14:textId="77777777" w:rsidR="00D73327" w:rsidRPr="008078AA" w:rsidRDefault="00D73327" w:rsidP="008078AA">
            <w:pPr>
              <w:pStyle w:val="NoSpacing"/>
            </w:pPr>
          </w:p>
        </w:tc>
        <w:tc>
          <w:tcPr>
            <w:tcW w:w="1260" w:type="dxa"/>
          </w:tcPr>
          <w:p w14:paraId="2B086386" w14:textId="77777777" w:rsidR="00D73327" w:rsidRPr="008078AA" w:rsidRDefault="00D73327" w:rsidP="008078AA">
            <w:pPr>
              <w:pStyle w:val="NoSpacing"/>
            </w:pPr>
          </w:p>
        </w:tc>
        <w:tc>
          <w:tcPr>
            <w:tcW w:w="1260" w:type="dxa"/>
          </w:tcPr>
          <w:p w14:paraId="64BB99EC" w14:textId="77777777" w:rsidR="00D73327" w:rsidRPr="008078AA" w:rsidRDefault="00D73327" w:rsidP="008078AA">
            <w:pPr>
              <w:pStyle w:val="NoSpacing"/>
            </w:pPr>
          </w:p>
        </w:tc>
        <w:tc>
          <w:tcPr>
            <w:tcW w:w="1260" w:type="dxa"/>
          </w:tcPr>
          <w:p w14:paraId="7617EDA1" w14:textId="77777777" w:rsidR="00D73327" w:rsidRPr="008078AA" w:rsidRDefault="00D73327" w:rsidP="008078AA">
            <w:pPr>
              <w:pStyle w:val="NoSpacing"/>
            </w:pPr>
          </w:p>
        </w:tc>
        <w:tc>
          <w:tcPr>
            <w:tcW w:w="1296" w:type="dxa"/>
          </w:tcPr>
          <w:p w14:paraId="39364991" w14:textId="77777777" w:rsidR="00D73327" w:rsidRPr="008078AA" w:rsidRDefault="00D73327" w:rsidP="008078AA">
            <w:pPr>
              <w:pStyle w:val="NoSpacing"/>
            </w:pPr>
          </w:p>
        </w:tc>
        <w:tc>
          <w:tcPr>
            <w:tcW w:w="1152" w:type="dxa"/>
          </w:tcPr>
          <w:p w14:paraId="440E9BD8" w14:textId="4124BB68" w:rsidR="00D73327" w:rsidRPr="008078AA" w:rsidRDefault="00D73327" w:rsidP="008078AA">
            <w:pPr>
              <w:pStyle w:val="NoSpacing"/>
            </w:pPr>
          </w:p>
        </w:tc>
        <w:tc>
          <w:tcPr>
            <w:tcW w:w="1584" w:type="dxa"/>
          </w:tcPr>
          <w:p w14:paraId="7F7D8D99" w14:textId="77777777" w:rsidR="00D73327" w:rsidRPr="008078AA" w:rsidRDefault="00D73327" w:rsidP="008078AA">
            <w:pPr>
              <w:pStyle w:val="NoSpacing"/>
            </w:pPr>
          </w:p>
        </w:tc>
      </w:tr>
      <w:tr w:rsidR="00D73327" w:rsidRPr="008078AA" w14:paraId="5D2B89B6" w14:textId="137B245C" w:rsidTr="00AB7FDC">
        <w:trPr>
          <w:jc w:val="center"/>
        </w:trPr>
        <w:tc>
          <w:tcPr>
            <w:tcW w:w="314" w:type="dxa"/>
          </w:tcPr>
          <w:p w14:paraId="3483A8EB" w14:textId="77777777" w:rsidR="00D73327" w:rsidRPr="008078AA" w:rsidRDefault="00D73327" w:rsidP="008078AA">
            <w:pPr>
              <w:pStyle w:val="NoSpacing"/>
            </w:pPr>
            <w:r w:rsidRPr="008078AA">
              <w:t>l</w:t>
            </w:r>
          </w:p>
        </w:tc>
        <w:tc>
          <w:tcPr>
            <w:tcW w:w="2878" w:type="dxa"/>
          </w:tcPr>
          <w:p w14:paraId="39F40DF9" w14:textId="31BF3103" w:rsidR="00D73327" w:rsidRPr="00F83B3F" w:rsidRDefault="00D73327" w:rsidP="008078AA">
            <w:pPr>
              <w:pStyle w:val="NoSpacing"/>
              <w:rPr>
                <w:b/>
              </w:rPr>
            </w:pPr>
            <w:r>
              <w:t xml:space="preserve">Materials </w:t>
            </w:r>
            <w:proofErr w:type="spellStart"/>
            <w:r>
              <w:t>ford</w:t>
            </w:r>
            <w:r w:rsidRPr="008078AA">
              <w:t>ying</w:t>
            </w:r>
            <w:proofErr w:type="spellEnd"/>
            <w:r w:rsidRPr="008078AA">
              <w:t>/tanning</w:t>
            </w:r>
            <w:r>
              <w:t xml:space="preserve"> </w:t>
            </w:r>
            <w:r>
              <w:rPr>
                <w:b/>
              </w:rPr>
              <w:t>(tan)</w:t>
            </w:r>
          </w:p>
        </w:tc>
        <w:tc>
          <w:tcPr>
            <w:tcW w:w="1920" w:type="dxa"/>
          </w:tcPr>
          <w:p w14:paraId="62C8D1B0" w14:textId="77777777" w:rsidR="00D73327" w:rsidRPr="008078AA" w:rsidRDefault="00D73327" w:rsidP="008078AA">
            <w:pPr>
              <w:pStyle w:val="NoSpacing"/>
            </w:pPr>
          </w:p>
        </w:tc>
        <w:tc>
          <w:tcPr>
            <w:tcW w:w="1499" w:type="dxa"/>
          </w:tcPr>
          <w:p w14:paraId="5DF14897" w14:textId="77777777" w:rsidR="00D73327" w:rsidRPr="008078AA" w:rsidRDefault="00D73327" w:rsidP="008078AA">
            <w:pPr>
              <w:pStyle w:val="NoSpacing"/>
            </w:pPr>
          </w:p>
        </w:tc>
        <w:tc>
          <w:tcPr>
            <w:tcW w:w="1296" w:type="dxa"/>
          </w:tcPr>
          <w:p w14:paraId="4D212AAC" w14:textId="654D34D9" w:rsidR="00D73327" w:rsidRPr="008078AA" w:rsidRDefault="00D73327" w:rsidP="008078AA">
            <w:pPr>
              <w:pStyle w:val="NoSpacing"/>
            </w:pPr>
          </w:p>
        </w:tc>
        <w:tc>
          <w:tcPr>
            <w:tcW w:w="929" w:type="dxa"/>
          </w:tcPr>
          <w:p w14:paraId="0C6EEB3E" w14:textId="77777777" w:rsidR="00D73327" w:rsidRPr="008078AA" w:rsidRDefault="00D73327" w:rsidP="008078AA">
            <w:pPr>
              <w:pStyle w:val="NoSpacing"/>
            </w:pPr>
          </w:p>
        </w:tc>
        <w:tc>
          <w:tcPr>
            <w:tcW w:w="1260" w:type="dxa"/>
          </w:tcPr>
          <w:p w14:paraId="2EE48A56" w14:textId="77777777" w:rsidR="00D73327" w:rsidRPr="008078AA" w:rsidRDefault="00D73327" w:rsidP="008078AA">
            <w:pPr>
              <w:pStyle w:val="NoSpacing"/>
            </w:pPr>
          </w:p>
        </w:tc>
        <w:tc>
          <w:tcPr>
            <w:tcW w:w="1260" w:type="dxa"/>
          </w:tcPr>
          <w:p w14:paraId="63306824" w14:textId="77777777" w:rsidR="00D73327" w:rsidRPr="008078AA" w:rsidRDefault="00D73327" w:rsidP="008078AA">
            <w:pPr>
              <w:pStyle w:val="NoSpacing"/>
            </w:pPr>
          </w:p>
        </w:tc>
        <w:tc>
          <w:tcPr>
            <w:tcW w:w="1260" w:type="dxa"/>
          </w:tcPr>
          <w:p w14:paraId="2EB33DCF" w14:textId="77777777" w:rsidR="00D73327" w:rsidRPr="008078AA" w:rsidRDefault="00D73327" w:rsidP="008078AA">
            <w:pPr>
              <w:pStyle w:val="NoSpacing"/>
            </w:pPr>
          </w:p>
        </w:tc>
        <w:tc>
          <w:tcPr>
            <w:tcW w:w="1296" w:type="dxa"/>
          </w:tcPr>
          <w:p w14:paraId="0DB6FF71" w14:textId="77777777" w:rsidR="00D73327" w:rsidRPr="008078AA" w:rsidRDefault="00D73327" w:rsidP="008078AA">
            <w:pPr>
              <w:pStyle w:val="NoSpacing"/>
            </w:pPr>
          </w:p>
        </w:tc>
        <w:tc>
          <w:tcPr>
            <w:tcW w:w="1152" w:type="dxa"/>
          </w:tcPr>
          <w:p w14:paraId="33A3C008" w14:textId="72B10FC5" w:rsidR="00D73327" w:rsidRPr="008078AA" w:rsidRDefault="00D73327" w:rsidP="008078AA">
            <w:pPr>
              <w:pStyle w:val="NoSpacing"/>
            </w:pPr>
          </w:p>
        </w:tc>
        <w:tc>
          <w:tcPr>
            <w:tcW w:w="1584" w:type="dxa"/>
          </w:tcPr>
          <w:p w14:paraId="2C0AC75A" w14:textId="77777777" w:rsidR="00D73327" w:rsidRPr="008078AA" w:rsidRDefault="00D73327" w:rsidP="008078AA">
            <w:pPr>
              <w:pStyle w:val="NoSpacing"/>
            </w:pPr>
          </w:p>
        </w:tc>
      </w:tr>
      <w:tr w:rsidR="00D73327" w:rsidRPr="008078AA" w14:paraId="14759310" w14:textId="72C7613E" w:rsidTr="00AB7FDC">
        <w:trPr>
          <w:jc w:val="center"/>
        </w:trPr>
        <w:tc>
          <w:tcPr>
            <w:tcW w:w="314" w:type="dxa"/>
          </w:tcPr>
          <w:p w14:paraId="6A4EE4BB" w14:textId="77777777" w:rsidR="00D73327" w:rsidRPr="008078AA" w:rsidRDefault="00D73327" w:rsidP="008078AA">
            <w:pPr>
              <w:pStyle w:val="NoSpacing"/>
            </w:pPr>
            <w:r w:rsidRPr="008078AA">
              <w:t>m</w:t>
            </w:r>
          </w:p>
        </w:tc>
        <w:tc>
          <w:tcPr>
            <w:tcW w:w="2878" w:type="dxa"/>
          </w:tcPr>
          <w:p w14:paraId="6FA9BD10" w14:textId="2BAB580F" w:rsidR="00D73327" w:rsidRPr="00F83B3F" w:rsidRDefault="00D73327" w:rsidP="008078AA">
            <w:pPr>
              <w:pStyle w:val="NoSpacing"/>
              <w:rPr>
                <w:b/>
              </w:rPr>
            </w:pPr>
            <w:r w:rsidRPr="008078AA">
              <w:t>Seeds (for regeneration purposes)</w:t>
            </w:r>
            <w:r>
              <w:t xml:space="preserve"> </w:t>
            </w:r>
            <w:r>
              <w:rPr>
                <w:b/>
              </w:rPr>
              <w:t>(seed)</w:t>
            </w:r>
          </w:p>
        </w:tc>
        <w:tc>
          <w:tcPr>
            <w:tcW w:w="1920" w:type="dxa"/>
          </w:tcPr>
          <w:p w14:paraId="5DC6F490" w14:textId="77777777" w:rsidR="00D73327" w:rsidRPr="008078AA" w:rsidRDefault="00D73327" w:rsidP="008078AA">
            <w:pPr>
              <w:pStyle w:val="NoSpacing"/>
            </w:pPr>
          </w:p>
        </w:tc>
        <w:tc>
          <w:tcPr>
            <w:tcW w:w="1499" w:type="dxa"/>
          </w:tcPr>
          <w:p w14:paraId="58898F48" w14:textId="77777777" w:rsidR="00D73327" w:rsidRPr="008078AA" w:rsidRDefault="00D73327" w:rsidP="008078AA">
            <w:pPr>
              <w:pStyle w:val="NoSpacing"/>
            </w:pPr>
          </w:p>
        </w:tc>
        <w:tc>
          <w:tcPr>
            <w:tcW w:w="1296" w:type="dxa"/>
          </w:tcPr>
          <w:p w14:paraId="34A12BEE" w14:textId="0C7AA7F1" w:rsidR="00D73327" w:rsidRPr="008078AA" w:rsidRDefault="00D73327" w:rsidP="008078AA">
            <w:pPr>
              <w:pStyle w:val="NoSpacing"/>
            </w:pPr>
          </w:p>
        </w:tc>
        <w:tc>
          <w:tcPr>
            <w:tcW w:w="929" w:type="dxa"/>
          </w:tcPr>
          <w:p w14:paraId="261F075B" w14:textId="77777777" w:rsidR="00D73327" w:rsidRPr="008078AA" w:rsidRDefault="00D73327" w:rsidP="008078AA">
            <w:pPr>
              <w:pStyle w:val="NoSpacing"/>
            </w:pPr>
          </w:p>
        </w:tc>
        <w:tc>
          <w:tcPr>
            <w:tcW w:w="1260" w:type="dxa"/>
          </w:tcPr>
          <w:p w14:paraId="470EF732" w14:textId="77777777" w:rsidR="00D73327" w:rsidRPr="008078AA" w:rsidRDefault="00D73327" w:rsidP="008078AA">
            <w:pPr>
              <w:pStyle w:val="NoSpacing"/>
            </w:pPr>
          </w:p>
        </w:tc>
        <w:tc>
          <w:tcPr>
            <w:tcW w:w="1260" w:type="dxa"/>
          </w:tcPr>
          <w:p w14:paraId="5D3866BF" w14:textId="77777777" w:rsidR="00D73327" w:rsidRPr="008078AA" w:rsidRDefault="00D73327" w:rsidP="008078AA">
            <w:pPr>
              <w:pStyle w:val="NoSpacing"/>
            </w:pPr>
          </w:p>
        </w:tc>
        <w:tc>
          <w:tcPr>
            <w:tcW w:w="1260" w:type="dxa"/>
          </w:tcPr>
          <w:p w14:paraId="7A500DAE" w14:textId="77777777" w:rsidR="00D73327" w:rsidRPr="008078AA" w:rsidRDefault="00D73327" w:rsidP="008078AA">
            <w:pPr>
              <w:pStyle w:val="NoSpacing"/>
            </w:pPr>
          </w:p>
        </w:tc>
        <w:tc>
          <w:tcPr>
            <w:tcW w:w="1296" w:type="dxa"/>
          </w:tcPr>
          <w:p w14:paraId="7A9D20D1" w14:textId="77777777" w:rsidR="00D73327" w:rsidRPr="008078AA" w:rsidRDefault="00D73327" w:rsidP="008078AA">
            <w:pPr>
              <w:pStyle w:val="NoSpacing"/>
            </w:pPr>
          </w:p>
        </w:tc>
        <w:tc>
          <w:tcPr>
            <w:tcW w:w="1152" w:type="dxa"/>
          </w:tcPr>
          <w:p w14:paraId="6C31D41C" w14:textId="407243BB" w:rsidR="00D73327" w:rsidRPr="008078AA" w:rsidRDefault="00D73327" w:rsidP="008078AA">
            <w:pPr>
              <w:pStyle w:val="NoSpacing"/>
            </w:pPr>
          </w:p>
        </w:tc>
        <w:tc>
          <w:tcPr>
            <w:tcW w:w="1584" w:type="dxa"/>
          </w:tcPr>
          <w:p w14:paraId="4EA33879" w14:textId="77777777" w:rsidR="00D73327" w:rsidRPr="008078AA" w:rsidRDefault="00D73327" w:rsidP="008078AA">
            <w:pPr>
              <w:pStyle w:val="NoSpacing"/>
            </w:pPr>
          </w:p>
        </w:tc>
      </w:tr>
      <w:tr w:rsidR="00D73327" w:rsidRPr="008078AA" w14:paraId="65C5271A" w14:textId="6F605398" w:rsidTr="00AB7FDC">
        <w:trPr>
          <w:jc w:val="center"/>
        </w:trPr>
        <w:tc>
          <w:tcPr>
            <w:tcW w:w="314" w:type="dxa"/>
          </w:tcPr>
          <w:p w14:paraId="7D977B0A" w14:textId="77777777" w:rsidR="00D73327" w:rsidRPr="008078AA" w:rsidRDefault="00D73327" w:rsidP="008078AA">
            <w:pPr>
              <w:pStyle w:val="NoSpacing"/>
            </w:pPr>
            <w:r w:rsidRPr="008078AA">
              <w:t>n</w:t>
            </w:r>
          </w:p>
        </w:tc>
        <w:tc>
          <w:tcPr>
            <w:tcW w:w="2878" w:type="dxa"/>
          </w:tcPr>
          <w:p w14:paraId="3758319C" w14:textId="1B54BD64" w:rsidR="00D73327" w:rsidRPr="00F83B3F" w:rsidRDefault="00D73327" w:rsidP="008078AA">
            <w:pPr>
              <w:pStyle w:val="NoSpacing"/>
              <w:rPr>
                <w:b/>
              </w:rPr>
            </w:pPr>
            <w:proofErr w:type="spellStart"/>
            <w:r w:rsidRPr="008078AA">
              <w:t>Fibres</w:t>
            </w:r>
            <w:proofErr w:type="spellEnd"/>
            <w:r w:rsidRPr="008078AA">
              <w:t xml:space="preserve"> (for rope, </w:t>
            </w:r>
            <w:proofErr w:type="spellStart"/>
            <w:r w:rsidRPr="008078AA">
              <w:t>etc</w:t>
            </w:r>
            <w:proofErr w:type="spellEnd"/>
            <w:r w:rsidRPr="008078AA">
              <w:t>)</w:t>
            </w:r>
            <w:r>
              <w:t xml:space="preserve"> </w:t>
            </w:r>
            <w:r>
              <w:rPr>
                <w:b/>
              </w:rPr>
              <w:t>(</w:t>
            </w:r>
            <w:proofErr w:type="spellStart"/>
            <w:r>
              <w:rPr>
                <w:b/>
              </w:rPr>
              <w:t>fibre</w:t>
            </w:r>
            <w:proofErr w:type="spellEnd"/>
            <w:r>
              <w:rPr>
                <w:b/>
              </w:rPr>
              <w:t>)</w:t>
            </w:r>
          </w:p>
        </w:tc>
        <w:tc>
          <w:tcPr>
            <w:tcW w:w="1920" w:type="dxa"/>
          </w:tcPr>
          <w:p w14:paraId="4D73F4A1" w14:textId="77777777" w:rsidR="00D73327" w:rsidRPr="008078AA" w:rsidRDefault="00D73327" w:rsidP="008078AA">
            <w:pPr>
              <w:pStyle w:val="NoSpacing"/>
            </w:pPr>
          </w:p>
        </w:tc>
        <w:tc>
          <w:tcPr>
            <w:tcW w:w="1499" w:type="dxa"/>
          </w:tcPr>
          <w:p w14:paraId="3B416745" w14:textId="77777777" w:rsidR="00D73327" w:rsidRPr="008078AA" w:rsidRDefault="00D73327" w:rsidP="008078AA">
            <w:pPr>
              <w:pStyle w:val="NoSpacing"/>
            </w:pPr>
          </w:p>
        </w:tc>
        <w:tc>
          <w:tcPr>
            <w:tcW w:w="1296" w:type="dxa"/>
          </w:tcPr>
          <w:p w14:paraId="747C9ED9" w14:textId="304AA8FB" w:rsidR="00D73327" w:rsidRPr="008078AA" w:rsidRDefault="00D73327" w:rsidP="008078AA">
            <w:pPr>
              <w:pStyle w:val="NoSpacing"/>
            </w:pPr>
          </w:p>
        </w:tc>
        <w:tc>
          <w:tcPr>
            <w:tcW w:w="929" w:type="dxa"/>
          </w:tcPr>
          <w:p w14:paraId="6BE6ED48" w14:textId="77777777" w:rsidR="00D73327" w:rsidRPr="008078AA" w:rsidRDefault="00D73327" w:rsidP="008078AA">
            <w:pPr>
              <w:pStyle w:val="NoSpacing"/>
            </w:pPr>
          </w:p>
        </w:tc>
        <w:tc>
          <w:tcPr>
            <w:tcW w:w="1260" w:type="dxa"/>
          </w:tcPr>
          <w:p w14:paraId="18F783E1" w14:textId="77777777" w:rsidR="00D73327" w:rsidRPr="008078AA" w:rsidRDefault="00D73327" w:rsidP="008078AA">
            <w:pPr>
              <w:pStyle w:val="NoSpacing"/>
            </w:pPr>
          </w:p>
        </w:tc>
        <w:tc>
          <w:tcPr>
            <w:tcW w:w="1260" w:type="dxa"/>
          </w:tcPr>
          <w:p w14:paraId="124D6FBE" w14:textId="77777777" w:rsidR="00D73327" w:rsidRPr="008078AA" w:rsidRDefault="00D73327" w:rsidP="008078AA">
            <w:pPr>
              <w:pStyle w:val="NoSpacing"/>
            </w:pPr>
          </w:p>
        </w:tc>
        <w:tc>
          <w:tcPr>
            <w:tcW w:w="1260" w:type="dxa"/>
          </w:tcPr>
          <w:p w14:paraId="17AB51AE" w14:textId="77777777" w:rsidR="00D73327" w:rsidRPr="008078AA" w:rsidRDefault="00D73327" w:rsidP="008078AA">
            <w:pPr>
              <w:pStyle w:val="NoSpacing"/>
            </w:pPr>
          </w:p>
        </w:tc>
        <w:tc>
          <w:tcPr>
            <w:tcW w:w="1296" w:type="dxa"/>
          </w:tcPr>
          <w:p w14:paraId="31D78A72" w14:textId="77777777" w:rsidR="00D73327" w:rsidRPr="008078AA" w:rsidRDefault="00D73327" w:rsidP="008078AA">
            <w:pPr>
              <w:pStyle w:val="NoSpacing"/>
            </w:pPr>
          </w:p>
        </w:tc>
        <w:tc>
          <w:tcPr>
            <w:tcW w:w="1152" w:type="dxa"/>
          </w:tcPr>
          <w:p w14:paraId="7EA3049A" w14:textId="7900E17E" w:rsidR="00D73327" w:rsidRPr="008078AA" w:rsidRDefault="00D73327" w:rsidP="008078AA">
            <w:pPr>
              <w:pStyle w:val="NoSpacing"/>
            </w:pPr>
          </w:p>
        </w:tc>
        <w:tc>
          <w:tcPr>
            <w:tcW w:w="1584" w:type="dxa"/>
          </w:tcPr>
          <w:p w14:paraId="4EF48A9F" w14:textId="77777777" w:rsidR="00D73327" w:rsidRPr="008078AA" w:rsidRDefault="00D73327" w:rsidP="008078AA">
            <w:pPr>
              <w:pStyle w:val="NoSpacing"/>
            </w:pPr>
          </w:p>
        </w:tc>
      </w:tr>
      <w:tr w:rsidR="00D73327" w:rsidRPr="008078AA" w14:paraId="3F935DD7" w14:textId="40B737C7" w:rsidTr="00AB7FDC">
        <w:trPr>
          <w:jc w:val="center"/>
        </w:trPr>
        <w:tc>
          <w:tcPr>
            <w:tcW w:w="314" w:type="dxa"/>
          </w:tcPr>
          <w:p w14:paraId="5779EB08" w14:textId="77777777" w:rsidR="00D73327" w:rsidRPr="008078AA" w:rsidRDefault="00D73327" w:rsidP="008078AA">
            <w:pPr>
              <w:pStyle w:val="NoSpacing"/>
            </w:pPr>
            <w:r w:rsidRPr="008078AA">
              <w:t>o</w:t>
            </w:r>
          </w:p>
        </w:tc>
        <w:tc>
          <w:tcPr>
            <w:tcW w:w="2878" w:type="dxa"/>
          </w:tcPr>
          <w:p w14:paraId="7B3A82E5" w14:textId="18B2E399" w:rsidR="00D73327" w:rsidRPr="00F83B3F" w:rsidRDefault="00D73327" w:rsidP="008078AA">
            <w:pPr>
              <w:pStyle w:val="NoSpacing"/>
              <w:rPr>
                <w:b/>
              </w:rPr>
            </w:pPr>
            <w:r w:rsidRPr="008078AA">
              <w:t>Other plant products</w:t>
            </w:r>
            <w:r>
              <w:t xml:space="preserve"> </w:t>
            </w:r>
            <w:r>
              <w:rPr>
                <w:b/>
              </w:rPr>
              <w:t>(plant)</w:t>
            </w:r>
          </w:p>
        </w:tc>
        <w:tc>
          <w:tcPr>
            <w:tcW w:w="1920" w:type="dxa"/>
          </w:tcPr>
          <w:p w14:paraId="0EBC881A" w14:textId="77777777" w:rsidR="00D73327" w:rsidRPr="008078AA" w:rsidRDefault="00D73327" w:rsidP="008078AA">
            <w:pPr>
              <w:pStyle w:val="NoSpacing"/>
            </w:pPr>
          </w:p>
        </w:tc>
        <w:tc>
          <w:tcPr>
            <w:tcW w:w="1499" w:type="dxa"/>
          </w:tcPr>
          <w:p w14:paraId="0D51973F" w14:textId="77777777" w:rsidR="00D73327" w:rsidRPr="008078AA" w:rsidRDefault="00D73327" w:rsidP="008078AA">
            <w:pPr>
              <w:pStyle w:val="NoSpacing"/>
            </w:pPr>
          </w:p>
        </w:tc>
        <w:tc>
          <w:tcPr>
            <w:tcW w:w="1296" w:type="dxa"/>
          </w:tcPr>
          <w:p w14:paraId="71BDF920" w14:textId="5723A3D9" w:rsidR="00D73327" w:rsidRPr="008078AA" w:rsidRDefault="00D73327" w:rsidP="008078AA">
            <w:pPr>
              <w:pStyle w:val="NoSpacing"/>
            </w:pPr>
          </w:p>
        </w:tc>
        <w:tc>
          <w:tcPr>
            <w:tcW w:w="929" w:type="dxa"/>
          </w:tcPr>
          <w:p w14:paraId="200B3CDC" w14:textId="77777777" w:rsidR="00D73327" w:rsidRPr="008078AA" w:rsidRDefault="00D73327" w:rsidP="008078AA">
            <w:pPr>
              <w:pStyle w:val="NoSpacing"/>
            </w:pPr>
          </w:p>
        </w:tc>
        <w:tc>
          <w:tcPr>
            <w:tcW w:w="1260" w:type="dxa"/>
          </w:tcPr>
          <w:p w14:paraId="74592D33" w14:textId="77777777" w:rsidR="00D73327" w:rsidRPr="008078AA" w:rsidRDefault="00D73327" w:rsidP="008078AA">
            <w:pPr>
              <w:pStyle w:val="NoSpacing"/>
            </w:pPr>
          </w:p>
        </w:tc>
        <w:tc>
          <w:tcPr>
            <w:tcW w:w="1260" w:type="dxa"/>
          </w:tcPr>
          <w:p w14:paraId="70BDDEC6" w14:textId="77777777" w:rsidR="00D73327" w:rsidRPr="008078AA" w:rsidRDefault="00D73327" w:rsidP="008078AA">
            <w:pPr>
              <w:pStyle w:val="NoSpacing"/>
            </w:pPr>
          </w:p>
        </w:tc>
        <w:tc>
          <w:tcPr>
            <w:tcW w:w="1260" w:type="dxa"/>
          </w:tcPr>
          <w:p w14:paraId="37DCC507" w14:textId="77777777" w:rsidR="00D73327" w:rsidRPr="008078AA" w:rsidRDefault="00D73327" w:rsidP="008078AA">
            <w:pPr>
              <w:pStyle w:val="NoSpacing"/>
            </w:pPr>
          </w:p>
        </w:tc>
        <w:tc>
          <w:tcPr>
            <w:tcW w:w="1296" w:type="dxa"/>
          </w:tcPr>
          <w:p w14:paraId="1FAA7AFF" w14:textId="77777777" w:rsidR="00D73327" w:rsidRPr="008078AA" w:rsidRDefault="00D73327" w:rsidP="008078AA">
            <w:pPr>
              <w:pStyle w:val="NoSpacing"/>
            </w:pPr>
          </w:p>
        </w:tc>
        <w:tc>
          <w:tcPr>
            <w:tcW w:w="1152" w:type="dxa"/>
          </w:tcPr>
          <w:p w14:paraId="7B24CADC" w14:textId="34E71201" w:rsidR="00D73327" w:rsidRPr="008078AA" w:rsidRDefault="00D73327" w:rsidP="008078AA">
            <w:pPr>
              <w:pStyle w:val="NoSpacing"/>
            </w:pPr>
          </w:p>
        </w:tc>
        <w:tc>
          <w:tcPr>
            <w:tcW w:w="1584" w:type="dxa"/>
          </w:tcPr>
          <w:p w14:paraId="4D8758C6" w14:textId="77777777" w:rsidR="00D73327" w:rsidRPr="008078AA" w:rsidRDefault="00D73327" w:rsidP="008078AA">
            <w:pPr>
              <w:pStyle w:val="NoSpacing"/>
            </w:pPr>
          </w:p>
        </w:tc>
      </w:tr>
      <w:tr w:rsidR="00D73327" w:rsidRPr="008078AA" w14:paraId="79D24E37" w14:textId="68DAD430" w:rsidTr="00AB7FDC">
        <w:trPr>
          <w:jc w:val="center"/>
        </w:trPr>
        <w:tc>
          <w:tcPr>
            <w:tcW w:w="314" w:type="dxa"/>
          </w:tcPr>
          <w:p w14:paraId="1383C478" w14:textId="77777777" w:rsidR="00D73327" w:rsidRPr="008078AA" w:rsidRDefault="00D73327" w:rsidP="008078AA">
            <w:pPr>
              <w:pStyle w:val="NoSpacing"/>
            </w:pPr>
            <w:r w:rsidRPr="008078AA">
              <w:t>p</w:t>
            </w:r>
          </w:p>
        </w:tc>
        <w:tc>
          <w:tcPr>
            <w:tcW w:w="2878" w:type="dxa"/>
          </w:tcPr>
          <w:p w14:paraId="4114EE62" w14:textId="1367CF55" w:rsidR="00D73327" w:rsidRPr="00F83B3F" w:rsidRDefault="00D73327" w:rsidP="008078AA">
            <w:pPr>
              <w:pStyle w:val="NoSpacing"/>
              <w:rPr>
                <w:b/>
              </w:rPr>
            </w:pPr>
            <w:r w:rsidRPr="008078AA">
              <w:t xml:space="preserve">Wildlife (including </w:t>
            </w:r>
            <w:proofErr w:type="spellStart"/>
            <w:r w:rsidRPr="008078AA">
              <w:t>bushmeat</w:t>
            </w:r>
            <w:proofErr w:type="spellEnd"/>
            <w:r w:rsidRPr="008078AA">
              <w:t>)</w:t>
            </w:r>
            <w:r>
              <w:t xml:space="preserve"> </w:t>
            </w:r>
            <w:r>
              <w:rPr>
                <w:b/>
              </w:rPr>
              <w:t>(wildlife)</w:t>
            </w:r>
          </w:p>
        </w:tc>
        <w:tc>
          <w:tcPr>
            <w:tcW w:w="1920" w:type="dxa"/>
          </w:tcPr>
          <w:p w14:paraId="5B0A07AE" w14:textId="77777777" w:rsidR="00D73327" w:rsidRPr="008078AA" w:rsidRDefault="00D73327" w:rsidP="008078AA">
            <w:pPr>
              <w:pStyle w:val="NoSpacing"/>
            </w:pPr>
          </w:p>
        </w:tc>
        <w:tc>
          <w:tcPr>
            <w:tcW w:w="1499" w:type="dxa"/>
          </w:tcPr>
          <w:p w14:paraId="197DBCA1" w14:textId="77777777" w:rsidR="00D73327" w:rsidRPr="008078AA" w:rsidRDefault="00D73327" w:rsidP="008078AA">
            <w:pPr>
              <w:pStyle w:val="NoSpacing"/>
            </w:pPr>
          </w:p>
        </w:tc>
        <w:tc>
          <w:tcPr>
            <w:tcW w:w="1296" w:type="dxa"/>
          </w:tcPr>
          <w:p w14:paraId="2AD59580" w14:textId="0E241672" w:rsidR="00D73327" w:rsidRPr="008078AA" w:rsidRDefault="00D73327" w:rsidP="008078AA">
            <w:pPr>
              <w:pStyle w:val="NoSpacing"/>
            </w:pPr>
          </w:p>
        </w:tc>
        <w:tc>
          <w:tcPr>
            <w:tcW w:w="929" w:type="dxa"/>
          </w:tcPr>
          <w:p w14:paraId="5ED50991" w14:textId="77777777" w:rsidR="00D73327" w:rsidRPr="008078AA" w:rsidRDefault="00D73327" w:rsidP="008078AA">
            <w:pPr>
              <w:pStyle w:val="NoSpacing"/>
            </w:pPr>
          </w:p>
        </w:tc>
        <w:tc>
          <w:tcPr>
            <w:tcW w:w="1260" w:type="dxa"/>
          </w:tcPr>
          <w:p w14:paraId="41892B5C" w14:textId="77777777" w:rsidR="00D73327" w:rsidRPr="008078AA" w:rsidRDefault="00D73327" w:rsidP="008078AA">
            <w:pPr>
              <w:pStyle w:val="NoSpacing"/>
            </w:pPr>
          </w:p>
        </w:tc>
        <w:tc>
          <w:tcPr>
            <w:tcW w:w="1260" w:type="dxa"/>
          </w:tcPr>
          <w:p w14:paraId="1F426012" w14:textId="77777777" w:rsidR="00D73327" w:rsidRPr="008078AA" w:rsidRDefault="00D73327" w:rsidP="008078AA">
            <w:pPr>
              <w:pStyle w:val="NoSpacing"/>
            </w:pPr>
          </w:p>
        </w:tc>
        <w:tc>
          <w:tcPr>
            <w:tcW w:w="1260" w:type="dxa"/>
          </w:tcPr>
          <w:p w14:paraId="500EAA92" w14:textId="77777777" w:rsidR="00D73327" w:rsidRPr="008078AA" w:rsidRDefault="00D73327" w:rsidP="008078AA">
            <w:pPr>
              <w:pStyle w:val="NoSpacing"/>
            </w:pPr>
          </w:p>
        </w:tc>
        <w:tc>
          <w:tcPr>
            <w:tcW w:w="1296" w:type="dxa"/>
          </w:tcPr>
          <w:p w14:paraId="49B97BE6" w14:textId="77777777" w:rsidR="00D73327" w:rsidRPr="008078AA" w:rsidRDefault="00D73327" w:rsidP="008078AA">
            <w:pPr>
              <w:pStyle w:val="NoSpacing"/>
            </w:pPr>
          </w:p>
        </w:tc>
        <w:tc>
          <w:tcPr>
            <w:tcW w:w="1152" w:type="dxa"/>
          </w:tcPr>
          <w:p w14:paraId="1100DB8B" w14:textId="6A3D38D0" w:rsidR="00D73327" w:rsidRPr="008078AA" w:rsidRDefault="00D73327" w:rsidP="008078AA">
            <w:pPr>
              <w:pStyle w:val="NoSpacing"/>
            </w:pPr>
          </w:p>
        </w:tc>
        <w:tc>
          <w:tcPr>
            <w:tcW w:w="1584" w:type="dxa"/>
          </w:tcPr>
          <w:p w14:paraId="68F32C53" w14:textId="77777777" w:rsidR="00D73327" w:rsidRPr="008078AA" w:rsidRDefault="00D73327" w:rsidP="008078AA">
            <w:pPr>
              <w:pStyle w:val="NoSpacing"/>
            </w:pPr>
          </w:p>
        </w:tc>
      </w:tr>
      <w:tr w:rsidR="00D73327" w:rsidRPr="008078AA" w14:paraId="56F3EA59" w14:textId="7E608E65" w:rsidTr="00AB7FDC">
        <w:trPr>
          <w:jc w:val="center"/>
        </w:trPr>
        <w:tc>
          <w:tcPr>
            <w:tcW w:w="314" w:type="dxa"/>
          </w:tcPr>
          <w:p w14:paraId="140F8041" w14:textId="77777777" w:rsidR="00D73327" w:rsidRPr="008078AA" w:rsidRDefault="00D73327" w:rsidP="008078AA">
            <w:pPr>
              <w:pStyle w:val="NoSpacing"/>
            </w:pPr>
            <w:r w:rsidRPr="008078AA">
              <w:t>q</w:t>
            </w:r>
          </w:p>
        </w:tc>
        <w:tc>
          <w:tcPr>
            <w:tcW w:w="2878" w:type="dxa"/>
          </w:tcPr>
          <w:p w14:paraId="31B80339" w14:textId="1089A8E7" w:rsidR="00D73327" w:rsidRPr="00F83B3F" w:rsidRDefault="00D73327" w:rsidP="008078AA">
            <w:pPr>
              <w:pStyle w:val="NoSpacing"/>
              <w:rPr>
                <w:b/>
              </w:rPr>
            </w:pPr>
            <w:r w:rsidRPr="008078AA">
              <w:t xml:space="preserve">Honey from forest beekeeping activities </w:t>
            </w:r>
            <w:r>
              <w:rPr>
                <w:b/>
              </w:rPr>
              <w:t>(honey)</w:t>
            </w:r>
          </w:p>
        </w:tc>
        <w:tc>
          <w:tcPr>
            <w:tcW w:w="1920" w:type="dxa"/>
          </w:tcPr>
          <w:p w14:paraId="7B6071BA" w14:textId="77777777" w:rsidR="00D73327" w:rsidRPr="008078AA" w:rsidRDefault="00D73327" w:rsidP="008078AA">
            <w:pPr>
              <w:pStyle w:val="NoSpacing"/>
            </w:pPr>
          </w:p>
        </w:tc>
        <w:tc>
          <w:tcPr>
            <w:tcW w:w="1499" w:type="dxa"/>
          </w:tcPr>
          <w:p w14:paraId="09D95EDF" w14:textId="77777777" w:rsidR="00D73327" w:rsidRPr="008078AA" w:rsidRDefault="00D73327" w:rsidP="008078AA">
            <w:pPr>
              <w:pStyle w:val="NoSpacing"/>
            </w:pPr>
          </w:p>
        </w:tc>
        <w:tc>
          <w:tcPr>
            <w:tcW w:w="1296" w:type="dxa"/>
          </w:tcPr>
          <w:p w14:paraId="3DF7EC79" w14:textId="07BA1C39" w:rsidR="00D73327" w:rsidRPr="008078AA" w:rsidRDefault="00D73327" w:rsidP="008078AA">
            <w:pPr>
              <w:pStyle w:val="NoSpacing"/>
            </w:pPr>
          </w:p>
        </w:tc>
        <w:tc>
          <w:tcPr>
            <w:tcW w:w="929" w:type="dxa"/>
          </w:tcPr>
          <w:p w14:paraId="6B37BA31" w14:textId="77777777" w:rsidR="00D73327" w:rsidRPr="008078AA" w:rsidRDefault="00D73327" w:rsidP="008078AA">
            <w:pPr>
              <w:pStyle w:val="NoSpacing"/>
            </w:pPr>
          </w:p>
        </w:tc>
        <w:tc>
          <w:tcPr>
            <w:tcW w:w="1260" w:type="dxa"/>
          </w:tcPr>
          <w:p w14:paraId="34374F3B" w14:textId="77777777" w:rsidR="00D73327" w:rsidRPr="008078AA" w:rsidRDefault="00D73327" w:rsidP="008078AA">
            <w:pPr>
              <w:pStyle w:val="NoSpacing"/>
            </w:pPr>
          </w:p>
        </w:tc>
        <w:tc>
          <w:tcPr>
            <w:tcW w:w="1260" w:type="dxa"/>
          </w:tcPr>
          <w:p w14:paraId="68C34B36" w14:textId="77777777" w:rsidR="00D73327" w:rsidRPr="008078AA" w:rsidRDefault="00D73327" w:rsidP="008078AA">
            <w:pPr>
              <w:pStyle w:val="NoSpacing"/>
            </w:pPr>
          </w:p>
        </w:tc>
        <w:tc>
          <w:tcPr>
            <w:tcW w:w="1260" w:type="dxa"/>
          </w:tcPr>
          <w:p w14:paraId="25FCF7ED" w14:textId="77777777" w:rsidR="00D73327" w:rsidRPr="008078AA" w:rsidRDefault="00D73327" w:rsidP="008078AA">
            <w:pPr>
              <w:pStyle w:val="NoSpacing"/>
            </w:pPr>
          </w:p>
        </w:tc>
        <w:tc>
          <w:tcPr>
            <w:tcW w:w="1296" w:type="dxa"/>
          </w:tcPr>
          <w:p w14:paraId="171F473F" w14:textId="77777777" w:rsidR="00D73327" w:rsidRPr="008078AA" w:rsidRDefault="00D73327" w:rsidP="008078AA">
            <w:pPr>
              <w:pStyle w:val="NoSpacing"/>
            </w:pPr>
          </w:p>
        </w:tc>
        <w:tc>
          <w:tcPr>
            <w:tcW w:w="1152" w:type="dxa"/>
          </w:tcPr>
          <w:p w14:paraId="0D46B4B3" w14:textId="6BD2F574" w:rsidR="00D73327" w:rsidRPr="008078AA" w:rsidRDefault="00D73327" w:rsidP="008078AA">
            <w:pPr>
              <w:pStyle w:val="NoSpacing"/>
            </w:pPr>
          </w:p>
        </w:tc>
        <w:tc>
          <w:tcPr>
            <w:tcW w:w="1584" w:type="dxa"/>
          </w:tcPr>
          <w:p w14:paraId="6C8EF8D0" w14:textId="77777777" w:rsidR="00D73327" w:rsidRPr="008078AA" w:rsidRDefault="00D73327" w:rsidP="008078AA">
            <w:pPr>
              <w:pStyle w:val="NoSpacing"/>
            </w:pPr>
          </w:p>
        </w:tc>
      </w:tr>
      <w:tr w:rsidR="00D73327" w:rsidRPr="008078AA" w14:paraId="3D148833" w14:textId="14B1AB2F" w:rsidTr="00AB7FDC">
        <w:trPr>
          <w:jc w:val="center"/>
        </w:trPr>
        <w:tc>
          <w:tcPr>
            <w:tcW w:w="314" w:type="dxa"/>
          </w:tcPr>
          <w:p w14:paraId="66724EB7" w14:textId="77777777" w:rsidR="00D73327" w:rsidRPr="008078AA" w:rsidRDefault="00D73327" w:rsidP="008078AA">
            <w:pPr>
              <w:pStyle w:val="NoSpacing"/>
            </w:pPr>
            <w:r w:rsidRPr="008078AA">
              <w:t>r</w:t>
            </w:r>
          </w:p>
        </w:tc>
        <w:tc>
          <w:tcPr>
            <w:tcW w:w="2878" w:type="dxa"/>
          </w:tcPr>
          <w:p w14:paraId="4A42C262" w14:textId="77BF9A3B" w:rsidR="00D73327" w:rsidRPr="00F83B3F" w:rsidRDefault="00D73327" w:rsidP="008078AA">
            <w:pPr>
              <w:pStyle w:val="NoSpacing"/>
              <w:rPr>
                <w:b/>
              </w:rPr>
            </w:pPr>
            <w:r w:rsidRPr="008078AA">
              <w:t>Caterpillar</w:t>
            </w:r>
            <w:r>
              <w:t xml:space="preserve"> </w:t>
            </w:r>
            <w:r>
              <w:rPr>
                <w:b/>
              </w:rPr>
              <w:t>(caterpillar)</w:t>
            </w:r>
          </w:p>
        </w:tc>
        <w:tc>
          <w:tcPr>
            <w:tcW w:w="1920" w:type="dxa"/>
          </w:tcPr>
          <w:p w14:paraId="7E2805C3" w14:textId="77777777" w:rsidR="00D73327" w:rsidRPr="008078AA" w:rsidRDefault="00D73327" w:rsidP="008078AA">
            <w:pPr>
              <w:pStyle w:val="NoSpacing"/>
            </w:pPr>
          </w:p>
        </w:tc>
        <w:tc>
          <w:tcPr>
            <w:tcW w:w="1499" w:type="dxa"/>
          </w:tcPr>
          <w:p w14:paraId="2D76294A" w14:textId="77777777" w:rsidR="00D73327" w:rsidRPr="008078AA" w:rsidRDefault="00D73327" w:rsidP="008078AA">
            <w:pPr>
              <w:pStyle w:val="NoSpacing"/>
            </w:pPr>
          </w:p>
        </w:tc>
        <w:tc>
          <w:tcPr>
            <w:tcW w:w="1296" w:type="dxa"/>
          </w:tcPr>
          <w:p w14:paraId="6071F3B6" w14:textId="73195245" w:rsidR="00D73327" w:rsidRPr="008078AA" w:rsidRDefault="00D73327" w:rsidP="008078AA">
            <w:pPr>
              <w:pStyle w:val="NoSpacing"/>
            </w:pPr>
          </w:p>
        </w:tc>
        <w:tc>
          <w:tcPr>
            <w:tcW w:w="929" w:type="dxa"/>
          </w:tcPr>
          <w:p w14:paraId="0E9F8049" w14:textId="77777777" w:rsidR="00D73327" w:rsidRPr="008078AA" w:rsidRDefault="00D73327" w:rsidP="008078AA">
            <w:pPr>
              <w:pStyle w:val="NoSpacing"/>
            </w:pPr>
          </w:p>
        </w:tc>
        <w:tc>
          <w:tcPr>
            <w:tcW w:w="1260" w:type="dxa"/>
          </w:tcPr>
          <w:p w14:paraId="6F9FC75E" w14:textId="77777777" w:rsidR="00D73327" w:rsidRPr="008078AA" w:rsidRDefault="00D73327" w:rsidP="008078AA">
            <w:pPr>
              <w:pStyle w:val="NoSpacing"/>
            </w:pPr>
          </w:p>
        </w:tc>
        <w:tc>
          <w:tcPr>
            <w:tcW w:w="1260" w:type="dxa"/>
          </w:tcPr>
          <w:p w14:paraId="771CF1A8" w14:textId="77777777" w:rsidR="00D73327" w:rsidRPr="008078AA" w:rsidRDefault="00D73327" w:rsidP="008078AA">
            <w:pPr>
              <w:pStyle w:val="NoSpacing"/>
            </w:pPr>
          </w:p>
        </w:tc>
        <w:tc>
          <w:tcPr>
            <w:tcW w:w="1260" w:type="dxa"/>
          </w:tcPr>
          <w:p w14:paraId="05A3E23B" w14:textId="77777777" w:rsidR="00D73327" w:rsidRPr="008078AA" w:rsidRDefault="00D73327" w:rsidP="008078AA">
            <w:pPr>
              <w:pStyle w:val="NoSpacing"/>
            </w:pPr>
          </w:p>
        </w:tc>
        <w:tc>
          <w:tcPr>
            <w:tcW w:w="1296" w:type="dxa"/>
          </w:tcPr>
          <w:p w14:paraId="775467F7" w14:textId="77777777" w:rsidR="00D73327" w:rsidRPr="008078AA" w:rsidRDefault="00D73327" w:rsidP="008078AA">
            <w:pPr>
              <w:pStyle w:val="NoSpacing"/>
            </w:pPr>
          </w:p>
        </w:tc>
        <w:tc>
          <w:tcPr>
            <w:tcW w:w="1152" w:type="dxa"/>
          </w:tcPr>
          <w:p w14:paraId="32C21348" w14:textId="25FD0924" w:rsidR="00D73327" w:rsidRPr="008078AA" w:rsidRDefault="00D73327" w:rsidP="008078AA">
            <w:pPr>
              <w:pStyle w:val="NoSpacing"/>
            </w:pPr>
          </w:p>
        </w:tc>
        <w:tc>
          <w:tcPr>
            <w:tcW w:w="1584" w:type="dxa"/>
          </w:tcPr>
          <w:p w14:paraId="5A6A8AEB" w14:textId="77777777" w:rsidR="00D73327" w:rsidRPr="008078AA" w:rsidRDefault="00D73327" w:rsidP="008078AA">
            <w:pPr>
              <w:pStyle w:val="NoSpacing"/>
            </w:pPr>
          </w:p>
        </w:tc>
      </w:tr>
      <w:tr w:rsidR="00D73327" w:rsidRPr="008078AA" w14:paraId="073B2095" w14:textId="5DFB6A82" w:rsidTr="00AB7FDC">
        <w:trPr>
          <w:jc w:val="center"/>
        </w:trPr>
        <w:tc>
          <w:tcPr>
            <w:tcW w:w="314" w:type="dxa"/>
          </w:tcPr>
          <w:p w14:paraId="57B9DA60" w14:textId="77777777" w:rsidR="00D73327" w:rsidRPr="008078AA" w:rsidRDefault="00D73327" w:rsidP="008078AA">
            <w:pPr>
              <w:pStyle w:val="NoSpacing"/>
            </w:pPr>
            <w:r w:rsidRPr="008078AA">
              <w:t>s</w:t>
            </w:r>
          </w:p>
        </w:tc>
        <w:tc>
          <w:tcPr>
            <w:tcW w:w="2878" w:type="dxa"/>
          </w:tcPr>
          <w:p w14:paraId="0FFB8A84" w14:textId="0CCA8A73" w:rsidR="00D73327" w:rsidRPr="00F83B3F" w:rsidRDefault="00D73327" w:rsidP="008078AA">
            <w:pPr>
              <w:pStyle w:val="NoSpacing"/>
              <w:rPr>
                <w:b/>
              </w:rPr>
            </w:pPr>
            <w:r w:rsidRPr="008078AA">
              <w:t>Other, specify</w:t>
            </w:r>
            <w:r>
              <w:t xml:space="preserve"> </w:t>
            </w:r>
            <w:r>
              <w:rPr>
                <w:b/>
              </w:rPr>
              <w:t>(</w:t>
            </w:r>
            <w:proofErr w:type="spellStart"/>
            <w:r>
              <w:rPr>
                <w:b/>
              </w:rPr>
              <w:t>oth</w:t>
            </w:r>
            <w:proofErr w:type="spellEnd"/>
            <w:r>
              <w:rPr>
                <w:b/>
              </w:rPr>
              <w:t>)</w:t>
            </w:r>
          </w:p>
        </w:tc>
        <w:tc>
          <w:tcPr>
            <w:tcW w:w="1920" w:type="dxa"/>
          </w:tcPr>
          <w:p w14:paraId="3FFDA42C" w14:textId="77777777" w:rsidR="00D73327" w:rsidRPr="008078AA" w:rsidRDefault="00D73327" w:rsidP="008078AA">
            <w:pPr>
              <w:pStyle w:val="NoSpacing"/>
            </w:pPr>
          </w:p>
        </w:tc>
        <w:tc>
          <w:tcPr>
            <w:tcW w:w="1499" w:type="dxa"/>
          </w:tcPr>
          <w:p w14:paraId="01139F19" w14:textId="77777777" w:rsidR="00D73327" w:rsidRPr="008078AA" w:rsidRDefault="00D73327" w:rsidP="008078AA">
            <w:pPr>
              <w:pStyle w:val="NoSpacing"/>
            </w:pPr>
          </w:p>
        </w:tc>
        <w:tc>
          <w:tcPr>
            <w:tcW w:w="1296" w:type="dxa"/>
          </w:tcPr>
          <w:p w14:paraId="00900AFF" w14:textId="291AB80D" w:rsidR="00D73327" w:rsidRPr="008078AA" w:rsidRDefault="00D73327" w:rsidP="008078AA">
            <w:pPr>
              <w:pStyle w:val="NoSpacing"/>
            </w:pPr>
          </w:p>
        </w:tc>
        <w:tc>
          <w:tcPr>
            <w:tcW w:w="929" w:type="dxa"/>
          </w:tcPr>
          <w:p w14:paraId="31029867" w14:textId="77777777" w:rsidR="00D73327" w:rsidRPr="008078AA" w:rsidRDefault="00D73327" w:rsidP="008078AA">
            <w:pPr>
              <w:pStyle w:val="NoSpacing"/>
            </w:pPr>
          </w:p>
        </w:tc>
        <w:tc>
          <w:tcPr>
            <w:tcW w:w="1260" w:type="dxa"/>
          </w:tcPr>
          <w:p w14:paraId="09E48A48" w14:textId="77777777" w:rsidR="00D73327" w:rsidRPr="008078AA" w:rsidRDefault="00D73327" w:rsidP="008078AA">
            <w:pPr>
              <w:pStyle w:val="NoSpacing"/>
            </w:pPr>
          </w:p>
        </w:tc>
        <w:tc>
          <w:tcPr>
            <w:tcW w:w="1260" w:type="dxa"/>
          </w:tcPr>
          <w:p w14:paraId="558A7EA5" w14:textId="77777777" w:rsidR="00D73327" w:rsidRPr="008078AA" w:rsidRDefault="00D73327" w:rsidP="008078AA">
            <w:pPr>
              <w:pStyle w:val="NoSpacing"/>
            </w:pPr>
          </w:p>
        </w:tc>
        <w:tc>
          <w:tcPr>
            <w:tcW w:w="1260" w:type="dxa"/>
          </w:tcPr>
          <w:p w14:paraId="2C5063FA" w14:textId="77777777" w:rsidR="00D73327" w:rsidRPr="008078AA" w:rsidRDefault="00D73327" w:rsidP="008078AA">
            <w:pPr>
              <w:pStyle w:val="NoSpacing"/>
            </w:pPr>
          </w:p>
        </w:tc>
        <w:tc>
          <w:tcPr>
            <w:tcW w:w="1296" w:type="dxa"/>
          </w:tcPr>
          <w:p w14:paraId="4351563E" w14:textId="77777777" w:rsidR="00D73327" w:rsidRPr="008078AA" w:rsidRDefault="00D73327" w:rsidP="008078AA">
            <w:pPr>
              <w:pStyle w:val="NoSpacing"/>
            </w:pPr>
          </w:p>
        </w:tc>
        <w:tc>
          <w:tcPr>
            <w:tcW w:w="1152" w:type="dxa"/>
          </w:tcPr>
          <w:p w14:paraId="7204DA36" w14:textId="7C257047" w:rsidR="00D73327" w:rsidRPr="008078AA" w:rsidRDefault="00D73327" w:rsidP="008078AA">
            <w:pPr>
              <w:pStyle w:val="NoSpacing"/>
            </w:pPr>
          </w:p>
        </w:tc>
        <w:tc>
          <w:tcPr>
            <w:tcW w:w="1584" w:type="dxa"/>
          </w:tcPr>
          <w:p w14:paraId="3F343D9B" w14:textId="77777777" w:rsidR="00D73327" w:rsidRPr="008078AA" w:rsidRDefault="00D73327" w:rsidP="008078AA">
            <w:pPr>
              <w:pStyle w:val="NoSpacing"/>
            </w:pPr>
          </w:p>
        </w:tc>
      </w:tr>
      <w:tr w:rsidR="00D73327" w:rsidRPr="008078AA" w14:paraId="241ED67C" w14:textId="77777777" w:rsidTr="00AB7FDC">
        <w:trPr>
          <w:jc w:val="center"/>
        </w:trPr>
        <w:tc>
          <w:tcPr>
            <w:tcW w:w="314" w:type="dxa"/>
          </w:tcPr>
          <w:p w14:paraId="0207C742" w14:textId="77777777" w:rsidR="00D73327" w:rsidRPr="008078AA" w:rsidRDefault="00D73327" w:rsidP="008078AA">
            <w:pPr>
              <w:pStyle w:val="NoSpacing"/>
            </w:pPr>
          </w:p>
        </w:tc>
        <w:tc>
          <w:tcPr>
            <w:tcW w:w="2878" w:type="dxa"/>
          </w:tcPr>
          <w:p w14:paraId="7F73D7E2" w14:textId="4E171655" w:rsidR="00D73327" w:rsidRPr="008078AA" w:rsidRDefault="00D73327" w:rsidP="008078AA">
            <w:pPr>
              <w:pStyle w:val="NoSpacing"/>
            </w:pPr>
            <w:r>
              <w:t>None</w:t>
            </w:r>
          </w:p>
        </w:tc>
        <w:tc>
          <w:tcPr>
            <w:tcW w:w="1920" w:type="dxa"/>
          </w:tcPr>
          <w:p w14:paraId="1A2E000D" w14:textId="77777777" w:rsidR="00D73327" w:rsidRPr="008078AA" w:rsidRDefault="00D73327" w:rsidP="008078AA">
            <w:pPr>
              <w:pStyle w:val="NoSpacing"/>
            </w:pPr>
          </w:p>
        </w:tc>
        <w:tc>
          <w:tcPr>
            <w:tcW w:w="1499" w:type="dxa"/>
          </w:tcPr>
          <w:p w14:paraId="71C4C25E" w14:textId="77777777" w:rsidR="00D73327" w:rsidRPr="008078AA" w:rsidRDefault="00D73327" w:rsidP="008078AA">
            <w:pPr>
              <w:pStyle w:val="NoSpacing"/>
            </w:pPr>
          </w:p>
        </w:tc>
        <w:tc>
          <w:tcPr>
            <w:tcW w:w="1296" w:type="dxa"/>
          </w:tcPr>
          <w:p w14:paraId="24619393" w14:textId="77777777" w:rsidR="00D73327" w:rsidRPr="008078AA" w:rsidRDefault="00D73327" w:rsidP="008078AA">
            <w:pPr>
              <w:pStyle w:val="NoSpacing"/>
            </w:pPr>
          </w:p>
        </w:tc>
        <w:tc>
          <w:tcPr>
            <w:tcW w:w="929" w:type="dxa"/>
          </w:tcPr>
          <w:p w14:paraId="4E6738CE" w14:textId="77777777" w:rsidR="00D73327" w:rsidRPr="008078AA" w:rsidRDefault="00D73327" w:rsidP="008078AA">
            <w:pPr>
              <w:pStyle w:val="NoSpacing"/>
            </w:pPr>
          </w:p>
        </w:tc>
        <w:tc>
          <w:tcPr>
            <w:tcW w:w="1260" w:type="dxa"/>
          </w:tcPr>
          <w:p w14:paraId="68FB1ED6" w14:textId="77777777" w:rsidR="00D73327" w:rsidRPr="008078AA" w:rsidRDefault="00D73327" w:rsidP="008078AA">
            <w:pPr>
              <w:pStyle w:val="NoSpacing"/>
            </w:pPr>
          </w:p>
        </w:tc>
        <w:tc>
          <w:tcPr>
            <w:tcW w:w="1260" w:type="dxa"/>
          </w:tcPr>
          <w:p w14:paraId="04DAD615" w14:textId="77777777" w:rsidR="00D73327" w:rsidRPr="008078AA" w:rsidRDefault="00D73327" w:rsidP="008078AA">
            <w:pPr>
              <w:pStyle w:val="NoSpacing"/>
            </w:pPr>
          </w:p>
        </w:tc>
        <w:tc>
          <w:tcPr>
            <w:tcW w:w="1260" w:type="dxa"/>
          </w:tcPr>
          <w:p w14:paraId="5A538B0A" w14:textId="77777777" w:rsidR="00D73327" w:rsidRPr="008078AA" w:rsidRDefault="00D73327" w:rsidP="008078AA">
            <w:pPr>
              <w:pStyle w:val="NoSpacing"/>
            </w:pPr>
          </w:p>
        </w:tc>
        <w:tc>
          <w:tcPr>
            <w:tcW w:w="1296" w:type="dxa"/>
          </w:tcPr>
          <w:p w14:paraId="4E370BAE" w14:textId="77777777" w:rsidR="00D73327" w:rsidRPr="008078AA" w:rsidRDefault="00D73327" w:rsidP="008078AA">
            <w:pPr>
              <w:pStyle w:val="NoSpacing"/>
            </w:pPr>
          </w:p>
        </w:tc>
        <w:tc>
          <w:tcPr>
            <w:tcW w:w="1152" w:type="dxa"/>
          </w:tcPr>
          <w:p w14:paraId="5209ED4D" w14:textId="22666B81" w:rsidR="00D73327" w:rsidRPr="008078AA" w:rsidRDefault="00D73327" w:rsidP="008078AA">
            <w:pPr>
              <w:pStyle w:val="NoSpacing"/>
            </w:pPr>
          </w:p>
        </w:tc>
        <w:tc>
          <w:tcPr>
            <w:tcW w:w="1584" w:type="dxa"/>
          </w:tcPr>
          <w:p w14:paraId="61E187AD" w14:textId="77777777" w:rsidR="00D73327" w:rsidRPr="008078AA" w:rsidRDefault="00D73327" w:rsidP="008078AA">
            <w:pPr>
              <w:pStyle w:val="NoSpacing"/>
            </w:pPr>
          </w:p>
        </w:tc>
      </w:tr>
    </w:tbl>
    <w:p w14:paraId="30ABE893" w14:textId="77777777" w:rsidR="00987A08" w:rsidRDefault="00987A08" w:rsidP="00987A08">
      <w:pPr>
        <w:pStyle w:val="NoSpacing"/>
      </w:pPr>
    </w:p>
    <w:p w14:paraId="14887FFA" w14:textId="77777777" w:rsidR="00300D58" w:rsidRDefault="00300D58" w:rsidP="00987A08">
      <w:pPr>
        <w:pStyle w:val="NoSpacing"/>
      </w:pPr>
      <w:r>
        <w:br w:type="page"/>
      </w:r>
    </w:p>
    <w:p w14:paraId="02A6DF14" w14:textId="6F11AF8C" w:rsidR="002A1DE3" w:rsidRDefault="002A1DE3" w:rsidP="002A1DE3">
      <w:pPr>
        <w:pStyle w:val="Heading3"/>
        <w:spacing w:before="0" w:line="240" w:lineRule="auto"/>
      </w:pPr>
      <w:r>
        <w:rPr>
          <w:caps w:val="0"/>
        </w:rPr>
        <w:lastRenderedPageBreak/>
        <w:t xml:space="preserve">SECTION F. FOREST PRODUCTS </w:t>
      </w:r>
    </w:p>
    <w:p w14:paraId="0FF78750" w14:textId="1DF00BD4" w:rsidR="00887F38" w:rsidRDefault="004A62FF" w:rsidP="00F85A49">
      <w:pPr>
        <w:pStyle w:val="NoSpacing"/>
      </w:pPr>
      <w:r w:rsidRPr="004A62FF">
        <w:t xml:space="preserve">We would like to ask you about wild products that members of your household collect from the forests </w:t>
      </w:r>
      <w:r>
        <w:t>FOR CONSUMPTION</w:t>
      </w:r>
      <w:r w:rsidRPr="004A62FF">
        <w:t xml:space="preserve">.  </w:t>
      </w:r>
    </w:p>
    <w:p w14:paraId="260EB911" w14:textId="291700C6" w:rsidR="00887F38" w:rsidRDefault="00887F38" w:rsidP="00F85A49">
      <w:pPr>
        <w:pStyle w:val="NoSpacing"/>
      </w:pPr>
    </w:p>
    <w:tbl>
      <w:tblPr>
        <w:tblStyle w:val="TableGrid"/>
        <w:tblW w:w="16623" w:type="dxa"/>
        <w:jc w:val="center"/>
        <w:tblLayout w:type="fixed"/>
        <w:tblCellMar>
          <w:left w:w="72" w:type="dxa"/>
          <w:right w:w="72" w:type="dxa"/>
        </w:tblCellMar>
        <w:tblLook w:val="04A0" w:firstRow="1" w:lastRow="0" w:firstColumn="1" w:lastColumn="0" w:noHBand="0" w:noVBand="1"/>
      </w:tblPr>
      <w:tblGrid>
        <w:gridCol w:w="468"/>
        <w:gridCol w:w="3060"/>
        <w:gridCol w:w="1791"/>
        <w:gridCol w:w="1152"/>
        <w:gridCol w:w="1440"/>
        <w:gridCol w:w="810"/>
        <w:gridCol w:w="1296"/>
        <w:gridCol w:w="2160"/>
        <w:gridCol w:w="2016"/>
        <w:gridCol w:w="2430"/>
      </w:tblGrid>
      <w:tr w:rsidR="00AB7FDC" w:rsidRPr="00AA18E9" w14:paraId="3E2E7D1C" w14:textId="41E0DF67" w:rsidTr="00D01BCC">
        <w:trPr>
          <w:jc w:val="center"/>
        </w:trPr>
        <w:tc>
          <w:tcPr>
            <w:tcW w:w="468" w:type="dxa"/>
          </w:tcPr>
          <w:p w14:paraId="2C99EAAC" w14:textId="77777777" w:rsidR="00AB7FDC" w:rsidRPr="00AA18E9" w:rsidRDefault="00AB7FDC" w:rsidP="00F85A49">
            <w:pPr>
              <w:pStyle w:val="NoSpacing"/>
            </w:pPr>
          </w:p>
        </w:tc>
        <w:tc>
          <w:tcPr>
            <w:tcW w:w="3060" w:type="dxa"/>
          </w:tcPr>
          <w:p w14:paraId="27CC9B95" w14:textId="77777777" w:rsidR="00AB7FDC" w:rsidRPr="00AA18E9" w:rsidRDefault="00AB7FDC" w:rsidP="00F85A49">
            <w:pPr>
              <w:pStyle w:val="NoSpacing"/>
            </w:pPr>
            <w:r w:rsidRPr="00AA18E9">
              <w:t>Wood/forest product</w:t>
            </w:r>
          </w:p>
        </w:tc>
        <w:tc>
          <w:tcPr>
            <w:tcW w:w="1791" w:type="dxa"/>
          </w:tcPr>
          <w:p w14:paraId="080AB867" w14:textId="77777777" w:rsidR="00AB7FDC" w:rsidRDefault="00AB7FDC" w:rsidP="00F85A49">
            <w:pPr>
              <w:pStyle w:val="NoSpacing"/>
              <w:jc w:val="center"/>
            </w:pPr>
            <w:r>
              <w:t xml:space="preserve">F.6 </w:t>
            </w:r>
            <w:r w:rsidRPr="00AA18E9">
              <w:t>Please rank the top three most important products for the household’s own consumption</w:t>
            </w:r>
            <w:r>
              <w:t xml:space="preserve">. </w:t>
            </w:r>
          </w:p>
          <w:p w14:paraId="01F641B6" w14:textId="5F43995D" w:rsidR="00AB7FDC" w:rsidRDefault="00AB7FDC" w:rsidP="00F85A49">
            <w:pPr>
              <w:pStyle w:val="NoSpacing"/>
              <w:jc w:val="center"/>
            </w:pPr>
            <w:r>
              <w:t>(</w:t>
            </w:r>
            <w:proofErr w:type="spellStart"/>
            <w:r>
              <w:t>consumproduct</w:t>
            </w:r>
            <w:proofErr w:type="spellEnd"/>
            <w:r>
              <w:t>)</w:t>
            </w:r>
          </w:p>
          <w:p w14:paraId="01920D0D" w14:textId="64E23946" w:rsidR="00AB7FDC" w:rsidRPr="00AA18E9" w:rsidRDefault="00AB7FDC" w:rsidP="00F85A49">
            <w:pPr>
              <w:pStyle w:val="NoSpacing"/>
              <w:jc w:val="center"/>
              <w:rPr>
                <w:i/>
              </w:rPr>
            </w:pPr>
            <w:r>
              <w:rPr>
                <w:i/>
              </w:rPr>
              <w:t>Select three items from this list (1-3) Answer questions F7-F9 for those three products</w:t>
            </w:r>
          </w:p>
        </w:tc>
        <w:tc>
          <w:tcPr>
            <w:tcW w:w="1152" w:type="dxa"/>
          </w:tcPr>
          <w:p w14:paraId="36179D87" w14:textId="6A2552B1" w:rsidR="00AB7FDC" w:rsidRDefault="00AB7FDC" w:rsidP="00AB7FDC">
            <w:pPr>
              <w:pStyle w:val="NoSpacing"/>
              <w:jc w:val="center"/>
            </w:pPr>
            <w:r>
              <w:t xml:space="preserve">F.6b. If TIMBER is selected: </w:t>
            </w:r>
          </w:p>
          <w:p w14:paraId="0C8601FA" w14:textId="43032167" w:rsidR="00AB7FDC" w:rsidRDefault="00AB7FDC" w:rsidP="00AB7FDC">
            <w:pPr>
              <w:pStyle w:val="NoSpacing"/>
              <w:jc w:val="center"/>
            </w:pPr>
            <w:r>
              <w:t>What species of timber is most important?</w:t>
            </w:r>
          </w:p>
        </w:tc>
        <w:tc>
          <w:tcPr>
            <w:tcW w:w="1440" w:type="dxa"/>
          </w:tcPr>
          <w:p w14:paraId="3F5F721C" w14:textId="61D03B76" w:rsidR="00AB7FDC" w:rsidRDefault="00AB7FDC" w:rsidP="00F85A49">
            <w:pPr>
              <w:pStyle w:val="NoSpacing"/>
              <w:jc w:val="center"/>
            </w:pPr>
            <w:r>
              <w:t xml:space="preserve">F.7 </w:t>
            </w:r>
            <w:r w:rsidRPr="001D532F">
              <w:t xml:space="preserve">On average, what quantity </w:t>
            </w:r>
            <w:r>
              <w:t xml:space="preserve">of this product </w:t>
            </w:r>
            <w:r w:rsidRPr="001D532F">
              <w:t>do you</w:t>
            </w:r>
            <w:r>
              <w:t xml:space="preserve"> typically</w:t>
            </w:r>
            <w:r w:rsidRPr="001D532F">
              <w:t xml:space="preserve"> collect in a MONTH?</w:t>
            </w:r>
          </w:p>
          <w:p w14:paraId="4BA9672D" w14:textId="77777777" w:rsidR="00AB7FDC" w:rsidRDefault="00AB7FDC" w:rsidP="00F85A49">
            <w:pPr>
              <w:pStyle w:val="NoSpacing"/>
              <w:jc w:val="center"/>
            </w:pPr>
          </w:p>
          <w:p w14:paraId="5B0B621F" w14:textId="48A209E1" w:rsidR="00AB7FDC" w:rsidRPr="00AA18E9" w:rsidRDefault="00AB7FDC" w:rsidP="00EE4E13">
            <w:pPr>
              <w:pStyle w:val="NoSpacing"/>
              <w:jc w:val="center"/>
            </w:pPr>
            <w:r>
              <w:t>(</w:t>
            </w:r>
            <w:proofErr w:type="spellStart"/>
            <w:r>
              <w:t>cproduct_quant</w:t>
            </w:r>
            <w:proofErr w:type="spellEnd"/>
            <w:r>
              <w:t>)</w:t>
            </w:r>
          </w:p>
        </w:tc>
        <w:tc>
          <w:tcPr>
            <w:tcW w:w="810" w:type="dxa"/>
          </w:tcPr>
          <w:p w14:paraId="5EC01428" w14:textId="3ECD28E1" w:rsidR="00AB7FDC" w:rsidRPr="00AA18E9" w:rsidRDefault="00AB7FDC" w:rsidP="00F85A49">
            <w:pPr>
              <w:pStyle w:val="NoSpacing"/>
              <w:jc w:val="center"/>
            </w:pPr>
            <w:r>
              <w:t xml:space="preserve">F.7b </w:t>
            </w:r>
            <w:r w:rsidRPr="00AA18E9">
              <w:t>Unit</w:t>
            </w:r>
          </w:p>
        </w:tc>
        <w:tc>
          <w:tcPr>
            <w:tcW w:w="1296" w:type="dxa"/>
          </w:tcPr>
          <w:p w14:paraId="2BCD05D7" w14:textId="29353754" w:rsidR="00AB7FDC" w:rsidRDefault="00AB7FDC" w:rsidP="008D34DE">
            <w:pPr>
              <w:pStyle w:val="NoSpacing"/>
              <w:jc w:val="center"/>
            </w:pPr>
            <w:r>
              <w:t>F8. On average, how many months of the year do you typically collect this product?</w:t>
            </w:r>
          </w:p>
          <w:p w14:paraId="7365D84D" w14:textId="77777777" w:rsidR="00AB7FDC" w:rsidRDefault="00AB7FDC" w:rsidP="008D34DE">
            <w:pPr>
              <w:pStyle w:val="NoSpacing"/>
              <w:jc w:val="center"/>
            </w:pPr>
          </w:p>
          <w:p w14:paraId="563A147D" w14:textId="252801F4" w:rsidR="00AB7FDC" w:rsidRDefault="00AB7FDC" w:rsidP="00F85A49">
            <w:pPr>
              <w:pStyle w:val="NoSpacing"/>
              <w:jc w:val="center"/>
            </w:pPr>
            <w:r w:rsidRPr="00D73327">
              <w:rPr>
                <w:i/>
              </w:rPr>
              <w:t>Integer from 1-12</w:t>
            </w:r>
          </w:p>
        </w:tc>
        <w:tc>
          <w:tcPr>
            <w:tcW w:w="2160" w:type="dxa"/>
          </w:tcPr>
          <w:p w14:paraId="4D410E47" w14:textId="2986231F" w:rsidR="00AB7FDC" w:rsidRPr="005A1C1E" w:rsidRDefault="00AB7FDC" w:rsidP="00F85A49">
            <w:pPr>
              <w:pStyle w:val="NoSpacing"/>
              <w:jc w:val="center"/>
            </w:pPr>
            <w:r>
              <w:t xml:space="preserve">F.8. </w:t>
            </w:r>
            <w:r w:rsidRPr="00AA18E9">
              <w:t xml:space="preserve">Has the availability of &lt;product&gt; changed over the </w:t>
            </w:r>
            <w:r w:rsidRPr="005A1C1E">
              <w:t>past 3 years?</w:t>
            </w:r>
          </w:p>
          <w:p w14:paraId="466D7B81" w14:textId="3A32DC87" w:rsidR="00AB7FDC" w:rsidRDefault="00AB7FDC" w:rsidP="00132711">
            <w:pPr>
              <w:pStyle w:val="NoSpacing"/>
              <w:jc w:val="center"/>
            </w:pPr>
            <w:r w:rsidRPr="005A1C1E">
              <w:t>1</w:t>
            </w:r>
            <w:r>
              <w:t>=Increased greatly</w:t>
            </w:r>
          </w:p>
          <w:p w14:paraId="65560962" w14:textId="77777777" w:rsidR="00AB7FDC" w:rsidRDefault="00AB7FDC" w:rsidP="00132711">
            <w:pPr>
              <w:pStyle w:val="NoSpacing"/>
              <w:jc w:val="center"/>
            </w:pPr>
            <w:r>
              <w:t>2=Increased slightly</w:t>
            </w:r>
          </w:p>
          <w:p w14:paraId="5A7DAA7E" w14:textId="77777777" w:rsidR="00AB7FDC" w:rsidRDefault="00AB7FDC" w:rsidP="00132711">
            <w:pPr>
              <w:pStyle w:val="NoSpacing"/>
              <w:jc w:val="center"/>
            </w:pPr>
            <w:r>
              <w:t>3=No change</w:t>
            </w:r>
          </w:p>
          <w:p w14:paraId="5609B127" w14:textId="77777777" w:rsidR="00AB7FDC" w:rsidRDefault="00AB7FDC" w:rsidP="00132711">
            <w:pPr>
              <w:pStyle w:val="NoSpacing"/>
              <w:jc w:val="center"/>
            </w:pPr>
            <w:r>
              <w:t>4=Decreased slightly</w:t>
            </w:r>
          </w:p>
          <w:p w14:paraId="7CEB719E" w14:textId="1EC0FF74" w:rsidR="00AB7FDC" w:rsidRDefault="00AB7FDC" w:rsidP="00132711">
            <w:pPr>
              <w:pStyle w:val="NoSpacing"/>
              <w:jc w:val="center"/>
            </w:pPr>
            <w:r>
              <w:t>5=Decreased greatly</w:t>
            </w:r>
          </w:p>
          <w:p w14:paraId="7127DE13" w14:textId="77777777" w:rsidR="00AB7FDC" w:rsidRDefault="00AB7FDC" w:rsidP="00F85A49">
            <w:pPr>
              <w:pStyle w:val="NoSpacing"/>
              <w:jc w:val="center"/>
            </w:pPr>
          </w:p>
          <w:p w14:paraId="61D186D5" w14:textId="217F736B" w:rsidR="00AB7FDC" w:rsidRPr="00AA18E9" w:rsidRDefault="00AB7FDC" w:rsidP="00F85A49">
            <w:pPr>
              <w:pStyle w:val="NoSpacing"/>
              <w:jc w:val="center"/>
              <w:rPr>
                <w:i/>
              </w:rPr>
            </w:pPr>
            <w:r>
              <w:t>(</w:t>
            </w:r>
            <w:proofErr w:type="spellStart"/>
            <w:r>
              <w:t>cproduct_available</w:t>
            </w:r>
            <w:proofErr w:type="spellEnd"/>
            <w:r>
              <w:t>)</w:t>
            </w:r>
          </w:p>
        </w:tc>
        <w:tc>
          <w:tcPr>
            <w:tcW w:w="2016" w:type="dxa"/>
          </w:tcPr>
          <w:p w14:paraId="47C56CE2" w14:textId="69C9D784" w:rsidR="00AB7FDC" w:rsidRDefault="00AB7FDC" w:rsidP="002A1DE3">
            <w:pPr>
              <w:pStyle w:val="NoSpacing"/>
              <w:jc w:val="center"/>
            </w:pPr>
            <w:r>
              <w:t xml:space="preserve">F.9 </w:t>
            </w:r>
            <w:r w:rsidRPr="006075F1">
              <w:t>What have you done in response to the decline in availability of &lt;product&gt;?</w:t>
            </w:r>
          </w:p>
          <w:p w14:paraId="317B94BB" w14:textId="32CD786D" w:rsidR="00AB7FDC" w:rsidRPr="00E65CE2" w:rsidRDefault="00AB7FDC" w:rsidP="002A1DE3">
            <w:pPr>
              <w:pStyle w:val="NoSpacing"/>
              <w:jc w:val="center"/>
              <w:rPr>
                <w:i/>
              </w:rPr>
            </w:pPr>
            <w:r w:rsidRPr="00E65CE2">
              <w:rPr>
                <w:i/>
              </w:rPr>
              <w:t>Ask if F8= 4 or 5</w:t>
            </w:r>
          </w:p>
          <w:p w14:paraId="37B80375" w14:textId="4B9AF695" w:rsidR="00AB7FDC" w:rsidRDefault="00AB7FDC" w:rsidP="00D64C21">
            <w:pPr>
              <w:pStyle w:val="NoSpacing"/>
              <w:jc w:val="center"/>
            </w:pPr>
            <w:r>
              <w:t>(</w:t>
            </w:r>
            <w:proofErr w:type="spellStart"/>
            <w:r>
              <w:t>cproduct_response</w:t>
            </w:r>
            <w:proofErr w:type="spellEnd"/>
            <w:r>
              <w:t>)</w:t>
            </w:r>
          </w:p>
          <w:p w14:paraId="6D05A0FF" w14:textId="77777777" w:rsidR="00AB7FDC" w:rsidRPr="006075F1" w:rsidRDefault="00AB7FDC" w:rsidP="002A1DE3">
            <w:pPr>
              <w:pStyle w:val="NoSpacing"/>
              <w:jc w:val="center"/>
            </w:pPr>
          </w:p>
          <w:p w14:paraId="7BEEF609" w14:textId="77777777" w:rsidR="00AB7FDC" w:rsidRPr="006075F1" w:rsidRDefault="00AB7FDC" w:rsidP="002A1DE3">
            <w:pPr>
              <w:pStyle w:val="NoSpacing"/>
              <w:jc w:val="center"/>
              <w:rPr>
                <w:i/>
              </w:rPr>
            </w:pPr>
            <w:r>
              <w:rPr>
                <w:i/>
              </w:rPr>
              <w:t>See code 107</w:t>
            </w:r>
          </w:p>
          <w:p w14:paraId="59FE08FA" w14:textId="1961B29B" w:rsidR="00AB7FDC" w:rsidRDefault="00AB7FDC" w:rsidP="00F85A49">
            <w:pPr>
              <w:pStyle w:val="NoSpacing"/>
              <w:jc w:val="center"/>
            </w:pPr>
            <w:r w:rsidRPr="006075F1">
              <w:rPr>
                <w:i/>
              </w:rPr>
              <w:t>Probe and code, Select all that apply</w:t>
            </w:r>
          </w:p>
        </w:tc>
        <w:tc>
          <w:tcPr>
            <w:tcW w:w="2430" w:type="dxa"/>
            <w:vMerge w:val="restart"/>
          </w:tcPr>
          <w:p w14:paraId="6006E0E0" w14:textId="77777777" w:rsidR="00AB7FDC" w:rsidRPr="006075F1" w:rsidRDefault="00AB7FDC" w:rsidP="002A1DE3">
            <w:pPr>
              <w:pStyle w:val="NoSpacing"/>
            </w:pPr>
            <w:r>
              <w:rPr>
                <w:b/>
              </w:rPr>
              <w:t>107</w:t>
            </w:r>
            <w:r w:rsidRPr="00995F62">
              <w:rPr>
                <w:b/>
              </w:rPr>
              <w:t>–</w:t>
            </w:r>
            <w:r w:rsidRPr="008C4618">
              <w:rPr>
                <w:b/>
              </w:rPr>
              <w:t xml:space="preserve">Response to decline </w:t>
            </w:r>
          </w:p>
          <w:p w14:paraId="02EDD7A8" w14:textId="77777777" w:rsidR="00AB7FDC" w:rsidRPr="006075F1" w:rsidRDefault="00AB7FDC" w:rsidP="002A1DE3">
            <w:pPr>
              <w:pStyle w:val="NoSpacing"/>
            </w:pPr>
            <w:r w:rsidRPr="006075F1">
              <w:t xml:space="preserve"> 1=It did not influence the harvest of forest products</w:t>
            </w:r>
          </w:p>
          <w:p w14:paraId="7976F92E" w14:textId="77777777" w:rsidR="00AB7FDC" w:rsidRPr="006075F1" w:rsidRDefault="00AB7FDC" w:rsidP="002A1DE3">
            <w:pPr>
              <w:pStyle w:val="NoSpacing"/>
            </w:pPr>
            <w:r w:rsidRPr="006075F1">
              <w:t>2=Increase collection time (including travelling to areas further away)</w:t>
            </w:r>
          </w:p>
          <w:p w14:paraId="64425FE8" w14:textId="77777777" w:rsidR="00AB7FDC" w:rsidRPr="006075F1" w:rsidRDefault="00AB7FDC" w:rsidP="002A1DE3">
            <w:pPr>
              <w:pStyle w:val="NoSpacing"/>
            </w:pPr>
            <w:r w:rsidRPr="006075F1">
              <w:t>3=Buy the product from other suppliers</w:t>
            </w:r>
          </w:p>
          <w:p w14:paraId="61664456" w14:textId="77777777" w:rsidR="00AB7FDC" w:rsidRPr="006075F1" w:rsidRDefault="00AB7FDC" w:rsidP="002A1DE3">
            <w:pPr>
              <w:pStyle w:val="NoSpacing"/>
            </w:pPr>
            <w:r w:rsidRPr="006075F1">
              <w:t>4=Reduce harvesting of the product</w:t>
            </w:r>
          </w:p>
          <w:p w14:paraId="2B587727" w14:textId="77777777" w:rsidR="00AB7FDC" w:rsidRPr="006075F1" w:rsidRDefault="00AB7FDC" w:rsidP="002A1DE3">
            <w:pPr>
              <w:pStyle w:val="NoSpacing"/>
            </w:pPr>
            <w:r w:rsidRPr="006075F1">
              <w:t>5=Stop harvesting of the product</w:t>
            </w:r>
          </w:p>
          <w:p w14:paraId="7BDFD9D2" w14:textId="77777777" w:rsidR="00AB7FDC" w:rsidRPr="006075F1" w:rsidRDefault="00AB7FDC" w:rsidP="002A1DE3">
            <w:pPr>
              <w:pStyle w:val="NoSpacing"/>
            </w:pPr>
            <w:r w:rsidRPr="006075F1">
              <w:t>6=Substitute with other type of forest products</w:t>
            </w:r>
          </w:p>
          <w:p w14:paraId="55B45881" w14:textId="77777777" w:rsidR="00AB7FDC" w:rsidRPr="006075F1" w:rsidRDefault="00AB7FDC" w:rsidP="002A1DE3">
            <w:pPr>
              <w:pStyle w:val="NoSpacing"/>
            </w:pPr>
            <w:r w:rsidRPr="006075F1">
              <w:t>7=Substitute with agricultural products</w:t>
            </w:r>
          </w:p>
          <w:p w14:paraId="02B43997" w14:textId="77777777" w:rsidR="00AB7FDC" w:rsidRPr="006075F1" w:rsidRDefault="00AB7FDC" w:rsidP="002A1DE3">
            <w:pPr>
              <w:pStyle w:val="NoSpacing"/>
            </w:pPr>
            <w:r w:rsidRPr="006075F1">
              <w:t>8=Conserving standing trees</w:t>
            </w:r>
          </w:p>
          <w:p w14:paraId="5711F879" w14:textId="77777777" w:rsidR="00AB7FDC" w:rsidRDefault="00AB7FDC" w:rsidP="002A1DE3">
            <w:pPr>
              <w:pStyle w:val="NoSpacing"/>
            </w:pPr>
            <w:r w:rsidRPr="006075F1">
              <w:t>9=Planting trees</w:t>
            </w:r>
          </w:p>
          <w:p w14:paraId="2442C63E" w14:textId="30BC046D" w:rsidR="00AB7FDC" w:rsidRDefault="00AB7FDC" w:rsidP="002A1DE3">
            <w:pPr>
              <w:pStyle w:val="NoSpacing"/>
            </w:pPr>
            <w:r>
              <w:t>10= Restricting access/use of forest</w:t>
            </w:r>
          </w:p>
          <w:p w14:paraId="3802A383" w14:textId="5847B13B" w:rsidR="00AB7FDC" w:rsidRPr="006075F1" w:rsidRDefault="00AB7FDC" w:rsidP="002A1DE3">
            <w:pPr>
              <w:pStyle w:val="NoSpacing"/>
            </w:pPr>
            <w:r>
              <w:t>97=Other, please specify</w:t>
            </w:r>
          </w:p>
          <w:p w14:paraId="6AE74489" w14:textId="0EC819C8" w:rsidR="00AB7FDC" w:rsidRDefault="00AB7FDC" w:rsidP="002A1DE3">
            <w:pPr>
              <w:pStyle w:val="NoSpacing"/>
              <w:jc w:val="center"/>
            </w:pPr>
          </w:p>
        </w:tc>
      </w:tr>
      <w:tr w:rsidR="00AB7FDC" w:rsidRPr="00AA18E9" w14:paraId="594DCD35" w14:textId="453D3EF8" w:rsidTr="00D01BCC">
        <w:trPr>
          <w:jc w:val="center"/>
        </w:trPr>
        <w:tc>
          <w:tcPr>
            <w:tcW w:w="468" w:type="dxa"/>
          </w:tcPr>
          <w:p w14:paraId="188282F3" w14:textId="6F72B61A" w:rsidR="00AB7FDC" w:rsidRPr="00AA18E9" w:rsidRDefault="00AB7FDC" w:rsidP="00F85A49">
            <w:pPr>
              <w:pStyle w:val="NoSpacing"/>
            </w:pPr>
            <w:r w:rsidRPr="00AA18E9">
              <w:t>a</w:t>
            </w:r>
          </w:p>
        </w:tc>
        <w:tc>
          <w:tcPr>
            <w:tcW w:w="3060" w:type="dxa"/>
          </w:tcPr>
          <w:p w14:paraId="61E66DB5" w14:textId="77777777" w:rsidR="00AB7FDC" w:rsidRPr="00AA18E9" w:rsidRDefault="00AB7FDC" w:rsidP="00F85A49">
            <w:pPr>
              <w:pStyle w:val="NoSpacing"/>
            </w:pPr>
            <w:r w:rsidRPr="00AA18E9">
              <w:t>Timber</w:t>
            </w:r>
          </w:p>
        </w:tc>
        <w:tc>
          <w:tcPr>
            <w:tcW w:w="1791" w:type="dxa"/>
          </w:tcPr>
          <w:p w14:paraId="370F2260" w14:textId="77777777" w:rsidR="00AB7FDC" w:rsidRPr="00AA18E9" w:rsidRDefault="00AB7FDC" w:rsidP="00F85A49">
            <w:pPr>
              <w:pStyle w:val="NoSpacing"/>
              <w:jc w:val="center"/>
            </w:pPr>
          </w:p>
        </w:tc>
        <w:tc>
          <w:tcPr>
            <w:tcW w:w="1152" w:type="dxa"/>
          </w:tcPr>
          <w:p w14:paraId="6F9E5601" w14:textId="77777777" w:rsidR="00AB7FDC" w:rsidRPr="00AA18E9" w:rsidRDefault="00AB7FDC" w:rsidP="00F85A49">
            <w:pPr>
              <w:pStyle w:val="NoSpacing"/>
              <w:jc w:val="center"/>
            </w:pPr>
          </w:p>
        </w:tc>
        <w:tc>
          <w:tcPr>
            <w:tcW w:w="1440" w:type="dxa"/>
          </w:tcPr>
          <w:p w14:paraId="5AA685C7" w14:textId="0C067AB6" w:rsidR="00AB7FDC" w:rsidRPr="00AA18E9" w:rsidRDefault="00AB7FDC" w:rsidP="00F85A49">
            <w:pPr>
              <w:pStyle w:val="NoSpacing"/>
              <w:jc w:val="center"/>
            </w:pPr>
          </w:p>
        </w:tc>
        <w:tc>
          <w:tcPr>
            <w:tcW w:w="810" w:type="dxa"/>
          </w:tcPr>
          <w:p w14:paraId="41671961" w14:textId="77777777" w:rsidR="00AB7FDC" w:rsidRPr="00AA18E9" w:rsidRDefault="00AB7FDC" w:rsidP="00F85A49">
            <w:pPr>
              <w:pStyle w:val="NoSpacing"/>
              <w:jc w:val="center"/>
            </w:pPr>
          </w:p>
        </w:tc>
        <w:tc>
          <w:tcPr>
            <w:tcW w:w="1296" w:type="dxa"/>
          </w:tcPr>
          <w:p w14:paraId="2589E3BE" w14:textId="77777777" w:rsidR="00AB7FDC" w:rsidRPr="00AA18E9" w:rsidRDefault="00AB7FDC" w:rsidP="00F85A49">
            <w:pPr>
              <w:pStyle w:val="NoSpacing"/>
              <w:jc w:val="center"/>
            </w:pPr>
          </w:p>
        </w:tc>
        <w:tc>
          <w:tcPr>
            <w:tcW w:w="2160" w:type="dxa"/>
          </w:tcPr>
          <w:p w14:paraId="1D5ECF92" w14:textId="4834D7B4" w:rsidR="00AB7FDC" w:rsidRPr="00AA18E9" w:rsidRDefault="00AB7FDC" w:rsidP="00F85A49">
            <w:pPr>
              <w:pStyle w:val="NoSpacing"/>
              <w:jc w:val="center"/>
            </w:pPr>
          </w:p>
        </w:tc>
        <w:tc>
          <w:tcPr>
            <w:tcW w:w="2016" w:type="dxa"/>
          </w:tcPr>
          <w:p w14:paraId="205900B1" w14:textId="77777777" w:rsidR="00AB7FDC" w:rsidRPr="00AA18E9" w:rsidRDefault="00AB7FDC" w:rsidP="00F85A49">
            <w:pPr>
              <w:pStyle w:val="NoSpacing"/>
              <w:jc w:val="center"/>
            </w:pPr>
          </w:p>
        </w:tc>
        <w:tc>
          <w:tcPr>
            <w:tcW w:w="2430" w:type="dxa"/>
            <w:vMerge/>
          </w:tcPr>
          <w:p w14:paraId="59A58C08" w14:textId="77777777" w:rsidR="00AB7FDC" w:rsidRPr="00AA18E9" w:rsidRDefault="00AB7FDC" w:rsidP="00F85A49">
            <w:pPr>
              <w:pStyle w:val="NoSpacing"/>
              <w:jc w:val="center"/>
            </w:pPr>
          </w:p>
        </w:tc>
      </w:tr>
      <w:tr w:rsidR="00AB7FDC" w:rsidRPr="00AA18E9" w14:paraId="32FF69E6" w14:textId="3EF9E3E0" w:rsidTr="00D01BCC">
        <w:trPr>
          <w:jc w:val="center"/>
        </w:trPr>
        <w:tc>
          <w:tcPr>
            <w:tcW w:w="468" w:type="dxa"/>
          </w:tcPr>
          <w:p w14:paraId="18C65ACD" w14:textId="77777777" w:rsidR="00AB7FDC" w:rsidRPr="00AA18E9" w:rsidRDefault="00AB7FDC" w:rsidP="00F85A49">
            <w:pPr>
              <w:pStyle w:val="NoSpacing"/>
            </w:pPr>
            <w:r w:rsidRPr="00AA18E9">
              <w:t>b</w:t>
            </w:r>
          </w:p>
        </w:tc>
        <w:tc>
          <w:tcPr>
            <w:tcW w:w="3060" w:type="dxa"/>
          </w:tcPr>
          <w:p w14:paraId="0C961735" w14:textId="77777777" w:rsidR="00AB7FDC" w:rsidRPr="00AA18E9" w:rsidRDefault="00AB7FDC" w:rsidP="00F85A49">
            <w:pPr>
              <w:pStyle w:val="NoSpacing"/>
            </w:pPr>
            <w:r w:rsidRPr="00AA18E9">
              <w:t>Fuel wood</w:t>
            </w:r>
          </w:p>
        </w:tc>
        <w:tc>
          <w:tcPr>
            <w:tcW w:w="1791" w:type="dxa"/>
          </w:tcPr>
          <w:p w14:paraId="5E5A3D81" w14:textId="77777777" w:rsidR="00AB7FDC" w:rsidRPr="00AA18E9" w:rsidRDefault="00AB7FDC" w:rsidP="00F85A49">
            <w:pPr>
              <w:pStyle w:val="NoSpacing"/>
              <w:jc w:val="center"/>
            </w:pPr>
          </w:p>
        </w:tc>
        <w:tc>
          <w:tcPr>
            <w:tcW w:w="1152" w:type="dxa"/>
          </w:tcPr>
          <w:p w14:paraId="15909E19" w14:textId="77777777" w:rsidR="00AB7FDC" w:rsidRPr="00AA18E9" w:rsidRDefault="00AB7FDC" w:rsidP="00F85A49">
            <w:pPr>
              <w:pStyle w:val="NoSpacing"/>
              <w:jc w:val="center"/>
            </w:pPr>
          </w:p>
        </w:tc>
        <w:tc>
          <w:tcPr>
            <w:tcW w:w="1440" w:type="dxa"/>
          </w:tcPr>
          <w:p w14:paraId="46F6772C" w14:textId="285665EB" w:rsidR="00AB7FDC" w:rsidRPr="00AA18E9" w:rsidRDefault="00AB7FDC" w:rsidP="00F85A49">
            <w:pPr>
              <w:pStyle w:val="NoSpacing"/>
              <w:jc w:val="center"/>
            </w:pPr>
          </w:p>
        </w:tc>
        <w:tc>
          <w:tcPr>
            <w:tcW w:w="810" w:type="dxa"/>
          </w:tcPr>
          <w:p w14:paraId="7846AFBE" w14:textId="77777777" w:rsidR="00AB7FDC" w:rsidRPr="00AA18E9" w:rsidRDefault="00AB7FDC" w:rsidP="00F85A49">
            <w:pPr>
              <w:pStyle w:val="NoSpacing"/>
              <w:jc w:val="center"/>
            </w:pPr>
          </w:p>
        </w:tc>
        <w:tc>
          <w:tcPr>
            <w:tcW w:w="1296" w:type="dxa"/>
          </w:tcPr>
          <w:p w14:paraId="3D3160BA" w14:textId="77777777" w:rsidR="00AB7FDC" w:rsidRPr="00AA18E9" w:rsidRDefault="00AB7FDC" w:rsidP="00F85A49">
            <w:pPr>
              <w:pStyle w:val="NoSpacing"/>
              <w:jc w:val="center"/>
            </w:pPr>
          </w:p>
        </w:tc>
        <w:tc>
          <w:tcPr>
            <w:tcW w:w="2160" w:type="dxa"/>
          </w:tcPr>
          <w:p w14:paraId="7E37853D" w14:textId="7FE0560D" w:rsidR="00AB7FDC" w:rsidRPr="00AA18E9" w:rsidRDefault="00AB7FDC" w:rsidP="00F85A49">
            <w:pPr>
              <w:pStyle w:val="NoSpacing"/>
              <w:jc w:val="center"/>
            </w:pPr>
          </w:p>
        </w:tc>
        <w:tc>
          <w:tcPr>
            <w:tcW w:w="2016" w:type="dxa"/>
          </w:tcPr>
          <w:p w14:paraId="65BBB039" w14:textId="77777777" w:rsidR="00AB7FDC" w:rsidRPr="00AA18E9" w:rsidRDefault="00AB7FDC" w:rsidP="00F85A49">
            <w:pPr>
              <w:pStyle w:val="NoSpacing"/>
              <w:jc w:val="center"/>
            </w:pPr>
          </w:p>
        </w:tc>
        <w:tc>
          <w:tcPr>
            <w:tcW w:w="2430" w:type="dxa"/>
            <w:vMerge/>
          </w:tcPr>
          <w:p w14:paraId="13A7E178" w14:textId="77777777" w:rsidR="00AB7FDC" w:rsidRPr="00AA18E9" w:rsidRDefault="00AB7FDC" w:rsidP="00F85A49">
            <w:pPr>
              <w:pStyle w:val="NoSpacing"/>
              <w:jc w:val="center"/>
            </w:pPr>
          </w:p>
        </w:tc>
      </w:tr>
      <w:tr w:rsidR="00AB7FDC" w:rsidRPr="00AA18E9" w14:paraId="1E7B6630" w14:textId="2A816AF2" w:rsidTr="00D01BCC">
        <w:trPr>
          <w:jc w:val="center"/>
        </w:trPr>
        <w:tc>
          <w:tcPr>
            <w:tcW w:w="468" w:type="dxa"/>
          </w:tcPr>
          <w:p w14:paraId="0B8E7666" w14:textId="77777777" w:rsidR="00AB7FDC" w:rsidRPr="00AA18E9" w:rsidRDefault="00AB7FDC" w:rsidP="00F85A49">
            <w:pPr>
              <w:pStyle w:val="NoSpacing"/>
            </w:pPr>
            <w:r w:rsidRPr="00AA18E9">
              <w:t>c</w:t>
            </w:r>
          </w:p>
        </w:tc>
        <w:tc>
          <w:tcPr>
            <w:tcW w:w="3060" w:type="dxa"/>
          </w:tcPr>
          <w:p w14:paraId="7360D25C" w14:textId="77777777" w:rsidR="00AB7FDC" w:rsidRPr="00AA18E9" w:rsidRDefault="00AB7FDC" w:rsidP="00F85A49">
            <w:pPr>
              <w:pStyle w:val="NoSpacing"/>
            </w:pPr>
            <w:r w:rsidRPr="00AA18E9">
              <w:t>Charcoal</w:t>
            </w:r>
          </w:p>
        </w:tc>
        <w:tc>
          <w:tcPr>
            <w:tcW w:w="1791" w:type="dxa"/>
          </w:tcPr>
          <w:p w14:paraId="2DB373A6" w14:textId="77777777" w:rsidR="00AB7FDC" w:rsidRPr="00AA18E9" w:rsidRDefault="00AB7FDC" w:rsidP="00F85A49">
            <w:pPr>
              <w:pStyle w:val="NoSpacing"/>
              <w:jc w:val="center"/>
            </w:pPr>
          </w:p>
        </w:tc>
        <w:tc>
          <w:tcPr>
            <w:tcW w:w="1152" w:type="dxa"/>
          </w:tcPr>
          <w:p w14:paraId="779587F8" w14:textId="77777777" w:rsidR="00AB7FDC" w:rsidRPr="00AA18E9" w:rsidRDefault="00AB7FDC" w:rsidP="00F85A49">
            <w:pPr>
              <w:pStyle w:val="NoSpacing"/>
              <w:jc w:val="center"/>
            </w:pPr>
          </w:p>
        </w:tc>
        <w:tc>
          <w:tcPr>
            <w:tcW w:w="1440" w:type="dxa"/>
          </w:tcPr>
          <w:p w14:paraId="58687A06" w14:textId="680DE19F" w:rsidR="00AB7FDC" w:rsidRPr="00AA18E9" w:rsidRDefault="00AB7FDC" w:rsidP="00F85A49">
            <w:pPr>
              <w:pStyle w:val="NoSpacing"/>
              <w:jc w:val="center"/>
            </w:pPr>
          </w:p>
        </w:tc>
        <w:tc>
          <w:tcPr>
            <w:tcW w:w="810" w:type="dxa"/>
          </w:tcPr>
          <w:p w14:paraId="3B1E2666" w14:textId="77777777" w:rsidR="00AB7FDC" w:rsidRPr="00AA18E9" w:rsidRDefault="00AB7FDC" w:rsidP="00F85A49">
            <w:pPr>
              <w:pStyle w:val="NoSpacing"/>
              <w:jc w:val="center"/>
            </w:pPr>
          </w:p>
        </w:tc>
        <w:tc>
          <w:tcPr>
            <w:tcW w:w="1296" w:type="dxa"/>
          </w:tcPr>
          <w:p w14:paraId="22A65278" w14:textId="77777777" w:rsidR="00AB7FDC" w:rsidRPr="00AA18E9" w:rsidRDefault="00AB7FDC" w:rsidP="00F85A49">
            <w:pPr>
              <w:pStyle w:val="NoSpacing"/>
              <w:jc w:val="center"/>
            </w:pPr>
          </w:p>
        </w:tc>
        <w:tc>
          <w:tcPr>
            <w:tcW w:w="2160" w:type="dxa"/>
          </w:tcPr>
          <w:p w14:paraId="4325DC26" w14:textId="551DE905" w:rsidR="00AB7FDC" w:rsidRPr="00AA18E9" w:rsidRDefault="00AB7FDC" w:rsidP="00F85A49">
            <w:pPr>
              <w:pStyle w:val="NoSpacing"/>
              <w:jc w:val="center"/>
            </w:pPr>
          </w:p>
        </w:tc>
        <w:tc>
          <w:tcPr>
            <w:tcW w:w="2016" w:type="dxa"/>
          </w:tcPr>
          <w:p w14:paraId="659B3083" w14:textId="77777777" w:rsidR="00AB7FDC" w:rsidRPr="00AA18E9" w:rsidRDefault="00AB7FDC" w:rsidP="00F85A49">
            <w:pPr>
              <w:pStyle w:val="NoSpacing"/>
              <w:jc w:val="center"/>
            </w:pPr>
          </w:p>
        </w:tc>
        <w:tc>
          <w:tcPr>
            <w:tcW w:w="2430" w:type="dxa"/>
            <w:vMerge/>
          </w:tcPr>
          <w:p w14:paraId="41F0A227" w14:textId="77777777" w:rsidR="00AB7FDC" w:rsidRPr="00AA18E9" w:rsidRDefault="00AB7FDC" w:rsidP="00F85A49">
            <w:pPr>
              <w:pStyle w:val="NoSpacing"/>
              <w:jc w:val="center"/>
            </w:pPr>
          </w:p>
        </w:tc>
      </w:tr>
      <w:tr w:rsidR="00AB7FDC" w:rsidRPr="00AA18E9" w14:paraId="42CACA46" w14:textId="47897CA6" w:rsidTr="00D01BCC">
        <w:trPr>
          <w:jc w:val="center"/>
        </w:trPr>
        <w:tc>
          <w:tcPr>
            <w:tcW w:w="468" w:type="dxa"/>
          </w:tcPr>
          <w:p w14:paraId="7F0C04BE" w14:textId="77777777" w:rsidR="00AB7FDC" w:rsidRPr="00AA18E9" w:rsidRDefault="00AB7FDC" w:rsidP="00F85A49">
            <w:pPr>
              <w:pStyle w:val="NoSpacing"/>
            </w:pPr>
            <w:r w:rsidRPr="00AA18E9">
              <w:t>d</w:t>
            </w:r>
          </w:p>
        </w:tc>
        <w:tc>
          <w:tcPr>
            <w:tcW w:w="3060" w:type="dxa"/>
          </w:tcPr>
          <w:p w14:paraId="0B1EEDE7" w14:textId="77777777" w:rsidR="00AB7FDC" w:rsidRPr="00AA18E9" w:rsidRDefault="00AB7FDC" w:rsidP="00F85A49">
            <w:pPr>
              <w:pStyle w:val="NoSpacing"/>
            </w:pPr>
            <w:r w:rsidRPr="00AA18E9">
              <w:t>Wood for wood carving</w:t>
            </w:r>
          </w:p>
        </w:tc>
        <w:tc>
          <w:tcPr>
            <w:tcW w:w="1791" w:type="dxa"/>
          </w:tcPr>
          <w:p w14:paraId="67005A6D" w14:textId="77777777" w:rsidR="00AB7FDC" w:rsidRPr="00AA18E9" w:rsidRDefault="00AB7FDC" w:rsidP="00F85A49">
            <w:pPr>
              <w:pStyle w:val="NoSpacing"/>
              <w:jc w:val="center"/>
            </w:pPr>
          </w:p>
        </w:tc>
        <w:tc>
          <w:tcPr>
            <w:tcW w:w="1152" w:type="dxa"/>
          </w:tcPr>
          <w:p w14:paraId="709116ED" w14:textId="77777777" w:rsidR="00AB7FDC" w:rsidRPr="00AA18E9" w:rsidRDefault="00AB7FDC" w:rsidP="00F85A49">
            <w:pPr>
              <w:pStyle w:val="NoSpacing"/>
              <w:jc w:val="center"/>
            </w:pPr>
          </w:p>
        </w:tc>
        <w:tc>
          <w:tcPr>
            <w:tcW w:w="1440" w:type="dxa"/>
          </w:tcPr>
          <w:p w14:paraId="1399FF90" w14:textId="3E8E34EC" w:rsidR="00AB7FDC" w:rsidRPr="00AA18E9" w:rsidRDefault="00AB7FDC" w:rsidP="00F85A49">
            <w:pPr>
              <w:pStyle w:val="NoSpacing"/>
              <w:jc w:val="center"/>
            </w:pPr>
          </w:p>
        </w:tc>
        <w:tc>
          <w:tcPr>
            <w:tcW w:w="810" w:type="dxa"/>
          </w:tcPr>
          <w:p w14:paraId="15EDE360" w14:textId="77777777" w:rsidR="00AB7FDC" w:rsidRPr="00AA18E9" w:rsidRDefault="00AB7FDC" w:rsidP="00F85A49">
            <w:pPr>
              <w:pStyle w:val="NoSpacing"/>
              <w:jc w:val="center"/>
            </w:pPr>
          </w:p>
        </w:tc>
        <w:tc>
          <w:tcPr>
            <w:tcW w:w="1296" w:type="dxa"/>
          </w:tcPr>
          <w:p w14:paraId="303B5A1E" w14:textId="77777777" w:rsidR="00AB7FDC" w:rsidRPr="00AA18E9" w:rsidRDefault="00AB7FDC" w:rsidP="00F85A49">
            <w:pPr>
              <w:pStyle w:val="NoSpacing"/>
              <w:jc w:val="center"/>
            </w:pPr>
          </w:p>
        </w:tc>
        <w:tc>
          <w:tcPr>
            <w:tcW w:w="2160" w:type="dxa"/>
          </w:tcPr>
          <w:p w14:paraId="5F14FA14" w14:textId="36898AF8" w:rsidR="00AB7FDC" w:rsidRPr="00AA18E9" w:rsidRDefault="00AB7FDC" w:rsidP="00F85A49">
            <w:pPr>
              <w:pStyle w:val="NoSpacing"/>
              <w:jc w:val="center"/>
            </w:pPr>
          </w:p>
        </w:tc>
        <w:tc>
          <w:tcPr>
            <w:tcW w:w="2016" w:type="dxa"/>
          </w:tcPr>
          <w:p w14:paraId="76263692" w14:textId="77777777" w:rsidR="00AB7FDC" w:rsidRPr="00AA18E9" w:rsidRDefault="00AB7FDC" w:rsidP="00F85A49">
            <w:pPr>
              <w:pStyle w:val="NoSpacing"/>
              <w:jc w:val="center"/>
            </w:pPr>
          </w:p>
        </w:tc>
        <w:tc>
          <w:tcPr>
            <w:tcW w:w="2430" w:type="dxa"/>
            <w:vMerge/>
          </w:tcPr>
          <w:p w14:paraId="007FB4EA" w14:textId="77777777" w:rsidR="00AB7FDC" w:rsidRPr="00AA18E9" w:rsidRDefault="00AB7FDC" w:rsidP="00F85A49">
            <w:pPr>
              <w:pStyle w:val="NoSpacing"/>
              <w:jc w:val="center"/>
            </w:pPr>
          </w:p>
        </w:tc>
      </w:tr>
      <w:tr w:rsidR="00AB7FDC" w:rsidRPr="00AA18E9" w14:paraId="0A5C2BF2" w14:textId="3E4C28DC" w:rsidTr="00D01BCC">
        <w:trPr>
          <w:jc w:val="center"/>
        </w:trPr>
        <w:tc>
          <w:tcPr>
            <w:tcW w:w="468" w:type="dxa"/>
          </w:tcPr>
          <w:p w14:paraId="78BEC6AE" w14:textId="77777777" w:rsidR="00AB7FDC" w:rsidRPr="00AA18E9" w:rsidRDefault="00AB7FDC" w:rsidP="00F85A49">
            <w:pPr>
              <w:pStyle w:val="NoSpacing"/>
            </w:pPr>
            <w:r w:rsidRPr="00AA18E9">
              <w:t>e</w:t>
            </w:r>
          </w:p>
        </w:tc>
        <w:tc>
          <w:tcPr>
            <w:tcW w:w="3060" w:type="dxa"/>
          </w:tcPr>
          <w:p w14:paraId="49D8E697" w14:textId="77777777" w:rsidR="00AB7FDC" w:rsidRPr="00AA18E9" w:rsidRDefault="00AB7FDC" w:rsidP="00F85A49">
            <w:pPr>
              <w:pStyle w:val="NoSpacing"/>
            </w:pPr>
            <w:r w:rsidRPr="00AA18E9">
              <w:t>Wood for poles</w:t>
            </w:r>
          </w:p>
        </w:tc>
        <w:tc>
          <w:tcPr>
            <w:tcW w:w="1791" w:type="dxa"/>
          </w:tcPr>
          <w:p w14:paraId="70E2B61C" w14:textId="77777777" w:rsidR="00AB7FDC" w:rsidRPr="00AA18E9" w:rsidRDefault="00AB7FDC" w:rsidP="00F85A49">
            <w:pPr>
              <w:pStyle w:val="NoSpacing"/>
              <w:jc w:val="center"/>
            </w:pPr>
          </w:p>
        </w:tc>
        <w:tc>
          <w:tcPr>
            <w:tcW w:w="1152" w:type="dxa"/>
          </w:tcPr>
          <w:p w14:paraId="15BE1513" w14:textId="77777777" w:rsidR="00AB7FDC" w:rsidRPr="00AA18E9" w:rsidRDefault="00AB7FDC" w:rsidP="00F85A49">
            <w:pPr>
              <w:pStyle w:val="NoSpacing"/>
              <w:jc w:val="center"/>
            </w:pPr>
          </w:p>
        </w:tc>
        <w:tc>
          <w:tcPr>
            <w:tcW w:w="1440" w:type="dxa"/>
          </w:tcPr>
          <w:p w14:paraId="447153F9" w14:textId="09297019" w:rsidR="00AB7FDC" w:rsidRPr="00AA18E9" w:rsidRDefault="00AB7FDC" w:rsidP="00F85A49">
            <w:pPr>
              <w:pStyle w:val="NoSpacing"/>
              <w:jc w:val="center"/>
            </w:pPr>
          </w:p>
        </w:tc>
        <w:tc>
          <w:tcPr>
            <w:tcW w:w="810" w:type="dxa"/>
          </w:tcPr>
          <w:p w14:paraId="4AAF3E6A" w14:textId="77777777" w:rsidR="00AB7FDC" w:rsidRPr="00AA18E9" w:rsidRDefault="00AB7FDC" w:rsidP="00F85A49">
            <w:pPr>
              <w:pStyle w:val="NoSpacing"/>
              <w:jc w:val="center"/>
            </w:pPr>
          </w:p>
        </w:tc>
        <w:tc>
          <w:tcPr>
            <w:tcW w:w="1296" w:type="dxa"/>
          </w:tcPr>
          <w:p w14:paraId="58137788" w14:textId="77777777" w:rsidR="00AB7FDC" w:rsidRPr="00AA18E9" w:rsidRDefault="00AB7FDC" w:rsidP="00F85A49">
            <w:pPr>
              <w:pStyle w:val="NoSpacing"/>
              <w:jc w:val="center"/>
            </w:pPr>
          </w:p>
        </w:tc>
        <w:tc>
          <w:tcPr>
            <w:tcW w:w="2160" w:type="dxa"/>
          </w:tcPr>
          <w:p w14:paraId="0C5740C3" w14:textId="3973ED1A" w:rsidR="00AB7FDC" w:rsidRPr="00AA18E9" w:rsidRDefault="00AB7FDC" w:rsidP="00F85A49">
            <w:pPr>
              <w:pStyle w:val="NoSpacing"/>
              <w:jc w:val="center"/>
            </w:pPr>
          </w:p>
        </w:tc>
        <w:tc>
          <w:tcPr>
            <w:tcW w:w="2016" w:type="dxa"/>
          </w:tcPr>
          <w:p w14:paraId="6884B994" w14:textId="77777777" w:rsidR="00AB7FDC" w:rsidRPr="00AA18E9" w:rsidRDefault="00AB7FDC" w:rsidP="00F85A49">
            <w:pPr>
              <w:pStyle w:val="NoSpacing"/>
              <w:jc w:val="center"/>
            </w:pPr>
          </w:p>
        </w:tc>
        <w:tc>
          <w:tcPr>
            <w:tcW w:w="2430" w:type="dxa"/>
            <w:vMerge/>
          </w:tcPr>
          <w:p w14:paraId="0AC84E14" w14:textId="77777777" w:rsidR="00AB7FDC" w:rsidRPr="00AA18E9" w:rsidRDefault="00AB7FDC" w:rsidP="00F85A49">
            <w:pPr>
              <w:pStyle w:val="NoSpacing"/>
              <w:jc w:val="center"/>
            </w:pPr>
          </w:p>
        </w:tc>
      </w:tr>
      <w:tr w:rsidR="00AB7FDC" w:rsidRPr="00AA18E9" w14:paraId="79D39E41" w14:textId="4167FF27" w:rsidTr="00D01BCC">
        <w:trPr>
          <w:trHeight w:val="179"/>
          <w:jc w:val="center"/>
        </w:trPr>
        <w:tc>
          <w:tcPr>
            <w:tcW w:w="468" w:type="dxa"/>
          </w:tcPr>
          <w:p w14:paraId="0D0E91BF" w14:textId="77777777" w:rsidR="00AB7FDC" w:rsidRPr="00AA18E9" w:rsidRDefault="00AB7FDC" w:rsidP="00F85A49">
            <w:pPr>
              <w:pStyle w:val="NoSpacing"/>
            </w:pPr>
            <w:r w:rsidRPr="00AA18E9">
              <w:t>f</w:t>
            </w:r>
          </w:p>
        </w:tc>
        <w:tc>
          <w:tcPr>
            <w:tcW w:w="3060" w:type="dxa"/>
          </w:tcPr>
          <w:p w14:paraId="02FA1406" w14:textId="77777777" w:rsidR="00AB7FDC" w:rsidRPr="00AA18E9" w:rsidRDefault="00AB7FDC" w:rsidP="00F85A49">
            <w:pPr>
              <w:pStyle w:val="NoSpacing"/>
            </w:pPr>
            <w:r w:rsidRPr="00AA18E9">
              <w:t>Fruit, nuts, seeds, roots, berries, etc.</w:t>
            </w:r>
          </w:p>
        </w:tc>
        <w:tc>
          <w:tcPr>
            <w:tcW w:w="1791" w:type="dxa"/>
          </w:tcPr>
          <w:p w14:paraId="54E4DEFC" w14:textId="77777777" w:rsidR="00AB7FDC" w:rsidRPr="00AA18E9" w:rsidRDefault="00AB7FDC" w:rsidP="00F85A49">
            <w:pPr>
              <w:pStyle w:val="NoSpacing"/>
              <w:jc w:val="center"/>
            </w:pPr>
          </w:p>
        </w:tc>
        <w:tc>
          <w:tcPr>
            <w:tcW w:w="1152" w:type="dxa"/>
          </w:tcPr>
          <w:p w14:paraId="51CFCDD5" w14:textId="77777777" w:rsidR="00AB7FDC" w:rsidRPr="00AA18E9" w:rsidRDefault="00AB7FDC" w:rsidP="00F85A49">
            <w:pPr>
              <w:pStyle w:val="NoSpacing"/>
              <w:jc w:val="center"/>
            </w:pPr>
          </w:p>
        </w:tc>
        <w:tc>
          <w:tcPr>
            <w:tcW w:w="1440" w:type="dxa"/>
          </w:tcPr>
          <w:p w14:paraId="6B4B4076" w14:textId="383B30E7" w:rsidR="00AB7FDC" w:rsidRPr="00AA18E9" w:rsidRDefault="00AB7FDC" w:rsidP="00F85A49">
            <w:pPr>
              <w:pStyle w:val="NoSpacing"/>
              <w:jc w:val="center"/>
            </w:pPr>
          </w:p>
        </w:tc>
        <w:tc>
          <w:tcPr>
            <w:tcW w:w="810" w:type="dxa"/>
          </w:tcPr>
          <w:p w14:paraId="40F4E3AE" w14:textId="77777777" w:rsidR="00AB7FDC" w:rsidRPr="00AA18E9" w:rsidRDefault="00AB7FDC" w:rsidP="00F85A49">
            <w:pPr>
              <w:pStyle w:val="NoSpacing"/>
              <w:jc w:val="center"/>
            </w:pPr>
          </w:p>
        </w:tc>
        <w:tc>
          <w:tcPr>
            <w:tcW w:w="1296" w:type="dxa"/>
          </w:tcPr>
          <w:p w14:paraId="35A64E32" w14:textId="77777777" w:rsidR="00AB7FDC" w:rsidRPr="00AA18E9" w:rsidRDefault="00AB7FDC" w:rsidP="00F85A49">
            <w:pPr>
              <w:pStyle w:val="NoSpacing"/>
              <w:jc w:val="center"/>
            </w:pPr>
          </w:p>
        </w:tc>
        <w:tc>
          <w:tcPr>
            <w:tcW w:w="2160" w:type="dxa"/>
          </w:tcPr>
          <w:p w14:paraId="63882A82" w14:textId="7300A91E" w:rsidR="00AB7FDC" w:rsidRPr="00AA18E9" w:rsidRDefault="00AB7FDC" w:rsidP="00F85A49">
            <w:pPr>
              <w:pStyle w:val="NoSpacing"/>
              <w:jc w:val="center"/>
            </w:pPr>
          </w:p>
        </w:tc>
        <w:tc>
          <w:tcPr>
            <w:tcW w:w="2016" w:type="dxa"/>
          </w:tcPr>
          <w:p w14:paraId="403E5AA0" w14:textId="77777777" w:rsidR="00AB7FDC" w:rsidRPr="00AA18E9" w:rsidRDefault="00AB7FDC" w:rsidP="00F85A49">
            <w:pPr>
              <w:pStyle w:val="NoSpacing"/>
              <w:jc w:val="center"/>
            </w:pPr>
          </w:p>
        </w:tc>
        <w:tc>
          <w:tcPr>
            <w:tcW w:w="2430" w:type="dxa"/>
            <w:vMerge/>
          </w:tcPr>
          <w:p w14:paraId="4DB44340" w14:textId="77777777" w:rsidR="00AB7FDC" w:rsidRPr="00AA18E9" w:rsidRDefault="00AB7FDC" w:rsidP="00F85A49">
            <w:pPr>
              <w:pStyle w:val="NoSpacing"/>
              <w:jc w:val="center"/>
            </w:pPr>
          </w:p>
        </w:tc>
      </w:tr>
      <w:tr w:rsidR="00AB7FDC" w:rsidRPr="00AA18E9" w14:paraId="0074F338" w14:textId="1784BE0D" w:rsidTr="00D01BCC">
        <w:trPr>
          <w:jc w:val="center"/>
        </w:trPr>
        <w:tc>
          <w:tcPr>
            <w:tcW w:w="468" w:type="dxa"/>
          </w:tcPr>
          <w:p w14:paraId="466B2C6F" w14:textId="77777777" w:rsidR="00AB7FDC" w:rsidRPr="00AA18E9" w:rsidRDefault="00AB7FDC" w:rsidP="00F85A49">
            <w:pPr>
              <w:pStyle w:val="NoSpacing"/>
            </w:pPr>
            <w:r w:rsidRPr="00AA18E9">
              <w:t>g</w:t>
            </w:r>
          </w:p>
        </w:tc>
        <w:tc>
          <w:tcPr>
            <w:tcW w:w="3060" w:type="dxa"/>
          </w:tcPr>
          <w:p w14:paraId="18946BE1" w14:textId="77777777" w:rsidR="00AB7FDC" w:rsidRPr="00AA18E9" w:rsidRDefault="00AB7FDC" w:rsidP="00F85A49">
            <w:pPr>
              <w:pStyle w:val="NoSpacing"/>
            </w:pPr>
            <w:r w:rsidRPr="00AA18E9">
              <w:t>Mushrooms</w:t>
            </w:r>
          </w:p>
        </w:tc>
        <w:tc>
          <w:tcPr>
            <w:tcW w:w="1791" w:type="dxa"/>
          </w:tcPr>
          <w:p w14:paraId="135811C9" w14:textId="77777777" w:rsidR="00AB7FDC" w:rsidRPr="00AA18E9" w:rsidRDefault="00AB7FDC" w:rsidP="00F85A49">
            <w:pPr>
              <w:pStyle w:val="NoSpacing"/>
              <w:jc w:val="center"/>
            </w:pPr>
          </w:p>
        </w:tc>
        <w:tc>
          <w:tcPr>
            <w:tcW w:w="1152" w:type="dxa"/>
          </w:tcPr>
          <w:p w14:paraId="38BEA007" w14:textId="77777777" w:rsidR="00AB7FDC" w:rsidRPr="00AA18E9" w:rsidRDefault="00AB7FDC" w:rsidP="00F85A49">
            <w:pPr>
              <w:pStyle w:val="NoSpacing"/>
              <w:jc w:val="center"/>
            </w:pPr>
          </w:p>
        </w:tc>
        <w:tc>
          <w:tcPr>
            <w:tcW w:w="1440" w:type="dxa"/>
          </w:tcPr>
          <w:p w14:paraId="34AF032B" w14:textId="2C183BE6" w:rsidR="00AB7FDC" w:rsidRPr="00AA18E9" w:rsidRDefault="00AB7FDC" w:rsidP="00F85A49">
            <w:pPr>
              <w:pStyle w:val="NoSpacing"/>
              <w:jc w:val="center"/>
            </w:pPr>
          </w:p>
        </w:tc>
        <w:tc>
          <w:tcPr>
            <w:tcW w:w="810" w:type="dxa"/>
          </w:tcPr>
          <w:p w14:paraId="39195679" w14:textId="77777777" w:rsidR="00AB7FDC" w:rsidRPr="00AA18E9" w:rsidRDefault="00AB7FDC" w:rsidP="00F85A49">
            <w:pPr>
              <w:pStyle w:val="NoSpacing"/>
              <w:jc w:val="center"/>
            </w:pPr>
          </w:p>
        </w:tc>
        <w:tc>
          <w:tcPr>
            <w:tcW w:w="1296" w:type="dxa"/>
          </w:tcPr>
          <w:p w14:paraId="0E233FA0" w14:textId="77777777" w:rsidR="00AB7FDC" w:rsidRPr="00AA18E9" w:rsidRDefault="00AB7FDC" w:rsidP="00F85A49">
            <w:pPr>
              <w:pStyle w:val="NoSpacing"/>
              <w:jc w:val="center"/>
            </w:pPr>
          </w:p>
        </w:tc>
        <w:tc>
          <w:tcPr>
            <w:tcW w:w="2160" w:type="dxa"/>
          </w:tcPr>
          <w:p w14:paraId="69E48FFE" w14:textId="6775D7DD" w:rsidR="00AB7FDC" w:rsidRPr="00AA18E9" w:rsidRDefault="00AB7FDC" w:rsidP="00F85A49">
            <w:pPr>
              <w:pStyle w:val="NoSpacing"/>
              <w:jc w:val="center"/>
            </w:pPr>
          </w:p>
        </w:tc>
        <w:tc>
          <w:tcPr>
            <w:tcW w:w="2016" w:type="dxa"/>
          </w:tcPr>
          <w:p w14:paraId="0C03A0A9" w14:textId="77777777" w:rsidR="00AB7FDC" w:rsidRPr="00AA18E9" w:rsidRDefault="00AB7FDC" w:rsidP="00F85A49">
            <w:pPr>
              <w:pStyle w:val="NoSpacing"/>
              <w:jc w:val="center"/>
            </w:pPr>
          </w:p>
        </w:tc>
        <w:tc>
          <w:tcPr>
            <w:tcW w:w="2430" w:type="dxa"/>
            <w:vMerge/>
          </w:tcPr>
          <w:p w14:paraId="5A7BBD5B" w14:textId="77777777" w:rsidR="00AB7FDC" w:rsidRPr="00AA18E9" w:rsidRDefault="00AB7FDC" w:rsidP="00F85A49">
            <w:pPr>
              <w:pStyle w:val="NoSpacing"/>
              <w:jc w:val="center"/>
            </w:pPr>
          </w:p>
        </w:tc>
      </w:tr>
      <w:tr w:rsidR="00AB7FDC" w:rsidRPr="00AA18E9" w14:paraId="56D5F27E" w14:textId="581C3495" w:rsidTr="00D01BCC">
        <w:trPr>
          <w:jc w:val="center"/>
        </w:trPr>
        <w:tc>
          <w:tcPr>
            <w:tcW w:w="468" w:type="dxa"/>
          </w:tcPr>
          <w:p w14:paraId="21A36D0F" w14:textId="77777777" w:rsidR="00AB7FDC" w:rsidRPr="00AA18E9" w:rsidRDefault="00AB7FDC" w:rsidP="00F85A49">
            <w:pPr>
              <w:pStyle w:val="NoSpacing"/>
            </w:pPr>
            <w:r w:rsidRPr="00AA18E9">
              <w:t>h</w:t>
            </w:r>
          </w:p>
        </w:tc>
        <w:tc>
          <w:tcPr>
            <w:tcW w:w="3060" w:type="dxa"/>
          </w:tcPr>
          <w:p w14:paraId="159B9765" w14:textId="6CB2479B" w:rsidR="00AB7FDC" w:rsidRPr="00AA18E9" w:rsidRDefault="00AB7FDC" w:rsidP="00F85A49">
            <w:pPr>
              <w:pStyle w:val="NoSpacing"/>
            </w:pPr>
            <w:r w:rsidRPr="00AA18E9">
              <w:t>Fodder</w:t>
            </w:r>
            <w:r>
              <w:t>/ Animal Feed</w:t>
            </w:r>
          </w:p>
        </w:tc>
        <w:tc>
          <w:tcPr>
            <w:tcW w:w="1791" w:type="dxa"/>
          </w:tcPr>
          <w:p w14:paraId="13E4E861" w14:textId="77777777" w:rsidR="00AB7FDC" w:rsidRPr="00AA18E9" w:rsidRDefault="00AB7FDC" w:rsidP="00F85A49">
            <w:pPr>
              <w:pStyle w:val="NoSpacing"/>
              <w:jc w:val="center"/>
            </w:pPr>
          </w:p>
        </w:tc>
        <w:tc>
          <w:tcPr>
            <w:tcW w:w="1152" w:type="dxa"/>
          </w:tcPr>
          <w:p w14:paraId="252C7C69" w14:textId="77777777" w:rsidR="00AB7FDC" w:rsidRPr="00AA18E9" w:rsidRDefault="00AB7FDC" w:rsidP="00F85A49">
            <w:pPr>
              <w:pStyle w:val="NoSpacing"/>
              <w:jc w:val="center"/>
            </w:pPr>
          </w:p>
        </w:tc>
        <w:tc>
          <w:tcPr>
            <w:tcW w:w="1440" w:type="dxa"/>
          </w:tcPr>
          <w:p w14:paraId="4FB38C78" w14:textId="040DEC3C" w:rsidR="00AB7FDC" w:rsidRPr="00AA18E9" w:rsidRDefault="00AB7FDC" w:rsidP="00F85A49">
            <w:pPr>
              <w:pStyle w:val="NoSpacing"/>
              <w:jc w:val="center"/>
            </w:pPr>
          </w:p>
        </w:tc>
        <w:tc>
          <w:tcPr>
            <w:tcW w:w="810" w:type="dxa"/>
          </w:tcPr>
          <w:p w14:paraId="3620B4C5" w14:textId="77777777" w:rsidR="00AB7FDC" w:rsidRPr="00AA18E9" w:rsidRDefault="00AB7FDC" w:rsidP="00F85A49">
            <w:pPr>
              <w:pStyle w:val="NoSpacing"/>
              <w:jc w:val="center"/>
            </w:pPr>
          </w:p>
        </w:tc>
        <w:tc>
          <w:tcPr>
            <w:tcW w:w="1296" w:type="dxa"/>
          </w:tcPr>
          <w:p w14:paraId="0CC3CE0C" w14:textId="77777777" w:rsidR="00AB7FDC" w:rsidRPr="00AA18E9" w:rsidRDefault="00AB7FDC" w:rsidP="00F85A49">
            <w:pPr>
              <w:pStyle w:val="NoSpacing"/>
              <w:jc w:val="center"/>
            </w:pPr>
          </w:p>
        </w:tc>
        <w:tc>
          <w:tcPr>
            <w:tcW w:w="2160" w:type="dxa"/>
          </w:tcPr>
          <w:p w14:paraId="2B181B24" w14:textId="75DA95FF" w:rsidR="00AB7FDC" w:rsidRPr="00AA18E9" w:rsidRDefault="00AB7FDC" w:rsidP="00F85A49">
            <w:pPr>
              <w:pStyle w:val="NoSpacing"/>
              <w:jc w:val="center"/>
            </w:pPr>
          </w:p>
        </w:tc>
        <w:tc>
          <w:tcPr>
            <w:tcW w:w="2016" w:type="dxa"/>
          </w:tcPr>
          <w:p w14:paraId="17AD3844" w14:textId="77777777" w:rsidR="00AB7FDC" w:rsidRPr="00AA18E9" w:rsidRDefault="00AB7FDC" w:rsidP="00F85A49">
            <w:pPr>
              <w:pStyle w:val="NoSpacing"/>
              <w:jc w:val="center"/>
            </w:pPr>
          </w:p>
        </w:tc>
        <w:tc>
          <w:tcPr>
            <w:tcW w:w="2430" w:type="dxa"/>
            <w:vMerge/>
          </w:tcPr>
          <w:p w14:paraId="4D1A20E1" w14:textId="77777777" w:rsidR="00AB7FDC" w:rsidRPr="00AA18E9" w:rsidRDefault="00AB7FDC" w:rsidP="00F85A49">
            <w:pPr>
              <w:pStyle w:val="NoSpacing"/>
              <w:jc w:val="center"/>
            </w:pPr>
          </w:p>
        </w:tc>
      </w:tr>
      <w:tr w:rsidR="00AB7FDC" w:rsidRPr="00AA18E9" w14:paraId="1934D533" w14:textId="7E6C2F07" w:rsidTr="00D01BCC">
        <w:trPr>
          <w:jc w:val="center"/>
        </w:trPr>
        <w:tc>
          <w:tcPr>
            <w:tcW w:w="468" w:type="dxa"/>
          </w:tcPr>
          <w:p w14:paraId="68C4B160" w14:textId="77777777" w:rsidR="00AB7FDC" w:rsidRPr="00AA18E9" w:rsidRDefault="00AB7FDC" w:rsidP="00F85A49">
            <w:pPr>
              <w:pStyle w:val="NoSpacing"/>
            </w:pPr>
            <w:proofErr w:type="spellStart"/>
            <w:r w:rsidRPr="00AA18E9">
              <w:t>i</w:t>
            </w:r>
            <w:proofErr w:type="spellEnd"/>
          </w:p>
        </w:tc>
        <w:tc>
          <w:tcPr>
            <w:tcW w:w="3060" w:type="dxa"/>
          </w:tcPr>
          <w:p w14:paraId="5CD59567" w14:textId="77777777" w:rsidR="00AB7FDC" w:rsidRPr="00AA18E9" w:rsidRDefault="00AB7FDC" w:rsidP="00F85A49">
            <w:pPr>
              <w:pStyle w:val="NoSpacing"/>
            </w:pPr>
            <w:r w:rsidRPr="00AA18E9">
              <w:t>Rattan</w:t>
            </w:r>
          </w:p>
        </w:tc>
        <w:tc>
          <w:tcPr>
            <w:tcW w:w="1791" w:type="dxa"/>
          </w:tcPr>
          <w:p w14:paraId="659B4F80" w14:textId="77777777" w:rsidR="00AB7FDC" w:rsidRPr="00AA18E9" w:rsidRDefault="00AB7FDC" w:rsidP="00F85A49">
            <w:pPr>
              <w:pStyle w:val="NoSpacing"/>
              <w:jc w:val="center"/>
            </w:pPr>
          </w:p>
        </w:tc>
        <w:tc>
          <w:tcPr>
            <w:tcW w:w="1152" w:type="dxa"/>
          </w:tcPr>
          <w:p w14:paraId="3B2C94C0" w14:textId="77777777" w:rsidR="00AB7FDC" w:rsidRPr="00AA18E9" w:rsidRDefault="00AB7FDC" w:rsidP="00F85A49">
            <w:pPr>
              <w:pStyle w:val="NoSpacing"/>
              <w:jc w:val="center"/>
            </w:pPr>
          </w:p>
        </w:tc>
        <w:tc>
          <w:tcPr>
            <w:tcW w:w="1440" w:type="dxa"/>
          </w:tcPr>
          <w:p w14:paraId="1245C3CF" w14:textId="36AD8DFB" w:rsidR="00AB7FDC" w:rsidRPr="00AA18E9" w:rsidRDefault="00AB7FDC" w:rsidP="00F85A49">
            <w:pPr>
              <w:pStyle w:val="NoSpacing"/>
              <w:jc w:val="center"/>
            </w:pPr>
          </w:p>
        </w:tc>
        <w:tc>
          <w:tcPr>
            <w:tcW w:w="810" w:type="dxa"/>
          </w:tcPr>
          <w:p w14:paraId="19759BAB" w14:textId="77777777" w:rsidR="00AB7FDC" w:rsidRPr="00AA18E9" w:rsidRDefault="00AB7FDC" w:rsidP="00F85A49">
            <w:pPr>
              <w:pStyle w:val="NoSpacing"/>
              <w:jc w:val="center"/>
            </w:pPr>
          </w:p>
        </w:tc>
        <w:tc>
          <w:tcPr>
            <w:tcW w:w="1296" w:type="dxa"/>
          </w:tcPr>
          <w:p w14:paraId="5DCA3CA7" w14:textId="77777777" w:rsidR="00AB7FDC" w:rsidRPr="00AA18E9" w:rsidRDefault="00AB7FDC" w:rsidP="00F85A49">
            <w:pPr>
              <w:pStyle w:val="NoSpacing"/>
              <w:jc w:val="center"/>
            </w:pPr>
          </w:p>
        </w:tc>
        <w:tc>
          <w:tcPr>
            <w:tcW w:w="2160" w:type="dxa"/>
          </w:tcPr>
          <w:p w14:paraId="5EC3D0F9" w14:textId="27B9C3E4" w:rsidR="00AB7FDC" w:rsidRPr="00AA18E9" w:rsidRDefault="00AB7FDC" w:rsidP="00F85A49">
            <w:pPr>
              <w:pStyle w:val="NoSpacing"/>
              <w:jc w:val="center"/>
            </w:pPr>
          </w:p>
        </w:tc>
        <w:tc>
          <w:tcPr>
            <w:tcW w:w="2016" w:type="dxa"/>
          </w:tcPr>
          <w:p w14:paraId="1B1F67AC" w14:textId="77777777" w:rsidR="00AB7FDC" w:rsidRPr="00AA18E9" w:rsidRDefault="00AB7FDC" w:rsidP="00F85A49">
            <w:pPr>
              <w:pStyle w:val="NoSpacing"/>
              <w:jc w:val="center"/>
            </w:pPr>
          </w:p>
        </w:tc>
        <w:tc>
          <w:tcPr>
            <w:tcW w:w="2430" w:type="dxa"/>
            <w:vMerge/>
          </w:tcPr>
          <w:p w14:paraId="175510D6" w14:textId="77777777" w:rsidR="00AB7FDC" w:rsidRPr="00AA18E9" w:rsidRDefault="00AB7FDC" w:rsidP="00F85A49">
            <w:pPr>
              <w:pStyle w:val="NoSpacing"/>
              <w:jc w:val="center"/>
            </w:pPr>
          </w:p>
        </w:tc>
      </w:tr>
      <w:tr w:rsidR="00AB7FDC" w:rsidRPr="00AA18E9" w14:paraId="5123BD70" w14:textId="3573ADCC" w:rsidTr="00D01BCC">
        <w:trPr>
          <w:jc w:val="center"/>
        </w:trPr>
        <w:tc>
          <w:tcPr>
            <w:tcW w:w="468" w:type="dxa"/>
          </w:tcPr>
          <w:p w14:paraId="1AE3B8DB" w14:textId="77777777" w:rsidR="00AB7FDC" w:rsidRPr="00AA18E9" w:rsidRDefault="00AB7FDC" w:rsidP="00F85A49">
            <w:pPr>
              <w:pStyle w:val="NoSpacing"/>
            </w:pPr>
            <w:r w:rsidRPr="00AA18E9">
              <w:t>j</w:t>
            </w:r>
          </w:p>
        </w:tc>
        <w:tc>
          <w:tcPr>
            <w:tcW w:w="3060" w:type="dxa"/>
          </w:tcPr>
          <w:p w14:paraId="2D376D4C" w14:textId="77777777" w:rsidR="00AB7FDC" w:rsidRPr="00AA18E9" w:rsidRDefault="00AB7FDC" w:rsidP="00F85A49">
            <w:pPr>
              <w:pStyle w:val="NoSpacing"/>
            </w:pPr>
            <w:r w:rsidRPr="00AA18E9">
              <w:t>Plant medicines</w:t>
            </w:r>
          </w:p>
        </w:tc>
        <w:tc>
          <w:tcPr>
            <w:tcW w:w="1791" w:type="dxa"/>
          </w:tcPr>
          <w:p w14:paraId="46630037" w14:textId="77777777" w:rsidR="00AB7FDC" w:rsidRPr="00AA18E9" w:rsidRDefault="00AB7FDC" w:rsidP="00F85A49">
            <w:pPr>
              <w:pStyle w:val="NoSpacing"/>
              <w:jc w:val="center"/>
            </w:pPr>
          </w:p>
        </w:tc>
        <w:tc>
          <w:tcPr>
            <w:tcW w:w="1152" w:type="dxa"/>
          </w:tcPr>
          <w:p w14:paraId="703A9F61" w14:textId="77777777" w:rsidR="00AB7FDC" w:rsidRPr="00AA18E9" w:rsidRDefault="00AB7FDC" w:rsidP="00F85A49">
            <w:pPr>
              <w:pStyle w:val="NoSpacing"/>
              <w:jc w:val="center"/>
            </w:pPr>
          </w:p>
        </w:tc>
        <w:tc>
          <w:tcPr>
            <w:tcW w:w="1440" w:type="dxa"/>
          </w:tcPr>
          <w:p w14:paraId="5F0C10C6" w14:textId="385356ED" w:rsidR="00AB7FDC" w:rsidRPr="00AA18E9" w:rsidRDefault="00AB7FDC" w:rsidP="00F85A49">
            <w:pPr>
              <w:pStyle w:val="NoSpacing"/>
              <w:jc w:val="center"/>
            </w:pPr>
          </w:p>
        </w:tc>
        <w:tc>
          <w:tcPr>
            <w:tcW w:w="810" w:type="dxa"/>
          </w:tcPr>
          <w:p w14:paraId="6CEC711D" w14:textId="77777777" w:rsidR="00AB7FDC" w:rsidRPr="00AA18E9" w:rsidRDefault="00AB7FDC" w:rsidP="00F85A49">
            <w:pPr>
              <w:pStyle w:val="NoSpacing"/>
              <w:jc w:val="center"/>
            </w:pPr>
          </w:p>
        </w:tc>
        <w:tc>
          <w:tcPr>
            <w:tcW w:w="1296" w:type="dxa"/>
          </w:tcPr>
          <w:p w14:paraId="5056E4F2" w14:textId="77777777" w:rsidR="00AB7FDC" w:rsidRPr="00AA18E9" w:rsidRDefault="00AB7FDC" w:rsidP="00F85A49">
            <w:pPr>
              <w:pStyle w:val="NoSpacing"/>
              <w:jc w:val="center"/>
            </w:pPr>
          </w:p>
        </w:tc>
        <w:tc>
          <w:tcPr>
            <w:tcW w:w="2160" w:type="dxa"/>
          </w:tcPr>
          <w:p w14:paraId="1882131B" w14:textId="485C2407" w:rsidR="00AB7FDC" w:rsidRPr="00AA18E9" w:rsidRDefault="00AB7FDC" w:rsidP="00F85A49">
            <w:pPr>
              <w:pStyle w:val="NoSpacing"/>
              <w:jc w:val="center"/>
            </w:pPr>
          </w:p>
        </w:tc>
        <w:tc>
          <w:tcPr>
            <w:tcW w:w="2016" w:type="dxa"/>
          </w:tcPr>
          <w:p w14:paraId="020E0075" w14:textId="77777777" w:rsidR="00AB7FDC" w:rsidRPr="00AA18E9" w:rsidRDefault="00AB7FDC" w:rsidP="00F85A49">
            <w:pPr>
              <w:pStyle w:val="NoSpacing"/>
              <w:jc w:val="center"/>
            </w:pPr>
          </w:p>
        </w:tc>
        <w:tc>
          <w:tcPr>
            <w:tcW w:w="2430" w:type="dxa"/>
            <w:vMerge/>
          </w:tcPr>
          <w:p w14:paraId="31DF2C99" w14:textId="77777777" w:rsidR="00AB7FDC" w:rsidRPr="00AA18E9" w:rsidRDefault="00AB7FDC" w:rsidP="00F85A49">
            <w:pPr>
              <w:pStyle w:val="NoSpacing"/>
              <w:jc w:val="center"/>
            </w:pPr>
          </w:p>
        </w:tc>
      </w:tr>
      <w:tr w:rsidR="00AB7FDC" w:rsidRPr="00AA18E9" w14:paraId="2A1D34C1" w14:textId="59BEB9FB" w:rsidTr="00D01BCC">
        <w:trPr>
          <w:jc w:val="center"/>
        </w:trPr>
        <w:tc>
          <w:tcPr>
            <w:tcW w:w="468" w:type="dxa"/>
          </w:tcPr>
          <w:p w14:paraId="6327483A" w14:textId="77777777" w:rsidR="00AB7FDC" w:rsidRPr="00AA18E9" w:rsidRDefault="00AB7FDC" w:rsidP="00F85A49">
            <w:pPr>
              <w:pStyle w:val="NoSpacing"/>
            </w:pPr>
            <w:r w:rsidRPr="00AA18E9">
              <w:t>k</w:t>
            </w:r>
          </w:p>
        </w:tc>
        <w:tc>
          <w:tcPr>
            <w:tcW w:w="3060" w:type="dxa"/>
          </w:tcPr>
          <w:p w14:paraId="750AD167" w14:textId="77777777" w:rsidR="00AB7FDC" w:rsidRPr="00AA18E9" w:rsidRDefault="00AB7FDC" w:rsidP="00F85A49">
            <w:pPr>
              <w:pStyle w:val="NoSpacing"/>
            </w:pPr>
            <w:r w:rsidRPr="00AA18E9">
              <w:t>Herbs and spices</w:t>
            </w:r>
          </w:p>
        </w:tc>
        <w:tc>
          <w:tcPr>
            <w:tcW w:w="1791" w:type="dxa"/>
          </w:tcPr>
          <w:p w14:paraId="7C1A6463" w14:textId="77777777" w:rsidR="00AB7FDC" w:rsidRPr="00AA18E9" w:rsidRDefault="00AB7FDC" w:rsidP="00F85A49">
            <w:pPr>
              <w:pStyle w:val="NoSpacing"/>
              <w:jc w:val="center"/>
            </w:pPr>
          </w:p>
        </w:tc>
        <w:tc>
          <w:tcPr>
            <w:tcW w:w="1152" w:type="dxa"/>
          </w:tcPr>
          <w:p w14:paraId="11B03349" w14:textId="77777777" w:rsidR="00AB7FDC" w:rsidRPr="00AA18E9" w:rsidRDefault="00AB7FDC" w:rsidP="00F85A49">
            <w:pPr>
              <w:pStyle w:val="NoSpacing"/>
              <w:jc w:val="center"/>
            </w:pPr>
          </w:p>
        </w:tc>
        <w:tc>
          <w:tcPr>
            <w:tcW w:w="1440" w:type="dxa"/>
          </w:tcPr>
          <w:p w14:paraId="1B8A248D" w14:textId="140151EA" w:rsidR="00AB7FDC" w:rsidRPr="00AA18E9" w:rsidRDefault="00AB7FDC" w:rsidP="00F85A49">
            <w:pPr>
              <w:pStyle w:val="NoSpacing"/>
              <w:jc w:val="center"/>
            </w:pPr>
          </w:p>
        </w:tc>
        <w:tc>
          <w:tcPr>
            <w:tcW w:w="810" w:type="dxa"/>
          </w:tcPr>
          <w:p w14:paraId="1DA8EEFF" w14:textId="77777777" w:rsidR="00AB7FDC" w:rsidRPr="00AA18E9" w:rsidRDefault="00AB7FDC" w:rsidP="00F85A49">
            <w:pPr>
              <w:pStyle w:val="NoSpacing"/>
              <w:jc w:val="center"/>
            </w:pPr>
          </w:p>
        </w:tc>
        <w:tc>
          <w:tcPr>
            <w:tcW w:w="1296" w:type="dxa"/>
          </w:tcPr>
          <w:p w14:paraId="1D944283" w14:textId="77777777" w:rsidR="00AB7FDC" w:rsidRPr="00AA18E9" w:rsidRDefault="00AB7FDC" w:rsidP="00F85A49">
            <w:pPr>
              <w:pStyle w:val="NoSpacing"/>
              <w:jc w:val="center"/>
            </w:pPr>
          </w:p>
        </w:tc>
        <w:tc>
          <w:tcPr>
            <w:tcW w:w="2160" w:type="dxa"/>
          </w:tcPr>
          <w:p w14:paraId="3183D8B4" w14:textId="305848DF" w:rsidR="00AB7FDC" w:rsidRPr="00AA18E9" w:rsidRDefault="00AB7FDC" w:rsidP="00F85A49">
            <w:pPr>
              <w:pStyle w:val="NoSpacing"/>
              <w:jc w:val="center"/>
            </w:pPr>
          </w:p>
        </w:tc>
        <w:tc>
          <w:tcPr>
            <w:tcW w:w="2016" w:type="dxa"/>
          </w:tcPr>
          <w:p w14:paraId="64022876" w14:textId="77777777" w:rsidR="00AB7FDC" w:rsidRPr="00AA18E9" w:rsidRDefault="00AB7FDC" w:rsidP="00F85A49">
            <w:pPr>
              <w:pStyle w:val="NoSpacing"/>
              <w:jc w:val="center"/>
            </w:pPr>
          </w:p>
        </w:tc>
        <w:tc>
          <w:tcPr>
            <w:tcW w:w="2430" w:type="dxa"/>
            <w:vMerge/>
          </w:tcPr>
          <w:p w14:paraId="04F1A835" w14:textId="77777777" w:rsidR="00AB7FDC" w:rsidRPr="00AA18E9" w:rsidRDefault="00AB7FDC" w:rsidP="00F85A49">
            <w:pPr>
              <w:pStyle w:val="NoSpacing"/>
              <w:jc w:val="center"/>
            </w:pPr>
          </w:p>
        </w:tc>
      </w:tr>
      <w:tr w:rsidR="00AB7FDC" w:rsidRPr="00AA18E9" w14:paraId="69592921" w14:textId="45CE9A72" w:rsidTr="00D01BCC">
        <w:trPr>
          <w:jc w:val="center"/>
        </w:trPr>
        <w:tc>
          <w:tcPr>
            <w:tcW w:w="468" w:type="dxa"/>
          </w:tcPr>
          <w:p w14:paraId="3D7D8EE7" w14:textId="77777777" w:rsidR="00AB7FDC" w:rsidRPr="00AA18E9" w:rsidRDefault="00AB7FDC" w:rsidP="00F85A49">
            <w:pPr>
              <w:pStyle w:val="NoSpacing"/>
            </w:pPr>
            <w:r w:rsidRPr="00AA18E9">
              <w:t>l</w:t>
            </w:r>
          </w:p>
        </w:tc>
        <w:tc>
          <w:tcPr>
            <w:tcW w:w="3060" w:type="dxa"/>
          </w:tcPr>
          <w:p w14:paraId="14E01601" w14:textId="2D91D165" w:rsidR="00AB7FDC" w:rsidRPr="00AA18E9" w:rsidRDefault="00AB7FDC" w:rsidP="00F85A49">
            <w:pPr>
              <w:pStyle w:val="NoSpacing"/>
            </w:pPr>
            <w:r>
              <w:t>Materials for d</w:t>
            </w:r>
            <w:r w:rsidRPr="00AA18E9">
              <w:t>ying/tanning</w:t>
            </w:r>
          </w:p>
        </w:tc>
        <w:tc>
          <w:tcPr>
            <w:tcW w:w="1791" w:type="dxa"/>
          </w:tcPr>
          <w:p w14:paraId="13E7142C" w14:textId="77777777" w:rsidR="00AB7FDC" w:rsidRPr="00AA18E9" w:rsidRDefault="00AB7FDC" w:rsidP="00F85A49">
            <w:pPr>
              <w:pStyle w:val="NoSpacing"/>
              <w:jc w:val="center"/>
            </w:pPr>
          </w:p>
        </w:tc>
        <w:tc>
          <w:tcPr>
            <w:tcW w:w="1152" w:type="dxa"/>
          </w:tcPr>
          <w:p w14:paraId="7BD1E09B" w14:textId="77777777" w:rsidR="00AB7FDC" w:rsidRPr="00AA18E9" w:rsidRDefault="00AB7FDC" w:rsidP="00F85A49">
            <w:pPr>
              <w:pStyle w:val="NoSpacing"/>
              <w:jc w:val="center"/>
            </w:pPr>
          </w:p>
        </w:tc>
        <w:tc>
          <w:tcPr>
            <w:tcW w:w="1440" w:type="dxa"/>
          </w:tcPr>
          <w:p w14:paraId="22FD86C5" w14:textId="2FAC309E" w:rsidR="00AB7FDC" w:rsidRPr="00AA18E9" w:rsidRDefault="00AB7FDC" w:rsidP="00F85A49">
            <w:pPr>
              <w:pStyle w:val="NoSpacing"/>
              <w:jc w:val="center"/>
            </w:pPr>
          </w:p>
        </w:tc>
        <w:tc>
          <w:tcPr>
            <w:tcW w:w="810" w:type="dxa"/>
          </w:tcPr>
          <w:p w14:paraId="7328028A" w14:textId="77777777" w:rsidR="00AB7FDC" w:rsidRPr="00AA18E9" w:rsidRDefault="00AB7FDC" w:rsidP="00F85A49">
            <w:pPr>
              <w:pStyle w:val="NoSpacing"/>
              <w:jc w:val="center"/>
            </w:pPr>
          </w:p>
        </w:tc>
        <w:tc>
          <w:tcPr>
            <w:tcW w:w="1296" w:type="dxa"/>
          </w:tcPr>
          <w:p w14:paraId="2F34C959" w14:textId="77777777" w:rsidR="00AB7FDC" w:rsidRPr="00AA18E9" w:rsidRDefault="00AB7FDC" w:rsidP="00F85A49">
            <w:pPr>
              <w:pStyle w:val="NoSpacing"/>
              <w:jc w:val="center"/>
            </w:pPr>
          </w:p>
        </w:tc>
        <w:tc>
          <w:tcPr>
            <w:tcW w:w="2160" w:type="dxa"/>
          </w:tcPr>
          <w:p w14:paraId="0F9885FE" w14:textId="33225DA7" w:rsidR="00AB7FDC" w:rsidRPr="00AA18E9" w:rsidRDefault="00AB7FDC" w:rsidP="00F85A49">
            <w:pPr>
              <w:pStyle w:val="NoSpacing"/>
              <w:jc w:val="center"/>
            </w:pPr>
          </w:p>
        </w:tc>
        <w:tc>
          <w:tcPr>
            <w:tcW w:w="2016" w:type="dxa"/>
          </w:tcPr>
          <w:p w14:paraId="74F3270A" w14:textId="77777777" w:rsidR="00AB7FDC" w:rsidRPr="00AA18E9" w:rsidRDefault="00AB7FDC" w:rsidP="00F85A49">
            <w:pPr>
              <w:pStyle w:val="NoSpacing"/>
              <w:jc w:val="center"/>
            </w:pPr>
          </w:p>
        </w:tc>
        <w:tc>
          <w:tcPr>
            <w:tcW w:w="2430" w:type="dxa"/>
            <w:vMerge/>
          </w:tcPr>
          <w:p w14:paraId="2207F32A" w14:textId="77777777" w:rsidR="00AB7FDC" w:rsidRPr="00AA18E9" w:rsidRDefault="00AB7FDC" w:rsidP="00F85A49">
            <w:pPr>
              <w:pStyle w:val="NoSpacing"/>
              <w:jc w:val="center"/>
            </w:pPr>
          </w:p>
        </w:tc>
      </w:tr>
      <w:tr w:rsidR="00AB7FDC" w:rsidRPr="00AA18E9" w14:paraId="6E4FFF35" w14:textId="26084D61" w:rsidTr="00D01BCC">
        <w:trPr>
          <w:jc w:val="center"/>
        </w:trPr>
        <w:tc>
          <w:tcPr>
            <w:tcW w:w="468" w:type="dxa"/>
          </w:tcPr>
          <w:p w14:paraId="1C8BB83F" w14:textId="77777777" w:rsidR="00AB7FDC" w:rsidRPr="00AA18E9" w:rsidRDefault="00AB7FDC" w:rsidP="00F85A49">
            <w:pPr>
              <w:pStyle w:val="NoSpacing"/>
            </w:pPr>
            <w:r w:rsidRPr="00AA18E9">
              <w:t>m</w:t>
            </w:r>
          </w:p>
        </w:tc>
        <w:tc>
          <w:tcPr>
            <w:tcW w:w="3060" w:type="dxa"/>
          </w:tcPr>
          <w:p w14:paraId="372819E3" w14:textId="77777777" w:rsidR="00AB7FDC" w:rsidRPr="00AA18E9" w:rsidRDefault="00AB7FDC" w:rsidP="00F85A49">
            <w:pPr>
              <w:pStyle w:val="NoSpacing"/>
            </w:pPr>
            <w:r w:rsidRPr="00AA18E9">
              <w:t>Seeds (for regeneration purposes)</w:t>
            </w:r>
          </w:p>
        </w:tc>
        <w:tc>
          <w:tcPr>
            <w:tcW w:w="1791" w:type="dxa"/>
          </w:tcPr>
          <w:p w14:paraId="7C4C53D0" w14:textId="77777777" w:rsidR="00AB7FDC" w:rsidRPr="00AA18E9" w:rsidRDefault="00AB7FDC" w:rsidP="00F85A49">
            <w:pPr>
              <w:pStyle w:val="NoSpacing"/>
              <w:jc w:val="center"/>
            </w:pPr>
          </w:p>
        </w:tc>
        <w:tc>
          <w:tcPr>
            <w:tcW w:w="1152" w:type="dxa"/>
          </w:tcPr>
          <w:p w14:paraId="21A9C9CA" w14:textId="77777777" w:rsidR="00AB7FDC" w:rsidRPr="00AA18E9" w:rsidRDefault="00AB7FDC" w:rsidP="00F85A49">
            <w:pPr>
              <w:pStyle w:val="NoSpacing"/>
              <w:jc w:val="center"/>
            </w:pPr>
          </w:p>
        </w:tc>
        <w:tc>
          <w:tcPr>
            <w:tcW w:w="1440" w:type="dxa"/>
          </w:tcPr>
          <w:p w14:paraId="1738414F" w14:textId="3DA297E4" w:rsidR="00AB7FDC" w:rsidRPr="00AA18E9" w:rsidRDefault="00AB7FDC" w:rsidP="00F85A49">
            <w:pPr>
              <w:pStyle w:val="NoSpacing"/>
              <w:jc w:val="center"/>
            </w:pPr>
          </w:p>
        </w:tc>
        <w:tc>
          <w:tcPr>
            <w:tcW w:w="810" w:type="dxa"/>
          </w:tcPr>
          <w:p w14:paraId="642E3928" w14:textId="77777777" w:rsidR="00AB7FDC" w:rsidRPr="00AA18E9" w:rsidRDefault="00AB7FDC" w:rsidP="00F85A49">
            <w:pPr>
              <w:pStyle w:val="NoSpacing"/>
              <w:jc w:val="center"/>
            </w:pPr>
          </w:p>
        </w:tc>
        <w:tc>
          <w:tcPr>
            <w:tcW w:w="1296" w:type="dxa"/>
          </w:tcPr>
          <w:p w14:paraId="55293AB1" w14:textId="77777777" w:rsidR="00AB7FDC" w:rsidRPr="00AA18E9" w:rsidRDefault="00AB7FDC" w:rsidP="00F85A49">
            <w:pPr>
              <w:pStyle w:val="NoSpacing"/>
              <w:jc w:val="center"/>
            </w:pPr>
          </w:p>
        </w:tc>
        <w:tc>
          <w:tcPr>
            <w:tcW w:w="2160" w:type="dxa"/>
          </w:tcPr>
          <w:p w14:paraId="66AF4DFE" w14:textId="7E90145A" w:rsidR="00AB7FDC" w:rsidRPr="00AA18E9" w:rsidRDefault="00AB7FDC" w:rsidP="00F85A49">
            <w:pPr>
              <w:pStyle w:val="NoSpacing"/>
              <w:jc w:val="center"/>
            </w:pPr>
          </w:p>
        </w:tc>
        <w:tc>
          <w:tcPr>
            <w:tcW w:w="2016" w:type="dxa"/>
          </w:tcPr>
          <w:p w14:paraId="066CE094" w14:textId="77777777" w:rsidR="00AB7FDC" w:rsidRPr="00AA18E9" w:rsidRDefault="00AB7FDC" w:rsidP="00F85A49">
            <w:pPr>
              <w:pStyle w:val="NoSpacing"/>
              <w:jc w:val="center"/>
            </w:pPr>
          </w:p>
        </w:tc>
        <w:tc>
          <w:tcPr>
            <w:tcW w:w="2430" w:type="dxa"/>
            <w:vMerge/>
          </w:tcPr>
          <w:p w14:paraId="278D41C7" w14:textId="77777777" w:rsidR="00AB7FDC" w:rsidRPr="00AA18E9" w:rsidRDefault="00AB7FDC" w:rsidP="00F85A49">
            <w:pPr>
              <w:pStyle w:val="NoSpacing"/>
              <w:jc w:val="center"/>
            </w:pPr>
          </w:p>
        </w:tc>
      </w:tr>
      <w:tr w:rsidR="00AB7FDC" w:rsidRPr="00AA18E9" w14:paraId="0BE67F5E" w14:textId="71214A54" w:rsidTr="00D01BCC">
        <w:trPr>
          <w:jc w:val="center"/>
        </w:trPr>
        <w:tc>
          <w:tcPr>
            <w:tcW w:w="468" w:type="dxa"/>
          </w:tcPr>
          <w:p w14:paraId="0DFE90B7" w14:textId="77777777" w:rsidR="00AB7FDC" w:rsidRPr="00AA18E9" w:rsidRDefault="00AB7FDC" w:rsidP="00F85A49">
            <w:pPr>
              <w:pStyle w:val="NoSpacing"/>
            </w:pPr>
            <w:r w:rsidRPr="00AA18E9">
              <w:t>n</w:t>
            </w:r>
          </w:p>
        </w:tc>
        <w:tc>
          <w:tcPr>
            <w:tcW w:w="3060" w:type="dxa"/>
          </w:tcPr>
          <w:p w14:paraId="7A0264B7" w14:textId="77777777" w:rsidR="00AB7FDC" w:rsidRPr="00AA18E9" w:rsidRDefault="00AB7FDC"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791" w:type="dxa"/>
          </w:tcPr>
          <w:p w14:paraId="21EF49A4" w14:textId="77777777" w:rsidR="00AB7FDC" w:rsidRPr="00AA18E9" w:rsidRDefault="00AB7FDC" w:rsidP="00F85A49">
            <w:pPr>
              <w:pStyle w:val="NoSpacing"/>
              <w:jc w:val="center"/>
            </w:pPr>
          </w:p>
        </w:tc>
        <w:tc>
          <w:tcPr>
            <w:tcW w:w="1152" w:type="dxa"/>
          </w:tcPr>
          <w:p w14:paraId="1D9AA110" w14:textId="77777777" w:rsidR="00AB7FDC" w:rsidRPr="00AA18E9" w:rsidRDefault="00AB7FDC" w:rsidP="00F85A49">
            <w:pPr>
              <w:pStyle w:val="NoSpacing"/>
              <w:jc w:val="center"/>
            </w:pPr>
          </w:p>
        </w:tc>
        <w:tc>
          <w:tcPr>
            <w:tcW w:w="1440" w:type="dxa"/>
          </w:tcPr>
          <w:p w14:paraId="73E8D4F8" w14:textId="09AF1A8F" w:rsidR="00AB7FDC" w:rsidRPr="00AA18E9" w:rsidRDefault="00AB7FDC" w:rsidP="00F85A49">
            <w:pPr>
              <w:pStyle w:val="NoSpacing"/>
              <w:jc w:val="center"/>
            </w:pPr>
          </w:p>
        </w:tc>
        <w:tc>
          <w:tcPr>
            <w:tcW w:w="810" w:type="dxa"/>
          </w:tcPr>
          <w:p w14:paraId="463F175E" w14:textId="77777777" w:rsidR="00AB7FDC" w:rsidRPr="00AA18E9" w:rsidRDefault="00AB7FDC" w:rsidP="00F85A49">
            <w:pPr>
              <w:pStyle w:val="NoSpacing"/>
              <w:jc w:val="center"/>
            </w:pPr>
          </w:p>
        </w:tc>
        <w:tc>
          <w:tcPr>
            <w:tcW w:w="1296" w:type="dxa"/>
          </w:tcPr>
          <w:p w14:paraId="6596CC51" w14:textId="77777777" w:rsidR="00AB7FDC" w:rsidRPr="00AA18E9" w:rsidRDefault="00AB7FDC" w:rsidP="00F85A49">
            <w:pPr>
              <w:pStyle w:val="NoSpacing"/>
              <w:jc w:val="center"/>
            </w:pPr>
          </w:p>
        </w:tc>
        <w:tc>
          <w:tcPr>
            <w:tcW w:w="2160" w:type="dxa"/>
          </w:tcPr>
          <w:p w14:paraId="0C14900A" w14:textId="0C45274A" w:rsidR="00AB7FDC" w:rsidRPr="00AA18E9" w:rsidRDefault="00AB7FDC" w:rsidP="00F85A49">
            <w:pPr>
              <w:pStyle w:val="NoSpacing"/>
              <w:jc w:val="center"/>
            </w:pPr>
          </w:p>
        </w:tc>
        <w:tc>
          <w:tcPr>
            <w:tcW w:w="2016" w:type="dxa"/>
          </w:tcPr>
          <w:p w14:paraId="31851360" w14:textId="77777777" w:rsidR="00AB7FDC" w:rsidRPr="00AA18E9" w:rsidRDefault="00AB7FDC" w:rsidP="00F85A49">
            <w:pPr>
              <w:pStyle w:val="NoSpacing"/>
              <w:jc w:val="center"/>
            </w:pPr>
          </w:p>
        </w:tc>
        <w:tc>
          <w:tcPr>
            <w:tcW w:w="2430" w:type="dxa"/>
            <w:vMerge/>
          </w:tcPr>
          <w:p w14:paraId="252D6CF5" w14:textId="77777777" w:rsidR="00AB7FDC" w:rsidRPr="00AA18E9" w:rsidRDefault="00AB7FDC" w:rsidP="00F85A49">
            <w:pPr>
              <w:pStyle w:val="NoSpacing"/>
              <w:jc w:val="center"/>
            </w:pPr>
          </w:p>
        </w:tc>
      </w:tr>
      <w:tr w:rsidR="00AB7FDC" w:rsidRPr="00AA18E9" w14:paraId="1986B889" w14:textId="5AB9B0F8" w:rsidTr="00D01BCC">
        <w:trPr>
          <w:jc w:val="center"/>
        </w:trPr>
        <w:tc>
          <w:tcPr>
            <w:tcW w:w="468" w:type="dxa"/>
          </w:tcPr>
          <w:p w14:paraId="24B0E150" w14:textId="77777777" w:rsidR="00AB7FDC" w:rsidRPr="00AA18E9" w:rsidRDefault="00AB7FDC" w:rsidP="00F85A49">
            <w:pPr>
              <w:pStyle w:val="NoSpacing"/>
            </w:pPr>
            <w:r w:rsidRPr="00AA18E9">
              <w:t>o</w:t>
            </w:r>
          </w:p>
        </w:tc>
        <w:tc>
          <w:tcPr>
            <w:tcW w:w="3060" w:type="dxa"/>
          </w:tcPr>
          <w:p w14:paraId="30C07B54" w14:textId="77777777" w:rsidR="00AB7FDC" w:rsidRPr="00AA18E9" w:rsidRDefault="00AB7FDC" w:rsidP="00F85A49">
            <w:pPr>
              <w:pStyle w:val="NoSpacing"/>
            </w:pPr>
            <w:r w:rsidRPr="00AA18E9">
              <w:t>Other plant products</w:t>
            </w:r>
          </w:p>
        </w:tc>
        <w:tc>
          <w:tcPr>
            <w:tcW w:w="1791" w:type="dxa"/>
          </w:tcPr>
          <w:p w14:paraId="5C5B8C1B" w14:textId="77777777" w:rsidR="00AB7FDC" w:rsidRPr="00AA18E9" w:rsidRDefault="00AB7FDC" w:rsidP="00F85A49">
            <w:pPr>
              <w:pStyle w:val="NoSpacing"/>
              <w:jc w:val="center"/>
            </w:pPr>
          </w:p>
        </w:tc>
        <w:tc>
          <w:tcPr>
            <w:tcW w:w="1152" w:type="dxa"/>
          </w:tcPr>
          <w:p w14:paraId="386C0E8F" w14:textId="77777777" w:rsidR="00AB7FDC" w:rsidRPr="00AA18E9" w:rsidRDefault="00AB7FDC" w:rsidP="00F85A49">
            <w:pPr>
              <w:pStyle w:val="NoSpacing"/>
              <w:jc w:val="center"/>
            </w:pPr>
          </w:p>
        </w:tc>
        <w:tc>
          <w:tcPr>
            <w:tcW w:w="1440" w:type="dxa"/>
          </w:tcPr>
          <w:p w14:paraId="3F1AD49B" w14:textId="5021B6BB" w:rsidR="00AB7FDC" w:rsidRPr="00AA18E9" w:rsidRDefault="00AB7FDC" w:rsidP="00F85A49">
            <w:pPr>
              <w:pStyle w:val="NoSpacing"/>
              <w:jc w:val="center"/>
            </w:pPr>
          </w:p>
        </w:tc>
        <w:tc>
          <w:tcPr>
            <w:tcW w:w="810" w:type="dxa"/>
          </w:tcPr>
          <w:p w14:paraId="035B0E43" w14:textId="77777777" w:rsidR="00AB7FDC" w:rsidRPr="00AA18E9" w:rsidRDefault="00AB7FDC" w:rsidP="00F85A49">
            <w:pPr>
              <w:pStyle w:val="NoSpacing"/>
              <w:jc w:val="center"/>
            </w:pPr>
          </w:p>
        </w:tc>
        <w:tc>
          <w:tcPr>
            <w:tcW w:w="1296" w:type="dxa"/>
          </w:tcPr>
          <w:p w14:paraId="74D21656" w14:textId="77777777" w:rsidR="00AB7FDC" w:rsidRPr="00AA18E9" w:rsidRDefault="00AB7FDC" w:rsidP="00F85A49">
            <w:pPr>
              <w:pStyle w:val="NoSpacing"/>
              <w:jc w:val="center"/>
            </w:pPr>
          </w:p>
        </w:tc>
        <w:tc>
          <w:tcPr>
            <w:tcW w:w="2160" w:type="dxa"/>
          </w:tcPr>
          <w:p w14:paraId="413B4304" w14:textId="45FF4301" w:rsidR="00AB7FDC" w:rsidRPr="00AA18E9" w:rsidRDefault="00AB7FDC" w:rsidP="00F85A49">
            <w:pPr>
              <w:pStyle w:val="NoSpacing"/>
              <w:jc w:val="center"/>
            </w:pPr>
          </w:p>
        </w:tc>
        <w:tc>
          <w:tcPr>
            <w:tcW w:w="2016" w:type="dxa"/>
          </w:tcPr>
          <w:p w14:paraId="4D5B0AEF" w14:textId="77777777" w:rsidR="00AB7FDC" w:rsidRPr="00AA18E9" w:rsidRDefault="00AB7FDC" w:rsidP="00F85A49">
            <w:pPr>
              <w:pStyle w:val="NoSpacing"/>
              <w:jc w:val="center"/>
            </w:pPr>
          </w:p>
        </w:tc>
        <w:tc>
          <w:tcPr>
            <w:tcW w:w="2430" w:type="dxa"/>
            <w:vMerge/>
          </w:tcPr>
          <w:p w14:paraId="20C6FC41" w14:textId="77777777" w:rsidR="00AB7FDC" w:rsidRPr="00AA18E9" w:rsidRDefault="00AB7FDC" w:rsidP="00F85A49">
            <w:pPr>
              <w:pStyle w:val="NoSpacing"/>
              <w:jc w:val="center"/>
            </w:pPr>
          </w:p>
        </w:tc>
      </w:tr>
      <w:tr w:rsidR="00AB7FDC" w:rsidRPr="00AA18E9" w14:paraId="555B68FF" w14:textId="0CC7FB25" w:rsidTr="00D01BCC">
        <w:trPr>
          <w:jc w:val="center"/>
        </w:trPr>
        <w:tc>
          <w:tcPr>
            <w:tcW w:w="468" w:type="dxa"/>
          </w:tcPr>
          <w:p w14:paraId="60622F91" w14:textId="77777777" w:rsidR="00AB7FDC" w:rsidRPr="00AA18E9" w:rsidRDefault="00AB7FDC" w:rsidP="00F85A49">
            <w:pPr>
              <w:pStyle w:val="NoSpacing"/>
            </w:pPr>
            <w:r w:rsidRPr="00AA18E9">
              <w:t>p</w:t>
            </w:r>
          </w:p>
        </w:tc>
        <w:tc>
          <w:tcPr>
            <w:tcW w:w="3060" w:type="dxa"/>
          </w:tcPr>
          <w:p w14:paraId="31C7B8AD" w14:textId="77777777" w:rsidR="00AB7FDC" w:rsidRPr="00AA18E9" w:rsidRDefault="00AB7FDC" w:rsidP="00F85A49">
            <w:pPr>
              <w:pStyle w:val="NoSpacing"/>
            </w:pPr>
            <w:r w:rsidRPr="00AA18E9">
              <w:t xml:space="preserve">Wildlife (including </w:t>
            </w:r>
            <w:proofErr w:type="spellStart"/>
            <w:r w:rsidRPr="00AA18E9">
              <w:t>bushmeat</w:t>
            </w:r>
            <w:proofErr w:type="spellEnd"/>
            <w:r w:rsidRPr="00AA18E9">
              <w:t>)</w:t>
            </w:r>
          </w:p>
        </w:tc>
        <w:tc>
          <w:tcPr>
            <w:tcW w:w="1791" w:type="dxa"/>
          </w:tcPr>
          <w:p w14:paraId="06BC407B" w14:textId="77777777" w:rsidR="00AB7FDC" w:rsidRPr="00AA18E9" w:rsidRDefault="00AB7FDC" w:rsidP="00F85A49">
            <w:pPr>
              <w:pStyle w:val="NoSpacing"/>
              <w:jc w:val="center"/>
            </w:pPr>
          </w:p>
        </w:tc>
        <w:tc>
          <w:tcPr>
            <w:tcW w:w="1152" w:type="dxa"/>
          </w:tcPr>
          <w:p w14:paraId="0F50A2D9" w14:textId="77777777" w:rsidR="00AB7FDC" w:rsidRPr="00AA18E9" w:rsidRDefault="00AB7FDC" w:rsidP="00F85A49">
            <w:pPr>
              <w:pStyle w:val="NoSpacing"/>
              <w:jc w:val="center"/>
            </w:pPr>
          </w:p>
        </w:tc>
        <w:tc>
          <w:tcPr>
            <w:tcW w:w="1440" w:type="dxa"/>
          </w:tcPr>
          <w:p w14:paraId="7F025F9C" w14:textId="247749A2" w:rsidR="00AB7FDC" w:rsidRPr="00AA18E9" w:rsidRDefault="00AB7FDC" w:rsidP="00F85A49">
            <w:pPr>
              <w:pStyle w:val="NoSpacing"/>
              <w:jc w:val="center"/>
            </w:pPr>
          </w:p>
        </w:tc>
        <w:tc>
          <w:tcPr>
            <w:tcW w:w="810" w:type="dxa"/>
          </w:tcPr>
          <w:p w14:paraId="191AD4F7" w14:textId="77777777" w:rsidR="00AB7FDC" w:rsidRPr="00AA18E9" w:rsidRDefault="00AB7FDC" w:rsidP="00F85A49">
            <w:pPr>
              <w:pStyle w:val="NoSpacing"/>
              <w:jc w:val="center"/>
            </w:pPr>
          </w:p>
        </w:tc>
        <w:tc>
          <w:tcPr>
            <w:tcW w:w="1296" w:type="dxa"/>
          </w:tcPr>
          <w:p w14:paraId="09265BA1" w14:textId="77777777" w:rsidR="00AB7FDC" w:rsidRPr="00AA18E9" w:rsidRDefault="00AB7FDC" w:rsidP="00F85A49">
            <w:pPr>
              <w:pStyle w:val="NoSpacing"/>
              <w:jc w:val="center"/>
            </w:pPr>
          </w:p>
        </w:tc>
        <w:tc>
          <w:tcPr>
            <w:tcW w:w="2160" w:type="dxa"/>
          </w:tcPr>
          <w:p w14:paraId="35F00E25" w14:textId="448AADBC" w:rsidR="00AB7FDC" w:rsidRPr="00AA18E9" w:rsidRDefault="00AB7FDC" w:rsidP="00F85A49">
            <w:pPr>
              <w:pStyle w:val="NoSpacing"/>
              <w:jc w:val="center"/>
            </w:pPr>
          </w:p>
        </w:tc>
        <w:tc>
          <w:tcPr>
            <w:tcW w:w="2016" w:type="dxa"/>
          </w:tcPr>
          <w:p w14:paraId="20CFA632" w14:textId="77777777" w:rsidR="00AB7FDC" w:rsidRPr="00AA18E9" w:rsidRDefault="00AB7FDC" w:rsidP="00F85A49">
            <w:pPr>
              <w:pStyle w:val="NoSpacing"/>
              <w:jc w:val="center"/>
            </w:pPr>
          </w:p>
        </w:tc>
        <w:tc>
          <w:tcPr>
            <w:tcW w:w="2430" w:type="dxa"/>
            <w:vMerge/>
          </w:tcPr>
          <w:p w14:paraId="6EFA7063" w14:textId="77777777" w:rsidR="00AB7FDC" w:rsidRPr="00AA18E9" w:rsidRDefault="00AB7FDC" w:rsidP="00F85A49">
            <w:pPr>
              <w:pStyle w:val="NoSpacing"/>
              <w:jc w:val="center"/>
            </w:pPr>
          </w:p>
        </w:tc>
      </w:tr>
      <w:tr w:rsidR="00AB7FDC" w:rsidRPr="00AA18E9" w14:paraId="4D06FB58" w14:textId="18B67DC7" w:rsidTr="00D01BCC">
        <w:trPr>
          <w:jc w:val="center"/>
        </w:trPr>
        <w:tc>
          <w:tcPr>
            <w:tcW w:w="468" w:type="dxa"/>
          </w:tcPr>
          <w:p w14:paraId="2ED7EA63" w14:textId="77777777" w:rsidR="00AB7FDC" w:rsidRPr="00AA18E9" w:rsidRDefault="00AB7FDC" w:rsidP="00F85A49">
            <w:pPr>
              <w:pStyle w:val="NoSpacing"/>
            </w:pPr>
            <w:r w:rsidRPr="00AA18E9">
              <w:t>q</w:t>
            </w:r>
          </w:p>
        </w:tc>
        <w:tc>
          <w:tcPr>
            <w:tcW w:w="3060" w:type="dxa"/>
          </w:tcPr>
          <w:p w14:paraId="2C479316" w14:textId="77777777" w:rsidR="00AB7FDC" w:rsidRPr="00AA18E9" w:rsidRDefault="00AB7FDC" w:rsidP="00F85A49">
            <w:pPr>
              <w:pStyle w:val="NoSpacing"/>
            </w:pPr>
            <w:r w:rsidRPr="00AA18E9">
              <w:t>Beekeeping activities (e.g. honey)</w:t>
            </w:r>
          </w:p>
        </w:tc>
        <w:tc>
          <w:tcPr>
            <w:tcW w:w="1791" w:type="dxa"/>
          </w:tcPr>
          <w:p w14:paraId="1A50A672" w14:textId="77777777" w:rsidR="00AB7FDC" w:rsidRPr="00AA18E9" w:rsidRDefault="00AB7FDC" w:rsidP="00F85A49">
            <w:pPr>
              <w:pStyle w:val="NoSpacing"/>
              <w:jc w:val="center"/>
            </w:pPr>
          </w:p>
        </w:tc>
        <w:tc>
          <w:tcPr>
            <w:tcW w:w="1152" w:type="dxa"/>
          </w:tcPr>
          <w:p w14:paraId="1C159A01" w14:textId="77777777" w:rsidR="00AB7FDC" w:rsidRPr="00AA18E9" w:rsidRDefault="00AB7FDC" w:rsidP="00F85A49">
            <w:pPr>
              <w:pStyle w:val="NoSpacing"/>
              <w:jc w:val="center"/>
            </w:pPr>
          </w:p>
        </w:tc>
        <w:tc>
          <w:tcPr>
            <w:tcW w:w="1440" w:type="dxa"/>
          </w:tcPr>
          <w:p w14:paraId="230E317E" w14:textId="23840DE4" w:rsidR="00AB7FDC" w:rsidRPr="00AA18E9" w:rsidRDefault="00AB7FDC" w:rsidP="00F85A49">
            <w:pPr>
              <w:pStyle w:val="NoSpacing"/>
              <w:jc w:val="center"/>
            </w:pPr>
          </w:p>
        </w:tc>
        <w:tc>
          <w:tcPr>
            <w:tcW w:w="810" w:type="dxa"/>
          </w:tcPr>
          <w:p w14:paraId="728D6C96" w14:textId="77777777" w:rsidR="00AB7FDC" w:rsidRPr="00AA18E9" w:rsidRDefault="00AB7FDC" w:rsidP="00F85A49">
            <w:pPr>
              <w:pStyle w:val="NoSpacing"/>
              <w:jc w:val="center"/>
            </w:pPr>
          </w:p>
        </w:tc>
        <w:tc>
          <w:tcPr>
            <w:tcW w:w="1296" w:type="dxa"/>
          </w:tcPr>
          <w:p w14:paraId="54A6CA19" w14:textId="77777777" w:rsidR="00AB7FDC" w:rsidRPr="00AA18E9" w:rsidRDefault="00AB7FDC" w:rsidP="00F85A49">
            <w:pPr>
              <w:pStyle w:val="NoSpacing"/>
              <w:jc w:val="center"/>
            </w:pPr>
          </w:p>
        </w:tc>
        <w:tc>
          <w:tcPr>
            <w:tcW w:w="2160" w:type="dxa"/>
          </w:tcPr>
          <w:p w14:paraId="02FD5DE0" w14:textId="54755F06" w:rsidR="00AB7FDC" w:rsidRPr="00AA18E9" w:rsidRDefault="00AB7FDC" w:rsidP="00F85A49">
            <w:pPr>
              <w:pStyle w:val="NoSpacing"/>
              <w:jc w:val="center"/>
            </w:pPr>
          </w:p>
        </w:tc>
        <w:tc>
          <w:tcPr>
            <w:tcW w:w="2016" w:type="dxa"/>
          </w:tcPr>
          <w:p w14:paraId="5D890F08" w14:textId="77777777" w:rsidR="00AB7FDC" w:rsidRPr="00AA18E9" w:rsidRDefault="00AB7FDC" w:rsidP="00F85A49">
            <w:pPr>
              <w:pStyle w:val="NoSpacing"/>
              <w:jc w:val="center"/>
            </w:pPr>
          </w:p>
        </w:tc>
        <w:tc>
          <w:tcPr>
            <w:tcW w:w="2430" w:type="dxa"/>
            <w:vMerge/>
          </w:tcPr>
          <w:p w14:paraId="2C03FFDB" w14:textId="77777777" w:rsidR="00AB7FDC" w:rsidRPr="00AA18E9" w:rsidRDefault="00AB7FDC" w:rsidP="00F85A49">
            <w:pPr>
              <w:pStyle w:val="NoSpacing"/>
              <w:jc w:val="center"/>
            </w:pPr>
          </w:p>
        </w:tc>
      </w:tr>
      <w:tr w:rsidR="00AB7FDC" w:rsidRPr="00AA18E9" w14:paraId="1B0C6286" w14:textId="307B2FC1" w:rsidTr="00D01BCC">
        <w:trPr>
          <w:jc w:val="center"/>
        </w:trPr>
        <w:tc>
          <w:tcPr>
            <w:tcW w:w="468" w:type="dxa"/>
          </w:tcPr>
          <w:p w14:paraId="1FE535D1" w14:textId="77777777" w:rsidR="00AB7FDC" w:rsidRPr="00AA18E9" w:rsidRDefault="00AB7FDC" w:rsidP="00F85A49">
            <w:pPr>
              <w:pStyle w:val="NoSpacing"/>
            </w:pPr>
            <w:r w:rsidRPr="00AA18E9">
              <w:t>r</w:t>
            </w:r>
          </w:p>
        </w:tc>
        <w:tc>
          <w:tcPr>
            <w:tcW w:w="3060" w:type="dxa"/>
          </w:tcPr>
          <w:p w14:paraId="374E4B0C" w14:textId="77777777" w:rsidR="00AB7FDC" w:rsidRPr="00AA18E9" w:rsidRDefault="00AB7FDC" w:rsidP="00F85A49">
            <w:pPr>
              <w:pStyle w:val="NoSpacing"/>
            </w:pPr>
            <w:r w:rsidRPr="00AA18E9">
              <w:t>Caterpillar</w:t>
            </w:r>
          </w:p>
        </w:tc>
        <w:tc>
          <w:tcPr>
            <w:tcW w:w="1791" w:type="dxa"/>
          </w:tcPr>
          <w:p w14:paraId="4B2A83F7" w14:textId="77777777" w:rsidR="00AB7FDC" w:rsidRPr="00AA18E9" w:rsidRDefault="00AB7FDC" w:rsidP="00F85A49">
            <w:pPr>
              <w:pStyle w:val="NoSpacing"/>
              <w:jc w:val="center"/>
            </w:pPr>
          </w:p>
        </w:tc>
        <w:tc>
          <w:tcPr>
            <w:tcW w:w="1152" w:type="dxa"/>
          </w:tcPr>
          <w:p w14:paraId="3E95D32E" w14:textId="77777777" w:rsidR="00AB7FDC" w:rsidRPr="00AA18E9" w:rsidRDefault="00AB7FDC" w:rsidP="00F85A49">
            <w:pPr>
              <w:pStyle w:val="NoSpacing"/>
              <w:jc w:val="center"/>
            </w:pPr>
          </w:p>
        </w:tc>
        <w:tc>
          <w:tcPr>
            <w:tcW w:w="1440" w:type="dxa"/>
          </w:tcPr>
          <w:p w14:paraId="3915802F" w14:textId="03C1D85B" w:rsidR="00AB7FDC" w:rsidRPr="00AA18E9" w:rsidRDefault="00AB7FDC" w:rsidP="00F85A49">
            <w:pPr>
              <w:pStyle w:val="NoSpacing"/>
              <w:jc w:val="center"/>
            </w:pPr>
          </w:p>
        </w:tc>
        <w:tc>
          <w:tcPr>
            <w:tcW w:w="810" w:type="dxa"/>
          </w:tcPr>
          <w:p w14:paraId="08E362AB" w14:textId="77777777" w:rsidR="00AB7FDC" w:rsidRPr="00AA18E9" w:rsidRDefault="00AB7FDC" w:rsidP="00F85A49">
            <w:pPr>
              <w:pStyle w:val="NoSpacing"/>
              <w:jc w:val="center"/>
            </w:pPr>
          </w:p>
        </w:tc>
        <w:tc>
          <w:tcPr>
            <w:tcW w:w="1296" w:type="dxa"/>
          </w:tcPr>
          <w:p w14:paraId="3A397ABD" w14:textId="77777777" w:rsidR="00AB7FDC" w:rsidRPr="00AA18E9" w:rsidRDefault="00AB7FDC" w:rsidP="00F85A49">
            <w:pPr>
              <w:pStyle w:val="NoSpacing"/>
              <w:jc w:val="center"/>
            </w:pPr>
          </w:p>
        </w:tc>
        <w:tc>
          <w:tcPr>
            <w:tcW w:w="2160" w:type="dxa"/>
          </w:tcPr>
          <w:p w14:paraId="1AFA9AAB" w14:textId="559CBD09" w:rsidR="00AB7FDC" w:rsidRPr="00AA18E9" w:rsidRDefault="00AB7FDC" w:rsidP="00F85A49">
            <w:pPr>
              <w:pStyle w:val="NoSpacing"/>
              <w:jc w:val="center"/>
            </w:pPr>
          </w:p>
        </w:tc>
        <w:tc>
          <w:tcPr>
            <w:tcW w:w="2016" w:type="dxa"/>
          </w:tcPr>
          <w:p w14:paraId="56F7F157" w14:textId="77777777" w:rsidR="00AB7FDC" w:rsidRPr="00AA18E9" w:rsidRDefault="00AB7FDC" w:rsidP="00F85A49">
            <w:pPr>
              <w:pStyle w:val="NoSpacing"/>
              <w:jc w:val="center"/>
            </w:pPr>
          </w:p>
        </w:tc>
        <w:tc>
          <w:tcPr>
            <w:tcW w:w="2430" w:type="dxa"/>
            <w:vMerge/>
          </w:tcPr>
          <w:p w14:paraId="00E3C5A0" w14:textId="77777777" w:rsidR="00AB7FDC" w:rsidRPr="00AA18E9" w:rsidRDefault="00AB7FDC" w:rsidP="00F85A49">
            <w:pPr>
              <w:pStyle w:val="NoSpacing"/>
              <w:jc w:val="center"/>
            </w:pPr>
          </w:p>
        </w:tc>
      </w:tr>
      <w:tr w:rsidR="00AB7FDC" w:rsidRPr="00AA18E9" w14:paraId="3103CCFE" w14:textId="3D213BAE" w:rsidTr="00D01BCC">
        <w:trPr>
          <w:jc w:val="center"/>
        </w:trPr>
        <w:tc>
          <w:tcPr>
            <w:tcW w:w="468" w:type="dxa"/>
          </w:tcPr>
          <w:p w14:paraId="452C5E56" w14:textId="77777777" w:rsidR="00AB7FDC" w:rsidRPr="00AA18E9" w:rsidRDefault="00AB7FDC" w:rsidP="00F85A49">
            <w:pPr>
              <w:pStyle w:val="NoSpacing"/>
            </w:pPr>
            <w:r w:rsidRPr="00AA18E9">
              <w:t>s</w:t>
            </w:r>
          </w:p>
        </w:tc>
        <w:tc>
          <w:tcPr>
            <w:tcW w:w="3060" w:type="dxa"/>
          </w:tcPr>
          <w:p w14:paraId="522BD0CC" w14:textId="77777777" w:rsidR="00AB7FDC" w:rsidRPr="00AA18E9" w:rsidRDefault="00AB7FDC" w:rsidP="00F85A49">
            <w:pPr>
              <w:pStyle w:val="NoSpacing"/>
            </w:pPr>
            <w:r w:rsidRPr="00AA18E9">
              <w:t>Other, specify</w:t>
            </w:r>
          </w:p>
        </w:tc>
        <w:tc>
          <w:tcPr>
            <w:tcW w:w="1791" w:type="dxa"/>
          </w:tcPr>
          <w:p w14:paraId="7B7E6C09" w14:textId="77777777" w:rsidR="00AB7FDC" w:rsidRPr="00AA18E9" w:rsidRDefault="00AB7FDC" w:rsidP="00F85A49">
            <w:pPr>
              <w:pStyle w:val="NoSpacing"/>
              <w:jc w:val="center"/>
            </w:pPr>
          </w:p>
        </w:tc>
        <w:tc>
          <w:tcPr>
            <w:tcW w:w="1152" w:type="dxa"/>
          </w:tcPr>
          <w:p w14:paraId="0D3380AA" w14:textId="77777777" w:rsidR="00AB7FDC" w:rsidRPr="00AA18E9" w:rsidRDefault="00AB7FDC" w:rsidP="00F85A49">
            <w:pPr>
              <w:pStyle w:val="NoSpacing"/>
              <w:jc w:val="center"/>
            </w:pPr>
          </w:p>
        </w:tc>
        <w:tc>
          <w:tcPr>
            <w:tcW w:w="1440" w:type="dxa"/>
          </w:tcPr>
          <w:p w14:paraId="3C03A19C" w14:textId="14D3676D" w:rsidR="00AB7FDC" w:rsidRPr="00AA18E9" w:rsidRDefault="00AB7FDC" w:rsidP="00F85A49">
            <w:pPr>
              <w:pStyle w:val="NoSpacing"/>
              <w:jc w:val="center"/>
            </w:pPr>
          </w:p>
        </w:tc>
        <w:tc>
          <w:tcPr>
            <w:tcW w:w="810" w:type="dxa"/>
          </w:tcPr>
          <w:p w14:paraId="725BBFC0" w14:textId="77777777" w:rsidR="00AB7FDC" w:rsidRPr="00AA18E9" w:rsidRDefault="00AB7FDC" w:rsidP="00F85A49">
            <w:pPr>
              <w:pStyle w:val="NoSpacing"/>
              <w:jc w:val="center"/>
            </w:pPr>
          </w:p>
        </w:tc>
        <w:tc>
          <w:tcPr>
            <w:tcW w:w="1296" w:type="dxa"/>
          </w:tcPr>
          <w:p w14:paraId="410F2ED6" w14:textId="77777777" w:rsidR="00AB7FDC" w:rsidRPr="00AA18E9" w:rsidRDefault="00AB7FDC" w:rsidP="00F85A49">
            <w:pPr>
              <w:pStyle w:val="NoSpacing"/>
              <w:jc w:val="center"/>
            </w:pPr>
          </w:p>
        </w:tc>
        <w:tc>
          <w:tcPr>
            <w:tcW w:w="2160" w:type="dxa"/>
          </w:tcPr>
          <w:p w14:paraId="3707603D" w14:textId="7CC9B6D3" w:rsidR="00AB7FDC" w:rsidRPr="00AA18E9" w:rsidRDefault="00AB7FDC" w:rsidP="00F85A49">
            <w:pPr>
              <w:pStyle w:val="NoSpacing"/>
              <w:jc w:val="center"/>
            </w:pPr>
          </w:p>
        </w:tc>
        <w:tc>
          <w:tcPr>
            <w:tcW w:w="2016" w:type="dxa"/>
          </w:tcPr>
          <w:p w14:paraId="74096675" w14:textId="77777777" w:rsidR="00AB7FDC" w:rsidRPr="00AA18E9" w:rsidRDefault="00AB7FDC" w:rsidP="00F85A49">
            <w:pPr>
              <w:pStyle w:val="NoSpacing"/>
              <w:jc w:val="center"/>
            </w:pPr>
          </w:p>
        </w:tc>
        <w:tc>
          <w:tcPr>
            <w:tcW w:w="2430" w:type="dxa"/>
            <w:vMerge/>
          </w:tcPr>
          <w:p w14:paraId="3EFB50AA" w14:textId="77777777" w:rsidR="00AB7FDC" w:rsidRPr="00AA18E9" w:rsidRDefault="00AB7FDC" w:rsidP="00F85A49">
            <w:pPr>
              <w:pStyle w:val="NoSpacing"/>
              <w:jc w:val="center"/>
            </w:pPr>
          </w:p>
        </w:tc>
      </w:tr>
      <w:tr w:rsidR="00AB7FDC" w:rsidRPr="00AA18E9" w14:paraId="4E56953B" w14:textId="77777777" w:rsidTr="00D01BCC">
        <w:trPr>
          <w:jc w:val="center"/>
        </w:trPr>
        <w:tc>
          <w:tcPr>
            <w:tcW w:w="468" w:type="dxa"/>
          </w:tcPr>
          <w:p w14:paraId="06C57D38" w14:textId="6AA7DEB5" w:rsidR="00AB7FDC" w:rsidRPr="00AA18E9" w:rsidRDefault="00AB7FDC" w:rsidP="00F85A49">
            <w:pPr>
              <w:pStyle w:val="NoSpacing"/>
            </w:pPr>
            <w:r>
              <w:t>t</w:t>
            </w:r>
          </w:p>
        </w:tc>
        <w:tc>
          <w:tcPr>
            <w:tcW w:w="3060" w:type="dxa"/>
          </w:tcPr>
          <w:p w14:paraId="61617F9E" w14:textId="4517C3A2" w:rsidR="00AB7FDC" w:rsidRPr="00AA18E9" w:rsidRDefault="00AB7FDC" w:rsidP="00F85A49">
            <w:pPr>
              <w:pStyle w:val="NoSpacing"/>
            </w:pPr>
            <w:r>
              <w:t>None</w:t>
            </w:r>
          </w:p>
        </w:tc>
        <w:tc>
          <w:tcPr>
            <w:tcW w:w="1791" w:type="dxa"/>
          </w:tcPr>
          <w:p w14:paraId="7469CC07" w14:textId="77777777" w:rsidR="00AB7FDC" w:rsidRPr="00AA18E9" w:rsidRDefault="00AB7FDC" w:rsidP="00F85A49">
            <w:pPr>
              <w:pStyle w:val="NoSpacing"/>
              <w:jc w:val="center"/>
            </w:pPr>
          </w:p>
        </w:tc>
        <w:tc>
          <w:tcPr>
            <w:tcW w:w="1152" w:type="dxa"/>
          </w:tcPr>
          <w:p w14:paraId="074F346D" w14:textId="77777777" w:rsidR="00AB7FDC" w:rsidRPr="00AA18E9" w:rsidRDefault="00AB7FDC" w:rsidP="00F85A49">
            <w:pPr>
              <w:pStyle w:val="NoSpacing"/>
              <w:jc w:val="center"/>
            </w:pPr>
          </w:p>
        </w:tc>
        <w:tc>
          <w:tcPr>
            <w:tcW w:w="1440" w:type="dxa"/>
          </w:tcPr>
          <w:p w14:paraId="19C51D82" w14:textId="0BDBB8DA" w:rsidR="00AB7FDC" w:rsidRPr="00AA18E9" w:rsidRDefault="00AB7FDC" w:rsidP="00F85A49">
            <w:pPr>
              <w:pStyle w:val="NoSpacing"/>
              <w:jc w:val="center"/>
            </w:pPr>
          </w:p>
        </w:tc>
        <w:tc>
          <w:tcPr>
            <w:tcW w:w="810" w:type="dxa"/>
          </w:tcPr>
          <w:p w14:paraId="3A09CC88" w14:textId="77777777" w:rsidR="00AB7FDC" w:rsidRPr="00AA18E9" w:rsidRDefault="00AB7FDC" w:rsidP="00F85A49">
            <w:pPr>
              <w:pStyle w:val="NoSpacing"/>
              <w:jc w:val="center"/>
            </w:pPr>
          </w:p>
        </w:tc>
        <w:tc>
          <w:tcPr>
            <w:tcW w:w="1296" w:type="dxa"/>
          </w:tcPr>
          <w:p w14:paraId="4248B684" w14:textId="77777777" w:rsidR="00AB7FDC" w:rsidRPr="00AA18E9" w:rsidRDefault="00AB7FDC" w:rsidP="00F85A49">
            <w:pPr>
              <w:pStyle w:val="NoSpacing"/>
              <w:jc w:val="center"/>
            </w:pPr>
          </w:p>
        </w:tc>
        <w:tc>
          <w:tcPr>
            <w:tcW w:w="2160" w:type="dxa"/>
          </w:tcPr>
          <w:p w14:paraId="24F8621D" w14:textId="485E7D46" w:rsidR="00AB7FDC" w:rsidRPr="00AA18E9" w:rsidRDefault="00AB7FDC" w:rsidP="00F85A49">
            <w:pPr>
              <w:pStyle w:val="NoSpacing"/>
              <w:jc w:val="center"/>
            </w:pPr>
          </w:p>
        </w:tc>
        <w:tc>
          <w:tcPr>
            <w:tcW w:w="2016" w:type="dxa"/>
          </w:tcPr>
          <w:p w14:paraId="67D8AACE" w14:textId="77777777" w:rsidR="00AB7FDC" w:rsidRPr="00AA18E9" w:rsidRDefault="00AB7FDC" w:rsidP="00F85A49">
            <w:pPr>
              <w:pStyle w:val="NoSpacing"/>
              <w:jc w:val="center"/>
            </w:pPr>
          </w:p>
        </w:tc>
        <w:tc>
          <w:tcPr>
            <w:tcW w:w="2430" w:type="dxa"/>
          </w:tcPr>
          <w:p w14:paraId="7E1D8A7B" w14:textId="77777777" w:rsidR="00AB7FDC" w:rsidRPr="00AA18E9" w:rsidRDefault="00AB7FDC" w:rsidP="00F85A49">
            <w:pPr>
              <w:pStyle w:val="NoSpacing"/>
              <w:jc w:val="center"/>
            </w:pPr>
          </w:p>
        </w:tc>
      </w:tr>
    </w:tbl>
    <w:p w14:paraId="32464D4F" w14:textId="033A695C" w:rsidR="008C4618" w:rsidRDefault="008C4618" w:rsidP="00F85A49">
      <w:pPr>
        <w:pStyle w:val="NoSpacing"/>
      </w:pPr>
      <w:r>
        <w:br w:type="page"/>
      </w:r>
    </w:p>
    <w:p w14:paraId="4E10AC03" w14:textId="316ABFC2" w:rsidR="006F0E52" w:rsidRDefault="00701E1C" w:rsidP="00F85A49">
      <w:pPr>
        <w:pStyle w:val="Heading3"/>
        <w:spacing w:before="0" w:after="240" w:line="240" w:lineRule="auto"/>
        <w:rPr>
          <w:caps w:val="0"/>
        </w:rPr>
      </w:pPr>
      <w:r>
        <w:rPr>
          <w:caps w:val="0"/>
        </w:rPr>
        <w:lastRenderedPageBreak/>
        <w:t>SECTION G</w:t>
      </w:r>
      <w:r w:rsidRPr="006C787A">
        <w:rPr>
          <w:caps w:val="0"/>
        </w:rPr>
        <w:t xml:space="preserve">. FOREST </w:t>
      </w:r>
      <w:r w:rsidR="00EA10A6">
        <w:rPr>
          <w:caps w:val="0"/>
        </w:rPr>
        <w:t>DISPUTE</w:t>
      </w:r>
    </w:p>
    <w:tbl>
      <w:tblPr>
        <w:tblW w:w="12752" w:type="dxa"/>
        <w:jc w:val="center"/>
        <w:tblLayout w:type="fixed"/>
        <w:tblCellMar>
          <w:left w:w="72" w:type="dxa"/>
          <w:right w:w="72" w:type="dxa"/>
        </w:tblCellMar>
        <w:tblLook w:val="0000" w:firstRow="0" w:lastRow="0" w:firstColumn="0" w:lastColumn="0" w:noHBand="0" w:noVBand="0"/>
      </w:tblPr>
      <w:tblGrid>
        <w:gridCol w:w="360"/>
        <w:gridCol w:w="8783"/>
        <w:gridCol w:w="3609"/>
      </w:tblGrid>
      <w:tr w:rsidR="00AC3AE2" w:rsidRPr="00937FCD" w14:paraId="371E716C" w14:textId="77777777" w:rsidTr="00AC3AE2">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052A9C1" w14:textId="77777777" w:rsidR="00AC3AE2" w:rsidRPr="00937FCD" w:rsidRDefault="00AC3AE2" w:rsidP="00E76EA6">
            <w:pPr>
              <w:pStyle w:val="NoSpacing"/>
              <w:rPr>
                <w:w w:val="105"/>
              </w:rPr>
            </w:pPr>
          </w:p>
        </w:tc>
        <w:tc>
          <w:tcPr>
            <w:tcW w:w="8783" w:type="dxa"/>
            <w:tcBorders>
              <w:top w:val="single" w:sz="4" w:space="0" w:color="000000"/>
              <w:left w:val="single" w:sz="4" w:space="0" w:color="000000"/>
              <w:bottom w:val="single" w:sz="4" w:space="0" w:color="000000"/>
            </w:tcBorders>
          </w:tcPr>
          <w:p w14:paraId="26050311" w14:textId="150D4AA8" w:rsidR="00AC3AE2" w:rsidRDefault="00AC3AE2" w:rsidP="00E76EA6">
            <w:pPr>
              <w:pStyle w:val="NoSpacing"/>
            </w:pPr>
            <w:r>
              <w:t xml:space="preserve">G.1 In the past 12 months, how many disputes over use or access to a forest have you </w:t>
            </w:r>
            <w:r w:rsidR="00D01BCC">
              <w:t xml:space="preserve">or any member of your household </w:t>
            </w:r>
            <w:r>
              <w:t>experienced? (</w:t>
            </w:r>
            <w:r>
              <w:rPr>
                <w:b/>
              </w:rPr>
              <w:t>conflict</w:t>
            </w:r>
            <w:r>
              <w:t>)</w:t>
            </w:r>
          </w:p>
          <w:p w14:paraId="0E472E67" w14:textId="3C5A5A45" w:rsidR="00AC3AE2" w:rsidRPr="00AC3AE2" w:rsidRDefault="00717140" w:rsidP="00E76EA6">
            <w:pPr>
              <w:pStyle w:val="NoSpacing"/>
              <w:rPr>
                <w:w w:val="105"/>
              </w:rPr>
            </w:pPr>
            <w:r>
              <w:rPr>
                <w:i/>
              </w:rPr>
              <w:t>For each conflict, ask G.2- G.10</w:t>
            </w:r>
            <w:r w:rsidR="00AC3AE2">
              <w:rPr>
                <w:i/>
              </w:rPr>
              <w:t>.</w:t>
            </w:r>
            <w:r w:rsidR="00AC3AE2">
              <w:t xml:space="preserve"> </w:t>
            </w:r>
            <w:r w:rsidR="00AC3AE2">
              <w:rPr>
                <w:i/>
              </w:rPr>
              <w:t>If 0, skip to Section H.</w:t>
            </w:r>
          </w:p>
        </w:tc>
        <w:tc>
          <w:tcPr>
            <w:tcW w:w="3609" w:type="dxa"/>
            <w:tcBorders>
              <w:top w:val="single" w:sz="18" w:space="0" w:color="000000"/>
              <w:left w:val="single" w:sz="18" w:space="0" w:color="000000"/>
              <w:bottom w:val="single" w:sz="18" w:space="0" w:color="000000"/>
              <w:right w:val="single" w:sz="18" w:space="0" w:color="000000"/>
            </w:tcBorders>
          </w:tcPr>
          <w:p w14:paraId="5BCBDE5D" w14:textId="77777777" w:rsidR="00AC3AE2" w:rsidRPr="00D3513D" w:rsidRDefault="00AC3AE2" w:rsidP="00E76EA6">
            <w:pPr>
              <w:pStyle w:val="NoSpacing"/>
              <w:rPr>
                <w:i/>
              </w:rPr>
            </w:pPr>
            <w:r w:rsidRPr="00D3513D">
              <w:rPr>
                <w:i/>
              </w:rPr>
              <w:t>(Integer)</w:t>
            </w:r>
          </w:p>
        </w:tc>
      </w:tr>
    </w:tbl>
    <w:p w14:paraId="554DB09A" w14:textId="77777777" w:rsidR="00B43768" w:rsidRPr="00B43768" w:rsidRDefault="00B43768" w:rsidP="00B43768">
      <w:pPr>
        <w:spacing w:after="0" w:line="240" w:lineRule="auto"/>
        <w:rPr>
          <w:i/>
        </w:rPr>
      </w:pPr>
    </w:p>
    <w:tbl>
      <w:tblPr>
        <w:tblStyle w:val="TableGrid"/>
        <w:tblW w:w="14491" w:type="dxa"/>
        <w:jc w:val="center"/>
        <w:tblLayout w:type="fixed"/>
        <w:tblCellMar>
          <w:left w:w="72" w:type="dxa"/>
          <w:right w:w="72" w:type="dxa"/>
        </w:tblCellMar>
        <w:tblLook w:val="04A0" w:firstRow="1" w:lastRow="0" w:firstColumn="1" w:lastColumn="0" w:noHBand="0" w:noVBand="1"/>
      </w:tblPr>
      <w:tblGrid>
        <w:gridCol w:w="1185"/>
        <w:gridCol w:w="1186"/>
        <w:gridCol w:w="1410"/>
        <w:gridCol w:w="1350"/>
        <w:gridCol w:w="1170"/>
        <w:gridCol w:w="1530"/>
        <w:gridCol w:w="1440"/>
        <w:gridCol w:w="1350"/>
        <w:gridCol w:w="1350"/>
        <w:gridCol w:w="1260"/>
        <w:gridCol w:w="1260"/>
      </w:tblGrid>
      <w:tr w:rsidR="00BE65B6" w:rsidRPr="006C787A" w14:paraId="2DA016EF" w14:textId="64C3CD04" w:rsidTr="00435F33">
        <w:trPr>
          <w:trHeight w:val="20"/>
          <w:jc w:val="center"/>
        </w:trPr>
        <w:tc>
          <w:tcPr>
            <w:tcW w:w="1185" w:type="dxa"/>
          </w:tcPr>
          <w:p w14:paraId="551E329E" w14:textId="2EC12E7A" w:rsidR="00BE65B6" w:rsidRPr="006C787A" w:rsidRDefault="00BE65B6" w:rsidP="00F85A49">
            <w:pPr>
              <w:pStyle w:val="NoSpacing"/>
            </w:pPr>
            <w:r>
              <w:t xml:space="preserve">Conflict </w:t>
            </w:r>
          </w:p>
        </w:tc>
        <w:tc>
          <w:tcPr>
            <w:tcW w:w="1186" w:type="dxa"/>
          </w:tcPr>
          <w:p w14:paraId="207CDA31" w14:textId="77777777" w:rsidR="00BE65B6" w:rsidRDefault="00BE65B6" w:rsidP="00F85A49">
            <w:pPr>
              <w:pStyle w:val="NoSpacing"/>
            </w:pPr>
            <w:r>
              <w:t xml:space="preserve">G.2 Which forest? </w:t>
            </w:r>
          </w:p>
          <w:p w14:paraId="6665CEF7" w14:textId="77777777" w:rsidR="00BE65B6" w:rsidRDefault="00BE65B6" w:rsidP="00F85A49">
            <w:pPr>
              <w:pStyle w:val="NoSpacing"/>
            </w:pPr>
          </w:p>
          <w:p w14:paraId="7CE23D5C" w14:textId="4E1ACAF6" w:rsidR="00BE65B6" w:rsidRPr="00B43768" w:rsidRDefault="00BE65B6" w:rsidP="00020591">
            <w:pPr>
              <w:pStyle w:val="NoSpacing"/>
              <w:rPr>
                <w:i/>
              </w:rPr>
            </w:pPr>
            <w:r>
              <w:rPr>
                <w:i/>
              </w:rPr>
              <w:t>Use forest codes from supervisor to identify forest</w:t>
            </w:r>
          </w:p>
        </w:tc>
        <w:tc>
          <w:tcPr>
            <w:tcW w:w="1410" w:type="dxa"/>
          </w:tcPr>
          <w:p w14:paraId="2FC2F5CA" w14:textId="27B1C99B" w:rsidR="00BE65B6" w:rsidRDefault="00BE65B6" w:rsidP="00F85A49">
            <w:pPr>
              <w:pStyle w:val="NoSpacing"/>
            </w:pPr>
            <w:r>
              <w:t xml:space="preserve">G3. </w:t>
            </w:r>
            <w:r w:rsidRPr="006C787A">
              <w:t>What was this dispute about?</w:t>
            </w:r>
          </w:p>
          <w:p w14:paraId="655C174E" w14:textId="77777777" w:rsidR="00BE65B6" w:rsidRPr="00463724" w:rsidRDefault="00BE65B6" w:rsidP="00F85A49">
            <w:pPr>
              <w:pStyle w:val="NoSpacing"/>
              <w:rPr>
                <w:i/>
              </w:rPr>
            </w:pPr>
            <w:r w:rsidRPr="00463724">
              <w:rPr>
                <w:i/>
              </w:rPr>
              <w:t>PROBE AND CODE</w:t>
            </w:r>
          </w:p>
          <w:p w14:paraId="18F702C6" w14:textId="77777777" w:rsidR="00BE65B6" w:rsidRPr="006C787A" w:rsidRDefault="00BE65B6" w:rsidP="00F85A49">
            <w:pPr>
              <w:pStyle w:val="NoSpacing"/>
            </w:pPr>
            <w:r>
              <w:rPr>
                <w:i/>
              </w:rPr>
              <w:t>See code 112</w:t>
            </w:r>
            <w:r w:rsidRPr="00463724">
              <w:rPr>
                <w:i/>
              </w:rPr>
              <w:t>. Select all that appl</w:t>
            </w:r>
            <w:r w:rsidRPr="006C787A">
              <w:t>y</w:t>
            </w:r>
          </w:p>
        </w:tc>
        <w:tc>
          <w:tcPr>
            <w:tcW w:w="1350" w:type="dxa"/>
          </w:tcPr>
          <w:p w14:paraId="57322DEF" w14:textId="74E90CD7" w:rsidR="00BE65B6" w:rsidRPr="006C787A" w:rsidRDefault="00BE65B6" w:rsidP="00F85A49">
            <w:pPr>
              <w:pStyle w:val="NoSpacing"/>
            </w:pPr>
            <w:r>
              <w:t>G4. Who was the dispute with?</w:t>
            </w:r>
          </w:p>
          <w:p w14:paraId="4CE19D92" w14:textId="77777777" w:rsidR="00BE65B6" w:rsidRDefault="00BE65B6" w:rsidP="00F85A49">
            <w:pPr>
              <w:pStyle w:val="NoSpacing"/>
              <w:rPr>
                <w:i/>
              </w:rPr>
            </w:pPr>
            <w:r>
              <w:rPr>
                <w:i/>
              </w:rPr>
              <w:t>See codes 108</w:t>
            </w:r>
          </w:p>
          <w:p w14:paraId="0666D231" w14:textId="77777777" w:rsidR="00BE65B6" w:rsidRPr="00463724" w:rsidRDefault="00BE65B6" w:rsidP="00F85A49">
            <w:pPr>
              <w:pStyle w:val="NoSpacing"/>
              <w:rPr>
                <w:i/>
              </w:rPr>
            </w:pPr>
            <w:r w:rsidRPr="00463724">
              <w:rPr>
                <w:i/>
              </w:rPr>
              <w:t xml:space="preserve">Select all that apply  </w:t>
            </w:r>
          </w:p>
        </w:tc>
        <w:tc>
          <w:tcPr>
            <w:tcW w:w="1170" w:type="dxa"/>
          </w:tcPr>
          <w:p w14:paraId="0B8976A7" w14:textId="260808F0" w:rsidR="00BE65B6" w:rsidRDefault="00BE65B6" w:rsidP="00F85A49">
            <w:pPr>
              <w:pStyle w:val="NoSpacing"/>
            </w:pPr>
            <w:r>
              <w:t xml:space="preserve">G5. </w:t>
            </w:r>
            <w:r w:rsidRPr="006C787A">
              <w:t xml:space="preserve">Is the </w:t>
            </w:r>
            <w:r>
              <w:t>dispute</w:t>
            </w:r>
            <w:r w:rsidRPr="006C787A">
              <w:t xml:space="preserve"> resolved? </w:t>
            </w:r>
          </w:p>
          <w:p w14:paraId="3399ADB9" w14:textId="77777777" w:rsidR="00BE65B6" w:rsidRPr="006C787A" w:rsidRDefault="00BE65B6" w:rsidP="00F85A49">
            <w:pPr>
              <w:pStyle w:val="NoSpacing"/>
            </w:pPr>
            <w:r w:rsidRPr="006C787A">
              <w:t>0=No</w:t>
            </w:r>
          </w:p>
          <w:p w14:paraId="29AA6FDE" w14:textId="77777777" w:rsidR="00BE65B6" w:rsidRPr="006C787A" w:rsidRDefault="00BE65B6" w:rsidP="00F85A49">
            <w:pPr>
              <w:pStyle w:val="NoSpacing"/>
            </w:pPr>
            <w:r w:rsidRPr="006C787A">
              <w:t>1=Yes</w:t>
            </w:r>
          </w:p>
          <w:p w14:paraId="0A927370" w14:textId="1261ED37" w:rsidR="00BE65B6" w:rsidRPr="006C787A" w:rsidRDefault="00BE65B6" w:rsidP="00F85A49">
            <w:pPr>
              <w:pStyle w:val="NoSpacing"/>
            </w:pPr>
          </w:p>
        </w:tc>
        <w:tc>
          <w:tcPr>
            <w:tcW w:w="1530" w:type="dxa"/>
          </w:tcPr>
          <w:p w14:paraId="2F6356B9" w14:textId="7B0C29F9" w:rsidR="00BE65B6" w:rsidRPr="006C787A" w:rsidRDefault="00BE65B6" w:rsidP="00F85A49">
            <w:pPr>
              <w:pStyle w:val="NoSpacing"/>
            </w:pPr>
            <w:r>
              <w:t xml:space="preserve">G6. </w:t>
            </w:r>
            <w:r w:rsidRPr="006C787A">
              <w:t>Where is the FIRST place this dispute was taken to be resolved?</w:t>
            </w:r>
          </w:p>
          <w:p w14:paraId="2F7A4051" w14:textId="77777777" w:rsidR="00BE65B6" w:rsidRPr="00463724" w:rsidRDefault="00BE65B6" w:rsidP="00943B66">
            <w:pPr>
              <w:pStyle w:val="NoSpacing"/>
              <w:rPr>
                <w:i/>
              </w:rPr>
            </w:pPr>
            <w:r>
              <w:rPr>
                <w:i/>
              </w:rPr>
              <w:t>See Code 110 Below</w:t>
            </w:r>
          </w:p>
        </w:tc>
        <w:tc>
          <w:tcPr>
            <w:tcW w:w="1440" w:type="dxa"/>
          </w:tcPr>
          <w:p w14:paraId="05D5896B" w14:textId="1E2EBC70" w:rsidR="00BE65B6" w:rsidRDefault="00BE65B6" w:rsidP="00F85A49">
            <w:pPr>
              <w:pStyle w:val="NoSpacing"/>
            </w:pPr>
            <w:r>
              <w:t xml:space="preserve">G.7 Was the conflict solved by the FIRST place you took it to be resolved? </w:t>
            </w:r>
          </w:p>
          <w:p w14:paraId="6C0579DA" w14:textId="77777777" w:rsidR="00BE65B6" w:rsidRPr="006C787A" w:rsidRDefault="00BE65B6" w:rsidP="0042425C">
            <w:pPr>
              <w:pStyle w:val="NoSpacing"/>
            </w:pPr>
            <w:r w:rsidRPr="006C787A">
              <w:t>0=No</w:t>
            </w:r>
          </w:p>
          <w:p w14:paraId="292091F0" w14:textId="77777777" w:rsidR="00BE65B6" w:rsidRDefault="00BE65B6" w:rsidP="0042425C">
            <w:pPr>
              <w:pStyle w:val="NoSpacing"/>
            </w:pPr>
            <w:r w:rsidRPr="006C787A">
              <w:t>1=Yes</w:t>
            </w:r>
          </w:p>
          <w:p w14:paraId="06EF449B" w14:textId="6B930ADA" w:rsidR="00BE65B6" w:rsidRPr="00717140" w:rsidRDefault="00BE65B6" w:rsidP="0042425C">
            <w:pPr>
              <w:pStyle w:val="NoSpacing"/>
              <w:rPr>
                <w:i/>
              </w:rPr>
            </w:pPr>
            <w:r>
              <w:rPr>
                <w:i/>
              </w:rPr>
              <w:t>If 1, skip to G.9</w:t>
            </w:r>
          </w:p>
          <w:p w14:paraId="5EFCC6CE" w14:textId="4F267BA3" w:rsidR="00BE65B6" w:rsidRDefault="00BE65B6" w:rsidP="00F85A49">
            <w:pPr>
              <w:pStyle w:val="NoSpacing"/>
            </w:pPr>
          </w:p>
        </w:tc>
        <w:tc>
          <w:tcPr>
            <w:tcW w:w="1350" w:type="dxa"/>
          </w:tcPr>
          <w:p w14:paraId="4F87CA9F" w14:textId="4E07B569" w:rsidR="00BE65B6" w:rsidRDefault="00BE65B6" w:rsidP="00F85A49">
            <w:pPr>
              <w:pStyle w:val="NoSpacing"/>
            </w:pPr>
            <w:r>
              <w:t xml:space="preserve">G.8 </w:t>
            </w:r>
            <w:r w:rsidRPr="006C787A">
              <w:t xml:space="preserve">Are there any other places that the dispute was taken for resolution? </w:t>
            </w:r>
          </w:p>
          <w:p w14:paraId="00022059" w14:textId="27751FC9" w:rsidR="00BE65B6" w:rsidRPr="006C787A" w:rsidRDefault="00BE65B6" w:rsidP="00F85A49">
            <w:pPr>
              <w:pStyle w:val="NoSpacing"/>
            </w:pPr>
            <w:r>
              <w:rPr>
                <w:i/>
              </w:rPr>
              <w:t>See Code 110 Below</w:t>
            </w:r>
          </w:p>
        </w:tc>
        <w:tc>
          <w:tcPr>
            <w:tcW w:w="1350" w:type="dxa"/>
          </w:tcPr>
          <w:p w14:paraId="6C9F9D4B" w14:textId="54C70B90" w:rsidR="00BE65B6" w:rsidRDefault="00BE65B6" w:rsidP="00F85A49">
            <w:pPr>
              <w:pStyle w:val="NoSpacing"/>
            </w:pPr>
            <w:r>
              <w:t xml:space="preserve">G.9 </w:t>
            </w:r>
            <w:r w:rsidRPr="006C787A">
              <w:t xml:space="preserve">How </w:t>
            </w:r>
            <w:r>
              <w:t>much time</w:t>
            </w:r>
            <w:r w:rsidRPr="006C787A">
              <w:t xml:space="preserve"> did it take for the dispute to be resolved?</w:t>
            </w:r>
          </w:p>
          <w:p w14:paraId="617049DE" w14:textId="2BCEC043" w:rsidR="00BE65B6" w:rsidRPr="00E65CE2" w:rsidRDefault="00BE65B6" w:rsidP="00F85A49">
            <w:pPr>
              <w:pStyle w:val="NoSpacing"/>
              <w:rPr>
                <w:i/>
              </w:rPr>
            </w:pPr>
            <w:r w:rsidRPr="00E65CE2">
              <w:rPr>
                <w:i/>
              </w:rPr>
              <w:t>Skip if G5=0</w:t>
            </w:r>
          </w:p>
          <w:p w14:paraId="4C10AD86" w14:textId="77777777" w:rsidR="00BE65B6" w:rsidRPr="00463724" w:rsidRDefault="00BE65B6" w:rsidP="00943B66">
            <w:pPr>
              <w:pStyle w:val="NoSpacing"/>
              <w:rPr>
                <w:i/>
              </w:rPr>
            </w:pPr>
            <w:r w:rsidRPr="00463724">
              <w:rPr>
                <w:i/>
              </w:rPr>
              <w:t xml:space="preserve">See code </w:t>
            </w:r>
            <w:r>
              <w:rPr>
                <w:i/>
              </w:rPr>
              <w:t>109</w:t>
            </w:r>
            <w:r w:rsidRPr="00463724">
              <w:rPr>
                <w:i/>
              </w:rPr>
              <w:t xml:space="preserve"> below</w:t>
            </w:r>
          </w:p>
        </w:tc>
        <w:tc>
          <w:tcPr>
            <w:tcW w:w="1260" w:type="dxa"/>
          </w:tcPr>
          <w:p w14:paraId="36DDBADB" w14:textId="63EBE3E7" w:rsidR="00BE65B6" w:rsidRDefault="00BE65B6" w:rsidP="00F85A49">
            <w:pPr>
              <w:pStyle w:val="NoSpacing"/>
            </w:pPr>
            <w:r>
              <w:t xml:space="preserve">G.10 </w:t>
            </w:r>
            <w:r w:rsidRPr="006C787A">
              <w:t>How satisfied were you with the outcome?</w:t>
            </w:r>
          </w:p>
          <w:p w14:paraId="5199BE0E" w14:textId="77777777" w:rsidR="00BE65B6" w:rsidRPr="00B21EA7" w:rsidRDefault="00BE65B6" w:rsidP="00C827CB">
            <w:pPr>
              <w:pStyle w:val="NoSpacing"/>
              <w:rPr>
                <w:i/>
              </w:rPr>
            </w:pPr>
            <w:r w:rsidRPr="00B21EA7">
              <w:rPr>
                <w:i/>
              </w:rPr>
              <w:t>Skip if G5=0</w:t>
            </w:r>
          </w:p>
          <w:p w14:paraId="5F322071" w14:textId="77777777" w:rsidR="00BE65B6" w:rsidRPr="006C787A" w:rsidRDefault="00BE65B6" w:rsidP="00F85A49">
            <w:pPr>
              <w:pStyle w:val="NoSpacing"/>
            </w:pPr>
          </w:p>
          <w:p w14:paraId="4F027DC7" w14:textId="77777777" w:rsidR="00BE65B6" w:rsidRPr="006C787A" w:rsidRDefault="00BE65B6" w:rsidP="00F85A49">
            <w:pPr>
              <w:pStyle w:val="NoSpacing"/>
              <w:rPr>
                <w:i/>
              </w:rPr>
            </w:pPr>
            <w:r>
              <w:rPr>
                <w:i/>
              </w:rPr>
              <w:t>See Code 111</w:t>
            </w:r>
            <w:r w:rsidRPr="006C787A">
              <w:rPr>
                <w:i/>
              </w:rPr>
              <w:t xml:space="preserve"> Below</w:t>
            </w:r>
          </w:p>
        </w:tc>
        <w:tc>
          <w:tcPr>
            <w:tcW w:w="1260" w:type="dxa"/>
          </w:tcPr>
          <w:p w14:paraId="469CF19D" w14:textId="17E5386A" w:rsidR="00BE65B6" w:rsidRDefault="00BE65B6" w:rsidP="00BE65B6">
            <w:pPr>
              <w:pStyle w:val="NoSpacing"/>
            </w:pPr>
            <w:r>
              <w:t xml:space="preserve">D.11 Did this conflict lead to violence or destruction of property? </w:t>
            </w:r>
          </w:p>
        </w:tc>
      </w:tr>
      <w:tr w:rsidR="00BE65B6" w:rsidRPr="006C787A" w14:paraId="60EFEEC0" w14:textId="0DEDE1BD" w:rsidTr="00435F33">
        <w:trPr>
          <w:trHeight w:val="20"/>
          <w:jc w:val="center"/>
        </w:trPr>
        <w:tc>
          <w:tcPr>
            <w:tcW w:w="1185" w:type="dxa"/>
          </w:tcPr>
          <w:p w14:paraId="719C87EB" w14:textId="6AC1D968" w:rsidR="00BE65B6" w:rsidRPr="006C787A" w:rsidRDefault="00BE65B6" w:rsidP="00F85A49">
            <w:pPr>
              <w:pStyle w:val="NoSpacing"/>
            </w:pPr>
          </w:p>
        </w:tc>
        <w:tc>
          <w:tcPr>
            <w:tcW w:w="1186" w:type="dxa"/>
          </w:tcPr>
          <w:p w14:paraId="3DE7B5CE" w14:textId="77777777" w:rsidR="00BE65B6" w:rsidRDefault="00BE65B6" w:rsidP="0042425C">
            <w:pPr>
              <w:pStyle w:val="NoSpacing"/>
            </w:pPr>
            <w:r>
              <w:t>(</w:t>
            </w:r>
            <w:proofErr w:type="spellStart"/>
            <w:r>
              <w:t>disputeyn</w:t>
            </w:r>
            <w:proofErr w:type="spellEnd"/>
            <w:r>
              <w:t>)</w:t>
            </w:r>
          </w:p>
          <w:p w14:paraId="03B46938" w14:textId="77777777" w:rsidR="00BE65B6" w:rsidRPr="006C787A" w:rsidRDefault="00BE65B6" w:rsidP="00F85A49">
            <w:pPr>
              <w:pStyle w:val="NoSpacing"/>
            </w:pPr>
          </w:p>
        </w:tc>
        <w:tc>
          <w:tcPr>
            <w:tcW w:w="1410" w:type="dxa"/>
          </w:tcPr>
          <w:p w14:paraId="2B968E2A" w14:textId="77777777" w:rsidR="00BE65B6" w:rsidRPr="006C787A" w:rsidRDefault="00BE65B6" w:rsidP="0042425C">
            <w:pPr>
              <w:pStyle w:val="NoSpacing"/>
            </w:pPr>
            <w:r>
              <w:t>(</w:t>
            </w:r>
            <w:proofErr w:type="spellStart"/>
            <w:r>
              <w:t>disputeabt</w:t>
            </w:r>
            <w:proofErr w:type="spellEnd"/>
            <w:r>
              <w:t>)</w:t>
            </w:r>
          </w:p>
          <w:p w14:paraId="4CDD4E2F" w14:textId="0E58E777" w:rsidR="00BE65B6" w:rsidRPr="006C787A" w:rsidRDefault="00BE65B6" w:rsidP="00F85A49">
            <w:pPr>
              <w:pStyle w:val="NoSpacing"/>
            </w:pPr>
          </w:p>
        </w:tc>
        <w:tc>
          <w:tcPr>
            <w:tcW w:w="1350" w:type="dxa"/>
          </w:tcPr>
          <w:p w14:paraId="157B3A36" w14:textId="77777777" w:rsidR="00BE65B6" w:rsidRPr="006C787A" w:rsidRDefault="00BE65B6" w:rsidP="0042425C">
            <w:pPr>
              <w:pStyle w:val="NoSpacing"/>
            </w:pPr>
            <w:r>
              <w:t>(</w:t>
            </w:r>
            <w:proofErr w:type="spellStart"/>
            <w:r>
              <w:t>disputewho</w:t>
            </w:r>
            <w:proofErr w:type="spellEnd"/>
            <w:r>
              <w:t>)</w:t>
            </w:r>
          </w:p>
          <w:p w14:paraId="610D2D20" w14:textId="77777777" w:rsidR="00BE65B6" w:rsidRPr="006C787A" w:rsidRDefault="00BE65B6" w:rsidP="00F85A49">
            <w:pPr>
              <w:pStyle w:val="NoSpacing"/>
            </w:pPr>
          </w:p>
        </w:tc>
        <w:tc>
          <w:tcPr>
            <w:tcW w:w="1170" w:type="dxa"/>
          </w:tcPr>
          <w:p w14:paraId="2871CF71" w14:textId="77777777" w:rsidR="00BE65B6" w:rsidRPr="006C787A" w:rsidRDefault="00BE65B6" w:rsidP="0042425C">
            <w:pPr>
              <w:pStyle w:val="NoSpacing"/>
            </w:pPr>
            <w:r>
              <w:t>(</w:t>
            </w:r>
            <w:proofErr w:type="spellStart"/>
            <w:r>
              <w:t>disputeresolve</w:t>
            </w:r>
            <w:proofErr w:type="spellEnd"/>
            <w:r>
              <w:t>)</w:t>
            </w:r>
          </w:p>
          <w:p w14:paraId="11B074B9" w14:textId="77777777" w:rsidR="00BE65B6" w:rsidRPr="006C787A" w:rsidRDefault="00BE65B6" w:rsidP="00F85A49">
            <w:pPr>
              <w:pStyle w:val="NoSpacing"/>
            </w:pPr>
          </w:p>
        </w:tc>
        <w:tc>
          <w:tcPr>
            <w:tcW w:w="1530" w:type="dxa"/>
          </w:tcPr>
          <w:p w14:paraId="13D76571" w14:textId="77777777" w:rsidR="00BE65B6" w:rsidRPr="006C787A" w:rsidRDefault="00BE65B6" w:rsidP="0042425C">
            <w:pPr>
              <w:pStyle w:val="NoSpacing"/>
            </w:pPr>
            <w:r>
              <w:t>(</w:t>
            </w:r>
            <w:proofErr w:type="spellStart"/>
            <w:r>
              <w:t>whoresolve</w:t>
            </w:r>
            <w:proofErr w:type="spellEnd"/>
            <w:r>
              <w:t>)</w:t>
            </w:r>
          </w:p>
          <w:p w14:paraId="397A8CDD" w14:textId="77777777" w:rsidR="00BE65B6" w:rsidRPr="006C787A" w:rsidRDefault="00BE65B6" w:rsidP="00F85A49">
            <w:pPr>
              <w:pStyle w:val="NoSpacing"/>
            </w:pPr>
          </w:p>
        </w:tc>
        <w:tc>
          <w:tcPr>
            <w:tcW w:w="1440" w:type="dxa"/>
          </w:tcPr>
          <w:p w14:paraId="64F54165" w14:textId="77777777" w:rsidR="00BE65B6" w:rsidRPr="006C787A" w:rsidRDefault="00BE65B6" w:rsidP="00F85A49">
            <w:pPr>
              <w:pStyle w:val="NoSpacing"/>
            </w:pPr>
          </w:p>
        </w:tc>
        <w:tc>
          <w:tcPr>
            <w:tcW w:w="1350" w:type="dxa"/>
          </w:tcPr>
          <w:p w14:paraId="5046EC37" w14:textId="77777777" w:rsidR="00BE65B6" w:rsidRDefault="00BE65B6" w:rsidP="0042425C">
            <w:pPr>
              <w:pStyle w:val="NoSpacing"/>
            </w:pPr>
            <w:r>
              <w:t>(</w:t>
            </w:r>
            <w:proofErr w:type="spellStart"/>
            <w:r>
              <w:t>whoresolveoth</w:t>
            </w:r>
            <w:proofErr w:type="spellEnd"/>
            <w:r>
              <w:t>)</w:t>
            </w:r>
          </w:p>
          <w:p w14:paraId="2D7AC1D8" w14:textId="2263AD1F" w:rsidR="00BE65B6" w:rsidRPr="006C787A" w:rsidRDefault="00BE65B6" w:rsidP="00F85A49">
            <w:pPr>
              <w:pStyle w:val="NoSpacing"/>
            </w:pPr>
          </w:p>
        </w:tc>
        <w:tc>
          <w:tcPr>
            <w:tcW w:w="1350" w:type="dxa"/>
          </w:tcPr>
          <w:p w14:paraId="09C68100" w14:textId="77777777" w:rsidR="00BE65B6" w:rsidRPr="006C787A" w:rsidRDefault="00BE65B6" w:rsidP="0042425C">
            <w:pPr>
              <w:pStyle w:val="NoSpacing"/>
            </w:pPr>
            <w:r>
              <w:t>(</w:t>
            </w:r>
            <w:proofErr w:type="spellStart"/>
            <w:r>
              <w:t>disputetime</w:t>
            </w:r>
            <w:proofErr w:type="spellEnd"/>
            <w:r>
              <w:t>)</w:t>
            </w:r>
          </w:p>
          <w:p w14:paraId="596B40DA" w14:textId="77777777" w:rsidR="00BE65B6" w:rsidRPr="006C787A" w:rsidRDefault="00BE65B6" w:rsidP="00F85A49">
            <w:pPr>
              <w:pStyle w:val="NoSpacing"/>
            </w:pPr>
          </w:p>
        </w:tc>
        <w:tc>
          <w:tcPr>
            <w:tcW w:w="1260" w:type="dxa"/>
          </w:tcPr>
          <w:p w14:paraId="4C2C958F" w14:textId="77777777" w:rsidR="00BE65B6" w:rsidRPr="006C787A" w:rsidRDefault="00BE65B6" w:rsidP="0042425C">
            <w:pPr>
              <w:pStyle w:val="NoSpacing"/>
            </w:pPr>
            <w:r>
              <w:t>(</w:t>
            </w:r>
            <w:proofErr w:type="spellStart"/>
            <w:r>
              <w:t>disputesatisfied</w:t>
            </w:r>
            <w:proofErr w:type="spellEnd"/>
            <w:r>
              <w:t>)</w:t>
            </w:r>
          </w:p>
          <w:p w14:paraId="02A3CCAE" w14:textId="77777777" w:rsidR="00BE65B6" w:rsidRPr="006C787A" w:rsidRDefault="00BE65B6" w:rsidP="00F85A49">
            <w:pPr>
              <w:pStyle w:val="NoSpacing"/>
            </w:pPr>
          </w:p>
        </w:tc>
        <w:tc>
          <w:tcPr>
            <w:tcW w:w="1260" w:type="dxa"/>
          </w:tcPr>
          <w:p w14:paraId="79F9D0FF" w14:textId="77777777" w:rsidR="00BE65B6" w:rsidRDefault="00BE65B6" w:rsidP="0042425C">
            <w:pPr>
              <w:pStyle w:val="NoSpacing"/>
            </w:pPr>
          </w:p>
        </w:tc>
      </w:tr>
      <w:tr w:rsidR="00BE65B6" w:rsidRPr="006C787A" w14:paraId="20841EB9" w14:textId="7FD3AF75" w:rsidTr="00435F33">
        <w:trPr>
          <w:trHeight w:val="20"/>
          <w:jc w:val="center"/>
        </w:trPr>
        <w:tc>
          <w:tcPr>
            <w:tcW w:w="1185" w:type="dxa"/>
          </w:tcPr>
          <w:p w14:paraId="6FA716CA" w14:textId="77777777" w:rsidR="00BE65B6" w:rsidRPr="006C787A" w:rsidRDefault="00BE65B6" w:rsidP="00F85A49">
            <w:pPr>
              <w:pStyle w:val="NoSpacing"/>
            </w:pPr>
            <w:r w:rsidRPr="006C787A">
              <w:t>1</w:t>
            </w:r>
          </w:p>
        </w:tc>
        <w:tc>
          <w:tcPr>
            <w:tcW w:w="1186" w:type="dxa"/>
          </w:tcPr>
          <w:p w14:paraId="06791E4C" w14:textId="77777777" w:rsidR="00BE65B6" w:rsidRPr="006C787A" w:rsidRDefault="00BE65B6" w:rsidP="00F85A49">
            <w:pPr>
              <w:pStyle w:val="NoSpacing"/>
            </w:pPr>
          </w:p>
        </w:tc>
        <w:tc>
          <w:tcPr>
            <w:tcW w:w="1410" w:type="dxa"/>
          </w:tcPr>
          <w:p w14:paraId="5FFC7F2C" w14:textId="3B354A88" w:rsidR="00BE65B6" w:rsidRPr="006C787A" w:rsidRDefault="00BE65B6" w:rsidP="00F85A49">
            <w:pPr>
              <w:pStyle w:val="NoSpacing"/>
            </w:pPr>
          </w:p>
        </w:tc>
        <w:tc>
          <w:tcPr>
            <w:tcW w:w="1350" w:type="dxa"/>
          </w:tcPr>
          <w:p w14:paraId="74A79DE3" w14:textId="77777777" w:rsidR="00BE65B6" w:rsidRPr="006C787A" w:rsidRDefault="00BE65B6" w:rsidP="00F85A49">
            <w:pPr>
              <w:pStyle w:val="NoSpacing"/>
            </w:pPr>
          </w:p>
        </w:tc>
        <w:tc>
          <w:tcPr>
            <w:tcW w:w="1170" w:type="dxa"/>
          </w:tcPr>
          <w:p w14:paraId="6DFD3A62" w14:textId="77777777" w:rsidR="00BE65B6" w:rsidRPr="006C787A" w:rsidRDefault="00BE65B6" w:rsidP="00F85A49">
            <w:pPr>
              <w:pStyle w:val="NoSpacing"/>
            </w:pPr>
          </w:p>
        </w:tc>
        <w:tc>
          <w:tcPr>
            <w:tcW w:w="1530" w:type="dxa"/>
          </w:tcPr>
          <w:p w14:paraId="26B5C421" w14:textId="77777777" w:rsidR="00BE65B6" w:rsidRPr="006C787A" w:rsidRDefault="00BE65B6" w:rsidP="00F85A49">
            <w:pPr>
              <w:pStyle w:val="NoSpacing"/>
            </w:pPr>
          </w:p>
        </w:tc>
        <w:tc>
          <w:tcPr>
            <w:tcW w:w="1440" w:type="dxa"/>
          </w:tcPr>
          <w:p w14:paraId="7490966A" w14:textId="77777777" w:rsidR="00BE65B6" w:rsidRPr="006C787A" w:rsidRDefault="00BE65B6" w:rsidP="00F85A49">
            <w:pPr>
              <w:pStyle w:val="NoSpacing"/>
            </w:pPr>
          </w:p>
        </w:tc>
        <w:tc>
          <w:tcPr>
            <w:tcW w:w="1350" w:type="dxa"/>
          </w:tcPr>
          <w:p w14:paraId="2631E9A7" w14:textId="2FDAB64E" w:rsidR="00BE65B6" w:rsidRPr="006C787A" w:rsidRDefault="00BE65B6" w:rsidP="00F85A49">
            <w:pPr>
              <w:pStyle w:val="NoSpacing"/>
            </w:pPr>
          </w:p>
        </w:tc>
        <w:tc>
          <w:tcPr>
            <w:tcW w:w="1350" w:type="dxa"/>
          </w:tcPr>
          <w:p w14:paraId="63DD5FF7" w14:textId="77777777" w:rsidR="00BE65B6" w:rsidRPr="006C787A" w:rsidRDefault="00BE65B6" w:rsidP="00F85A49">
            <w:pPr>
              <w:pStyle w:val="NoSpacing"/>
            </w:pPr>
          </w:p>
        </w:tc>
        <w:tc>
          <w:tcPr>
            <w:tcW w:w="1260" w:type="dxa"/>
          </w:tcPr>
          <w:p w14:paraId="3EB77EB1" w14:textId="77777777" w:rsidR="00BE65B6" w:rsidRPr="006C787A" w:rsidRDefault="00BE65B6" w:rsidP="00F85A49">
            <w:pPr>
              <w:pStyle w:val="NoSpacing"/>
            </w:pPr>
          </w:p>
        </w:tc>
        <w:tc>
          <w:tcPr>
            <w:tcW w:w="1260" w:type="dxa"/>
          </w:tcPr>
          <w:p w14:paraId="76FF2033" w14:textId="77777777" w:rsidR="00BE65B6" w:rsidRPr="006C787A" w:rsidRDefault="00BE65B6" w:rsidP="00F85A49">
            <w:pPr>
              <w:pStyle w:val="NoSpacing"/>
            </w:pPr>
          </w:p>
        </w:tc>
      </w:tr>
      <w:tr w:rsidR="00BE65B6" w:rsidRPr="006C787A" w14:paraId="2F869828" w14:textId="348338BE" w:rsidTr="00435F33">
        <w:trPr>
          <w:trHeight w:val="20"/>
          <w:jc w:val="center"/>
        </w:trPr>
        <w:tc>
          <w:tcPr>
            <w:tcW w:w="1185" w:type="dxa"/>
          </w:tcPr>
          <w:p w14:paraId="079B718F" w14:textId="77777777" w:rsidR="00BE65B6" w:rsidRPr="006C787A" w:rsidRDefault="00BE65B6" w:rsidP="00F85A49">
            <w:pPr>
              <w:pStyle w:val="NoSpacing"/>
            </w:pPr>
            <w:r w:rsidRPr="006C787A">
              <w:t>2</w:t>
            </w:r>
          </w:p>
        </w:tc>
        <w:tc>
          <w:tcPr>
            <w:tcW w:w="1186" w:type="dxa"/>
          </w:tcPr>
          <w:p w14:paraId="6A5ED0CE" w14:textId="77777777" w:rsidR="00BE65B6" w:rsidRPr="006C787A" w:rsidRDefault="00BE65B6" w:rsidP="00F85A49">
            <w:pPr>
              <w:pStyle w:val="NoSpacing"/>
            </w:pPr>
          </w:p>
        </w:tc>
        <w:tc>
          <w:tcPr>
            <w:tcW w:w="1410" w:type="dxa"/>
          </w:tcPr>
          <w:p w14:paraId="7DDCA4A1" w14:textId="6F8C09BF" w:rsidR="00BE65B6" w:rsidRPr="006C787A" w:rsidRDefault="00BE65B6" w:rsidP="00F85A49">
            <w:pPr>
              <w:pStyle w:val="NoSpacing"/>
            </w:pPr>
          </w:p>
        </w:tc>
        <w:tc>
          <w:tcPr>
            <w:tcW w:w="1350" w:type="dxa"/>
          </w:tcPr>
          <w:p w14:paraId="14A4B478" w14:textId="77777777" w:rsidR="00BE65B6" w:rsidRPr="006C787A" w:rsidRDefault="00BE65B6" w:rsidP="00F85A49">
            <w:pPr>
              <w:pStyle w:val="NoSpacing"/>
            </w:pPr>
          </w:p>
        </w:tc>
        <w:tc>
          <w:tcPr>
            <w:tcW w:w="1170" w:type="dxa"/>
          </w:tcPr>
          <w:p w14:paraId="1EC8DB2D" w14:textId="77777777" w:rsidR="00BE65B6" w:rsidRPr="006C787A" w:rsidRDefault="00BE65B6" w:rsidP="00F85A49">
            <w:pPr>
              <w:pStyle w:val="NoSpacing"/>
            </w:pPr>
          </w:p>
        </w:tc>
        <w:tc>
          <w:tcPr>
            <w:tcW w:w="1530" w:type="dxa"/>
          </w:tcPr>
          <w:p w14:paraId="1A8D1A74" w14:textId="77777777" w:rsidR="00BE65B6" w:rsidRPr="006C787A" w:rsidRDefault="00BE65B6" w:rsidP="00F85A49">
            <w:pPr>
              <w:pStyle w:val="NoSpacing"/>
            </w:pPr>
          </w:p>
        </w:tc>
        <w:tc>
          <w:tcPr>
            <w:tcW w:w="1440" w:type="dxa"/>
          </w:tcPr>
          <w:p w14:paraId="6AF4C931" w14:textId="77777777" w:rsidR="00BE65B6" w:rsidRPr="006C787A" w:rsidRDefault="00BE65B6" w:rsidP="00F85A49">
            <w:pPr>
              <w:pStyle w:val="NoSpacing"/>
            </w:pPr>
          </w:p>
        </w:tc>
        <w:tc>
          <w:tcPr>
            <w:tcW w:w="1350" w:type="dxa"/>
          </w:tcPr>
          <w:p w14:paraId="323C8419" w14:textId="69E756AB" w:rsidR="00BE65B6" w:rsidRPr="006C787A" w:rsidRDefault="00BE65B6" w:rsidP="00F85A49">
            <w:pPr>
              <w:pStyle w:val="NoSpacing"/>
            </w:pPr>
          </w:p>
        </w:tc>
        <w:tc>
          <w:tcPr>
            <w:tcW w:w="1350" w:type="dxa"/>
          </w:tcPr>
          <w:p w14:paraId="56A47026" w14:textId="77777777" w:rsidR="00BE65B6" w:rsidRPr="006C787A" w:rsidRDefault="00BE65B6" w:rsidP="00F85A49">
            <w:pPr>
              <w:pStyle w:val="NoSpacing"/>
            </w:pPr>
          </w:p>
        </w:tc>
        <w:tc>
          <w:tcPr>
            <w:tcW w:w="1260" w:type="dxa"/>
          </w:tcPr>
          <w:p w14:paraId="7D6F3D10" w14:textId="77777777" w:rsidR="00BE65B6" w:rsidRPr="006C787A" w:rsidRDefault="00BE65B6" w:rsidP="00F85A49">
            <w:pPr>
              <w:pStyle w:val="NoSpacing"/>
            </w:pPr>
          </w:p>
        </w:tc>
        <w:tc>
          <w:tcPr>
            <w:tcW w:w="1260" w:type="dxa"/>
          </w:tcPr>
          <w:p w14:paraId="2924A060" w14:textId="77777777" w:rsidR="00BE65B6" w:rsidRPr="006C787A" w:rsidRDefault="00BE65B6" w:rsidP="00F85A49">
            <w:pPr>
              <w:pStyle w:val="NoSpacing"/>
            </w:pPr>
          </w:p>
        </w:tc>
      </w:tr>
      <w:tr w:rsidR="00BE65B6" w:rsidRPr="006C787A" w14:paraId="1DC452A2" w14:textId="7D29440F" w:rsidTr="00435F33">
        <w:trPr>
          <w:trHeight w:val="20"/>
          <w:jc w:val="center"/>
        </w:trPr>
        <w:tc>
          <w:tcPr>
            <w:tcW w:w="1185" w:type="dxa"/>
          </w:tcPr>
          <w:p w14:paraId="59880E6C" w14:textId="77777777" w:rsidR="00BE65B6" w:rsidRPr="006C787A" w:rsidRDefault="00BE65B6" w:rsidP="00F85A49">
            <w:pPr>
              <w:pStyle w:val="NoSpacing"/>
            </w:pPr>
            <w:r w:rsidRPr="006C787A">
              <w:t>3</w:t>
            </w:r>
          </w:p>
        </w:tc>
        <w:tc>
          <w:tcPr>
            <w:tcW w:w="1186" w:type="dxa"/>
          </w:tcPr>
          <w:p w14:paraId="30282F2B" w14:textId="77777777" w:rsidR="00BE65B6" w:rsidRPr="006C787A" w:rsidRDefault="00BE65B6" w:rsidP="00F85A49">
            <w:pPr>
              <w:pStyle w:val="NoSpacing"/>
            </w:pPr>
          </w:p>
        </w:tc>
        <w:tc>
          <w:tcPr>
            <w:tcW w:w="1410" w:type="dxa"/>
          </w:tcPr>
          <w:p w14:paraId="7F2CA02E" w14:textId="527D68BE" w:rsidR="00BE65B6" w:rsidRPr="006C787A" w:rsidRDefault="00BE65B6" w:rsidP="00F85A49">
            <w:pPr>
              <w:pStyle w:val="NoSpacing"/>
            </w:pPr>
          </w:p>
        </w:tc>
        <w:tc>
          <w:tcPr>
            <w:tcW w:w="1350" w:type="dxa"/>
          </w:tcPr>
          <w:p w14:paraId="6E0A05CF" w14:textId="77777777" w:rsidR="00BE65B6" w:rsidRPr="006C787A" w:rsidRDefault="00BE65B6" w:rsidP="00F85A49">
            <w:pPr>
              <w:pStyle w:val="NoSpacing"/>
            </w:pPr>
          </w:p>
        </w:tc>
        <w:tc>
          <w:tcPr>
            <w:tcW w:w="1170" w:type="dxa"/>
          </w:tcPr>
          <w:p w14:paraId="0939013D" w14:textId="77777777" w:rsidR="00BE65B6" w:rsidRPr="006C787A" w:rsidRDefault="00BE65B6" w:rsidP="00F85A49">
            <w:pPr>
              <w:pStyle w:val="NoSpacing"/>
            </w:pPr>
          </w:p>
        </w:tc>
        <w:tc>
          <w:tcPr>
            <w:tcW w:w="1530" w:type="dxa"/>
          </w:tcPr>
          <w:p w14:paraId="6AF1305D" w14:textId="77777777" w:rsidR="00BE65B6" w:rsidRPr="006C787A" w:rsidRDefault="00BE65B6" w:rsidP="00F85A49">
            <w:pPr>
              <w:pStyle w:val="NoSpacing"/>
            </w:pPr>
          </w:p>
        </w:tc>
        <w:tc>
          <w:tcPr>
            <w:tcW w:w="1440" w:type="dxa"/>
          </w:tcPr>
          <w:p w14:paraId="1D96BDE1" w14:textId="77777777" w:rsidR="00BE65B6" w:rsidRPr="006C787A" w:rsidRDefault="00BE65B6" w:rsidP="00F85A49">
            <w:pPr>
              <w:pStyle w:val="NoSpacing"/>
            </w:pPr>
          </w:p>
        </w:tc>
        <w:tc>
          <w:tcPr>
            <w:tcW w:w="1350" w:type="dxa"/>
          </w:tcPr>
          <w:p w14:paraId="41D94A42" w14:textId="4BD74C4B" w:rsidR="00BE65B6" w:rsidRPr="006C787A" w:rsidRDefault="00BE65B6" w:rsidP="00F85A49">
            <w:pPr>
              <w:pStyle w:val="NoSpacing"/>
            </w:pPr>
          </w:p>
        </w:tc>
        <w:tc>
          <w:tcPr>
            <w:tcW w:w="1350" w:type="dxa"/>
          </w:tcPr>
          <w:p w14:paraId="4802A429" w14:textId="77777777" w:rsidR="00BE65B6" w:rsidRPr="006C787A" w:rsidRDefault="00BE65B6" w:rsidP="00F85A49">
            <w:pPr>
              <w:pStyle w:val="NoSpacing"/>
            </w:pPr>
          </w:p>
        </w:tc>
        <w:tc>
          <w:tcPr>
            <w:tcW w:w="1260" w:type="dxa"/>
          </w:tcPr>
          <w:p w14:paraId="28609F19" w14:textId="77777777" w:rsidR="00BE65B6" w:rsidRPr="006C787A" w:rsidRDefault="00BE65B6" w:rsidP="00F85A49">
            <w:pPr>
              <w:pStyle w:val="NoSpacing"/>
            </w:pPr>
          </w:p>
        </w:tc>
        <w:tc>
          <w:tcPr>
            <w:tcW w:w="1260" w:type="dxa"/>
          </w:tcPr>
          <w:p w14:paraId="3324F4B4" w14:textId="77777777" w:rsidR="00BE65B6" w:rsidRPr="006C787A" w:rsidRDefault="00BE65B6" w:rsidP="00F85A49">
            <w:pPr>
              <w:pStyle w:val="NoSpacing"/>
            </w:pPr>
          </w:p>
        </w:tc>
      </w:tr>
      <w:tr w:rsidR="00BE65B6" w:rsidRPr="006C787A" w14:paraId="65F4143A" w14:textId="2BCC5D9B" w:rsidTr="00435F33">
        <w:trPr>
          <w:trHeight w:val="20"/>
          <w:jc w:val="center"/>
        </w:trPr>
        <w:tc>
          <w:tcPr>
            <w:tcW w:w="1185" w:type="dxa"/>
          </w:tcPr>
          <w:p w14:paraId="0FA2CE72" w14:textId="77777777" w:rsidR="00BE65B6" w:rsidRPr="006C787A" w:rsidRDefault="00BE65B6" w:rsidP="00F85A49">
            <w:pPr>
              <w:pStyle w:val="NoSpacing"/>
            </w:pPr>
            <w:r w:rsidRPr="006C787A">
              <w:t>4</w:t>
            </w:r>
          </w:p>
        </w:tc>
        <w:tc>
          <w:tcPr>
            <w:tcW w:w="1186" w:type="dxa"/>
          </w:tcPr>
          <w:p w14:paraId="5993E5C3" w14:textId="77777777" w:rsidR="00BE65B6" w:rsidRPr="006C787A" w:rsidRDefault="00BE65B6" w:rsidP="00F85A49">
            <w:pPr>
              <w:pStyle w:val="NoSpacing"/>
            </w:pPr>
          </w:p>
        </w:tc>
        <w:tc>
          <w:tcPr>
            <w:tcW w:w="1410" w:type="dxa"/>
          </w:tcPr>
          <w:p w14:paraId="4C36FC9D" w14:textId="10A65EEA" w:rsidR="00BE65B6" w:rsidRPr="006C787A" w:rsidRDefault="00BE65B6" w:rsidP="00F85A49">
            <w:pPr>
              <w:pStyle w:val="NoSpacing"/>
            </w:pPr>
          </w:p>
        </w:tc>
        <w:tc>
          <w:tcPr>
            <w:tcW w:w="1350" w:type="dxa"/>
          </w:tcPr>
          <w:p w14:paraId="7485F616" w14:textId="77777777" w:rsidR="00BE65B6" w:rsidRPr="006C787A" w:rsidRDefault="00BE65B6" w:rsidP="00F85A49">
            <w:pPr>
              <w:pStyle w:val="NoSpacing"/>
            </w:pPr>
          </w:p>
        </w:tc>
        <w:tc>
          <w:tcPr>
            <w:tcW w:w="1170" w:type="dxa"/>
          </w:tcPr>
          <w:p w14:paraId="49D1C960" w14:textId="77777777" w:rsidR="00BE65B6" w:rsidRPr="006C787A" w:rsidRDefault="00BE65B6" w:rsidP="00F85A49">
            <w:pPr>
              <w:pStyle w:val="NoSpacing"/>
            </w:pPr>
          </w:p>
        </w:tc>
        <w:tc>
          <w:tcPr>
            <w:tcW w:w="1530" w:type="dxa"/>
          </w:tcPr>
          <w:p w14:paraId="102744CA" w14:textId="77777777" w:rsidR="00BE65B6" w:rsidRPr="006C787A" w:rsidRDefault="00BE65B6" w:rsidP="00F85A49">
            <w:pPr>
              <w:pStyle w:val="NoSpacing"/>
            </w:pPr>
          </w:p>
        </w:tc>
        <w:tc>
          <w:tcPr>
            <w:tcW w:w="1440" w:type="dxa"/>
          </w:tcPr>
          <w:p w14:paraId="6663F767" w14:textId="77777777" w:rsidR="00BE65B6" w:rsidRPr="006C787A" w:rsidRDefault="00BE65B6" w:rsidP="00F85A49">
            <w:pPr>
              <w:pStyle w:val="NoSpacing"/>
            </w:pPr>
          </w:p>
        </w:tc>
        <w:tc>
          <w:tcPr>
            <w:tcW w:w="1350" w:type="dxa"/>
          </w:tcPr>
          <w:p w14:paraId="4D86B5D9" w14:textId="3AFF120B" w:rsidR="00BE65B6" w:rsidRPr="006C787A" w:rsidRDefault="00BE65B6" w:rsidP="00F85A49">
            <w:pPr>
              <w:pStyle w:val="NoSpacing"/>
            </w:pPr>
          </w:p>
        </w:tc>
        <w:tc>
          <w:tcPr>
            <w:tcW w:w="1350" w:type="dxa"/>
          </w:tcPr>
          <w:p w14:paraId="43FB3613" w14:textId="77777777" w:rsidR="00BE65B6" w:rsidRPr="006C787A" w:rsidRDefault="00BE65B6" w:rsidP="00F85A49">
            <w:pPr>
              <w:pStyle w:val="NoSpacing"/>
            </w:pPr>
          </w:p>
        </w:tc>
        <w:tc>
          <w:tcPr>
            <w:tcW w:w="1260" w:type="dxa"/>
          </w:tcPr>
          <w:p w14:paraId="1756547E" w14:textId="77777777" w:rsidR="00BE65B6" w:rsidRPr="006C787A" w:rsidRDefault="00BE65B6" w:rsidP="00F85A49">
            <w:pPr>
              <w:pStyle w:val="NoSpacing"/>
            </w:pPr>
          </w:p>
        </w:tc>
        <w:tc>
          <w:tcPr>
            <w:tcW w:w="1260" w:type="dxa"/>
          </w:tcPr>
          <w:p w14:paraId="5A2FD055" w14:textId="77777777" w:rsidR="00BE65B6" w:rsidRPr="006C787A" w:rsidRDefault="00BE65B6" w:rsidP="00F85A49">
            <w:pPr>
              <w:pStyle w:val="NoSpacing"/>
            </w:pPr>
          </w:p>
        </w:tc>
      </w:tr>
      <w:tr w:rsidR="00BE65B6" w:rsidRPr="006C787A" w14:paraId="65EB5C18" w14:textId="77584297" w:rsidTr="00435F33">
        <w:trPr>
          <w:trHeight w:val="20"/>
          <w:jc w:val="center"/>
        </w:trPr>
        <w:tc>
          <w:tcPr>
            <w:tcW w:w="1185" w:type="dxa"/>
          </w:tcPr>
          <w:p w14:paraId="5FB8E696" w14:textId="77777777" w:rsidR="00BE65B6" w:rsidRPr="006C787A" w:rsidRDefault="00BE65B6" w:rsidP="00F85A49">
            <w:pPr>
              <w:pStyle w:val="NoSpacing"/>
            </w:pPr>
            <w:r w:rsidRPr="006C787A">
              <w:t>5</w:t>
            </w:r>
          </w:p>
        </w:tc>
        <w:tc>
          <w:tcPr>
            <w:tcW w:w="1186" w:type="dxa"/>
          </w:tcPr>
          <w:p w14:paraId="1A452520" w14:textId="77777777" w:rsidR="00BE65B6" w:rsidRPr="006C787A" w:rsidRDefault="00BE65B6" w:rsidP="00F85A49">
            <w:pPr>
              <w:pStyle w:val="NoSpacing"/>
            </w:pPr>
          </w:p>
        </w:tc>
        <w:tc>
          <w:tcPr>
            <w:tcW w:w="1410" w:type="dxa"/>
          </w:tcPr>
          <w:p w14:paraId="1EAD4E3A" w14:textId="19E250DE" w:rsidR="00BE65B6" w:rsidRPr="006C787A" w:rsidRDefault="00BE65B6" w:rsidP="00F85A49">
            <w:pPr>
              <w:pStyle w:val="NoSpacing"/>
            </w:pPr>
          </w:p>
        </w:tc>
        <w:tc>
          <w:tcPr>
            <w:tcW w:w="1350" w:type="dxa"/>
          </w:tcPr>
          <w:p w14:paraId="799ED285" w14:textId="77777777" w:rsidR="00BE65B6" w:rsidRPr="006C787A" w:rsidRDefault="00BE65B6" w:rsidP="00F85A49">
            <w:pPr>
              <w:pStyle w:val="NoSpacing"/>
            </w:pPr>
          </w:p>
        </w:tc>
        <w:tc>
          <w:tcPr>
            <w:tcW w:w="1170" w:type="dxa"/>
          </w:tcPr>
          <w:p w14:paraId="45A6BDF5" w14:textId="77777777" w:rsidR="00BE65B6" w:rsidRPr="006C787A" w:rsidRDefault="00BE65B6" w:rsidP="00F85A49">
            <w:pPr>
              <w:pStyle w:val="NoSpacing"/>
            </w:pPr>
          </w:p>
        </w:tc>
        <w:tc>
          <w:tcPr>
            <w:tcW w:w="1530" w:type="dxa"/>
          </w:tcPr>
          <w:p w14:paraId="28D240F6" w14:textId="77777777" w:rsidR="00BE65B6" w:rsidRPr="006C787A" w:rsidRDefault="00BE65B6" w:rsidP="00F85A49">
            <w:pPr>
              <w:pStyle w:val="NoSpacing"/>
            </w:pPr>
          </w:p>
        </w:tc>
        <w:tc>
          <w:tcPr>
            <w:tcW w:w="1440" w:type="dxa"/>
          </w:tcPr>
          <w:p w14:paraId="22A382CC" w14:textId="77777777" w:rsidR="00BE65B6" w:rsidRPr="006C787A" w:rsidRDefault="00BE65B6" w:rsidP="00F85A49">
            <w:pPr>
              <w:pStyle w:val="NoSpacing"/>
            </w:pPr>
          </w:p>
        </w:tc>
        <w:tc>
          <w:tcPr>
            <w:tcW w:w="1350" w:type="dxa"/>
          </w:tcPr>
          <w:p w14:paraId="2512F8DB" w14:textId="2417083B" w:rsidR="00BE65B6" w:rsidRPr="006C787A" w:rsidRDefault="00BE65B6" w:rsidP="00F85A49">
            <w:pPr>
              <w:pStyle w:val="NoSpacing"/>
            </w:pPr>
          </w:p>
        </w:tc>
        <w:tc>
          <w:tcPr>
            <w:tcW w:w="1350" w:type="dxa"/>
          </w:tcPr>
          <w:p w14:paraId="63E1BB14" w14:textId="77777777" w:rsidR="00BE65B6" w:rsidRPr="006C787A" w:rsidRDefault="00BE65B6" w:rsidP="00F85A49">
            <w:pPr>
              <w:pStyle w:val="NoSpacing"/>
            </w:pPr>
          </w:p>
        </w:tc>
        <w:tc>
          <w:tcPr>
            <w:tcW w:w="1260" w:type="dxa"/>
          </w:tcPr>
          <w:p w14:paraId="65D2E014" w14:textId="77777777" w:rsidR="00BE65B6" w:rsidRPr="006C787A" w:rsidRDefault="00BE65B6" w:rsidP="00F85A49">
            <w:pPr>
              <w:pStyle w:val="NoSpacing"/>
            </w:pPr>
          </w:p>
        </w:tc>
        <w:tc>
          <w:tcPr>
            <w:tcW w:w="1260" w:type="dxa"/>
          </w:tcPr>
          <w:p w14:paraId="0FFF8269" w14:textId="77777777" w:rsidR="00BE65B6" w:rsidRPr="006C787A" w:rsidRDefault="00BE65B6" w:rsidP="00F85A49">
            <w:pPr>
              <w:pStyle w:val="NoSpacing"/>
            </w:pPr>
          </w:p>
        </w:tc>
      </w:tr>
    </w:tbl>
    <w:p w14:paraId="1138F617" w14:textId="77777777" w:rsidR="006F0E52" w:rsidRDefault="006F0E52" w:rsidP="00F85A49">
      <w:pPr>
        <w:pStyle w:val="NoSpacing"/>
      </w:pPr>
    </w:p>
    <w:p w14:paraId="75BBFB8B" w14:textId="77777777" w:rsidR="005D3593" w:rsidRDefault="005D3593" w:rsidP="00F85A49">
      <w:pPr>
        <w:pStyle w:val="NoSpacing"/>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3237"/>
        <w:gridCol w:w="2048"/>
        <w:gridCol w:w="3299"/>
        <w:gridCol w:w="2520"/>
        <w:gridCol w:w="3184"/>
      </w:tblGrid>
      <w:tr w:rsidR="006C787A" w:rsidRPr="006C787A" w14:paraId="169B4A79" w14:textId="77777777" w:rsidTr="00020591">
        <w:trPr>
          <w:trHeight w:val="20"/>
          <w:jc w:val="center"/>
        </w:trPr>
        <w:tc>
          <w:tcPr>
            <w:tcW w:w="3237" w:type="dxa"/>
          </w:tcPr>
          <w:p w14:paraId="71D9BFD1" w14:textId="7A20412B" w:rsidR="006C787A" w:rsidRPr="006C787A" w:rsidRDefault="007665FF" w:rsidP="00717140">
            <w:pPr>
              <w:pStyle w:val="NoSpacing"/>
              <w:rPr>
                <w:b/>
              </w:rPr>
            </w:pPr>
            <w:r>
              <w:rPr>
                <w:b/>
              </w:rPr>
              <w:t>108</w:t>
            </w:r>
            <w:r w:rsidR="003E7353">
              <w:rPr>
                <w:b/>
              </w:rPr>
              <w:t>–</w:t>
            </w:r>
            <w:r w:rsidR="00717140">
              <w:rPr>
                <w:b/>
              </w:rPr>
              <w:t>Parties</w:t>
            </w:r>
            <w:r w:rsidR="006C787A" w:rsidRPr="006C787A">
              <w:rPr>
                <w:b/>
              </w:rPr>
              <w:t xml:space="preserve"> in </w:t>
            </w:r>
            <w:r w:rsidR="00EA10A6">
              <w:rPr>
                <w:b/>
              </w:rPr>
              <w:t>dispute</w:t>
            </w:r>
          </w:p>
        </w:tc>
        <w:tc>
          <w:tcPr>
            <w:tcW w:w="2048"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299" w:type="dxa"/>
          </w:tcPr>
          <w:p w14:paraId="33F5B476" w14:textId="3302A134" w:rsidR="006C787A" w:rsidRPr="006C787A" w:rsidRDefault="006C787A" w:rsidP="00717140">
            <w:pPr>
              <w:pStyle w:val="NoSpacing"/>
              <w:rPr>
                <w:b/>
              </w:rPr>
            </w:pPr>
            <w:r w:rsidRPr="006C787A">
              <w:rPr>
                <w:b/>
              </w:rPr>
              <w:t>1</w:t>
            </w:r>
            <w:r w:rsidR="007665FF">
              <w:rPr>
                <w:b/>
              </w:rPr>
              <w:t>10</w:t>
            </w:r>
            <w:r w:rsidR="003E7353">
              <w:rPr>
                <w:b/>
              </w:rPr>
              <w:t>–</w:t>
            </w:r>
            <w:r w:rsidR="00717140">
              <w:rPr>
                <w:b/>
              </w:rPr>
              <w:t>Dispute Resolution Place</w:t>
            </w:r>
            <w:r w:rsidRPr="006C787A">
              <w:rPr>
                <w:b/>
              </w:rPr>
              <w:t xml:space="preserve"> </w:t>
            </w:r>
          </w:p>
        </w:tc>
        <w:tc>
          <w:tcPr>
            <w:tcW w:w="2520"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3184"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rsidTr="00020591">
        <w:trPr>
          <w:trHeight w:val="20"/>
          <w:jc w:val="center"/>
        </w:trPr>
        <w:tc>
          <w:tcPr>
            <w:tcW w:w="3237"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048"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299" w:type="dxa"/>
          </w:tcPr>
          <w:p w14:paraId="68AE30FA" w14:textId="57403A4F" w:rsidR="009229F9" w:rsidRPr="00990B9D" w:rsidRDefault="006C787A" w:rsidP="00F85A49">
            <w:pPr>
              <w:pStyle w:val="NoSpacing"/>
              <w:rPr>
                <w:sz w:val="20"/>
              </w:rPr>
            </w:pPr>
            <w:r w:rsidRPr="00990B9D">
              <w:rPr>
                <w:sz w:val="20"/>
              </w:rPr>
              <w:t>1=Headman/woman</w:t>
            </w:r>
            <w:r w:rsidR="00DD5498">
              <w:rPr>
                <w:sz w:val="20"/>
              </w:rPr>
              <w:t xml:space="preserve"> or </w:t>
            </w:r>
            <w:proofErr w:type="spellStart"/>
            <w:r w:rsidR="00DD5498">
              <w:rPr>
                <w:sz w:val="20"/>
              </w:rPr>
              <w:t>induna</w:t>
            </w:r>
            <w:proofErr w:type="spellEnd"/>
          </w:p>
          <w:p w14:paraId="3E5C335A" w14:textId="292D059A" w:rsidR="006C787A" w:rsidRPr="00990B9D" w:rsidRDefault="00DD5498" w:rsidP="00F85A49">
            <w:pPr>
              <w:pStyle w:val="NoSpacing"/>
              <w:rPr>
                <w:sz w:val="20"/>
              </w:rPr>
            </w:pPr>
            <w:r>
              <w:rPr>
                <w:sz w:val="20"/>
              </w:rPr>
              <w:t>2</w:t>
            </w:r>
            <w:r w:rsidR="006C787A" w:rsidRPr="00990B9D">
              <w:rPr>
                <w:sz w:val="20"/>
              </w:rPr>
              <w:t xml:space="preserve">=NGO </w:t>
            </w:r>
          </w:p>
          <w:p w14:paraId="722ADD62" w14:textId="15DAD470" w:rsidR="006C787A" w:rsidRPr="00990B9D" w:rsidRDefault="00DD5498" w:rsidP="00F85A49">
            <w:pPr>
              <w:pStyle w:val="NoSpacing"/>
              <w:rPr>
                <w:sz w:val="20"/>
              </w:rPr>
            </w:pPr>
            <w:r>
              <w:rPr>
                <w:sz w:val="20"/>
              </w:rPr>
              <w:t>3</w:t>
            </w:r>
            <w:r w:rsidR="006C787A" w:rsidRPr="00990B9D">
              <w:rPr>
                <w:sz w:val="20"/>
              </w:rPr>
              <w:t>=Cooperative farmer group</w:t>
            </w:r>
          </w:p>
          <w:p w14:paraId="717BE2B3" w14:textId="3C84EEE4" w:rsidR="006C787A" w:rsidRPr="00990B9D" w:rsidRDefault="00DD5498" w:rsidP="00F85A49">
            <w:pPr>
              <w:pStyle w:val="NoSpacing"/>
              <w:rPr>
                <w:sz w:val="20"/>
              </w:rPr>
            </w:pPr>
            <w:r>
              <w:rPr>
                <w:sz w:val="20"/>
              </w:rPr>
              <w:t>4</w:t>
            </w:r>
            <w:r w:rsidR="006C787A" w:rsidRPr="00990B9D">
              <w:rPr>
                <w:sz w:val="20"/>
              </w:rPr>
              <w:t>=</w:t>
            </w:r>
            <w:r w:rsidR="004B7BF4">
              <w:rPr>
                <w:sz w:val="20"/>
              </w:rPr>
              <w:t>District Forestry Official</w:t>
            </w:r>
          </w:p>
          <w:p w14:paraId="38B4CEA9" w14:textId="2E72149B" w:rsidR="006C787A" w:rsidRPr="00990B9D" w:rsidRDefault="00DD5498" w:rsidP="00F85A49">
            <w:pPr>
              <w:pStyle w:val="NoSpacing"/>
              <w:rPr>
                <w:sz w:val="20"/>
              </w:rPr>
            </w:pPr>
            <w:r>
              <w:rPr>
                <w:sz w:val="20"/>
              </w:rPr>
              <w:t>5</w:t>
            </w:r>
            <w:r w:rsidR="006C787A" w:rsidRPr="00990B9D">
              <w:rPr>
                <w:sz w:val="20"/>
              </w:rPr>
              <w:t>=Village Land Committee</w:t>
            </w:r>
          </w:p>
          <w:p w14:paraId="0B68F6F3" w14:textId="6E367E94" w:rsidR="006C787A" w:rsidRPr="00990B9D" w:rsidRDefault="00DD5498" w:rsidP="00F85A49">
            <w:pPr>
              <w:pStyle w:val="NoSpacing"/>
              <w:rPr>
                <w:sz w:val="20"/>
              </w:rPr>
            </w:pPr>
            <w:r>
              <w:rPr>
                <w:sz w:val="20"/>
              </w:rPr>
              <w:t>6</w:t>
            </w:r>
            <w:r w:rsidR="004B7BF4">
              <w:rPr>
                <w:sz w:val="20"/>
              </w:rPr>
              <w:t>=Village elders</w:t>
            </w:r>
          </w:p>
          <w:p w14:paraId="54D67BAD" w14:textId="72F81F8C" w:rsidR="006C787A" w:rsidRPr="00990B9D" w:rsidRDefault="00DD5498" w:rsidP="00F85A49">
            <w:pPr>
              <w:pStyle w:val="NoSpacing"/>
              <w:rPr>
                <w:sz w:val="20"/>
              </w:rPr>
            </w:pPr>
            <w:r>
              <w:rPr>
                <w:sz w:val="20"/>
              </w:rPr>
              <w:t>7</w:t>
            </w:r>
            <w:r w:rsidR="004B7BF4">
              <w:rPr>
                <w:sz w:val="20"/>
              </w:rPr>
              <w:t>=Village action group</w:t>
            </w:r>
          </w:p>
          <w:p w14:paraId="7117D932" w14:textId="77777777" w:rsidR="00DD5498" w:rsidRDefault="00DD5498" w:rsidP="00F85A49">
            <w:pPr>
              <w:pStyle w:val="NoSpacing"/>
              <w:rPr>
                <w:sz w:val="20"/>
              </w:rPr>
            </w:pPr>
            <w:r>
              <w:rPr>
                <w:sz w:val="20"/>
              </w:rPr>
              <w:t>8</w:t>
            </w:r>
            <w:r w:rsidR="006C787A" w:rsidRPr="00990B9D">
              <w:rPr>
                <w:sz w:val="20"/>
              </w:rPr>
              <w:t xml:space="preserve">=Chief </w:t>
            </w:r>
            <w:r>
              <w:rPr>
                <w:sz w:val="20"/>
              </w:rPr>
              <w:t xml:space="preserve">/ chief’s </w:t>
            </w:r>
            <w:proofErr w:type="spellStart"/>
            <w:r>
              <w:rPr>
                <w:sz w:val="20"/>
              </w:rPr>
              <w:t>induna</w:t>
            </w:r>
            <w:proofErr w:type="spellEnd"/>
            <w:r>
              <w:rPr>
                <w:sz w:val="20"/>
              </w:rPr>
              <w:t xml:space="preserve"> </w:t>
            </w:r>
            <w:r w:rsidR="006C787A" w:rsidRPr="00990B9D">
              <w:rPr>
                <w:sz w:val="20"/>
              </w:rPr>
              <w:t>or other higher authority</w:t>
            </w:r>
            <w:r>
              <w:rPr>
                <w:sz w:val="20"/>
              </w:rPr>
              <w:t xml:space="preserve"> </w:t>
            </w:r>
          </w:p>
          <w:p w14:paraId="17D31E2B" w14:textId="48A260BE" w:rsidR="006C787A" w:rsidRDefault="00DD5498" w:rsidP="00F85A49">
            <w:pPr>
              <w:pStyle w:val="NoSpacing"/>
              <w:rPr>
                <w:sz w:val="20"/>
              </w:rPr>
            </w:pPr>
            <w:r>
              <w:rPr>
                <w:sz w:val="20"/>
              </w:rPr>
              <w:t>9=</w:t>
            </w:r>
            <w:r w:rsidR="006C787A" w:rsidRPr="00990B9D">
              <w:rPr>
                <w:sz w:val="20"/>
              </w:rPr>
              <w:t>Resolved myself</w:t>
            </w:r>
          </w:p>
          <w:p w14:paraId="59F50A57" w14:textId="23B17A59" w:rsidR="004B7BF4" w:rsidRDefault="00DD5498" w:rsidP="00F85A49">
            <w:pPr>
              <w:pStyle w:val="NoSpacing"/>
              <w:rPr>
                <w:sz w:val="20"/>
              </w:rPr>
            </w:pPr>
            <w:r>
              <w:rPr>
                <w:sz w:val="20"/>
              </w:rPr>
              <w:t>10</w:t>
            </w:r>
            <w:r w:rsidR="00111D72">
              <w:rPr>
                <w:sz w:val="20"/>
              </w:rPr>
              <w:t>=Community resource b</w:t>
            </w:r>
            <w:r w:rsidR="004B7BF4">
              <w:rPr>
                <w:sz w:val="20"/>
              </w:rPr>
              <w:t xml:space="preserve">oard </w:t>
            </w:r>
          </w:p>
          <w:p w14:paraId="07118762" w14:textId="662AF14E" w:rsidR="00020591" w:rsidRPr="00990B9D" w:rsidRDefault="00020591" w:rsidP="00F85A49">
            <w:pPr>
              <w:pStyle w:val="NoSpacing"/>
              <w:rPr>
                <w:sz w:val="20"/>
              </w:rPr>
            </w:pPr>
            <w:r>
              <w:rPr>
                <w:sz w:val="20"/>
              </w:rPr>
              <w:t>1</w:t>
            </w:r>
            <w:r w:rsidR="00DD5498">
              <w:rPr>
                <w:sz w:val="20"/>
              </w:rPr>
              <w:t>1</w:t>
            </w:r>
            <w:r>
              <w:rPr>
                <w:sz w:val="20"/>
              </w:rPr>
              <w:t>= Church</w:t>
            </w:r>
          </w:p>
          <w:p w14:paraId="193926F9" w14:textId="77777777" w:rsidR="006C787A" w:rsidRPr="00990B9D" w:rsidRDefault="009D511F" w:rsidP="00F85A49">
            <w:pPr>
              <w:pStyle w:val="NoSpacing"/>
              <w:rPr>
                <w:sz w:val="20"/>
              </w:rPr>
            </w:pPr>
            <w:r>
              <w:rPr>
                <w:sz w:val="20"/>
              </w:rPr>
              <w:t>97=Other, please specify</w:t>
            </w:r>
          </w:p>
        </w:tc>
        <w:tc>
          <w:tcPr>
            <w:tcW w:w="2520"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3184" w:type="dxa"/>
          </w:tcPr>
          <w:p w14:paraId="7AA871C1" w14:textId="77777777" w:rsidR="00EB4F0B" w:rsidRPr="00EB4F0B" w:rsidRDefault="00EB4F0B" w:rsidP="00EB4F0B">
            <w:pPr>
              <w:pStyle w:val="NoSpacing"/>
              <w:rPr>
                <w:sz w:val="20"/>
              </w:rPr>
            </w:pPr>
            <w:r w:rsidRPr="00EB4F0B">
              <w:rPr>
                <w:sz w:val="20"/>
              </w:rPr>
              <w:t>1=Boundary disputes</w:t>
            </w:r>
          </w:p>
          <w:p w14:paraId="2B20F0B3" w14:textId="77777777" w:rsidR="00EB4F0B" w:rsidRPr="00EB4F0B" w:rsidRDefault="00EB4F0B" w:rsidP="00EB4F0B">
            <w:pPr>
              <w:pStyle w:val="NoSpacing"/>
              <w:rPr>
                <w:sz w:val="20"/>
              </w:rPr>
            </w:pPr>
            <w:r w:rsidRPr="00EB4F0B">
              <w:rPr>
                <w:sz w:val="20"/>
              </w:rPr>
              <w:t>2=Which NTFPs can and cannot be harvested from forests</w:t>
            </w:r>
          </w:p>
          <w:p w14:paraId="29BED8F9" w14:textId="77777777" w:rsidR="00EB4F0B" w:rsidRPr="00EB4F0B" w:rsidRDefault="00EB4F0B" w:rsidP="00EB4F0B">
            <w:pPr>
              <w:pStyle w:val="NoSpacing"/>
              <w:rPr>
                <w:sz w:val="20"/>
              </w:rPr>
            </w:pPr>
            <w:r w:rsidRPr="00EB4F0B">
              <w:rPr>
                <w:sz w:val="20"/>
              </w:rPr>
              <w:t>3=Grazing of livestock in forests</w:t>
            </w:r>
          </w:p>
          <w:p w14:paraId="1996890C" w14:textId="77777777" w:rsidR="00EB4F0B" w:rsidRPr="00EB4F0B" w:rsidRDefault="00EB4F0B" w:rsidP="00EB4F0B">
            <w:pPr>
              <w:pStyle w:val="NoSpacing"/>
              <w:rPr>
                <w:sz w:val="20"/>
              </w:rPr>
            </w:pPr>
            <w:r w:rsidRPr="00EB4F0B">
              <w:rPr>
                <w:sz w:val="20"/>
              </w:rPr>
              <w:t>4=Cutting trees in forests</w:t>
            </w:r>
          </w:p>
          <w:p w14:paraId="3F145ADD" w14:textId="77777777" w:rsidR="00EB4F0B" w:rsidRPr="00EB4F0B" w:rsidRDefault="00EB4F0B" w:rsidP="00EB4F0B">
            <w:pPr>
              <w:pStyle w:val="NoSpacing"/>
              <w:rPr>
                <w:sz w:val="20"/>
              </w:rPr>
            </w:pPr>
            <w:r w:rsidRPr="00EB4F0B">
              <w:rPr>
                <w:sz w:val="20"/>
              </w:rPr>
              <w:t>5=Ownership over trees in forests</w:t>
            </w:r>
          </w:p>
          <w:p w14:paraId="0AEEB165" w14:textId="77777777" w:rsidR="00EB4F0B" w:rsidRPr="00EB4F0B" w:rsidRDefault="00EB4F0B" w:rsidP="00EB4F0B">
            <w:pPr>
              <w:pStyle w:val="NoSpacing"/>
              <w:rPr>
                <w:sz w:val="20"/>
              </w:rPr>
            </w:pPr>
            <w:r w:rsidRPr="00EB4F0B">
              <w:rPr>
                <w:sz w:val="20"/>
              </w:rPr>
              <w:t>6=Fires or burning in the forest</w:t>
            </w:r>
          </w:p>
          <w:p w14:paraId="021832C2" w14:textId="77777777" w:rsidR="00EB4F0B" w:rsidRPr="00EB4F0B" w:rsidRDefault="00EB4F0B" w:rsidP="00EB4F0B">
            <w:pPr>
              <w:pStyle w:val="NoSpacing"/>
              <w:rPr>
                <w:sz w:val="20"/>
              </w:rPr>
            </w:pPr>
            <w:r w:rsidRPr="00EB4F0B">
              <w:rPr>
                <w:sz w:val="20"/>
              </w:rPr>
              <w:t>7=Hunting or fishing</w:t>
            </w:r>
          </w:p>
          <w:p w14:paraId="755FDF64" w14:textId="77777777" w:rsidR="00EB4F0B" w:rsidRPr="00EB4F0B" w:rsidRDefault="00EB4F0B" w:rsidP="00EB4F0B">
            <w:pPr>
              <w:pStyle w:val="NoSpacing"/>
              <w:rPr>
                <w:sz w:val="20"/>
              </w:rPr>
            </w:pPr>
            <w:r w:rsidRPr="00EB4F0B">
              <w:rPr>
                <w:sz w:val="20"/>
              </w:rPr>
              <w:t>8=</w:t>
            </w:r>
            <w:proofErr w:type="spellStart"/>
            <w:r w:rsidRPr="00EB4F0B">
              <w:rPr>
                <w:sz w:val="20"/>
              </w:rPr>
              <w:t>Intrafamilial</w:t>
            </w:r>
            <w:proofErr w:type="spellEnd"/>
            <w:r w:rsidRPr="00EB4F0B">
              <w:rPr>
                <w:sz w:val="20"/>
              </w:rPr>
              <w:t xml:space="preserve"> conflicts (inheritance/divorce/</w:t>
            </w:r>
            <w:proofErr w:type="spellStart"/>
            <w:r w:rsidRPr="00EB4F0B">
              <w:rPr>
                <w:sz w:val="20"/>
              </w:rPr>
              <w:t>etc</w:t>
            </w:r>
            <w:proofErr w:type="spellEnd"/>
            <w:r w:rsidRPr="00EB4F0B">
              <w:rPr>
                <w:sz w:val="20"/>
              </w:rPr>
              <w:t>)</w:t>
            </w:r>
          </w:p>
          <w:p w14:paraId="7A09F1E5" w14:textId="77777777" w:rsidR="00EB4F0B" w:rsidRPr="00EB4F0B" w:rsidRDefault="00EB4F0B" w:rsidP="00EB4F0B">
            <w:pPr>
              <w:pStyle w:val="NoSpacing"/>
              <w:rPr>
                <w:sz w:val="20"/>
              </w:rPr>
            </w:pPr>
            <w:r w:rsidRPr="00EB4F0B">
              <w:rPr>
                <w:sz w:val="20"/>
              </w:rPr>
              <w:t>97=Other, please specify</w:t>
            </w:r>
          </w:p>
          <w:p w14:paraId="6A91C49E" w14:textId="77777777" w:rsidR="00EB4F0B" w:rsidRPr="00EB4F0B" w:rsidRDefault="00EB4F0B" w:rsidP="00EB4F0B">
            <w:pPr>
              <w:pStyle w:val="NoSpacing"/>
              <w:rPr>
                <w:sz w:val="20"/>
              </w:rPr>
            </w:pPr>
            <w:r w:rsidRPr="00EB4F0B">
              <w:rPr>
                <w:sz w:val="20"/>
              </w:rPr>
              <w:t>888=Don’t know</w:t>
            </w:r>
          </w:p>
          <w:p w14:paraId="5E123F45" w14:textId="7530C6EC" w:rsidR="006C787A" w:rsidRPr="00990B9D" w:rsidRDefault="00EB4F0B" w:rsidP="00EB4F0B">
            <w:pPr>
              <w:pStyle w:val="NoSpacing"/>
              <w:rPr>
                <w:sz w:val="20"/>
              </w:rPr>
            </w:pPr>
            <w:r w:rsidRPr="00EB4F0B">
              <w:rPr>
                <w:sz w:val="20"/>
              </w:rPr>
              <w:t>999=Prefer not to respond</w:t>
            </w:r>
          </w:p>
        </w:tc>
      </w:tr>
    </w:tbl>
    <w:p w14:paraId="3F76DEB1" w14:textId="77777777" w:rsidR="00AA18E9" w:rsidRDefault="00AA18E9" w:rsidP="00F85A49">
      <w:pPr>
        <w:pStyle w:val="NoSpacing"/>
        <w:sectPr w:rsidR="00AA18E9" w:rsidSect="00300D58">
          <w:pgSz w:w="15840" w:h="12240" w:orient="landscape"/>
          <w:pgMar w:top="72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rPr>
          <w:caps w:val="0"/>
        </w:rPr>
      </w:pPr>
      <w:r>
        <w:rPr>
          <w:caps w:val="0"/>
        </w:rPr>
        <w:lastRenderedPageBreak/>
        <w:t xml:space="preserve">SECTION H. </w:t>
      </w:r>
      <w:r w:rsidRPr="008C099A">
        <w:rPr>
          <w:caps w:val="0"/>
        </w:rPr>
        <w:t>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836317" w:rsidRPr="00990B9D" w14:paraId="36BED8A8" w14:textId="77777777" w:rsidTr="00836317">
        <w:trPr>
          <w:jc w:val="center"/>
        </w:trPr>
        <w:tc>
          <w:tcPr>
            <w:tcW w:w="360" w:type="dxa"/>
          </w:tcPr>
          <w:p w14:paraId="74C0EF68" w14:textId="77777777" w:rsidR="00836317" w:rsidRPr="00990B9D" w:rsidRDefault="00836317" w:rsidP="00836317">
            <w:pPr>
              <w:pStyle w:val="NoSpacing"/>
            </w:pPr>
          </w:p>
        </w:tc>
        <w:tc>
          <w:tcPr>
            <w:tcW w:w="5233" w:type="dxa"/>
            <w:tcBorders>
              <w:right w:val="nil"/>
            </w:tcBorders>
          </w:tcPr>
          <w:p w14:paraId="28AD6E4E" w14:textId="3BE4E420" w:rsidR="00836317" w:rsidRDefault="00836317" w:rsidP="00836317">
            <w:pPr>
              <w:pStyle w:val="NoSpacing"/>
              <w:rPr>
                <w:color w:val="000000"/>
                <w:sz w:val="20"/>
                <w:szCs w:val="20"/>
              </w:rPr>
            </w:pPr>
            <w:r>
              <w:t xml:space="preserve">H1. </w:t>
            </w:r>
            <w:r>
              <w:rPr>
                <w:color w:val="000000"/>
                <w:sz w:val="20"/>
                <w:szCs w:val="20"/>
              </w:rPr>
              <w:t>The following is a list of development problems often faced by people in this area. What</w:t>
            </w:r>
            <w:r w:rsidRPr="00F71A9A">
              <w:rPr>
                <w:color w:val="000000"/>
                <w:sz w:val="20"/>
                <w:szCs w:val="20"/>
              </w:rPr>
              <w:t xml:space="preserve"> </w:t>
            </w:r>
            <w:r>
              <w:rPr>
                <w:color w:val="000000"/>
                <w:sz w:val="20"/>
                <w:szCs w:val="20"/>
              </w:rPr>
              <w:t xml:space="preserve">are the five biggest problems facing your </w:t>
            </w:r>
            <w:r w:rsidR="00E923DB">
              <w:rPr>
                <w:color w:val="000000"/>
                <w:sz w:val="20"/>
                <w:szCs w:val="20"/>
              </w:rPr>
              <w:t>household</w:t>
            </w:r>
            <w:r>
              <w:rPr>
                <w:color w:val="000000"/>
                <w:sz w:val="20"/>
                <w:szCs w:val="20"/>
              </w:rPr>
              <w:t>?</w:t>
            </w:r>
            <w:r w:rsidR="00700732">
              <w:rPr>
                <w:color w:val="000000"/>
                <w:sz w:val="20"/>
                <w:szCs w:val="20"/>
              </w:rPr>
              <w:t xml:space="preserve"> Please choos</w:t>
            </w:r>
            <w:r w:rsidR="00E923DB">
              <w:rPr>
                <w:color w:val="000000"/>
                <w:sz w:val="20"/>
                <w:szCs w:val="20"/>
              </w:rPr>
              <w:t>e 5 from the list, and rank them</w:t>
            </w:r>
            <w:r w:rsidR="00700732">
              <w:rPr>
                <w:color w:val="000000"/>
                <w:sz w:val="20"/>
                <w:szCs w:val="20"/>
              </w:rPr>
              <w:t xml:space="preserve"> from 1 to 5, with 5 being the biggest problem you face, and 1 being the smallest problem.</w:t>
            </w:r>
          </w:p>
          <w:p w14:paraId="7742819C" w14:textId="4D732599" w:rsidR="00E923DB" w:rsidRPr="00E923DB" w:rsidRDefault="00E923DB" w:rsidP="00836317">
            <w:pPr>
              <w:pStyle w:val="NoSpacing"/>
              <w:rPr>
                <w:i/>
                <w:color w:val="000000"/>
                <w:sz w:val="20"/>
                <w:szCs w:val="20"/>
              </w:rPr>
            </w:pPr>
            <w:r w:rsidRPr="00E923DB">
              <w:rPr>
                <w:i/>
                <w:color w:val="000000"/>
                <w:sz w:val="20"/>
                <w:szCs w:val="20"/>
              </w:rPr>
              <w:t>Enumerator: Please provide pictures as examples.</w:t>
            </w:r>
          </w:p>
          <w:p w14:paraId="206D740A" w14:textId="6AF17E81" w:rsidR="00836317" w:rsidRPr="00C755D3" w:rsidRDefault="00836317" w:rsidP="00836317">
            <w:pPr>
              <w:pStyle w:val="NoSpacing"/>
            </w:pPr>
          </w:p>
        </w:tc>
        <w:tc>
          <w:tcPr>
            <w:tcW w:w="5400" w:type="dxa"/>
            <w:gridSpan w:val="2"/>
            <w:tcBorders>
              <w:left w:val="nil"/>
              <w:right w:val="single" w:sz="4" w:space="0" w:color="auto"/>
            </w:tcBorders>
          </w:tcPr>
          <w:p w14:paraId="3DCAD719" w14:textId="77777777" w:rsidR="00836317" w:rsidRPr="00990B9D" w:rsidRDefault="00836317" w:rsidP="00836317">
            <w:pPr>
              <w:pStyle w:val="NoSpacing"/>
              <w:rPr>
                <w:sz w:val="20"/>
              </w:rPr>
            </w:pPr>
            <w:r>
              <w:rPr>
                <w:sz w:val="20"/>
              </w:rPr>
              <w:t>1= Forest degradation</w:t>
            </w:r>
          </w:p>
          <w:p w14:paraId="29AAB054" w14:textId="77777777" w:rsidR="00836317" w:rsidRPr="00990B9D" w:rsidRDefault="00836317" w:rsidP="00836317">
            <w:pPr>
              <w:pStyle w:val="NoSpacing"/>
              <w:rPr>
                <w:sz w:val="20"/>
              </w:rPr>
            </w:pPr>
            <w:r w:rsidRPr="00990B9D">
              <w:rPr>
                <w:sz w:val="20"/>
              </w:rPr>
              <w:t>2=</w:t>
            </w:r>
            <w:r>
              <w:rPr>
                <w:sz w:val="20"/>
              </w:rPr>
              <w:t xml:space="preserve"> Changes in temperature</w:t>
            </w:r>
          </w:p>
          <w:p w14:paraId="143B3C9E" w14:textId="77777777" w:rsidR="00836317" w:rsidRPr="00990B9D" w:rsidRDefault="00836317" w:rsidP="00836317">
            <w:pPr>
              <w:pStyle w:val="NoSpacing"/>
              <w:rPr>
                <w:sz w:val="20"/>
              </w:rPr>
            </w:pPr>
            <w:r>
              <w:rPr>
                <w:sz w:val="20"/>
              </w:rPr>
              <w:t>3= Changes in rainfall</w:t>
            </w:r>
          </w:p>
          <w:p w14:paraId="3F91326B" w14:textId="77777777" w:rsidR="00836317" w:rsidRPr="00990B9D" w:rsidRDefault="00836317" w:rsidP="00836317">
            <w:pPr>
              <w:pStyle w:val="NoSpacing"/>
              <w:rPr>
                <w:sz w:val="20"/>
              </w:rPr>
            </w:pPr>
            <w:r>
              <w:rPr>
                <w:sz w:val="20"/>
              </w:rPr>
              <w:t>4=Lack of jobs/income</w:t>
            </w:r>
          </w:p>
          <w:p w14:paraId="4048157A" w14:textId="77777777" w:rsidR="00836317" w:rsidRPr="00990B9D" w:rsidRDefault="00836317" w:rsidP="00836317">
            <w:pPr>
              <w:pStyle w:val="NoSpacing"/>
              <w:rPr>
                <w:sz w:val="20"/>
              </w:rPr>
            </w:pPr>
            <w:r w:rsidRPr="00990B9D">
              <w:rPr>
                <w:sz w:val="20"/>
              </w:rPr>
              <w:t>5=</w:t>
            </w:r>
            <w:r>
              <w:rPr>
                <w:sz w:val="20"/>
              </w:rPr>
              <w:t xml:space="preserve"> Lack of available schooling/education opportunities </w:t>
            </w:r>
            <w:r w:rsidRPr="00990B9D">
              <w:rPr>
                <w:sz w:val="20"/>
              </w:rPr>
              <w:t xml:space="preserve"> </w:t>
            </w:r>
          </w:p>
          <w:p w14:paraId="286CC4A9" w14:textId="77777777" w:rsidR="00836317" w:rsidRPr="00990B9D" w:rsidRDefault="00836317" w:rsidP="00836317">
            <w:pPr>
              <w:pStyle w:val="NoSpacing"/>
              <w:rPr>
                <w:sz w:val="20"/>
              </w:rPr>
            </w:pPr>
            <w:r>
              <w:rPr>
                <w:sz w:val="20"/>
              </w:rPr>
              <w:t>6=Bad roads</w:t>
            </w:r>
          </w:p>
          <w:p w14:paraId="6FC14AFA" w14:textId="2FFC25CA" w:rsidR="00836317" w:rsidRPr="00990B9D" w:rsidRDefault="00836317" w:rsidP="00836317">
            <w:pPr>
              <w:pStyle w:val="NoSpacing"/>
              <w:rPr>
                <w:sz w:val="20"/>
              </w:rPr>
            </w:pPr>
            <w:r>
              <w:rPr>
                <w:sz w:val="20"/>
              </w:rPr>
              <w:t xml:space="preserve">7= Lack of health services </w:t>
            </w:r>
          </w:p>
          <w:p w14:paraId="656652E0" w14:textId="77777777" w:rsidR="00836317" w:rsidRPr="00990B9D" w:rsidRDefault="00836317" w:rsidP="00836317">
            <w:pPr>
              <w:pStyle w:val="NoSpacing"/>
              <w:rPr>
                <w:sz w:val="20"/>
              </w:rPr>
            </w:pPr>
            <w:r>
              <w:rPr>
                <w:sz w:val="20"/>
              </w:rPr>
              <w:t>8= Lack of electricity</w:t>
            </w:r>
          </w:p>
          <w:p w14:paraId="21865789" w14:textId="77777777" w:rsidR="00836317" w:rsidRDefault="00836317" w:rsidP="00836317">
            <w:pPr>
              <w:pStyle w:val="NoSpacing"/>
              <w:rPr>
                <w:sz w:val="20"/>
              </w:rPr>
            </w:pPr>
            <w:r w:rsidRPr="00990B9D">
              <w:rPr>
                <w:sz w:val="20"/>
              </w:rPr>
              <w:t>9</w:t>
            </w:r>
            <w:r>
              <w:rPr>
                <w:sz w:val="20"/>
              </w:rPr>
              <w:t>= Land re-allocation</w:t>
            </w:r>
          </w:p>
          <w:p w14:paraId="39D8D56C" w14:textId="77777777" w:rsidR="00836317" w:rsidRDefault="00836317" w:rsidP="00836317">
            <w:pPr>
              <w:pStyle w:val="NoSpacing"/>
              <w:rPr>
                <w:sz w:val="20"/>
              </w:rPr>
            </w:pPr>
            <w:r>
              <w:rPr>
                <w:sz w:val="20"/>
              </w:rPr>
              <w:t>10= Poor yields/lack of food</w:t>
            </w:r>
          </w:p>
          <w:p w14:paraId="2C6B984F" w14:textId="02996F04" w:rsidR="00836317" w:rsidRPr="00990B9D" w:rsidRDefault="00836317" w:rsidP="00E923DB">
            <w:pPr>
              <w:pStyle w:val="NoSpacing"/>
              <w:rPr>
                <w:sz w:val="20"/>
              </w:rPr>
            </w:pPr>
          </w:p>
        </w:tc>
      </w:tr>
      <w:tr w:rsidR="00836317" w:rsidRPr="001D532F" w14:paraId="6ACD5322" w14:textId="77777777" w:rsidTr="00836317">
        <w:trPr>
          <w:jc w:val="center"/>
        </w:trPr>
        <w:tc>
          <w:tcPr>
            <w:tcW w:w="360" w:type="dxa"/>
          </w:tcPr>
          <w:p w14:paraId="528A6339" w14:textId="71796BD3" w:rsidR="00836317" w:rsidRPr="00990B9D" w:rsidRDefault="00836317" w:rsidP="00836317">
            <w:pPr>
              <w:pStyle w:val="NoSpacing"/>
            </w:pPr>
            <w:r>
              <w:t xml:space="preserve"> </w:t>
            </w:r>
          </w:p>
        </w:tc>
        <w:tc>
          <w:tcPr>
            <w:tcW w:w="9553" w:type="dxa"/>
            <w:gridSpan w:val="2"/>
            <w:tcBorders>
              <w:right w:val="single" w:sz="18" w:space="0" w:color="000000" w:themeColor="accent3"/>
            </w:tcBorders>
          </w:tcPr>
          <w:p w14:paraId="220D5268" w14:textId="0C3494DF" w:rsidR="00836317" w:rsidRPr="00F71A9A" w:rsidRDefault="00836317" w:rsidP="00836317">
            <w:pPr>
              <w:spacing w:line="240" w:lineRule="auto"/>
              <w:contextualSpacing/>
              <w:rPr>
                <w:color w:val="000000"/>
                <w:sz w:val="20"/>
                <w:szCs w:val="20"/>
              </w:rPr>
            </w:pPr>
            <w:r>
              <w:rPr>
                <w:color w:val="000000"/>
                <w:sz w:val="20"/>
                <w:szCs w:val="20"/>
              </w:rPr>
              <w:t xml:space="preserve">H1a. </w:t>
            </w:r>
            <w:r w:rsidRPr="00F71A9A">
              <w:rPr>
                <w:color w:val="000000"/>
                <w:sz w:val="20"/>
                <w:szCs w:val="20"/>
              </w:rPr>
              <w:t>1st</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1F2B4E" w14:textId="77777777" w:rsidR="00836317" w:rsidRPr="001D532F" w:rsidRDefault="00836317" w:rsidP="00836317">
            <w:pPr>
              <w:pStyle w:val="NoSpacing"/>
              <w:rPr>
                <w:i/>
              </w:rPr>
            </w:pPr>
            <w:r w:rsidRPr="001D532F">
              <w:rPr>
                <w:i/>
              </w:rPr>
              <w:t>(code)</w:t>
            </w:r>
          </w:p>
        </w:tc>
      </w:tr>
      <w:tr w:rsidR="00836317" w:rsidRPr="001D532F" w14:paraId="42EDE02B" w14:textId="77777777" w:rsidTr="00836317">
        <w:trPr>
          <w:jc w:val="center"/>
        </w:trPr>
        <w:tc>
          <w:tcPr>
            <w:tcW w:w="360" w:type="dxa"/>
          </w:tcPr>
          <w:p w14:paraId="61FB2CAC" w14:textId="77777777" w:rsidR="00836317" w:rsidRPr="00990B9D" w:rsidRDefault="00836317" w:rsidP="00836317">
            <w:pPr>
              <w:pStyle w:val="NoSpacing"/>
            </w:pPr>
          </w:p>
        </w:tc>
        <w:tc>
          <w:tcPr>
            <w:tcW w:w="9553" w:type="dxa"/>
            <w:gridSpan w:val="2"/>
            <w:tcBorders>
              <w:right w:val="single" w:sz="18" w:space="0" w:color="000000" w:themeColor="accent3"/>
            </w:tcBorders>
          </w:tcPr>
          <w:p w14:paraId="7BED9CEB" w14:textId="02462114" w:rsidR="00836317" w:rsidRPr="00F71A9A" w:rsidRDefault="00836317" w:rsidP="00836317">
            <w:pPr>
              <w:spacing w:line="240" w:lineRule="auto"/>
              <w:contextualSpacing/>
              <w:rPr>
                <w:color w:val="000000"/>
                <w:sz w:val="20"/>
                <w:szCs w:val="20"/>
              </w:rPr>
            </w:pPr>
            <w:r>
              <w:rPr>
                <w:color w:val="000000"/>
                <w:sz w:val="20"/>
                <w:szCs w:val="20"/>
              </w:rPr>
              <w:t xml:space="preserve">H1b. </w:t>
            </w:r>
            <w:r w:rsidRPr="00F71A9A">
              <w:rPr>
                <w:color w:val="000000"/>
                <w:sz w:val="20"/>
                <w:szCs w:val="20"/>
              </w:rPr>
              <w:t>2nd</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5A9ECCA" w14:textId="77777777" w:rsidR="00836317" w:rsidRPr="001D532F" w:rsidRDefault="00836317" w:rsidP="00836317">
            <w:pPr>
              <w:pStyle w:val="NoSpacing"/>
              <w:rPr>
                <w:i/>
              </w:rPr>
            </w:pPr>
            <w:r w:rsidRPr="001D532F">
              <w:rPr>
                <w:i/>
              </w:rPr>
              <w:t>(code)</w:t>
            </w:r>
          </w:p>
        </w:tc>
      </w:tr>
      <w:tr w:rsidR="00836317" w:rsidRPr="001D532F" w14:paraId="08CFBD97" w14:textId="77777777" w:rsidTr="00836317">
        <w:trPr>
          <w:jc w:val="center"/>
        </w:trPr>
        <w:tc>
          <w:tcPr>
            <w:tcW w:w="360" w:type="dxa"/>
          </w:tcPr>
          <w:p w14:paraId="3ABDA2D8" w14:textId="77777777" w:rsidR="00836317" w:rsidRPr="00990B9D" w:rsidRDefault="00836317" w:rsidP="00836317">
            <w:pPr>
              <w:pStyle w:val="NoSpacing"/>
            </w:pPr>
          </w:p>
        </w:tc>
        <w:tc>
          <w:tcPr>
            <w:tcW w:w="9553" w:type="dxa"/>
            <w:gridSpan w:val="2"/>
            <w:tcBorders>
              <w:right w:val="single" w:sz="18" w:space="0" w:color="000000" w:themeColor="accent3"/>
            </w:tcBorders>
          </w:tcPr>
          <w:p w14:paraId="181D0E6A" w14:textId="42681250" w:rsidR="00836317" w:rsidRPr="00F71A9A" w:rsidRDefault="00836317" w:rsidP="00836317">
            <w:pPr>
              <w:spacing w:line="240" w:lineRule="auto"/>
              <w:contextualSpacing/>
              <w:rPr>
                <w:color w:val="000000"/>
                <w:sz w:val="20"/>
                <w:szCs w:val="20"/>
              </w:rPr>
            </w:pPr>
            <w:r>
              <w:rPr>
                <w:color w:val="000000"/>
                <w:sz w:val="20"/>
                <w:szCs w:val="20"/>
              </w:rPr>
              <w:t xml:space="preserve">H1c. </w:t>
            </w:r>
            <w:r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BEB919" w14:textId="77777777" w:rsidR="00836317" w:rsidRPr="001D532F" w:rsidRDefault="00836317" w:rsidP="00836317">
            <w:pPr>
              <w:pStyle w:val="NoSpacing"/>
              <w:rPr>
                <w:i/>
              </w:rPr>
            </w:pPr>
            <w:r w:rsidRPr="001D532F">
              <w:rPr>
                <w:i/>
              </w:rPr>
              <w:t>(code)</w:t>
            </w:r>
          </w:p>
        </w:tc>
      </w:tr>
      <w:tr w:rsidR="00836317" w:rsidRPr="001D532F" w14:paraId="4FAC779B" w14:textId="77777777" w:rsidTr="00836317">
        <w:trPr>
          <w:jc w:val="center"/>
        </w:trPr>
        <w:tc>
          <w:tcPr>
            <w:tcW w:w="360" w:type="dxa"/>
          </w:tcPr>
          <w:p w14:paraId="08C70DFD" w14:textId="77777777" w:rsidR="00836317" w:rsidRPr="00990B9D" w:rsidRDefault="00836317" w:rsidP="00836317">
            <w:pPr>
              <w:pStyle w:val="NoSpacing"/>
            </w:pPr>
          </w:p>
        </w:tc>
        <w:tc>
          <w:tcPr>
            <w:tcW w:w="9553" w:type="dxa"/>
            <w:gridSpan w:val="2"/>
            <w:tcBorders>
              <w:right w:val="single" w:sz="18" w:space="0" w:color="000000" w:themeColor="accent3"/>
            </w:tcBorders>
          </w:tcPr>
          <w:p w14:paraId="57705663" w14:textId="1F71BC8B" w:rsidR="00836317" w:rsidRDefault="00836317" w:rsidP="00836317">
            <w:pPr>
              <w:spacing w:line="240" w:lineRule="auto"/>
              <w:contextualSpacing/>
              <w:rPr>
                <w:color w:val="000000"/>
                <w:sz w:val="20"/>
                <w:szCs w:val="20"/>
              </w:rPr>
            </w:pPr>
            <w:r>
              <w:rPr>
                <w:color w:val="000000"/>
                <w:sz w:val="20"/>
                <w:szCs w:val="20"/>
              </w:rPr>
              <w:t>H1d.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AEE5A4" w14:textId="1E819C70" w:rsidR="00836317" w:rsidRPr="001D532F" w:rsidRDefault="00836317" w:rsidP="00836317">
            <w:pPr>
              <w:pStyle w:val="NoSpacing"/>
              <w:rPr>
                <w:i/>
              </w:rPr>
            </w:pPr>
            <w:r w:rsidRPr="001D532F">
              <w:rPr>
                <w:i/>
              </w:rPr>
              <w:t>(code)</w:t>
            </w:r>
          </w:p>
        </w:tc>
      </w:tr>
      <w:tr w:rsidR="00836317" w:rsidRPr="001D532F" w14:paraId="1EC44B05" w14:textId="77777777" w:rsidTr="00836317">
        <w:trPr>
          <w:jc w:val="center"/>
        </w:trPr>
        <w:tc>
          <w:tcPr>
            <w:tcW w:w="360" w:type="dxa"/>
          </w:tcPr>
          <w:p w14:paraId="416AE7EA" w14:textId="77777777" w:rsidR="00836317" w:rsidRPr="00990B9D" w:rsidRDefault="00836317" w:rsidP="00836317">
            <w:pPr>
              <w:pStyle w:val="NoSpacing"/>
            </w:pPr>
          </w:p>
        </w:tc>
        <w:tc>
          <w:tcPr>
            <w:tcW w:w="9553" w:type="dxa"/>
            <w:gridSpan w:val="2"/>
            <w:tcBorders>
              <w:right w:val="single" w:sz="18" w:space="0" w:color="000000" w:themeColor="accent3"/>
            </w:tcBorders>
          </w:tcPr>
          <w:p w14:paraId="3D4FD087" w14:textId="744805EF" w:rsidR="00836317" w:rsidRDefault="00836317" w:rsidP="00836317">
            <w:pPr>
              <w:spacing w:line="240" w:lineRule="auto"/>
              <w:contextualSpacing/>
              <w:rPr>
                <w:color w:val="000000"/>
                <w:sz w:val="20"/>
                <w:szCs w:val="20"/>
              </w:rPr>
            </w:pPr>
            <w:r>
              <w:rPr>
                <w:color w:val="000000"/>
                <w:sz w:val="20"/>
                <w:szCs w:val="20"/>
              </w:rPr>
              <w:t xml:space="preserve">H1e.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9FFA0B0" w14:textId="6F1736BE" w:rsidR="00836317" w:rsidRPr="001D532F" w:rsidRDefault="00836317" w:rsidP="00836317">
            <w:pPr>
              <w:pStyle w:val="NoSpacing"/>
              <w:rPr>
                <w:i/>
              </w:rPr>
            </w:pPr>
            <w:r w:rsidRPr="001D532F">
              <w:rPr>
                <w:i/>
              </w:rPr>
              <w:t>(code)</w:t>
            </w:r>
          </w:p>
        </w:tc>
      </w:tr>
    </w:tbl>
    <w:p w14:paraId="0136AEED" w14:textId="4D8EFF7E" w:rsidR="001F43FB" w:rsidRPr="001F43FB" w:rsidRDefault="001F43FB" w:rsidP="001F43FB"/>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2E0F1E01" w:rsidR="00CC2596" w:rsidRPr="00F71A9A" w:rsidRDefault="00D01BCC" w:rsidP="00F85A49">
            <w:pPr>
              <w:pStyle w:val="NoSpacing"/>
            </w:pPr>
            <w:r>
              <w:t>H2</w:t>
            </w:r>
            <w:r w:rsidR="005A1C1E">
              <w:t xml:space="preserve">. </w:t>
            </w:r>
            <w:r w:rsidR="00CC2596" w:rsidRPr="00F71A9A">
              <w:t xml:space="preserve">In the past </w:t>
            </w:r>
            <w:r w:rsidR="00020591">
              <w:t>3</w:t>
            </w:r>
            <w:r w:rsidR="00020591" w:rsidRPr="00F71A9A">
              <w:t xml:space="preserve"> </w:t>
            </w:r>
            <w:r w:rsidR="00CC2596" w:rsidRPr="00F71A9A">
              <w:t xml:space="preserve">years, have you observed any of the following changes in your </w:t>
            </w:r>
            <w:r w:rsidR="00111D72">
              <w:t>village</w:t>
            </w:r>
            <w:r w:rsidR="00CC2596" w:rsidRPr="00F71A9A">
              <w:t xml:space="preserve">? </w:t>
            </w:r>
          </w:p>
          <w:p w14:paraId="2FDBB704" w14:textId="77777777" w:rsidR="00CC2596" w:rsidRDefault="001C6381" w:rsidP="00F85A49">
            <w:pPr>
              <w:pStyle w:val="NoSpacing"/>
            </w:pPr>
            <w:r>
              <w:t>(5yr_villchange)</w:t>
            </w:r>
          </w:p>
          <w:p w14:paraId="5007211F" w14:textId="1B08E4EE" w:rsidR="00A23642" w:rsidRPr="00A23642" w:rsidRDefault="00A23642" w:rsidP="00F85A49">
            <w:pPr>
              <w:pStyle w:val="NoSpacing"/>
              <w:rPr>
                <w:i/>
              </w:rPr>
            </w:pPr>
            <w:r w:rsidRPr="00A23642">
              <w:rPr>
                <w:i/>
              </w:rPr>
              <w:t xml:space="preserve">Select all that apply. </w:t>
            </w: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Pr="00990B9D" w:rsidRDefault="00AB5A77" w:rsidP="00F85A49">
            <w:pPr>
              <w:pStyle w:val="NoSpacing"/>
              <w:rPr>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(code)</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6EBA65A6" w:rsidR="00CC2596" w:rsidRPr="00F71A9A" w:rsidRDefault="00D01BCC" w:rsidP="00F85A49">
            <w:pPr>
              <w:pStyle w:val="NoSpacing"/>
            </w:pPr>
            <w:r>
              <w:t>H3</w:t>
            </w:r>
            <w:r w:rsidR="005A1C1E">
              <w:t xml:space="preserve">. </w:t>
            </w:r>
            <w:r w:rsidR="0059171D">
              <w:t>I</w:t>
            </w:r>
            <w:r w:rsidR="0059171D" w:rsidRPr="00F71A9A">
              <w:rPr>
                <w:rFonts w:cs="Arial"/>
                <w:sz w:val="20"/>
                <w:szCs w:val="20"/>
              </w:rPr>
              <w:t xml:space="preserve">n the past </w:t>
            </w:r>
            <w:r w:rsidR="00020591">
              <w:rPr>
                <w:rFonts w:cs="Arial"/>
                <w:sz w:val="20"/>
                <w:szCs w:val="20"/>
              </w:rPr>
              <w:t>3</w:t>
            </w:r>
            <w:r w:rsidR="00020591" w:rsidRPr="00F71A9A">
              <w:rPr>
                <w:rFonts w:cs="Arial"/>
                <w:sz w:val="20"/>
                <w:szCs w:val="20"/>
              </w:rPr>
              <w:t xml:space="preserve"> </w:t>
            </w:r>
            <w:r w:rsidR="0059171D" w:rsidRPr="00F71A9A">
              <w:rPr>
                <w:rFonts w:cs="Arial"/>
                <w:sz w:val="20"/>
                <w:szCs w:val="20"/>
              </w:rPr>
              <w:t>years, have you observed any of the foll</w:t>
            </w:r>
            <w:r>
              <w:rPr>
                <w:rFonts w:cs="Arial"/>
                <w:sz w:val="20"/>
                <w:szCs w:val="20"/>
              </w:rPr>
              <w:t>owing changes in the forests in your village</w:t>
            </w:r>
            <w:r w:rsidR="004F778B">
              <w:rPr>
                <w:rFonts w:cs="Arial"/>
                <w:sz w:val="20"/>
                <w:szCs w:val="20"/>
              </w:rPr>
              <w:t>?</w:t>
            </w:r>
          </w:p>
          <w:p w14:paraId="1058506E" w14:textId="77777777" w:rsidR="00CC2596" w:rsidRDefault="001C6381" w:rsidP="00F85A49">
            <w:pPr>
              <w:pStyle w:val="NoSpacing"/>
            </w:pPr>
            <w:r>
              <w:t>(5yr_frstchange)</w:t>
            </w:r>
          </w:p>
          <w:p w14:paraId="503B0EC9" w14:textId="0303A2C0" w:rsidR="00A23642" w:rsidRPr="00A23642" w:rsidRDefault="00A23642" w:rsidP="00F85A49">
            <w:pPr>
              <w:pStyle w:val="NoSpacing"/>
              <w:rPr>
                <w:i/>
              </w:rPr>
            </w:pPr>
            <w:r w:rsidRPr="00A23642">
              <w:rPr>
                <w:i/>
              </w:rPr>
              <w:t>Select all that apply.</w:t>
            </w: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r>
              <w:rPr>
                <w:sz w:val="20"/>
              </w:rPr>
              <w:t>areas</w:t>
            </w:r>
          </w:p>
          <w:p w14:paraId="243FDE1C" w14:textId="7D91A30C" w:rsidR="0059171D" w:rsidRPr="00990B9D" w:rsidRDefault="0059171D" w:rsidP="00F85A49">
            <w:pPr>
              <w:pStyle w:val="NoSpacing"/>
              <w:rPr>
                <w:sz w:val="20"/>
              </w:rPr>
            </w:pPr>
            <w:r>
              <w:rPr>
                <w:sz w:val="20"/>
              </w:rPr>
              <w:t>4=Decline in productivity or health of fisheries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6BE7BD3D" w14:textId="2C6B5537" w:rsidR="001C6381" w:rsidRDefault="00D01BCC" w:rsidP="00F85A49">
            <w:pPr>
              <w:pStyle w:val="NoSpacing"/>
              <w:rPr>
                <w:color w:val="000000"/>
                <w:sz w:val="20"/>
                <w:szCs w:val="20"/>
              </w:rPr>
            </w:pPr>
            <w:r>
              <w:t>H4</w:t>
            </w:r>
            <w:r w:rsidR="005A1C1E">
              <w:t xml:space="preserve">. </w:t>
            </w:r>
            <w:r w:rsidR="0059171D" w:rsidRPr="00F71A9A">
              <w:rPr>
                <w:color w:val="000000"/>
                <w:sz w:val="20"/>
                <w:szCs w:val="20"/>
              </w:rPr>
              <w:t>In your opinion,</w:t>
            </w:r>
            <w:r w:rsidR="00020591">
              <w:rPr>
                <w:color w:val="000000"/>
                <w:sz w:val="20"/>
                <w:szCs w:val="20"/>
              </w:rPr>
              <w:t xml:space="preserve"> what</w:t>
            </w:r>
            <w:r w:rsidR="0059171D" w:rsidRPr="00F71A9A">
              <w:rPr>
                <w:color w:val="000000"/>
                <w:sz w:val="20"/>
                <w:szCs w:val="20"/>
              </w:rPr>
              <w:t xml:space="preserve"> </w:t>
            </w:r>
            <w:r w:rsidR="000A057E">
              <w:rPr>
                <w:color w:val="000000"/>
                <w:sz w:val="20"/>
                <w:szCs w:val="20"/>
              </w:rPr>
              <w:t>are the three most important benefits</w:t>
            </w:r>
            <w:r w:rsidR="0059171D" w:rsidRPr="00F71A9A">
              <w:rPr>
                <w:color w:val="000000"/>
                <w:sz w:val="20"/>
                <w:szCs w:val="20"/>
              </w:rPr>
              <w:t xml:space="preserve">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7D18F8B" w14:textId="77777777"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14:paraId="7D7C9412" w14:textId="77777777" w:rsidR="00CC2596" w:rsidRPr="00990B9D" w:rsidRDefault="00CC2596" w:rsidP="00F85A49">
            <w:pPr>
              <w:pStyle w:val="NoSpacing"/>
              <w:rPr>
                <w:sz w:val="20"/>
              </w:rPr>
            </w:pPr>
            <w:r w:rsidRPr="00990B9D">
              <w:rPr>
                <w:sz w:val="20"/>
              </w:rPr>
              <w:t>10=Shade</w:t>
            </w:r>
          </w:p>
          <w:p w14:paraId="2F4968CE" w14:textId="77777777" w:rsidR="00CC2596" w:rsidRPr="00990B9D" w:rsidRDefault="00CC2596" w:rsidP="00F85A49">
            <w:pPr>
              <w:pStyle w:val="NoSpacing"/>
              <w:rPr>
                <w:sz w:val="20"/>
              </w:rPr>
            </w:pPr>
            <w:r w:rsidRPr="00990B9D">
              <w:rPr>
                <w:sz w:val="20"/>
              </w:rPr>
              <w:t>11=Religious/spiritual</w:t>
            </w:r>
          </w:p>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66641E58" w:rsidR="00CC2596" w:rsidRPr="00990B9D" w:rsidRDefault="00CC2596" w:rsidP="00F85A49">
            <w:pPr>
              <w:pStyle w:val="NoSpacing"/>
              <w:rPr>
                <w:sz w:val="20"/>
              </w:rPr>
            </w:pPr>
            <w:r w:rsidRPr="00990B9D">
              <w:rPr>
                <w:sz w:val="20"/>
              </w:rPr>
              <w:t>14=Aesthetic</w:t>
            </w:r>
            <w:r w:rsidR="00020591">
              <w:rPr>
                <w:sz w:val="20"/>
              </w:rPr>
              <w:t>/beauty</w:t>
            </w:r>
          </w:p>
          <w:p w14:paraId="03448763" w14:textId="77777777" w:rsidR="00CC2596" w:rsidRPr="00990B9D" w:rsidRDefault="00CC2596" w:rsidP="00F85A49">
            <w:pPr>
              <w:pStyle w:val="NoSpacing"/>
              <w:rPr>
                <w:sz w:val="20"/>
              </w:rPr>
            </w:pPr>
            <w:r w:rsidRPr="00990B9D">
              <w:rPr>
                <w:sz w:val="20"/>
              </w:rPr>
              <w:t>15=Education/scientific studies</w:t>
            </w:r>
          </w:p>
          <w:p w14:paraId="5F334B4D" w14:textId="4DDCA223" w:rsidR="003A17BF" w:rsidRPr="00990B9D" w:rsidRDefault="00CC2596" w:rsidP="00F85A49">
            <w:pPr>
              <w:pStyle w:val="NoSpacing"/>
              <w:rPr>
                <w:sz w:val="20"/>
              </w:rPr>
            </w:pPr>
            <w:r w:rsidRPr="00990B9D">
              <w:rPr>
                <w:sz w:val="20"/>
              </w:rPr>
              <w:t>16=Employment</w:t>
            </w:r>
          </w:p>
          <w:p w14:paraId="6E8866B8" w14:textId="77777777" w:rsidR="00CC2596" w:rsidRPr="00990B9D" w:rsidRDefault="009D511F" w:rsidP="00F85A49">
            <w:pPr>
              <w:pStyle w:val="NoSpacing"/>
              <w:rPr>
                <w:sz w:val="20"/>
              </w:rPr>
            </w:pPr>
            <w:r>
              <w:rPr>
                <w:sz w:val="20"/>
              </w:rPr>
              <w:t>97=Other, please specify</w:t>
            </w:r>
          </w:p>
          <w:p w14:paraId="01D99450" w14:textId="298ABBD5" w:rsidR="00CC2596" w:rsidRPr="00990B9D" w:rsidRDefault="00E76EA6" w:rsidP="00F85A49">
            <w:pPr>
              <w:pStyle w:val="NoSpacing"/>
              <w:rPr>
                <w:sz w:val="20"/>
              </w:rPr>
            </w:pPr>
            <w:r>
              <w:rPr>
                <w:sz w:val="20"/>
              </w:rPr>
              <w:t>777</w:t>
            </w:r>
            <w:r w:rsidR="00CC2596" w:rsidRPr="00990B9D">
              <w:rPr>
                <w:sz w:val="20"/>
              </w:rPr>
              <w:t>=Not applicable</w:t>
            </w:r>
            <w:r w:rsidR="000A057E">
              <w:rPr>
                <w:sz w:val="20"/>
              </w:rPr>
              <w:t xml:space="preserve"> – no forest </w:t>
            </w:r>
          </w:p>
        </w:tc>
      </w:tr>
      <w:tr w:rsidR="0057102F" w:rsidRPr="00C755D3" w14:paraId="196C42E6" w14:textId="77777777" w:rsidTr="00CB2D1F">
        <w:trPr>
          <w:jc w:val="center"/>
        </w:trPr>
        <w:tc>
          <w:tcPr>
            <w:tcW w:w="360" w:type="dxa"/>
          </w:tcPr>
          <w:p w14:paraId="1ECE69C2" w14:textId="27375BAA" w:rsidR="0057102F" w:rsidRPr="00990B9D" w:rsidRDefault="000A057E" w:rsidP="00F85A49">
            <w:pPr>
              <w:pStyle w:val="NoSpacing"/>
            </w:pPr>
            <w:r>
              <w:t xml:space="preserve"> </w:t>
            </w:r>
          </w:p>
        </w:tc>
        <w:tc>
          <w:tcPr>
            <w:tcW w:w="9553" w:type="dxa"/>
            <w:gridSpan w:val="3"/>
            <w:tcBorders>
              <w:right w:val="single" w:sz="18" w:space="0" w:color="000000" w:themeColor="accent3"/>
            </w:tcBorders>
          </w:tcPr>
          <w:p w14:paraId="6FBBFF41" w14:textId="14D7146F" w:rsidR="0057102F" w:rsidRPr="00F71A9A" w:rsidRDefault="00D01BCC" w:rsidP="00F85A49">
            <w:pPr>
              <w:spacing w:line="240" w:lineRule="auto"/>
              <w:contextualSpacing/>
              <w:rPr>
                <w:color w:val="000000"/>
                <w:sz w:val="20"/>
                <w:szCs w:val="20"/>
              </w:rPr>
            </w:pPr>
            <w:r>
              <w:rPr>
                <w:color w:val="000000"/>
                <w:sz w:val="20"/>
                <w:szCs w:val="20"/>
              </w:rPr>
              <w:t>H4</w:t>
            </w:r>
            <w:r w:rsidR="0019265C">
              <w:rPr>
                <w:color w:val="000000"/>
                <w:sz w:val="20"/>
                <w:szCs w:val="20"/>
              </w:rPr>
              <w:t xml:space="preserve">a. </w:t>
            </w:r>
            <w:r w:rsidR="0057102F" w:rsidRPr="00F71A9A">
              <w:rPr>
                <w:color w:val="000000"/>
                <w:sz w:val="20"/>
                <w:szCs w:val="20"/>
              </w:rPr>
              <w:t>1st</w:t>
            </w:r>
            <w:r w:rsidR="001C6381">
              <w:rPr>
                <w:color w:val="000000"/>
                <w:sz w:val="20"/>
                <w:szCs w:val="20"/>
              </w:rPr>
              <w:t xml:space="preserve"> (nonharvben_1)</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4AA6ED0C" w:rsidR="0057102F" w:rsidRPr="00F71A9A" w:rsidRDefault="00D01BCC" w:rsidP="00F85A49">
            <w:pPr>
              <w:spacing w:line="240" w:lineRule="auto"/>
              <w:contextualSpacing/>
              <w:rPr>
                <w:color w:val="000000"/>
                <w:sz w:val="20"/>
                <w:szCs w:val="20"/>
              </w:rPr>
            </w:pPr>
            <w:r>
              <w:rPr>
                <w:color w:val="000000"/>
                <w:sz w:val="20"/>
                <w:szCs w:val="20"/>
              </w:rPr>
              <w:t>H5</w:t>
            </w:r>
            <w:r w:rsidR="0019265C">
              <w:rPr>
                <w:color w:val="000000"/>
                <w:sz w:val="20"/>
                <w:szCs w:val="20"/>
              </w:rPr>
              <w:t xml:space="preserve">. </w:t>
            </w:r>
            <w:r w:rsidR="0057102F" w:rsidRPr="00F71A9A">
              <w:rPr>
                <w:color w:val="000000"/>
                <w:sz w:val="20"/>
                <w:szCs w:val="20"/>
              </w:rPr>
              <w:t>2nd</w:t>
            </w:r>
            <w:r w:rsidR="001C6381">
              <w:rPr>
                <w:color w:val="000000"/>
                <w:sz w:val="20"/>
                <w:szCs w:val="20"/>
              </w:rPr>
              <w:t xml:space="preserve"> (nonharvben_2)</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527ADD5F" w:rsidR="0057102F" w:rsidRPr="00F71A9A" w:rsidRDefault="00D01BCC" w:rsidP="00F85A49">
            <w:pPr>
              <w:spacing w:line="240" w:lineRule="auto"/>
              <w:contextualSpacing/>
              <w:rPr>
                <w:color w:val="000000"/>
                <w:sz w:val="20"/>
                <w:szCs w:val="20"/>
              </w:rPr>
            </w:pPr>
            <w:r>
              <w:rPr>
                <w:color w:val="000000"/>
                <w:sz w:val="20"/>
                <w:szCs w:val="20"/>
              </w:rPr>
              <w:t>H6</w:t>
            </w:r>
            <w:r w:rsidR="0019265C">
              <w:rPr>
                <w:color w:val="000000"/>
                <w:sz w:val="20"/>
                <w:szCs w:val="20"/>
              </w:rPr>
              <w:t xml:space="preserve">. </w:t>
            </w:r>
            <w:r w:rsidR="0057102F" w:rsidRPr="00F71A9A">
              <w:rPr>
                <w:color w:val="000000"/>
                <w:sz w:val="20"/>
                <w:szCs w:val="20"/>
              </w:rPr>
              <w:t>3rd</w:t>
            </w:r>
            <w:r w:rsidR="001C6381">
              <w:rPr>
                <w:color w:val="000000"/>
                <w:sz w:val="20"/>
                <w:szCs w:val="20"/>
              </w:rPr>
              <w:t xml:space="preserve"> (nonharvben_3)</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3993BFDA" w14:textId="77777777" w:rsidR="00F87E0C" w:rsidRDefault="00F87E0C" w:rsidP="0059171D">
      <w:pPr>
        <w:spacing w:line="240" w:lineRule="auto"/>
        <w:ind w:left="-810"/>
      </w:pPr>
    </w:p>
    <w:p w14:paraId="7433DD18" w14:textId="77777777" w:rsidR="00F87E0C" w:rsidRDefault="00F87E0C" w:rsidP="0059171D">
      <w:pPr>
        <w:spacing w:line="240" w:lineRule="auto"/>
        <w:ind w:left="-810"/>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F87E0C" w:rsidRPr="00F87E0C" w14:paraId="4CFC6F72" w14:textId="77777777" w:rsidTr="00ED1A27">
        <w:trPr>
          <w:jc w:val="center"/>
        </w:trPr>
        <w:tc>
          <w:tcPr>
            <w:tcW w:w="360" w:type="dxa"/>
          </w:tcPr>
          <w:p w14:paraId="36F74F77" w14:textId="77777777" w:rsidR="00F87E0C" w:rsidRPr="00F87E0C"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48B059C1" w14:textId="0D25BD0A" w:rsidR="00F87E0C" w:rsidRPr="00F87E0C" w:rsidRDefault="00D01BCC" w:rsidP="00F87E0C">
            <w:pPr>
              <w:spacing w:line="240" w:lineRule="auto"/>
              <w:rPr>
                <w:rFonts w:eastAsia="Gill Sans MT" w:cs="Times New Roman"/>
              </w:rPr>
            </w:pPr>
            <w:r>
              <w:rPr>
                <w:rFonts w:eastAsia="Gill Sans MT" w:cs="Times New Roman"/>
              </w:rPr>
              <w:t>H7</w:t>
            </w:r>
            <w:r w:rsidR="00F87E0C" w:rsidRPr="00F87E0C">
              <w:rPr>
                <w:rFonts w:eastAsia="Gill Sans MT" w:cs="Times New Roman"/>
              </w:rPr>
              <w:t xml:space="preserve">. On a scale from 1 to 10, with 1 being the smallest problem and 10 being the biggest problem, how big of a problem are changes in rainfall patterns </w:t>
            </w:r>
            <w:r w:rsidR="008A6705">
              <w:rPr>
                <w:rFonts w:eastAsia="Gill Sans MT" w:cs="Times New Roman"/>
              </w:rPr>
              <w:t>and/or changes in temperature to</w:t>
            </w:r>
            <w:r w:rsidR="00F87E0C" w:rsidRPr="00F87E0C">
              <w:rPr>
                <w:rFonts w:eastAsia="Gill Sans MT" w:cs="Times New Roman"/>
              </w:rPr>
              <w:t xml:space="preserve"> development of your village?</w:t>
            </w:r>
          </w:p>
          <w:p w14:paraId="30700C91" w14:textId="3E32B109" w:rsidR="00F87E0C" w:rsidRPr="00F87E0C" w:rsidRDefault="00F87E0C" w:rsidP="000E72A9">
            <w:pPr>
              <w:spacing w:line="240" w:lineRule="auto"/>
              <w:rPr>
                <w:rFonts w:eastAsia="Gill Sans MT" w:cs="Times New Roman"/>
                <w:sz w:val="20"/>
              </w:rPr>
            </w:pPr>
            <w:r w:rsidRPr="00F87E0C">
              <w:rPr>
                <w:rFonts w:eastAsia="Gill Sans MT" w:cs="Times New Roman"/>
                <w:i/>
              </w:rPr>
              <w:t xml:space="preserve">If the respondent is not sure, enter </w:t>
            </w:r>
            <w:r w:rsidR="000E72A9">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59EED24" w14:textId="77777777" w:rsidR="00F87E0C" w:rsidRPr="00F87E0C" w:rsidRDefault="00F87E0C" w:rsidP="00F87E0C">
            <w:pPr>
              <w:spacing w:line="240" w:lineRule="auto"/>
              <w:rPr>
                <w:rFonts w:eastAsia="Gill Sans MT" w:cs="Times New Roman"/>
                <w:i/>
              </w:rPr>
            </w:pPr>
            <w:r w:rsidRPr="00F87E0C">
              <w:rPr>
                <w:rFonts w:eastAsia="Gill Sans MT" w:cs="Times New Roman"/>
                <w:i/>
              </w:rPr>
              <w:t>(Integer 1-10)</w:t>
            </w:r>
          </w:p>
        </w:tc>
      </w:tr>
      <w:tr w:rsidR="00F87E0C" w:rsidRPr="00F87E0C" w14:paraId="2DB1FE30" w14:textId="77777777" w:rsidTr="00ED1A27">
        <w:trPr>
          <w:jc w:val="center"/>
        </w:trPr>
        <w:tc>
          <w:tcPr>
            <w:tcW w:w="360" w:type="dxa"/>
          </w:tcPr>
          <w:p w14:paraId="0B4C3B70" w14:textId="77777777" w:rsidR="00F87E0C" w:rsidRPr="00F87E0C"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0690F50F" w14:textId="52C81CF9" w:rsidR="00F87E0C" w:rsidRPr="00F87E0C" w:rsidRDefault="000E72A9" w:rsidP="00F87E0C">
            <w:pPr>
              <w:spacing w:line="240" w:lineRule="auto"/>
              <w:rPr>
                <w:rFonts w:eastAsia="Gill Sans MT" w:cs="Times New Roman"/>
              </w:rPr>
            </w:pPr>
            <w:r>
              <w:rPr>
                <w:rFonts w:eastAsia="Gill Sans MT" w:cs="Times New Roman"/>
              </w:rPr>
              <w:t>H8</w:t>
            </w:r>
            <w:r w:rsidR="00F87E0C">
              <w:rPr>
                <w:rFonts w:eastAsia="Gill Sans MT" w:cs="Times New Roman"/>
              </w:rPr>
              <w:t>.</w:t>
            </w:r>
            <w:r w:rsidR="00F87E0C" w:rsidRPr="00F87E0C">
              <w:rPr>
                <w:rFonts w:eastAsia="Gill Sans MT" w:cs="Times New Roman"/>
              </w:rPr>
              <w:t xml:space="preserve"> On a scale from 1 to 10, with 1 being the smallest problem and 10 being the biggest problem, how big of a problem is </w:t>
            </w:r>
            <w:r w:rsidR="008A6705">
              <w:rPr>
                <w:rFonts w:eastAsia="Gill Sans MT" w:cs="Times New Roman"/>
              </w:rPr>
              <w:t xml:space="preserve">deforestation or </w:t>
            </w:r>
            <w:r w:rsidR="008A6705" w:rsidRPr="008A6705">
              <w:rPr>
                <w:rFonts w:eastAsia="Gill Sans MT" w:cs="Times New Roman"/>
              </w:rPr>
              <w:t>forest degradation</w:t>
            </w:r>
            <w:r w:rsidR="008A6705" w:rsidRPr="00F87E0C">
              <w:rPr>
                <w:rFonts w:eastAsia="Gill Sans MT" w:cs="Times New Roman"/>
              </w:rPr>
              <w:t xml:space="preserve"> to</w:t>
            </w:r>
            <w:r w:rsidR="00F87E0C" w:rsidRPr="00F87E0C">
              <w:rPr>
                <w:rFonts w:eastAsia="Gill Sans MT" w:cs="Times New Roman"/>
              </w:rPr>
              <w:t xml:space="preserve"> the development of your village?</w:t>
            </w:r>
          </w:p>
          <w:p w14:paraId="0215EADD" w14:textId="5A263C49" w:rsidR="00F87E0C" w:rsidRPr="00F87E0C" w:rsidRDefault="00F87E0C" w:rsidP="000E72A9">
            <w:pPr>
              <w:spacing w:line="240" w:lineRule="auto"/>
              <w:rPr>
                <w:rFonts w:eastAsia="Gill Sans MT" w:cs="Times New Roman"/>
                <w:sz w:val="20"/>
              </w:rPr>
            </w:pPr>
            <w:r w:rsidRPr="00F87E0C">
              <w:rPr>
                <w:rFonts w:eastAsia="Gill Sans MT" w:cs="Times New Roman"/>
                <w:i/>
              </w:rPr>
              <w:t xml:space="preserve">If the respondent is not sure, enter </w:t>
            </w:r>
            <w:r w:rsidR="000E72A9">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DFCC6C" w14:textId="77777777" w:rsidR="00F87E0C" w:rsidRPr="00F87E0C" w:rsidRDefault="00F87E0C" w:rsidP="00F87E0C">
            <w:pPr>
              <w:spacing w:line="240" w:lineRule="auto"/>
              <w:rPr>
                <w:rFonts w:eastAsia="Gill Sans MT" w:cs="Times New Roman"/>
                <w:i/>
              </w:rPr>
            </w:pPr>
            <w:r w:rsidRPr="00F87E0C">
              <w:rPr>
                <w:rFonts w:eastAsia="Gill Sans MT" w:cs="Times New Roman"/>
                <w:i/>
              </w:rPr>
              <w:t>(Integer 1-10)</w:t>
            </w:r>
          </w:p>
        </w:tc>
      </w:tr>
    </w:tbl>
    <w:p w14:paraId="490E3E88" w14:textId="77777777" w:rsidR="00F87E0C" w:rsidRDefault="00F87E0C" w:rsidP="0059171D">
      <w:pPr>
        <w:spacing w:line="240" w:lineRule="auto"/>
        <w:ind w:left="-810"/>
      </w:pPr>
    </w:p>
    <w:p w14:paraId="5654C4EC" w14:textId="01BE4557" w:rsidR="001F43FB" w:rsidRDefault="001F43FB"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3C83DD78" w14:textId="77777777" w:rsidTr="00EB76FC">
        <w:trPr>
          <w:trHeight w:val="432"/>
          <w:jc w:val="center"/>
        </w:trPr>
        <w:tc>
          <w:tcPr>
            <w:tcW w:w="11031" w:type="dxa"/>
            <w:gridSpan w:val="4"/>
            <w:tcBorders>
              <w:right w:val="single" w:sz="18" w:space="0" w:color="000000" w:themeColor="accent3"/>
            </w:tcBorders>
          </w:tcPr>
          <w:p w14:paraId="13339265" w14:textId="329B37F5" w:rsidR="00B760AE" w:rsidRPr="00B00F85" w:rsidRDefault="00B760AE" w:rsidP="00EB76FC">
            <w:pPr>
              <w:pStyle w:val="Heading3"/>
              <w:spacing w:line="240" w:lineRule="auto"/>
              <w:outlineLvl w:val="2"/>
              <w:rPr>
                <w:caps w:val="0"/>
              </w:rPr>
            </w:pPr>
            <w:r>
              <w:rPr>
                <w:caps w:val="0"/>
              </w:rPr>
              <w:t>SURVEY EXPERIMENT 1: Version 1</w:t>
            </w:r>
          </w:p>
        </w:tc>
      </w:tr>
      <w:tr w:rsidR="00B760AE" w:rsidRPr="001D532F" w14:paraId="2FD56933" w14:textId="77777777" w:rsidTr="00EB76FC">
        <w:trPr>
          <w:jc w:val="center"/>
        </w:trPr>
        <w:tc>
          <w:tcPr>
            <w:tcW w:w="360" w:type="dxa"/>
          </w:tcPr>
          <w:p w14:paraId="29D427F3" w14:textId="77777777" w:rsidR="00B760AE" w:rsidRPr="00C755D3" w:rsidRDefault="00B760AE" w:rsidP="00EB76FC">
            <w:pPr>
              <w:pStyle w:val="NoSpacing"/>
            </w:pPr>
          </w:p>
        </w:tc>
        <w:tc>
          <w:tcPr>
            <w:tcW w:w="5040" w:type="dxa"/>
            <w:tcBorders>
              <w:bottom w:val="single" w:sz="4" w:space="0" w:color="auto"/>
              <w:right w:val="nil"/>
            </w:tcBorders>
          </w:tcPr>
          <w:p w14:paraId="4B0D6992" w14:textId="7F0A084C" w:rsidR="00B760AE" w:rsidRDefault="00B760AE" w:rsidP="00EB76FC">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5C97ED24" w14:textId="77777777" w:rsidR="00B760AE" w:rsidRDefault="00B760AE" w:rsidP="00EB76FC">
            <w:pPr>
              <w:pStyle w:val="NoSpacing"/>
              <w:rPr>
                <w:sz w:val="20"/>
              </w:rPr>
            </w:pPr>
            <w:r>
              <w:rPr>
                <w:sz w:val="20"/>
              </w:rPr>
              <w:t>Activity 1=</w:t>
            </w:r>
            <w:r w:rsidRPr="00B00F85">
              <w:rPr>
                <w:sz w:val="20"/>
              </w:rPr>
              <w:t xml:space="preserve"> </w:t>
            </w:r>
            <w:r>
              <w:rPr>
                <w:sz w:val="20"/>
              </w:rPr>
              <w:t xml:space="preserve"> </w:t>
            </w:r>
            <w:r w:rsidRPr="00B00F85">
              <w:rPr>
                <w:sz w:val="20"/>
              </w:rPr>
              <w:t xml:space="preserve">Farming, agriculture </w:t>
            </w:r>
          </w:p>
          <w:p w14:paraId="4B715585" w14:textId="77777777" w:rsidR="00B760AE" w:rsidRPr="00990B9D" w:rsidRDefault="00B760AE" w:rsidP="00EB76FC">
            <w:pPr>
              <w:pStyle w:val="NoSpacing"/>
              <w:rPr>
                <w:sz w:val="20"/>
              </w:rPr>
            </w:pPr>
            <w:r>
              <w:rPr>
                <w:sz w:val="20"/>
              </w:rPr>
              <w:t>Activity 2</w:t>
            </w:r>
            <w:r w:rsidRPr="00B00F85">
              <w:rPr>
                <w:sz w:val="20"/>
              </w:rPr>
              <w:t xml:space="preserve">= </w:t>
            </w:r>
            <w:r>
              <w:rPr>
                <w:sz w:val="20"/>
              </w:rPr>
              <w:t>Petty trade</w:t>
            </w:r>
          </w:p>
          <w:p w14:paraId="2642D6E3" w14:textId="55763606" w:rsidR="00B760AE" w:rsidRDefault="00B760AE" w:rsidP="00EB76FC">
            <w:pPr>
              <w:pStyle w:val="NoSpacing"/>
              <w:rPr>
                <w:sz w:val="20"/>
              </w:rPr>
            </w:pPr>
            <w:r>
              <w:rPr>
                <w:sz w:val="20"/>
              </w:rPr>
              <w:t>Activity 3</w:t>
            </w:r>
            <w:r w:rsidRPr="00B00F85">
              <w:rPr>
                <w:sz w:val="20"/>
              </w:rPr>
              <w:t>= Animal husbandry</w:t>
            </w:r>
          </w:p>
          <w:p w14:paraId="6D3A84B3" w14:textId="77777777" w:rsidR="00B760AE" w:rsidRDefault="00B760AE" w:rsidP="00EB76FC">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7901B6BE" w14:textId="4714CA16"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51CC90A2" w14:textId="77777777" w:rsidR="00B760AE" w:rsidRPr="001D532F" w:rsidRDefault="00B760AE" w:rsidP="00EB76FC">
            <w:pPr>
              <w:pStyle w:val="NoSpacing"/>
              <w:rPr>
                <w:i/>
              </w:rPr>
            </w:pPr>
            <w:r>
              <w:rPr>
                <w:i/>
              </w:rPr>
              <w:t>(Integer)</w:t>
            </w:r>
          </w:p>
        </w:tc>
      </w:tr>
    </w:tbl>
    <w:p w14:paraId="1F33AE2F" w14:textId="77777777" w:rsidR="00B760AE" w:rsidRDefault="00B760AE"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00F85" w:rsidRPr="001D532F" w14:paraId="7C7871BF" w14:textId="77777777" w:rsidTr="00B00F85">
        <w:trPr>
          <w:trHeight w:val="432"/>
          <w:jc w:val="center"/>
        </w:trPr>
        <w:tc>
          <w:tcPr>
            <w:tcW w:w="11031" w:type="dxa"/>
            <w:gridSpan w:val="4"/>
            <w:tcBorders>
              <w:right w:val="single" w:sz="18" w:space="0" w:color="000000" w:themeColor="accent3"/>
            </w:tcBorders>
          </w:tcPr>
          <w:p w14:paraId="6251F031" w14:textId="6487F0AC" w:rsidR="00B00F85" w:rsidRPr="00B00F85" w:rsidRDefault="00B00F85" w:rsidP="00B00F85">
            <w:pPr>
              <w:pStyle w:val="Heading3"/>
              <w:spacing w:line="240" w:lineRule="auto"/>
              <w:outlineLvl w:val="2"/>
              <w:rPr>
                <w:caps w:val="0"/>
              </w:rPr>
            </w:pPr>
            <w:r>
              <w:rPr>
                <w:caps w:val="0"/>
              </w:rPr>
              <w:t xml:space="preserve">SURVEY EXPERIMENT 1: Version </w:t>
            </w:r>
            <w:r w:rsidR="00B760AE">
              <w:rPr>
                <w:caps w:val="0"/>
              </w:rPr>
              <w:t>2</w:t>
            </w:r>
          </w:p>
        </w:tc>
      </w:tr>
      <w:tr w:rsidR="00B00F85" w:rsidRPr="001D532F" w14:paraId="50200B1B" w14:textId="77777777" w:rsidTr="00B00F85">
        <w:trPr>
          <w:jc w:val="center"/>
        </w:trPr>
        <w:tc>
          <w:tcPr>
            <w:tcW w:w="360" w:type="dxa"/>
          </w:tcPr>
          <w:p w14:paraId="00DE11DA" w14:textId="77777777" w:rsidR="00B00F85" w:rsidRPr="00C755D3" w:rsidRDefault="00B00F85" w:rsidP="00B00F85">
            <w:pPr>
              <w:pStyle w:val="NoSpacing"/>
            </w:pPr>
          </w:p>
        </w:tc>
        <w:tc>
          <w:tcPr>
            <w:tcW w:w="5040" w:type="dxa"/>
            <w:tcBorders>
              <w:bottom w:val="single" w:sz="4" w:space="0" w:color="auto"/>
              <w:right w:val="nil"/>
            </w:tcBorders>
          </w:tcPr>
          <w:p w14:paraId="0408937C" w14:textId="474CFAF3" w:rsidR="00B00F85" w:rsidRDefault="00B00F85" w:rsidP="00B760AE">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5895C50A" w14:textId="04B09F5F" w:rsidR="00B00F85" w:rsidRDefault="00B00F85" w:rsidP="00B00F85">
            <w:pPr>
              <w:pStyle w:val="NoSpacing"/>
              <w:rPr>
                <w:sz w:val="20"/>
              </w:rPr>
            </w:pPr>
            <w:r>
              <w:rPr>
                <w:sz w:val="20"/>
              </w:rPr>
              <w:t>Activity 1=</w:t>
            </w:r>
            <w:r w:rsidRPr="00B00F85">
              <w:rPr>
                <w:sz w:val="20"/>
              </w:rPr>
              <w:t xml:space="preserve"> </w:t>
            </w:r>
            <w:r>
              <w:rPr>
                <w:sz w:val="20"/>
              </w:rPr>
              <w:t xml:space="preserve"> </w:t>
            </w:r>
            <w:r w:rsidRPr="00B00F85">
              <w:rPr>
                <w:sz w:val="20"/>
              </w:rPr>
              <w:t xml:space="preserve">Farming, agriculture </w:t>
            </w:r>
          </w:p>
          <w:p w14:paraId="2D84A8B0" w14:textId="012992D5" w:rsidR="00B00F85" w:rsidRPr="00990B9D" w:rsidRDefault="00B00F85" w:rsidP="00B00F85">
            <w:pPr>
              <w:pStyle w:val="NoSpacing"/>
              <w:rPr>
                <w:sz w:val="20"/>
              </w:rPr>
            </w:pPr>
            <w:r>
              <w:rPr>
                <w:sz w:val="20"/>
              </w:rPr>
              <w:t>Activity 2</w:t>
            </w:r>
            <w:r w:rsidRPr="00B00F85">
              <w:rPr>
                <w:sz w:val="20"/>
              </w:rPr>
              <w:t xml:space="preserve">= </w:t>
            </w:r>
            <w:r>
              <w:rPr>
                <w:sz w:val="20"/>
              </w:rPr>
              <w:t>Petty trade</w:t>
            </w:r>
          </w:p>
          <w:p w14:paraId="783BF487" w14:textId="07BE9390" w:rsidR="00B00F85" w:rsidRDefault="00B00F85" w:rsidP="00B00F85">
            <w:pPr>
              <w:pStyle w:val="NoSpacing"/>
              <w:rPr>
                <w:sz w:val="20"/>
              </w:rPr>
            </w:pPr>
            <w:r>
              <w:rPr>
                <w:sz w:val="20"/>
              </w:rPr>
              <w:t>Activity 3</w:t>
            </w:r>
            <w:r w:rsidRPr="00B00F85">
              <w:rPr>
                <w:sz w:val="20"/>
              </w:rPr>
              <w:t>= Animal husbandry</w:t>
            </w:r>
          </w:p>
          <w:p w14:paraId="3D275834" w14:textId="77777777" w:rsidR="00B00F85" w:rsidRDefault="00B00F85" w:rsidP="00B00F85">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04B4FD82" w14:textId="7AD68EA8" w:rsidR="00B760AE" w:rsidRPr="00990B9D" w:rsidRDefault="00B760AE" w:rsidP="00B760AE">
            <w:pPr>
              <w:pStyle w:val="NoSpacing"/>
              <w:rPr>
                <w:sz w:val="20"/>
              </w:rPr>
            </w:pPr>
            <w:r>
              <w:rPr>
                <w:sz w:val="20"/>
              </w:rPr>
              <w:t xml:space="preserve">Activity 5= </w:t>
            </w:r>
            <w:r w:rsidRPr="00B760AE">
              <w:rPr>
                <w:sz w:val="20"/>
              </w:rPr>
              <w:t xml:space="preserve">Harvesting and selling protected timber species </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E6E14C8" w14:textId="7DDAC870" w:rsidR="00B00F85" w:rsidRPr="001D532F" w:rsidRDefault="00B00F85" w:rsidP="00B00F85">
            <w:pPr>
              <w:pStyle w:val="NoSpacing"/>
              <w:rPr>
                <w:i/>
              </w:rPr>
            </w:pPr>
            <w:r>
              <w:rPr>
                <w:i/>
              </w:rPr>
              <w:t>(Integer)</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57568EE2" w:rsidR="005B61F0" w:rsidRDefault="005B61F0" w:rsidP="00F85A49">
      <w:pPr>
        <w:pStyle w:val="NoSpacing"/>
      </w:pPr>
      <w:r>
        <w:t xml:space="preserve">Please rank/ grade </w:t>
      </w:r>
      <w:r w:rsidR="00DD5498">
        <w:t xml:space="preserve">the </w:t>
      </w:r>
      <w:r>
        <w:t xml:space="preserve">following list of assets/resources/ properties in terms of most important to least important for the future/development of your </w:t>
      </w:r>
      <w:r w:rsidR="00111D72">
        <w:t>village</w:t>
      </w:r>
      <w:r>
        <w:t xml:space="preserve"> from </w:t>
      </w:r>
      <w:r w:rsidR="00542E97">
        <w:t>most important (1) to least important (</w:t>
      </w:r>
      <w:r w:rsidR="00020591">
        <w:t>5</w:t>
      </w:r>
      <w:r w:rsidR="00542E97">
        <w:t>)</w:t>
      </w:r>
      <w:r w:rsidR="00020591">
        <w:t xml:space="preserve"> Enumerator, use pictures as necessary. </w:t>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5B61F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7F450CEF" w:rsidR="005B61F0" w:rsidRPr="005B61F0" w:rsidRDefault="0019265C" w:rsidP="00F85A49">
            <w:pPr>
              <w:pStyle w:val="NoSpacing"/>
            </w:pPr>
            <w:r>
              <w:t xml:space="preserve">I1. </w:t>
            </w:r>
            <w:r w:rsidR="005B61F0" w:rsidRPr="005B61F0">
              <w:t>Health Clinic</w:t>
            </w:r>
            <w:r w:rsidR="00481C5C">
              <w:t xml:space="preserve"> (</w:t>
            </w:r>
            <w:proofErr w:type="spellStart"/>
            <w:r w:rsidR="00481C5C">
              <w:t>rank_clinic</w:t>
            </w:r>
            <w:proofErr w:type="spellEnd"/>
            <w:r w:rsidR="00481C5C">
              <w:t>)</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170E1A72" w:rsidR="005B61F0" w:rsidRPr="005B61F0" w:rsidRDefault="0019265C" w:rsidP="00F85A49">
            <w:pPr>
              <w:pStyle w:val="NoSpacing"/>
            </w:pPr>
            <w:r>
              <w:t xml:space="preserve">I2. </w:t>
            </w:r>
            <w:r w:rsidR="005B61F0" w:rsidRPr="005B61F0">
              <w:t>Enough land to farm on</w:t>
            </w:r>
            <w:r w:rsidR="00481C5C">
              <w:t xml:space="preserve"> (</w:t>
            </w:r>
            <w:proofErr w:type="spellStart"/>
            <w:r w:rsidR="00481C5C">
              <w:t>rank_farmland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1319575E" w:rsidR="005B61F0" w:rsidRPr="005B61F0" w:rsidRDefault="0019265C" w:rsidP="00F16651">
            <w:pPr>
              <w:pStyle w:val="NoSpacing"/>
            </w:pPr>
            <w:r>
              <w:t xml:space="preserve">I3. </w:t>
            </w:r>
            <w:r w:rsidR="00F16651">
              <w:t>School</w:t>
            </w:r>
            <w:r w:rsidR="00481C5C">
              <w:t xml:space="preserve"> (</w:t>
            </w:r>
            <w:proofErr w:type="spellStart"/>
            <w:r w:rsidR="00481C5C">
              <w:t>rank_school</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4E395D5B" w:rsidR="005B61F0" w:rsidRPr="005B61F0" w:rsidRDefault="0019265C" w:rsidP="00F85A49">
            <w:pPr>
              <w:pStyle w:val="NoSpacing"/>
            </w:pPr>
            <w:r>
              <w:t xml:space="preserve">I4. </w:t>
            </w:r>
            <w:r w:rsidR="005B61F0" w:rsidRPr="005B61F0">
              <w:t>Paved roads</w:t>
            </w:r>
            <w:r w:rsidR="00481C5C">
              <w:t xml:space="preserve"> (</w:t>
            </w:r>
            <w:proofErr w:type="spellStart"/>
            <w:r w:rsidR="00481C5C">
              <w:t>rank_pavedroad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09BF4C58" w:rsidR="005B61F0" w:rsidRPr="005B61F0" w:rsidRDefault="0019265C" w:rsidP="00F85A49">
            <w:pPr>
              <w:pStyle w:val="NoSpacing"/>
            </w:pPr>
            <w:r>
              <w:t xml:space="preserve">I5. </w:t>
            </w:r>
            <w:r w:rsidR="005B61F0" w:rsidRPr="005B61F0">
              <w:t>Forest resources</w:t>
            </w:r>
            <w:r w:rsidR="00481C5C">
              <w:t xml:space="preserve"> (</w:t>
            </w:r>
            <w:proofErr w:type="spellStart"/>
            <w:r w:rsidR="00481C5C">
              <w:t>rank_forestresource</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0AE08F1C" w:rsidR="005B61F0" w:rsidRPr="005B61F0" w:rsidRDefault="0019265C" w:rsidP="00F85A49">
            <w:pPr>
              <w:pStyle w:val="NoSpacing"/>
            </w:pPr>
            <w:r>
              <w:t xml:space="preserve">I6. </w:t>
            </w:r>
            <w:r w:rsidR="005B61F0" w:rsidRPr="005B61F0">
              <w:t>Electricity</w:t>
            </w:r>
            <w:r w:rsidR="00481C5C">
              <w:t xml:space="preserve"> (</w:t>
            </w:r>
            <w:proofErr w:type="spellStart"/>
            <w:r w:rsidR="00481C5C">
              <w:t>rank_electricity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63DECF0E" w:rsidR="005B61F0" w:rsidRPr="005B61F0" w:rsidRDefault="0019265C" w:rsidP="00F85A49">
            <w:pPr>
              <w:pStyle w:val="NoSpacing"/>
            </w:pPr>
            <w:r>
              <w:t xml:space="preserve">I7. </w:t>
            </w:r>
            <w:r w:rsidR="005B61F0" w:rsidRPr="005B61F0">
              <w:t>Clean water</w:t>
            </w:r>
            <w:r w:rsidR="00481C5C">
              <w:t xml:space="preserve"> (</w:t>
            </w:r>
            <w:proofErr w:type="spellStart"/>
            <w:r w:rsidR="00481C5C">
              <w:t>rank_cleanwater</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75BA3A87" w:rsidR="005B61F0" w:rsidRPr="005B61F0" w:rsidRDefault="0019265C" w:rsidP="00F85A49">
            <w:pPr>
              <w:pStyle w:val="NoSpacing"/>
            </w:pPr>
            <w:r>
              <w:t xml:space="preserve">I8. </w:t>
            </w:r>
            <w:r w:rsidR="005B61F0" w:rsidRPr="005B61F0">
              <w:t>Salary jobs</w:t>
            </w:r>
            <w:r w:rsidR="00481C5C">
              <w:t xml:space="preserve"> (</w:t>
            </w:r>
            <w:proofErr w:type="spellStart"/>
            <w:r w:rsidR="00481C5C">
              <w:t>rank_salary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04644335" w:rsidR="005B61F0" w:rsidRPr="005B61F0" w:rsidRDefault="0019265C" w:rsidP="003E0DFD">
            <w:pPr>
              <w:pStyle w:val="NoSpacing"/>
            </w:pPr>
            <w:r>
              <w:t xml:space="preserve">I9. </w:t>
            </w:r>
            <w:r w:rsidR="003E0DFD">
              <w:t>Closer or more frequent markets</w:t>
            </w:r>
            <w:r w:rsidR="005B61F0" w:rsidRPr="005B61F0">
              <w:t xml:space="preserve"> </w:t>
            </w:r>
            <w:r w:rsidR="00481C5C">
              <w:t>(</w:t>
            </w:r>
            <w:proofErr w:type="spellStart"/>
            <w:r w:rsidR="00481C5C">
              <w:t>rank_markets</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7427BD17" w:rsidR="005B61F0" w:rsidRPr="005B61F0" w:rsidRDefault="0019265C" w:rsidP="00F85A49">
            <w:pPr>
              <w:pStyle w:val="NoSpacing"/>
            </w:pPr>
            <w:r>
              <w:t xml:space="preserve">I10. </w:t>
            </w:r>
            <w:r w:rsidR="00542E97">
              <w:t>Conservation f</w:t>
            </w:r>
            <w:r w:rsidR="005B61F0" w:rsidRPr="005B61F0">
              <w:t xml:space="preserve">arming and </w:t>
            </w:r>
            <w:r w:rsidR="00542E97">
              <w:t>eco-</w:t>
            </w:r>
            <w:r w:rsidR="005B61F0" w:rsidRPr="005B61F0">
              <w:t xml:space="preserve">charcoaling practices that protect the </w:t>
            </w:r>
            <w:r w:rsidR="005B61F0" w:rsidRPr="005B61F0">
              <w:lastRenderedPageBreak/>
              <w:t xml:space="preserve">environment </w:t>
            </w:r>
            <w:r w:rsidR="00481C5C">
              <w:t>(</w:t>
            </w:r>
            <w:proofErr w:type="spellStart"/>
            <w:r w:rsidR="00481C5C">
              <w:t>rank_environment</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lastRenderedPageBreak/>
              <w:t>(Integer)</w:t>
            </w:r>
          </w:p>
        </w:tc>
      </w:tr>
      <w:tr w:rsidR="005B61F0" w:rsidRPr="005B61F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37E06E1B" w:rsidR="00481C5C" w:rsidRPr="005B61F0" w:rsidRDefault="0019265C" w:rsidP="00F85A49">
            <w:pPr>
              <w:pStyle w:val="NoSpacing"/>
            </w:pPr>
            <w:r>
              <w:t xml:space="preserve">I11. </w:t>
            </w:r>
            <w:r w:rsidR="005B61F0" w:rsidRPr="005B61F0">
              <w:t xml:space="preserve">New farming techniques (ex: tree nursery, fruit orchards, vegetable production, crop diversification, wood lots, etc.) </w:t>
            </w:r>
            <w:r w:rsidR="00481C5C">
              <w:t xml:space="preserve"> (</w:t>
            </w:r>
            <w:proofErr w:type="spellStart"/>
            <w:r w:rsidR="00481C5C">
              <w:t>rank_farmtech</w:t>
            </w:r>
            <w:proofErr w:type="spellEnd"/>
            <w:r w:rsidR="00481C5C">
              <w:t>)</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1953"/>
        <w:gridCol w:w="1551"/>
        <w:gridCol w:w="1080"/>
      </w:tblGrid>
      <w:tr w:rsidR="003C223A" w:rsidRPr="003C223A"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tcBorders>
          </w:tcPr>
          <w:p w14:paraId="41C963EE" w14:textId="6DBB8AAC" w:rsidR="003C223A" w:rsidRPr="003C223A" w:rsidRDefault="006940E6" w:rsidP="00F85A49">
            <w:pPr>
              <w:pStyle w:val="NoSpacing"/>
            </w:pPr>
            <w:r>
              <w:t xml:space="preserve">J1. </w:t>
            </w:r>
            <w:r w:rsidR="003C223A" w:rsidRPr="003C223A">
              <w:t xml:space="preserve"> In your village, what person or group is the most important decision maker about the forests that your </w:t>
            </w:r>
            <w:r w:rsidR="00111D72">
              <w:t>village</w:t>
            </w:r>
            <w:r w:rsidR="003C223A" w:rsidRPr="003C223A">
              <w:t xml:space="preserve"> uses? (</w:t>
            </w:r>
            <w:proofErr w:type="spellStart"/>
            <w:r w:rsidR="003C223A" w:rsidRPr="003C223A">
              <w:rPr>
                <w:b/>
              </w:rPr>
              <w:t>forest_leaders</w:t>
            </w:r>
            <w:proofErr w:type="spellEnd"/>
            <w:r w:rsidR="003C223A" w:rsidRPr="003C223A">
              <w:t>)</w:t>
            </w:r>
          </w:p>
        </w:tc>
        <w:tc>
          <w:tcPr>
            <w:tcW w:w="3504" w:type="dxa"/>
            <w:gridSpan w:val="2"/>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D58DAC5" w:rsidR="003C223A" w:rsidRPr="00CE532A" w:rsidRDefault="003C223A" w:rsidP="00F85A49">
            <w:pPr>
              <w:pStyle w:val="NoSpacing"/>
              <w:rPr>
                <w:sz w:val="20"/>
              </w:rPr>
            </w:pPr>
            <w:r w:rsidRPr="00CE532A">
              <w:rPr>
                <w:sz w:val="20"/>
              </w:rPr>
              <w:t>2=</w:t>
            </w:r>
            <w:r w:rsidR="009229F9">
              <w:rPr>
                <w:sz w:val="20"/>
              </w:rPr>
              <w:t xml:space="preserve">Headman’s </w:t>
            </w:r>
            <w:r w:rsidRPr="00CE532A">
              <w:rPr>
                <w:sz w:val="20"/>
              </w:rPr>
              <w:t>Induna</w:t>
            </w:r>
          </w:p>
          <w:p w14:paraId="1B871016" w14:textId="77777777" w:rsidR="003C223A" w:rsidRDefault="003C223A" w:rsidP="00F85A49">
            <w:pPr>
              <w:pStyle w:val="NoSpacing"/>
              <w:rPr>
                <w:sz w:val="20"/>
              </w:rPr>
            </w:pPr>
            <w:r w:rsidRPr="00CE532A">
              <w:rPr>
                <w:sz w:val="20"/>
              </w:rPr>
              <w:t>3=Chief</w:t>
            </w:r>
          </w:p>
          <w:p w14:paraId="54CDAC87" w14:textId="1565B863" w:rsidR="009229F9" w:rsidRPr="00CE532A" w:rsidRDefault="009229F9" w:rsidP="00F85A49">
            <w:pPr>
              <w:pStyle w:val="NoSpacing"/>
              <w:rPr>
                <w:sz w:val="20"/>
              </w:rPr>
            </w:pPr>
            <w:r>
              <w:rPr>
                <w:sz w:val="20"/>
              </w:rPr>
              <w:t>4= Chief’s Induna</w:t>
            </w:r>
          </w:p>
          <w:p w14:paraId="2780D5D7" w14:textId="15D8CF2C" w:rsidR="003C223A" w:rsidRPr="00CE532A" w:rsidRDefault="009229F9" w:rsidP="00F85A49">
            <w:pPr>
              <w:pStyle w:val="NoSpacing"/>
              <w:rPr>
                <w:sz w:val="20"/>
              </w:rPr>
            </w:pPr>
            <w:r>
              <w:rPr>
                <w:sz w:val="20"/>
              </w:rPr>
              <w:t>5</w:t>
            </w:r>
            <w:r w:rsidR="003C223A" w:rsidRPr="00CE532A">
              <w:rPr>
                <w:sz w:val="20"/>
              </w:rPr>
              <w:t>=Council of Elders</w:t>
            </w:r>
          </w:p>
          <w:p w14:paraId="14985547" w14:textId="3990983B" w:rsidR="003C223A" w:rsidRDefault="009229F9" w:rsidP="00F85A49">
            <w:pPr>
              <w:pStyle w:val="NoSpacing"/>
              <w:rPr>
                <w:sz w:val="20"/>
              </w:rPr>
            </w:pPr>
            <w:r>
              <w:rPr>
                <w:sz w:val="20"/>
              </w:rPr>
              <w:t>6</w:t>
            </w:r>
            <w:r w:rsidR="003C223A" w:rsidRPr="00CE532A">
              <w:rPr>
                <w:sz w:val="20"/>
              </w:rPr>
              <w:t>=Community</w:t>
            </w:r>
            <w:r w:rsidR="00111D72">
              <w:rPr>
                <w:sz w:val="20"/>
              </w:rPr>
              <w:t xml:space="preserve"> resource b</w:t>
            </w:r>
            <w:r w:rsidR="003C223A" w:rsidRPr="00CE532A">
              <w:rPr>
                <w:sz w:val="20"/>
              </w:rPr>
              <w:t>oard</w:t>
            </w:r>
          </w:p>
          <w:p w14:paraId="7D05215C" w14:textId="6A299C24" w:rsidR="006E2DA3" w:rsidRPr="00CE532A" w:rsidRDefault="006E2DA3" w:rsidP="00F85A49">
            <w:pPr>
              <w:pStyle w:val="NoSpacing"/>
              <w:rPr>
                <w:sz w:val="20"/>
              </w:rPr>
            </w:pPr>
            <w:r>
              <w:rPr>
                <w:sz w:val="20"/>
              </w:rPr>
              <w:t xml:space="preserve">7= Village Land Committee </w:t>
            </w:r>
          </w:p>
          <w:p w14:paraId="330C32CD" w14:textId="1EAAD639" w:rsidR="003C223A" w:rsidRPr="00CE532A" w:rsidRDefault="006E2DA3" w:rsidP="00F85A49">
            <w:pPr>
              <w:pStyle w:val="NoSpacing"/>
              <w:rPr>
                <w:sz w:val="20"/>
              </w:rPr>
            </w:pPr>
            <w:r>
              <w:rPr>
                <w:sz w:val="20"/>
              </w:rPr>
              <w:t>8</w:t>
            </w:r>
            <w:r w:rsidR="003C223A" w:rsidRPr="00CE532A">
              <w:rPr>
                <w:sz w:val="20"/>
              </w:rPr>
              <w:t>=Local government</w:t>
            </w:r>
          </w:p>
          <w:p w14:paraId="1A571C68" w14:textId="7B1BDAD5" w:rsidR="002E63A3" w:rsidRDefault="006E2DA3" w:rsidP="002E63A3">
            <w:pPr>
              <w:pStyle w:val="NoSpacing"/>
              <w:rPr>
                <w:sz w:val="20"/>
              </w:rPr>
            </w:pPr>
            <w:r>
              <w:rPr>
                <w:sz w:val="20"/>
              </w:rPr>
              <w:t>9</w:t>
            </w:r>
            <w:r w:rsidR="003C223A" w:rsidRPr="00CE532A">
              <w:rPr>
                <w:sz w:val="20"/>
              </w:rPr>
              <w:t>=DFO</w:t>
            </w:r>
          </w:p>
          <w:p w14:paraId="1B4EC076" w14:textId="034F1881" w:rsidR="002E63A3" w:rsidRDefault="006E2DA3" w:rsidP="002E63A3">
            <w:pPr>
              <w:pStyle w:val="NoSpacing"/>
              <w:rPr>
                <w:sz w:val="20"/>
              </w:rPr>
            </w:pPr>
            <w:r>
              <w:rPr>
                <w:sz w:val="20"/>
              </w:rPr>
              <w:t>10</w:t>
            </w:r>
            <w:r w:rsidR="002E63A3">
              <w:rPr>
                <w:sz w:val="20"/>
              </w:rPr>
              <w:t>=</w:t>
            </w:r>
            <w:r w:rsidR="002E63A3">
              <w:t>Most or all villagers together</w:t>
            </w:r>
          </w:p>
          <w:p w14:paraId="1E7A3545" w14:textId="2DF1D08E" w:rsidR="002E63A3" w:rsidRPr="00CE532A" w:rsidRDefault="006E2DA3" w:rsidP="002E63A3">
            <w:pPr>
              <w:pStyle w:val="NoSpacing"/>
              <w:rPr>
                <w:sz w:val="20"/>
              </w:rPr>
            </w:pPr>
            <w:r>
              <w:rPr>
                <w:sz w:val="20"/>
              </w:rPr>
              <w:t>11</w:t>
            </w:r>
            <w:r w:rsidR="002E63A3">
              <w:rPr>
                <w:sz w:val="20"/>
              </w:rPr>
              <w:t>=</w:t>
            </w:r>
            <w:r w:rsidR="002E63A3">
              <w:t>a local or national NGO</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77777777" w:rsidR="003C223A" w:rsidRPr="003C223A" w:rsidRDefault="003C223A" w:rsidP="00F85A49">
            <w:pPr>
              <w:pStyle w:val="NoSpacing"/>
            </w:pPr>
          </w:p>
        </w:tc>
        <w:tc>
          <w:tcPr>
            <w:tcW w:w="4639"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4584" w:type="dxa"/>
            <w:gridSpan w:val="3"/>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234A0F75" w:rsidR="003C223A" w:rsidRPr="00E65CE2" w:rsidRDefault="006940E6" w:rsidP="00F85A49">
            <w:pPr>
              <w:pStyle w:val="NoSpacing"/>
            </w:pPr>
            <w:r>
              <w:t xml:space="preserve">J2. </w:t>
            </w:r>
            <w:r w:rsidR="003C223A" w:rsidRPr="00C827CB">
              <w:t>How satisfied are you with how</w:t>
            </w:r>
            <w:r w:rsidR="00542E97" w:rsidRPr="00C827CB">
              <w:t xml:space="preserve"> your village leaders manage forests in this village</w:t>
            </w:r>
            <w:r w:rsidR="003C223A" w:rsidRPr="00E65CE2">
              <w:t>? (</w:t>
            </w:r>
            <w:proofErr w:type="spellStart"/>
            <w:r w:rsidR="003C223A" w:rsidRPr="00E65CE2">
              <w:rPr>
                <w:b/>
              </w:rPr>
              <w:t>forest_satisfied</w:t>
            </w:r>
            <w:proofErr w:type="spellEnd"/>
            <w:r w:rsidR="003C223A" w:rsidRPr="00E65CE2">
              <w:t>)</w:t>
            </w:r>
          </w:p>
          <w:p w14:paraId="70199711" w14:textId="77777777" w:rsidR="003C223A" w:rsidRPr="003C223A" w:rsidRDefault="003C223A" w:rsidP="00F85A49">
            <w:pPr>
              <w:pStyle w:val="NoSpacing"/>
            </w:pPr>
          </w:p>
        </w:tc>
        <w:tc>
          <w:tcPr>
            <w:tcW w:w="3504" w:type="dxa"/>
            <w:gridSpan w:val="2"/>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t>1=Very satisfied</w:t>
            </w:r>
          </w:p>
          <w:p w14:paraId="4E725920" w14:textId="77777777" w:rsidR="003C223A" w:rsidRPr="003C223A" w:rsidRDefault="003C223A" w:rsidP="00F85A49">
            <w:pPr>
              <w:pStyle w:val="NoSpacing"/>
            </w:pPr>
            <w:r w:rsidRPr="003C223A">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t>(Code)</w:t>
            </w:r>
          </w:p>
        </w:tc>
      </w:tr>
      <w:tr w:rsidR="00542E97" w:rsidRPr="003C223A" w14:paraId="67A76215"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824DDD4" w14:textId="77777777" w:rsidR="00542E97" w:rsidRPr="00C827CB" w:rsidRDefault="00542E97" w:rsidP="00F85A49">
            <w:pPr>
              <w:pStyle w:val="NoSpacing"/>
              <w:rPr>
                <w:rFonts w:asciiTheme="minorHAnsi" w:hAnsiTheme="minorHAnsi"/>
              </w:rPr>
            </w:pPr>
          </w:p>
        </w:tc>
        <w:tc>
          <w:tcPr>
            <w:tcW w:w="4639" w:type="dxa"/>
            <w:tcBorders>
              <w:top w:val="single" w:sz="4" w:space="0" w:color="000000"/>
              <w:left w:val="single" w:sz="4" w:space="0" w:color="000000"/>
              <w:bottom w:val="single" w:sz="4" w:space="0" w:color="auto"/>
            </w:tcBorders>
          </w:tcPr>
          <w:p w14:paraId="33B2987F" w14:textId="77777777" w:rsidR="00542E97" w:rsidRPr="00C827CB" w:rsidRDefault="00542E97" w:rsidP="00F85A49">
            <w:pPr>
              <w:pStyle w:val="NoSpacing"/>
              <w:rPr>
                <w:rFonts w:asciiTheme="minorHAnsi" w:hAnsiTheme="minorHAnsi"/>
                <w:color w:val="000000"/>
              </w:rPr>
            </w:pPr>
            <w:r w:rsidRPr="00C827CB">
              <w:rPr>
                <w:rFonts w:asciiTheme="minorHAnsi" w:hAnsiTheme="minorHAnsi"/>
              </w:rPr>
              <w:t xml:space="preserve">J.3 </w:t>
            </w:r>
            <w:r w:rsidR="00CC2465" w:rsidRPr="00C827CB">
              <w:rPr>
                <w:rFonts w:asciiTheme="minorHAnsi" w:hAnsiTheme="minorHAnsi"/>
                <w:color w:val="000000"/>
              </w:rPr>
              <w:t>In the past 12 months, were there any meetings held about forest use, management, disputes or resolutions of disputes held in your village?</w:t>
            </w:r>
          </w:p>
          <w:p w14:paraId="095ECCF6" w14:textId="08AFF3BD" w:rsidR="00CC2465" w:rsidRPr="00C827CB" w:rsidRDefault="00CC2465" w:rsidP="00F85A49">
            <w:pPr>
              <w:pStyle w:val="NoSpacing"/>
              <w:rPr>
                <w:rFonts w:asciiTheme="minorHAnsi" w:hAnsiTheme="minorHAnsi"/>
                <w:i/>
              </w:rPr>
            </w:pPr>
            <w:r w:rsidRPr="00C827CB">
              <w:rPr>
                <w:rFonts w:asciiTheme="minorHAnsi" w:hAnsiTheme="minorHAnsi"/>
                <w:i/>
                <w:color w:val="000000"/>
              </w:rPr>
              <w:t>If not 0, skip to J8</w:t>
            </w:r>
          </w:p>
        </w:tc>
        <w:tc>
          <w:tcPr>
            <w:tcW w:w="3504" w:type="dxa"/>
            <w:gridSpan w:val="2"/>
            <w:tcBorders>
              <w:top w:val="single" w:sz="4" w:space="0" w:color="000000"/>
              <w:bottom w:val="single" w:sz="4" w:space="0" w:color="auto"/>
              <w:right w:val="single" w:sz="18" w:space="0" w:color="000000"/>
            </w:tcBorders>
          </w:tcPr>
          <w:p w14:paraId="02190F21" w14:textId="77777777" w:rsidR="00542E97" w:rsidRDefault="00CC2465" w:rsidP="00F85A49">
            <w:pPr>
              <w:pStyle w:val="NoSpacing"/>
              <w:rPr>
                <w:sz w:val="20"/>
              </w:rPr>
            </w:pPr>
            <w:r>
              <w:rPr>
                <w:sz w:val="20"/>
              </w:rPr>
              <w:t>0=No</w:t>
            </w:r>
          </w:p>
          <w:p w14:paraId="64F94816" w14:textId="77777777" w:rsidR="00CC2465" w:rsidRDefault="00CC2465" w:rsidP="00F85A49">
            <w:pPr>
              <w:pStyle w:val="NoSpacing"/>
              <w:rPr>
                <w:sz w:val="20"/>
              </w:rPr>
            </w:pPr>
            <w:r>
              <w:rPr>
                <w:sz w:val="20"/>
              </w:rPr>
              <w:t>1=Yes</w:t>
            </w:r>
          </w:p>
          <w:p w14:paraId="29A0172F" w14:textId="77777777" w:rsidR="00CC2465" w:rsidRDefault="00CC2465" w:rsidP="00F85A49">
            <w:pPr>
              <w:pStyle w:val="NoSpacing"/>
              <w:rPr>
                <w:sz w:val="20"/>
              </w:rPr>
            </w:pPr>
            <w:r>
              <w:rPr>
                <w:sz w:val="20"/>
              </w:rPr>
              <w:t>888=Don’t know</w:t>
            </w:r>
          </w:p>
          <w:p w14:paraId="14E99CA9" w14:textId="6B624309" w:rsidR="00CC2465" w:rsidRPr="00CE532A" w:rsidRDefault="00CC2465" w:rsidP="00F85A49">
            <w:pPr>
              <w:pStyle w:val="NoSpacing"/>
              <w:rPr>
                <w:sz w:val="20"/>
              </w:rPr>
            </w:pPr>
            <w:r>
              <w:rPr>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612BC813" w14:textId="77777777" w:rsidR="00542E97" w:rsidRPr="003C223A" w:rsidRDefault="00542E97" w:rsidP="00F85A49">
            <w:pPr>
              <w:pStyle w:val="NoSpacing"/>
              <w:rPr>
                <w:i/>
              </w:rPr>
            </w:pPr>
          </w:p>
        </w:tc>
      </w:tr>
      <w:tr w:rsidR="006D70FA" w:rsidRPr="003C223A" w14:paraId="33CD6F66" w14:textId="77777777" w:rsidTr="006E2DA3">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32B2511" w14:textId="77777777" w:rsidR="006D70FA" w:rsidRPr="003C223A" w:rsidRDefault="006D70FA" w:rsidP="00F85A49">
            <w:pPr>
              <w:pStyle w:val="NoSpacing"/>
            </w:pPr>
          </w:p>
        </w:tc>
        <w:tc>
          <w:tcPr>
            <w:tcW w:w="4639" w:type="dxa"/>
            <w:tcBorders>
              <w:top w:val="single" w:sz="4" w:space="0" w:color="000000"/>
              <w:left w:val="single" w:sz="4" w:space="0" w:color="000000"/>
              <w:bottom w:val="single" w:sz="4" w:space="0" w:color="auto"/>
            </w:tcBorders>
          </w:tcPr>
          <w:p w14:paraId="2939BC91" w14:textId="4A08DFFC" w:rsidR="006D70FA" w:rsidRDefault="006D70FA" w:rsidP="00F85A49">
            <w:pPr>
              <w:pStyle w:val="NoSpacing"/>
            </w:pPr>
            <w:r>
              <w:t xml:space="preserve">J.4 How many forestry-related meetings were held? </w:t>
            </w:r>
          </w:p>
        </w:tc>
        <w:tc>
          <w:tcPr>
            <w:tcW w:w="1953" w:type="dxa"/>
            <w:tcBorders>
              <w:top w:val="single" w:sz="4" w:space="0" w:color="000000"/>
              <w:bottom w:val="single" w:sz="4" w:space="0" w:color="auto"/>
              <w:right w:val="single" w:sz="18" w:space="0" w:color="000000"/>
            </w:tcBorders>
          </w:tcPr>
          <w:p w14:paraId="2703D3C8" w14:textId="77777777" w:rsidR="006D70FA" w:rsidRPr="00CE532A" w:rsidRDefault="006D70FA" w:rsidP="00F85A49">
            <w:pPr>
              <w:pStyle w:val="NoSpacing"/>
              <w:rPr>
                <w:sz w:val="20"/>
              </w:rPr>
            </w:pPr>
          </w:p>
        </w:tc>
        <w:tc>
          <w:tcPr>
            <w:tcW w:w="2631" w:type="dxa"/>
            <w:gridSpan w:val="2"/>
            <w:tcBorders>
              <w:top w:val="single" w:sz="18" w:space="0" w:color="auto"/>
              <w:left w:val="single" w:sz="18" w:space="0" w:color="000000"/>
              <w:bottom w:val="single" w:sz="18" w:space="0" w:color="auto"/>
              <w:right w:val="single" w:sz="18" w:space="0" w:color="000000"/>
            </w:tcBorders>
          </w:tcPr>
          <w:p w14:paraId="58E0669D" w14:textId="30DA967D" w:rsidR="006D70FA" w:rsidRPr="003C223A" w:rsidRDefault="006E2DA3" w:rsidP="00F85A49">
            <w:pPr>
              <w:pStyle w:val="NoSpacing"/>
              <w:rPr>
                <w:i/>
              </w:rPr>
            </w:pPr>
            <w:r>
              <w:rPr>
                <w:i/>
              </w:rPr>
              <w:t>(Integer)</w:t>
            </w:r>
          </w:p>
        </w:tc>
      </w:tr>
      <w:tr w:rsidR="003C223A" w:rsidRPr="003C223A"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DA62EE7" w:rsidR="003C223A" w:rsidRPr="003C223A"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0D0DD729" w:rsidR="003C223A" w:rsidRPr="003C223A" w:rsidRDefault="006D70FA" w:rsidP="00F85A49">
            <w:pPr>
              <w:pStyle w:val="NoSpacing"/>
            </w:pPr>
            <w:r>
              <w:t>J5</w:t>
            </w:r>
            <w:r w:rsidR="006940E6">
              <w:t xml:space="preserve">. </w:t>
            </w:r>
            <w:r w:rsidR="003C223A" w:rsidRPr="003C223A">
              <w:t xml:space="preserve">How often did you or anyone in your household attend meetings about forest use, management, </w:t>
            </w:r>
            <w:r w:rsidR="00EA10A6">
              <w:t>dispute</w:t>
            </w:r>
            <w:r w:rsidR="003C223A" w:rsidRPr="003C223A">
              <w:t>s or resolution of disputes? (</w:t>
            </w:r>
            <w:proofErr w:type="spellStart"/>
            <w:r w:rsidR="003C223A" w:rsidRPr="003C223A">
              <w:rPr>
                <w:b/>
              </w:rPr>
              <w:t>forest_participate</w:t>
            </w:r>
            <w:proofErr w:type="spellEnd"/>
            <w:r w:rsidR="003C223A" w:rsidRPr="003C223A">
              <w:t>)</w:t>
            </w:r>
          </w:p>
          <w:p w14:paraId="5FD34FFB" w14:textId="77777777" w:rsidR="003C223A" w:rsidRPr="003C223A" w:rsidRDefault="003C223A" w:rsidP="00F85A49">
            <w:pPr>
              <w:pStyle w:val="NoSpacing"/>
            </w:pPr>
          </w:p>
          <w:p w14:paraId="48B03FD4" w14:textId="18162A9C" w:rsidR="003C223A" w:rsidRPr="003C223A" w:rsidRDefault="00B86649" w:rsidP="00F85A49">
            <w:pPr>
              <w:pStyle w:val="NoSpacing"/>
            </w:pPr>
            <w:r>
              <w:rPr>
                <w:i/>
              </w:rPr>
              <w:t>If J4=5, skip to J</w:t>
            </w:r>
            <w:r w:rsidR="00CC2465">
              <w:rPr>
                <w:i/>
              </w:rPr>
              <w:t>7</w:t>
            </w:r>
          </w:p>
        </w:tc>
        <w:tc>
          <w:tcPr>
            <w:tcW w:w="3504" w:type="dxa"/>
            <w:gridSpan w:val="2"/>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792D0A85" w14:textId="0E534638" w:rsidR="002E63A3" w:rsidRPr="006D70FA" w:rsidRDefault="003C223A" w:rsidP="00F85A49">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6D70FA">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4639" w:type="dxa"/>
            <w:tcBorders>
              <w:top w:val="single" w:sz="4" w:space="0" w:color="auto"/>
              <w:left w:val="single" w:sz="4" w:space="0" w:color="000000"/>
              <w:bottom w:val="single" w:sz="4" w:space="0" w:color="000000"/>
            </w:tcBorders>
          </w:tcPr>
          <w:p w14:paraId="2F09E1A3" w14:textId="6657A918" w:rsidR="00481C5C" w:rsidRPr="004E2864" w:rsidRDefault="006D70FA" w:rsidP="006D70FA">
            <w:pPr>
              <w:pStyle w:val="NoSpacing"/>
            </w:pPr>
            <w:r>
              <w:t>J6</w:t>
            </w:r>
            <w:r w:rsidR="006940E6">
              <w:t xml:space="preserve">. </w:t>
            </w:r>
            <w:r>
              <w:t xml:space="preserve">How often do women from your household attend forestry-related meetings? </w:t>
            </w:r>
          </w:p>
        </w:tc>
        <w:tc>
          <w:tcPr>
            <w:tcW w:w="3504" w:type="dxa"/>
            <w:gridSpan w:val="2"/>
            <w:tcBorders>
              <w:top w:val="single" w:sz="4" w:space="0" w:color="auto"/>
              <w:bottom w:val="single" w:sz="4" w:space="0" w:color="000000"/>
              <w:right w:val="single" w:sz="18" w:space="0" w:color="000000"/>
            </w:tcBorders>
          </w:tcPr>
          <w:p w14:paraId="034BEB6A" w14:textId="77777777" w:rsidR="006D70FA" w:rsidRPr="00CE532A" w:rsidRDefault="006D70FA" w:rsidP="006D70FA">
            <w:pPr>
              <w:pStyle w:val="NoSpacing"/>
              <w:rPr>
                <w:sz w:val="20"/>
              </w:rPr>
            </w:pPr>
            <w:r w:rsidRPr="00CE532A">
              <w:rPr>
                <w:sz w:val="20"/>
              </w:rPr>
              <w:t>1=Always or nearly every time one was held</w:t>
            </w:r>
          </w:p>
          <w:p w14:paraId="1292F86F" w14:textId="77777777" w:rsidR="006D70FA" w:rsidRPr="00CE532A" w:rsidRDefault="006D70FA" w:rsidP="006D70FA">
            <w:pPr>
              <w:pStyle w:val="NoSpacing"/>
              <w:rPr>
                <w:sz w:val="20"/>
              </w:rPr>
            </w:pPr>
            <w:r w:rsidRPr="00CE532A">
              <w:rPr>
                <w:sz w:val="20"/>
              </w:rPr>
              <w:t>2=Often</w:t>
            </w:r>
          </w:p>
          <w:p w14:paraId="2B517346" w14:textId="77777777" w:rsidR="006D70FA" w:rsidRPr="00CE532A" w:rsidRDefault="006D70FA" w:rsidP="006D70FA">
            <w:pPr>
              <w:pStyle w:val="NoSpacing"/>
              <w:rPr>
                <w:sz w:val="20"/>
              </w:rPr>
            </w:pPr>
            <w:r w:rsidRPr="00CE532A">
              <w:rPr>
                <w:sz w:val="20"/>
              </w:rPr>
              <w:t>3=A few times</w:t>
            </w:r>
          </w:p>
          <w:p w14:paraId="6EC010B4" w14:textId="77777777" w:rsidR="006D70FA" w:rsidRPr="00CE532A" w:rsidRDefault="006D70FA" w:rsidP="006D70FA">
            <w:pPr>
              <w:pStyle w:val="NoSpacing"/>
              <w:rPr>
                <w:sz w:val="20"/>
              </w:rPr>
            </w:pPr>
            <w:r w:rsidRPr="00CE532A">
              <w:rPr>
                <w:sz w:val="20"/>
              </w:rPr>
              <w:t>4=Once or twice</w:t>
            </w:r>
          </w:p>
          <w:p w14:paraId="594DC625" w14:textId="77777777" w:rsidR="006D70FA" w:rsidRPr="00CE532A" w:rsidRDefault="006D70FA" w:rsidP="006D70FA">
            <w:pPr>
              <w:pStyle w:val="NoSpacing"/>
              <w:rPr>
                <w:sz w:val="20"/>
              </w:rPr>
            </w:pPr>
            <w:r w:rsidRPr="00CE532A">
              <w:rPr>
                <w:sz w:val="20"/>
              </w:rPr>
              <w:t>5=Never</w:t>
            </w:r>
          </w:p>
          <w:p w14:paraId="17B763EB" w14:textId="77777777" w:rsidR="006D70FA" w:rsidRPr="00CE532A" w:rsidRDefault="006D70FA" w:rsidP="006D70FA">
            <w:pPr>
              <w:pStyle w:val="NoSpacing"/>
              <w:rPr>
                <w:sz w:val="20"/>
              </w:rPr>
            </w:pPr>
            <w:r w:rsidRPr="00CE532A">
              <w:rPr>
                <w:sz w:val="20"/>
              </w:rPr>
              <w:t>888=Don't know</w:t>
            </w:r>
          </w:p>
          <w:p w14:paraId="292200D5" w14:textId="7180E61D" w:rsidR="003C223A" w:rsidRPr="003C223A" w:rsidRDefault="006D70FA" w:rsidP="006D70FA">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0D243DA8" w:rsidR="003C223A" w:rsidRPr="003C223A" w:rsidRDefault="006D70FA" w:rsidP="00F85A49">
            <w:pPr>
              <w:pStyle w:val="NoSpacing"/>
            </w:pPr>
            <w:r>
              <w:t>J7</w:t>
            </w:r>
            <w:r w:rsidR="006940E6">
              <w:t xml:space="preserve">. </w:t>
            </w:r>
            <w:r w:rsidR="003C223A" w:rsidRPr="003C223A">
              <w:t xml:space="preserve">Why did you not attend these meetings? </w:t>
            </w:r>
            <w:r w:rsidR="003C223A" w:rsidRPr="003C223A">
              <w:lastRenderedPageBreak/>
              <w:t>(</w:t>
            </w:r>
            <w:proofErr w:type="spellStart"/>
            <w:r w:rsidR="003C223A" w:rsidRPr="003C223A">
              <w:rPr>
                <w:b/>
              </w:rPr>
              <w:t>forest_no</w:t>
            </w:r>
            <w:proofErr w:type="spellEnd"/>
            <w:r w:rsidR="00F16651">
              <w:rPr>
                <w:b/>
              </w:rPr>
              <w:t xml:space="preserve"> </w:t>
            </w:r>
            <w:r w:rsidR="003C223A" w:rsidRPr="003C223A">
              <w:rPr>
                <w:b/>
              </w:rPr>
              <w:t>participate</w:t>
            </w:r>
            <w:r w:rsidR="003C223A" w:rsidRPr="003C223A">
              <w:t>)</w:t>
            </w:r>
          </w:p>
          <w:p w14:paraId="03BBF42B" w14:textId="77777777" w:rsidR="003C223A" w:rsidRDefault="003C223A" w:rsidP="00F85A49">
            <w:pPr>
              <w:pStyle w:val="NoSpacing"/>
              <w:rPr>
                <w:i/>
              </w:rPr>
            </w:pPr>
            <w:r w:rsidRPr="003C223A">
              <w:rPr>
                <w:i/>
              </w:rPr>
              <w:t xml:space="preserve">Probe and code. </w:t>
            </w:r>
          </w:p>
          <w:p w14:paraId="132AC0FE" w14:textId="5C92CD5E" w:rsidR="000C3B8C" w:rsidRPr="003C223A" w:rsidRDefault="000C3B8C" w:rsidP="00F85A49">
            <w:pPr>
              <w:pStyle w:val="NoSpacing"/>
              <w:rPr>
                <w:i/>
              </w:rPr>
            </w:pPr>
            <w:r>
              <w:rPr>
                <w:i/>
              </w:rPr>
              <w:t>Select all that apply.</w:t>
            </w:r>
          </w:p>
        </w:tc>
        <w:tc>
          <w:tcPr>
            <w:tcW w:w="3504" w:type="dxa"/>
            <w:gridSpan w:val="2"/>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lastRenderedPageBreak/>
              <w:t>1=Not interested</w:t>
            </w:r>
          </w:p>
          <w:p w14:paraId="6258C8DC" w14:textId="77777777" w:rsidR="003C223A" w:rsidRPr="00CE532A" w:rsidRDefault="003C223A" w:rsidP="00F85A49">
            <w:pPr>
              <w:pStyle w:val="NoSpacing"/>
              <w:rPr>
                <w:sz w:val="20"/>
              </w:rPr>
            </w:pPr>
            <w:r w:rsidRPr="00CE532A">
              <w:rPr>
                <w:sz w:val="20"/>
              </w:rPr>
              <w:lastRenderedPageBreak/>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5A204B51" w14:textId="073B875F" w:rsidR="003C223A" w:rsidRPr="00CE532A" w:rsidRDefault="006D70FA" w:rsidP="00F85A49">
            <w:pPr>
              <w:pStyle w:val="NoSpacing"/>
              <w:rPr>
                <w:sz w:val="20"/>
              </w:rPr>
            </w:pPr>
            <w:r>
              <w:rPr>
                <w:sz w:val="20"/>
              </w:rPr>
              <w:t>4</w:t>
            </w:r>
            <w:r w:rsidR="003C223A" w:rsidRPr="00CE532A">
              <w:rPr>
                <w:sz w:val="20"/>
              </w:rPr>
              <w:t>=Busy working/traveling</w:t>
            </w:r>
          </w:p>
          <w:p w14:paraId="23F641BD" w14:textId="5BC45F2D" w:rsidR="003C223A" w:rsidRDefault="006D70FA" w:rsidP="00F85A49">
            <w:pPr>
              <w:pStyle w:val="NoSpacing"/>
              <w:rPr>
                <w:sz w:val="20"/>
              </w:rPr>
            </w:pPr>
            <w:r>
              <w:rPr>
                <w:sz w:val="20"/>
              </w:rPr>
              <w:t>5=Was not invited to the meeting</w:t>
            </w:r>
          </w:p>
          <w:p w14:paraId="178426E1" w14:textId="2C10232C" w:rsidR="006D70FA" w:rsidRDefault="006D70FA" w:rsidP="00F85A49">
            <w:pPr>
              <w:pStyle w:val="NoSpacing"/>
              <w:rPr>
                <w:sz w:val="20"/>
              </w:rPr>
            </w:pPr>
            <w:r>
              <w:rPr>
                <w:sz w:val="20"/>
              </w:rPr>
              <w:t>6=Meeting only for village leaders/elders</w:t>
            </w:r>
          </w:p>
          <w:p w14:paraId="02220E74" w14:textId="2E65C808" w:rsidR="006D70FA" w:rsidRPr="00CE532A" w:rsidRDefault="006D70FA" w:rsidP="00F85A49">
            <w:pPr>
              <w:pStyle w:val="NoSpacing"/>
              <w:rPr>
                <w:sz w:val="20"/>
              </w:rPr>
            </w:pPr>
            <w:r>
              <w:rPr>
                <w:sz w:val="20"/>
              </w:rPr>
              <w:t>7=Meeting only for men in the village</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lastRenderedPageBreak/>
              <w:t>(Code)</w:t>
            </w:r>
          </w:p>
        </w:tc>
      </w:tr>
      <w:tr w:rsidR="003C223A" w:rsidRPr="003C223A"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6F9125D8"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5BF4C420" w14:textId="2C3256D0" w:rsidR="003C223A" w:rsidRPr="003C223A" w:rsidRDefault="006D70FA" w:rsidP="00F85A49">
            <w:pPr>
              <w:pStyle w:val="NoSpacing"/>
            </w:pPr>
            <w:r>
              <w:t>J7</w:t>
            </w:r>
            <w:r w:rsidR="006940E6">
              <w:t xml:space="preserve">b. </w:t>
            </w:r>
            <w:r w:rsidR="003C223A" w:rsidRPr="003C223A">
              <w:t xml:space="preserve">If other, please specify </w:t>
            </w:r>
          </w:p>
        </w:tc>
        <w:tc>
          <w:tcPr>
            <w:tcW w:w="4584" w:type="dxa"/>
            <w:gridSpan w:val="3"/>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4A4D67CF" w14:textId="77777777" w:rsidR="006D70FA" w:rsidRDefault="006D70FA" w:rsidP="00F85A49">
      <w:pPr>
        <w:pStyle w:val="NoSpacing"/>
      </w:pPr>
    </w:p>
    <w:p w14:paraId="16944BEA" w14:textId="77777777" w:rsidR="006D70FA" w:rsidRDefault="006D70FA" w:rsidP="00F85A49">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4009E3" w:rsidRPr="004009E3" w14:paraId="4AB6B597" w14:textId="77777777" w:rsidTr="004009E3">
        <w:tc>
          <w:tcPr>
            <w:tcW w:w="9468" w:type="dxa"/>
            <w:gridSpan w:val="3"/>
          </w:tcPr>
          <w:p w14:paraId="19FAEF30" w14:textId="4CCC12C3" w:rsidR="004009E3" w:rsidRPr="004009E3" w:rsidRDefault="004009E3" w:rsidP="00C827CB">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C827CB">
              <w:rPr>
                <w:rFonts w:asciiTheme="minorHAnsi" w:hAnsiTheme="minorHAnsi" w:cs="Arial"/>
              </w:rPr>
              <w:t>.</w:t>
            </w:r>
            <w:r w:rsidRPr="004009E3">
              <w:rPr>
                <w:rFonts w:asciiTheme="minorHAnsi" w:hAnsiTheme="minorHAnsi" w:cs="Arial"/>
              </w:rPr>
              <w:t xml:space="preserve"> </w:t>
            </w:r>
            <w:r w:rsidR="00C827CB">
              <w:rPr>
                <w:rFonts w:asciiTheme="minorHAnsi" w:hAnsiTheme="minorHAnsi" w:cs="Arial"/>
              </w:rPr>
              <w:t>S</w:t>
            </w:r>
            <w:r w:rsidRPr="004009E3">
              <w:rPr>
                <w:rFonts w:asciiTheme="minorHAnsi" w:hAnsiTheme="minorHAnsi" w:cs="Arial"/>
              </w:rPr>
              <w:t>ome people can also be at the middle, meaning, some</w:t>
            </w:r>
            <w:r w:rsidR="00C827CB">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som</w:t>
            </w:r>
            <w:r w:rsidR="00C827CB">
              <w:rPr>
                <w:rFonts w:asciiTheme="minorHAnsi" w:hAnsiTheme="minorHAnsi" w:cs="Arial"/>
              </w:rPr>
              <w:t>e</w:t>
            </w:r>
            <w:r w:rsidR="006E2DA3">
              <w:rPr>
                <w:rFonts w:asciiTheme="minorHAnsi" w:hAnsiTheme="minorHAnsi" w:cs="Arial"/>
              </w:rPr>
              <w:t xml:space="preserve"> </w:t>
            </w:r>
            <w:proofErr w:type="spellStart"/>
            <w:r w:rsidR="00C827CB">
              <w:rPr>
                <w:rFonts w:asciiTheme="minorHAnsi" w:hAnsiTheme="minorHAnsi" w:cs="Arial"/>
              </w:rPr>
              <w:t>times</w:t>
            </w:r>
            <w:r w:rsidRPr="004009E3">
              <w:rPr>
                <w:rFonts w:asciiTheme="minorHAnsi" w:hAnsiTheme="minorHAnsi" w:cs="Arial"/>
              </w:rPr>
              <w:t>they</w:t>
            </w:r>
            <w:proofErr w:type="spellEnd"/>
            <w:r w:rsidRPr="004009E3">
              <w:rPr>
                <w:rFonts w:asciiTheme="minorHAnsi" w:hAnsiTheme="minorHAnsi" w:cs="Arial"/>
              </w:rPr>
              <w:t xml:space="preserve"> are low down on the ladder.</w:t>
            </w:r>
          </w:p>
        </w:tc>
      </w:tr>
      <w:tr w:rsidR="004009E3" w:rsidRPr="004009E3" w14:paraId="3845864C" w14:textId="77777777" w:rsidTr="004009E3">
        <w:tc>
          <w:tcPr>
            <w:tcW w:w="9468" w:type="dxa"/>
            <w:gridSpan w:val="3"/>
          </w:tcPr>
          <w:p w14:paraId="330DECE3" w14:textId="5D088C69" w:rsidR="004009E3" w:rsidRPr="004009E3" w:rsidRDefault="004009E3" w:rsidP="004009E3">
            <w:pPr>
              <w:pStyle w:val="NoSpacing"/>
              <w:rPr>
                <w:rFonts w:asciiTheme="minorHAnsi" w:hAnsiTheme="minorHAnsi"/>
              </w:rPr>
            </w:pPr>
            <w:r w:rsidRPr="004009E3">
              <w:rPr>
                <w:rFonts w:asciiTheme="minorHAnsi" w:hAnsiTheme="minorHAnsi" w:cs="Arial"/>
              </w:rPr>
              <w:t xml:space="preserve">J.8 Where are the following people on this ladder when it comes to making decisions about </w:t>
            </w:r>
            <w:r w:rsidRPr="004009E3">
              <w:rPr>
                <w:rFonts w:asciiTheme="minorHAnsi" w:hAnsiTheme="minorHAnsi" w:cs="Arial"/>
                <w:b/>
              </w:rPr>
              <w:t>forest use and management</w:t>
            </w:r>
            <w:r w:rsidRPr="004009E3">
              <w:rPr>
                <w:rFonts w:asciiTheme="minorHAnsi" w:hAnsiTheme="minorHAnsi" w:cs="Arial"/>
              </w:rPr>
              <w:t xml:space="preserve"> in this village?</w:t>
            </w:r>
          </w:p>
        </w:tc>
      </w:tr>
      <w:tr w:rsidR="004009E3" w:rsidRPr="004009E3" w14:paraId="693C0ADA" w14:textId="77777777" w:rsidTr="004009E3">
        <w:tc>
          <w:tcPr>
            <w:tcW w:w="6408" w:type="dxa"/>
          </w:tcPr>
          <w:tbl>
            <w:tblPr>
              <w:tblW w:w="7940" w:type="dxa"/>
              <w:tblLayout w:type="fixed"/>
              <w:tblLook w:val="04A0" w:firstRow="1" w:lastRow="0" w:firstColumn="1" w:lastColumn="0" w:noHBand="0" w:noVBand="1"/>
            </w:tblPr>
            <w:tblGrid>
              <w:gridCol w:w="7940"/>
            </w:tblGrid>
            <w:tr w:rsidR="004009E3" w:rsidRPr="004009E3" w14:paraId="71E8B077" w14:textId="77777777" w:rsidTr="004009E3">
              <w:trPr>
                <w:trHeight w:val="280"/>
              </w:trPr>
              <w:tc>
                <w:tcPr>
                  <w:tcW w:w="7940" w:type="dxa"/>
                  <w:tcBorders>
                    <w:top w:val="nil"/>
                    <w:left w:val="nil"/>
                    <w:bottom w:val="nil"/>
                    <w:right w:val="nil"/>
                  </w:tcBorders>
                  <w:shd w:val="clear" w:color="auto" w:fill="auto"/>
                  <w:noWrap/>
                  <w:vAlign w:val="bottom"/>
                  <w:hideMark/>
                </w:tcPr>
                <w:p w14:paraId="6EE8BEB2" w14:textId="77777777" w:rsidR="004009E3" w:rsidRPr="004009E3" w:rsidRDefault="004009E3" w:rsidP="004009E3">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5E3DF689" w14:textId="7FD3797D" w:rsidR="004009E3" w:rsidRPr="004009E3" w:rsidRDefault="004009E3" w:rsidP="00F85A49">
            <w:pPr>
              <w:pStyle w:val="NoSpacing"/>
              <w:rPr>
                <w:rFonts w:asciiTheme="minorHAnsi" w:hAnsiTheme="minorHAnsi"/>
              </w:rPr>
            </w:pPr>
          </w:p>
        </w:tc>
        <w:tc>
          <w:tcPr>
            <w:tcW w:w="1890" w:type="dxa"/>
          </w:tcPr>
          <w:p w14:paraId="0A27D950" w14:textId="6092F059" w:rsidR="004009E3" w:rsidRPr="004009E3" w:rsidRDefault="004009E3" w:rsidP="00F85A49">
            <w:pPr>
              <w:pStyle w:val="NoSpacing"/>
              <w:rPr>
                <w:rFonts w:asciiTheme="minorHAnsi" w:hAnsiTheme="minorHAnsi"/>
                <w:i/>
              </w:rPr>
            </w:pPr>
            <w:r w:rsidRPr="004009E3">
              <w:rPr>
                <w:rFonts w:asciiTheme="minorHAnsi" w:hAnsiTheme="minorHAnsi"/>
                <w:i/>
              </w:rPr>
              <w:t>(Integer 1-10)</w:t>
            </w:r>
          </w:p>
        </w:tc>
        <w:tc>
          <w:tcPr>
            <w:tcW w:w="1170" w:type="dxa"/>
          </w:tcPr>
          <w:p w14:paraId="35C888FC" w14:textId="77777777" w:rsidR="004009E3" w:rsidRPr="004009E3" w:rsidRDefault="004009E3" w:rsidP="00F85A49">
            <w:pPr>
              <w:pStyle w:val="NoSpacing"/>
              <w:rPr>
                <w:rFonts w:asciiTheme="minorHAnsi" w:hAnsiTheme="minorHAnsi"/>
              </w:rPr>
            </w:pPr>
          </w:p>
        </w:tc>
      </w:tr>
      <w:tr w:rsidR="004009E3" w:rsidRPr="004009E3" w14:paraId="3A3CF376" w14:textId="77777777" w:rsidTr="004009E3">
        <w:tc>
          <w:tcPr>
            <w:tcW w:w="6408" w:type="dxa"/>
          </w:tcPr>
          <w:p w14:paraId="3F794F32" w14:textId="31EE42C4" w:rsidR="004009E3" w:rsidRPr="004009E3" w:rsidRDefault="004009E3" w:rsidP="00F85A49">
            <w:pPr>
              <w:pStyle w:val="NoSpacing"/>
              <w:rPr>
                <w:rFonts w:asciiTheme="minorHAnsi" w:hAnsiTheme="minorHAnsi"/>
              </w:rPr>
            </w:pPr>
            <w:r>
              <w:rPr>
                <w:rFonts w:asciiTheme="minorHAnsi" w:hAnsiTheme="minorHAnsi"/>
              </w:rPr>
              <w:t xml:space="preserve">b. Headman </w:t>
            </w:r>
          </w:p>
        </w:tc>
        <w:tc>
          <w:tcPr>
            <w:tcW w:w="1890" w:type="dxa"/>
          </w:tcPr>
          <w:p w14:paraId="2BE010A0" w14:textId="35D7E31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DEA8D56" w14:textId="77777777" w:rsidR="004009E3" w:rsidRPr="004009E3" w:rsidRDefault="004009E3" w:rsidP="00F85A49">
            <w:pPr>
              <w:pStyle w:val="NoSpacing"/>
              <w:rPr>
                <w:rFonts w:asciiTheme="minorHAnsi" w:hAnsiTheme="minorHAnsi"/>
              </w:rPr>
            </w:pPr>
          </w:p>
        </w:tc>
      </w:tr>
      <w:tr w:rsidR="004009E3" w:rsidRPr="004009E3" w14:paraId="103E36EF" w14:textId="77777777" w:rsidTr="004009E3">
        <w:tc>
          <w:tcPr>
            <w:tcW w:w="6408" w:type="dxa"/>
          </w:tcPr>
          <w:p w14:paraId="4F54B9D4" w14:textId="1C843298" w:rsidR="004009E3" w:rsidRPr="004009E3" w:rsidRDefault="004009E3" w:rsidP="00F85A49">
            <w:pPr>
              <w:pStyle w:val="NoSpacing"/>
              <w:rPr>
                <w:rFonts w:asciiTheme="minorHAnsi" w:hAnsiTheme="minorHAnsi"/>
              </w:rPr>
            </w:pPr>
            <w:r>
              <w:rPr>
                <w:rFonts w:asciiTheme="minorHAnsi" w:hAnsiTheme="minorHAnsi"/>
              </w:rPr>
              <w:t xml:space="preserve">c. Women </w:t>
            </w:r>
          </w:p>
        </w:tc>
        <w:tc>
          <w:tcPr>
            <w:tcW w:w="1890" w:type="dxa"/>
          </w:tcPr>
          <w:p w14:paraId="0069CA31" w14:textId="3650853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757E7AE9" w14:textId="77777777" w:rsidR="004009E3" w:rsidRPr="004009E3" w:rsidRDefault="004009E3" w:rsidP="00F85A49">
            <w:pPr>
              <w:pStyle w:val="NoSpacing"/>
              <w:rPr>
                <w:rFonts w:asciiTheme="minorHAnsi" w:hAnsiTheme="minorHAnsi"/>
              </w:rPr>
            </w:pPr>
          </w:p>
        </w:tc>
      </w:tr>
      <w:tr w:rsidR="004009E3" w:rsidRPr="004009E3" w14:paraId="3AD8FBA4" w14:textId="77777777" w:rsidTr="004009E3">
        <w:tc>
          <w:tcPr>
            <w:tcW w:w="6408" w:type="dxa"/>
          </w:tcPr>
          <w:p w14:paraId="3DCE1B1B" w14:textId="1695BF72" w:rsidR="004009E3" w:rsidRPr="004009E3" w:rsidRDefault="004009E3" w:rsidP="00F85A49">
            <w:pPr>
              <w:pStyle w:val="NoSpacing"/>
              <w:rPr>
                <w:rFonts w:asciiTheme="minorHAnsi" w:hAnsiTheme="minorHAnsi"/>
              </w:rPr>
            </w:pPr>
            <w:r>
              <w:rPr>
                <w:rFonts w:asciiTheme="minorHAnsi" w:hAnsiTheme="minorHAnsi"/>
              </w:rPr>
              <w:t>d. Chief</w:t>
            </w:r>
          </w:p>
        </w:tc>
        <w:tc>
          <w:tcPr>
            <w:tcW w:w="1890" w:type="dxa"/>
          </w:tcPr>
          <w:p w14:paraId="26F2C210" w14:textId="3C6B0CFA"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A0B9ED4" w14:textId="77777777" w:rsidR="004009E3" w:rsidRPr="004009E3" w:rsidRDefault="004009E3" w:rsidP="00F85A49">
            <w:pPr>
              <w:pStyle w:val="NoSpacing"/>
              <w:rPr>
                <w:rFonts w:asciiTheme="minorHAnsi" w:hAnsiTheme="minorHAnsi"/>
              </w:rPr>
            </w:pPr>
          </w:p>
        </w:tc>
      </w:tr>
      <w:tr w:rsidR="004009E3" w:rsidRPr="004009E3" w14:paraId="5E0DE81A" w14:textId="77777777" w:rsidTr="004009E3">
        <w:tc>
          <w:tcPr>
            <w:tcW w:w="6408" w:type="dxa"/>
          </w:tcPr>
          <w:p w14:paraId="313A8724" w14:textId="09DE442C" w:rsidR="004009E3" w:rsidRPr="004009E3" w:rsidRDefault="004009E3" w:rsidP="00F85A49">
            <w:pPr>
              <w:pStyle w:val="NoSpacing"/>
              <w:rPr>
                <w:rFonts w:asciiTheme="minorHAnsi" w:hAnsiTheme="minorHAnsi"/>
              </w:rPr>
            </w:pPr>
            <w:r>
              <w:rPr>
                <w:rFonts w:asciiTheme="minorHAnsi" w:hAnsiTheme="minorHAnsi"/>
              </w:rPr>
              <w:t xml:space="preserve">e. Elders </w:t>
            </w:r>
          </w:p>
        </w:tc>
        <w:tc>
          <w:tcPr>
            <w:tcW w:w="1890" w:type="dxa"/>
          </w:tcPr>
          <w:p w14:paraId="2D5F2B46" w14:textId="7FD723EE"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370BE2F0" w14:textId="77777777" w:rsidR="004009E3" w:rsidRPr="004009E3" w:rsidRDefault="004009E3" w:rsidP="00F85A49">
            <w:pPr>
              <w:pStyle w:val="NoSpacing"/>
              <w:rPr>
                <w:rFonts w:asciiTheme="minorHAnsi" w:hAnsiTheme="minorHAnsi"/>
              </w:rPr>
            </w:pPr>
          </w:p>
        </w:tc>
      </w:tr>
      <w:tr w:rsidR="004009E3" w:rsidRPr="004009E3" w14:paraId="0D203106" w14:textId="77777777" w:rsidTr="004009E3">
        <w:tc>
          <w:tcPr>
            <w:tcW w:w="6408" w:type="dxa"/>
          </w:tcPr>
          <w:p w14:paraId="568E2242" w14:textId="2EE9F19A" w:rsidR="004009E3" w:rsidRPr="004009E3" w:rsidRDefault="004009E3" w:rsidP="00F85A49">
            <w:pPr>
              <w:pStyle w:val="NoSpacing"/>
              <w:rPr>
                <w:rFonts w:asciiTheme="minorHAnsi" w:hAnsiTheme="minorHAnsi"/>
              </w:rPr>
            </w:pPr>
            <w:r>
              <w:rPr>
                <w:rFonts w:asciiTheme="minorHAnsi" w:hAnsiTheme="minorHAnsi"/>
              </w:rPr>
              <w:t xml:space="preserve">d. Youth </w:t>
            </w:r>
          </w:p>
        </w:tc>
        <w:tc>
          <w:tcPr>
            <w:tcW w:w="1890" w:type="dxa"/>
          </w:tcPr>
          <w:p w14:paraId="25C51EA3" w14:textId="5D9D9EF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163512D5" w14:textId="77777777" w:rsidR="004009E3" w:rsidRPr="004009E3" w:rsidRDefault="004009E3" w:rsidP="00F85A49">
            <w:pPr>
              <w:pStyle w:val="NoSpacing"/>
              <w:rPr>
                <w:rFonts w:asciiTheme="minorHAnsi" w:hAnsiTheme="minorHAnsi"/>
              </w:rPr>
            </w:pPr>
          </w:p>
        </w:tc>
      </w:tr>
    </w:tbl>
    <w:p w14:paraId="19CC60ED" w14:textId="77777777" w:rsidR="006D70FA" w:rsidRDefault="006D70FA" w:rsidP="00F85A49">
      <w:pPr>
        <w:pStyle w:val="NoSpacing"/>
      </w:pPr>
    </w:p>
    <w:p w14:paraId="50AF2715" w14:textId="77777777" w:rsidR="006D70FA" w:rsidRDefault="006D70F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881CA3"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7A3083F" w14:textId="0544F149" w:rsidR="00881CA3" w:rsidRPr="00881CA3" w:rsidRDefault="004009E3" w:rsidP="00F85A49">
            <w:pPr>
              <w:pStyle w:val="NoSpacing"/>
            </w:pPr>
            <w:r>
              <w:t>J9</w:t>
            </w:r>
            <w:r w:rsidR="006940E6">
              <w:t xml:space="preserve">. </w:t>
            </w:r>
            <w:r w:rsidR="00881CA3" w:rsidRPr="00881CA3">
              <w:t>The village leaders in charge of forest management are trusted and honest. (</w:t>
            </w:r>
            <w:proofErr w:type="spellStart"/>
            <w:r w:rsidR="00881CA3" w:rsidRPr="00881CA3">
              <w:rPr>
                <w:b/>
              </w:rPr>
              <w:t>leader_trust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AFD722" w14:textId="6170392C" w:rsidR="00881CA3" w:rsidRPr="00881CA3" w:rsidRDefault="004234C5" w:rsidP="00F85A49">
            <w:pPr>
              <w:pStyle w:val="NoSpacing"/>
            </w:pPr>
            <w:r>
              <w:t>J10</w:t>
            </w:r>
            <w:r w:rsidR="006940E6">
              <w:t xml:space="preserve">. </w:t>
            </w:r>
            <w:r w:rsidR="00881CA3" w:rsidRPr="00881CA3">
              <w:t xml:space="preserve">The village leaders protect shared </w:t>
            </w:r>
            <w:r w:rsidR="00111D72">
              <w:t>village</w:t>
            </w:r>
            <w:r w:rsidR="00881CA3" w:rsidRPr="00881CA3">
              <w:t xml:space="preserve"> forests from being taken or encroached upon. (</w:t>
            </w:r>
            <w:proofErr w:type="spellStart"/>
            <w:r w:rsidR="00881CA3" w:rsidRPr="00881CA3">
              <w:rPr>
                <w:b/>
              </w:rPr>
              <w:t>leader_protect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0DAE414" w14:textId="447A930A" w:rsidR="00881CA3" w:rsidRPr="00881CA3" w:rsidRDefault="004234C5" w:rsidP="00F85A49">
            <w:pPr>
              <w:pStyle w:val="NoSpacing"/>
            </w:pPr>
            <w:r>
              <w:t>J</w:t>
            </w:r>
            <w:r w:rsidR="006940E6">
              <w:t>.</w:t>
            </w:r>
            <w:r>
              <w:t>11</w:t>
            </w:r>
            <w:r w:rsidR="006940E6">
              <w:t xml:space="preserve">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t>(Code)</w:t>
            </w:r>
          </w:p>
        </w:tc>
      </w:tr>
      <w:tr w:rsidR="00881CA3" w:rsidRPr="00881CA3"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664FED" w14:textId="68DA7D56" w:rsidR="00881CA3" w:rsidRPr="00881CA3" w:rsidRDefault="004234C5" w:rsidP="00F85A49">
            <w:pPr>
              <w:pStyle w:val="NoSpacing"/>
            </w:pPr>
            <w:r>
              <w:t>J</w:t>
            </w:r>
            <w:r w:rsidR="006940E6">
              <w:t>.</w:t>
            </w:r>
            <w:r>
              <w:t>12</w:t>
            </w:r>
            <w:r w:rsidR="006940E6">
              <w:t xml:space="preserve"> </w:t>
            </w:r>
            <w:r w:rsidR="00881CA3" w:rsidRPr="00881CA3">
              <w:t>The village leaders work hard to protect the forests and forest resources. (</w:t>
            </w:r>
            <w:proofErr w:type="spellStart"/>
            <w:r w:rsidR="00881CA3" w:rsidRPr="00881CA3">
              <w:rPr>
                <w:b/>
              </w:rPr>
              <w:t>leader_work</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lastRenderedPageBreak/>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lastRenderedPageBreak/>
              <w:t>(Code)</w:t>
            </w:r>
          </w:p>
        </w:tc>
      </w:tr>
      <w:tr w:rsidR="00881CA3" w:rsidRPr="00881CA3"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51E9B6" w14:textId="5D23F5E3" w:rsidR="00881CA3" w:rsidRPr="00881CA3" w:rsidRDefault="004234C5" w:rsidP="00F85A49">
            <w:pPr>
              <w:pStyle w:val="NoSpacing"/>
            </w:pPr>
            <w:r>
              <w:t>J</w:t>
            </w:r>
            <w:r w:rsidR="006940E6">
              <w:t>.</w:t>
            </w:r>
            <w:r>
              <w:t>13</w:t>
            </w:r>
            <w:r w:rsidR="006940E6">
              <w:t xml:space="preserve"> </w:t>
            </w:r>
            <w:r w:rsidR="00881CA3" w:rsidRPr="00881CA3">
              <w:t>The village leaders do not take bribes</w:t>
            </w:r>
            <w:r w:rsidR="002E63A3">
              <w:t xml:space="preserve"> </w:t>
            </w:r>
            <w:r w:rsidR="002E63A3">
              <w:rPr>
                <w:w w:val="105"/>
              </w:rPr>
              <w:t>around forest issues, such as related to forest management, permits, fines or other forest use</w:t>
            </w:r>
            <w:r w:rsidR="002E63A3" w:rsidRPr="00BE068B">
              <w:rPr>
                <w:w w:val="105"/>
              </w:rPr>
              <w:t>.</w:t>
            </w:r>
            <w:r w:rsidR="00881CA3" w:rsidRPr="00881CA3">
              <w:t>. (</w:t>
            </w:r>
            <w:proofErr w:type="spellStart"/>
            <w:r w:rsidR="00881CA3" w:rsidRPr="00881CA3">
              <w:rPr>
                <w:b/>
              </w:rPr>
              <w:t>leader_bribes</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1567693" w14:textId="4A2104FA" w:rsidR="00881CA3" w:rsidRPr="00881CA3" w:rsidRDefault="004234C5" w:rsidP="00C32CFC">
            <w:pPr>
              <w:pStyle w:val="NoSpacing"/>
            </w:pPr>
            <w:r>
              <w:t>J</w:t>
            </w:r>
            <w:r w:rsidR="006940E6">
              <w:t>.</w:t>
            </w:r>
            <w:r>
              <w:t>14</w:t>
            </w:r>
            <w:r w:rsidR="006940E6">
              <w:t xml:space="preserve"> </w:t>
            </w:r>
            <w:r w:rsidR="00EF56CB" w:rsidRPr="00424960">
              <w:rPr>
                <w:rFonts w:ascii="Calibri" w:hAnsi="Calibri"/>
                <w:color w:val="000000"/>
              </w:rPr>
              <w:t xml:space="preserve">Decision-making by village leaders about forest use and access is open and transparent. </w:t>
            </w:r>
            <w:r w:rsidR="00881CA3" w:rsidRPr="00881CA3">
              <w:t>(</w:t>
            </w:r>
            <w:proofErr w:type="spellStart"/>
            <w:r w:rsidR="00881CA3" w:rsidRPr="00881CA3">
              <w:rPr>
                <w:b/>
              </w:rPr>
              <w:t>leader_transparent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1AEDB4" w14:textId="0324E4F8" w:rsidR="00881CA3" w:rsidRPr="00881CA3" w:rsidRDefault="004234C5" w:rsidP="00F85A49">
            <w:pPr>
              <w:pStyle w:val="NoSpacing"/>
            </w:pPr>
            <w:r>
              <w:t>J15</w:t>
            </w:r>
            <w:r w:rsidR="006940E6">
              <w:t xml:space="preserve">. </w:t>
            </w:r>
            <w:r w:rsidR="00881CA3" w:rsidRPr="00881CA3">
              <w:t>I feel that rules about forest access and use are easy to understand. (</w:t>
            </w:r>
            <w:proofErr w:type="spellStart"/>
            <w:r w:rsidR="00881CA3" w:rsidRPr="00881CA3">
              <w:rPr>
                <w:b/>
              </w:rPr>
              <w:t>rules_clear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t>(Code)</w:t>
            </w:r>
          </w:p>
        </w:tc>
      </w:tr>
      <w:tr w:rsidR="00881CA3" w:rsidRPr="00881CA3"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7241DB" w14:textId="32A107FE" w:rsidR="00881CA3" w:rsidRPr="00881CA3" w:rsidRDefault="004234C5" w:rsidP="00F85A49">
            <w:pPr>
              <w:pStyle w:val="NoSpacing"/>
            </w:pPr>
            <w:r>
              <w:t>J16</w:t>
            </w:r>
            <w:r w:rsidR="006940E6">
              <w:t xml:space="preserve">. </w:t>
            </w:r>
            <w:r w:rsidR="00881CA3" w:rsidRPr="00881CA3">
              <w:t xml:space="preserve">I feel that rules about forest access and use are well-known by most people in the </w:t>
            </w:r>
            <w:r w:rsidR="00111D72">
              <w:t>village</w:t>
            </w:r>
            <w:r w:rsidR="00881CA3" w:rsidRPr="00881CA3">
              <w:t>. (</w:t>
            </w:r>
            <w:proofErr w:type="spellStart"/>
            <w:r w:rsidR="00881CA3" w:rsidRPr="00881CA3">
              <w:rPr>
                <w:b/>
              </w:rPr>
              <w:t>rules_known</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22CE228" w14:textId="1EA73BE7" w:rsidR="00881CA3" w:rsidRPr="00881CA3" w:rsidRDefault="006940E6" w:rsidP="004234C5">
            <w:pPr>
              <w:pStyle w:val="NoSpacing"/>
            </w:pPr>
            <w:r>
              <w:t>J</w:t>
            </w:r>
            <w:r w:rsidR="00B86649">
              <w:t>.</w:t>
            </w:r>
            <w:r w:rsidR="004234C5">
              <w:t>17</w:t>
            </w:r>
            <w:r>
              <w:t xml:space="preserve">. </w:t>
            </w:r>
            <w:r w:rsidR="002E63A3">
              <w:t>I feel that rules</w:t>
            </w:r>
            <w:r w:rsidR="004234C5">
              <w:t xml:space="preserve"> about forest use</w:t>
            </w:r>
            <w:r w:rsidR="00881CA3" w:rsidRPr="00881CA3">
              <w:t xml:space="preserve"> are fair. </w:t>
            </w:r>
          </w:p>
        </w:tc>
        <w:tc>
          <w:tcPr>
            <w:tcW w:w="3642"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4234C5" w:rsidRPr="00881CA3" w14:paraId="7E3A3CB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714CFFB" w14:textId="77777777" w:rsidR="004234C5" w:rsidRPr="00881CA3" w:rsidRDefault="004234C5" w:rsidP="00F85A49">
            <w:pPr>
              <w:pStyle w:val="NoSpacing"/>
            </w:pPr>
          </w:p>
        </w:tc>
        <w:tc>
          <w:tcPr>
            <w:tcW w:w="4210" w:type="dxa"/>
            <w:tcBorders>
              <w:top w:val="single" w:sz="4" w:space="0" w:color="000000"/>
              <w:left w:val="single" w:sz="4" w:space="0" w:color="auto"/>
              <w:bottom w:val="single" w:sz="4" w:space="0" w:color="000000"/>
              <w:right w:val="nil"/>
            </w:tcBorders>
          </w:tcPr>
          <w:p w14:paraId="447B7473" w14:textId="10289D9B" w:rsidR="004234C5" w:rsidRDefault="004234C5" w:rsidP="004234C5">
            <w:pPr>
              <w:pStyle w:val="NoSpacing"/>
            </w:pPr>
            <w:r>
              <w:t>J.18. I feel that rules</w:t>
            </w:r>
            <w:r w:rsidRPr="00881CA3">
              <w:t xml:space="preserve"> about forest access are fair. </w:t>
            </w:r>
          </w:p>
        </w:tc>
        <w:tc>
          <w:tcPr>
            <w:tcW w:w="3642" w:type="dxa"/>
            <w:tcBorders>
              <w:top w:val="single" w:sz="4" w:space="0" w:color="000000"/>
              <w:left w:val="nil"/>
              <w:bottom w:val="single" w:sz="4" w:space="0" w:color="000000"/>
              <w:right w:val="single" w:sz="18" w:space="0" w:color="auto"/>
            </w:tcBorders>
          </w:tcPr>
          <w:p w14:paraId="449ECE7A" w14:textId="77777777" w:rsidR="004234C5" w:rsidRPr="00CE532A" w:rsidRDefault="004234C5" w:rsidP="004234C5">
            <w:pPr>
              <w:pStyle w:val="NoSpacing"/>
              <w:rPr>
                <w:sz w:val="20"/>
              </w:rPr>
            </w:pPr>
            <w:r w:rsidRPr="00CE532A">
              <w:rPr>
                <w:sz w:val="20"/>
              </w:rPr>
              <w:t>1=Strongly agree</w:t>
            </w:r>
          </w:p>
          <w:p w14:paraId="1B63FB62" w14:textId="77777777" w:rsidR="004234C5" w:rsidRPr="00CE532A" w:rsidRDefault="004234C5" w:rsidP="004234C5">
            <w:pPr>
              <w:pStyle w:val="NoSpacing"/>
              <w:rPr>
                <w:sz w:val="20"/>
              </w:rPr>
            </w:pPr>
            <w:r w:rsidRPr="00CE532A">
              <w:rPr>
                <w:sz w:val="20"/>
              </w:rPr>
              <w:t>2=Agree</w:t>
            </w:r>
          </w:p>
          <w:p w14:paraId="65AFA901" w14:textId="77777777" w:rsidR="004234C5" w:rsidRPr="00CE532A" w:rsidRDefault="004234C5" w:rsidP="004234C5">
            <w:pPr>
              <w:pStyle w:val="NoSpacing"/>
              <w:rPr>
                <w:sz w:val="20"/>
              </w:rPr>
            </w:pPr>
            <w:r w:rsidRPr="00CE532A">
              <w:rPr>
                <w:sz w:val="20"/>
              </w:rPr>
              <w:t>3=Neither agree nor disagree</w:t>
            </w:r>
          </w:p>
          <w:p w14:paraId="1EF3735E" w14:textId="77777777" w:rsidR="004234C5" w:rsidRPr="00CE532A" w:rsidRDefault="004234C5" w:rsidP="004234C5">
            <w:pPr>
              <w:pStyle w:val="NoSpacing"/>
              <w:rPr>
                <w:sz w:val="20"/>
              </w:rPr>
            </w:pPr>
            <w:r w:rsidRPr="00CE532A">
              <w:rPr>
                <w:sz w:val="20"/>
              </w:rPr>
              <w:t>4=Disagree</w:t>
            </w:r>
          </w:p>
          <w:p w14:paraId="7C9D951E" w14:textId="77777777" w:rsidR="004234C5" w:rsidRPr="00CE532A" w:rsidRDefault="004234C5" w:rsidP="004234C5">
            <w:pPr>
              <w:pStyle w:val="NoSpacing"/>
              <w:rPr>
                <w:sz w:val="20"/>
              </w:rPr>
            </w:pPr>
            <w:r w:rsidRPr="00CE532A">
              <w:rPr>
                <w:sz w:val="20"/>
              </w:rPr>
              <w:t>5=Strongly disagree</w:t>
            </w:r>
          </w:p>
          <w:p w14:paraId="446E940A" w14:textId="77777777" w:rsidR="004234C5" w:rsidRPr="00CE532A" w:rsidRDefault="004234C5" w:rsidP="004234C5">
            <w:pPr>
              <w:pStyle w:val="NoSpacing"/>
              <w:rPr>
                <w:sz w:val="20"/>
              </w:rPr>
            </w:pPr>
            <w:r w:rsidRPr="00CE532A">
              <w:rPr>
                <w:sz w:val="20"/>
              </w:rPr>
              <w:t>888=Don't know</w:t>
            </w:r>
          </w:p>
          <w:p w14:paraId="4F2F3652" w14:textId="61320C16" w:rsidR="004234C5" w:rsidRPr="00CE532A" w:rsidRDefault="004234C5"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43B9C2" w14:textId="58069AA2" w:rsidR="004234C5" w:rsidRPr="00881CA3" w:rsidRDefault="004234C5" w:rsidP="00F85A49">
            <w:pPr>
              <w:pStyle w:val="NoSpacing"/>
              <w:rPr>
                <w:i/>
              </w:rPr>
            </w:pPr>
            <w:r w:rsidRPr="00881CA3">
              <w:rPr>
                <w:i/>
              </w:rPr>
              <w:t>(Code)</w:t>
            </w:r>
          </w:p>
        </w:tc>
      </w:tr>
      <w:tr w:rsidR="004234C5" w:rsidRPr="00DA2B8F" w14:paraId="6A5AD994"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970C4E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063EDC3D" w14:textId="0954272F"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J.19 I feel that women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3282A11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5869A35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7AB900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3BC227F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2837E5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992295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493CF7A" w14:textId="6747E93B" w:rsidR="004234C5" w:rsidRPr="00DA2B8F" w:rsidRDefault="004234C5" w:rsidP="004234C5">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58B4175" w14:textId="641EE9C9"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3071C83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09A80DE"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24EA2FC" w14:textId="7C6FE55A"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J.20 I feel that youth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07AD92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03EA424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FC8637"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0EB5BFB6"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D88678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4F8B20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DCF6B53" w14:textId="73D1DC40"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9551775" w14:textId="54FB882C"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676F49CF"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9433CF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386E417" w14:textId="6BBE9F22"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J.21 I feel that poor households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741D690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2754289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2A4D4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686B028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C4DD2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0083464F"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08E912B6" w14:textId="472D042A"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7F871D" w14:textId="25059355"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54F5E04B"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807711D"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08B4E10" w14:textId="0AEBDBB5"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J.22 I feel that </w:t>
            </w:r>
            <w:r w:rsidR="007C5F24" w:rsidRPr="00DA2B8F">
              <w:rPr>
                <w:rFonts w:asciiTheme="majorHAnsi" w:hAnsiTheme="majorHAnsi"/>
                <w:color w:val="000000"/>
              </w:rPr>
              <w:t>elderly people</w:t>
            </w:r>
            <w:r w:rsidRPr="00DA2B8F">
              <w:rPr>
                <w:rFonts w:asciiTheme="majorHAnsi" w:hAnsiTheme="majorHAnsi"/>
                <w:color w:val="000000"/>
              </w:rPr>
              <w:t xml:space="preserve">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D70D5E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3CCAD52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60625B"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28AA1C7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111FDA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4A3CF15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6B3E7E32" w14:textId="1F048D19"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7C41D1" w14:textId="0CA5CBC8"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20BFF12" w14:textId="0CBD4E6D" w:rsidR="004234C5" w:rsidRPr="00DA2B8F" w:rsidRDefault="007C5F24" w:rsidP="00F85A49">
            <w:pPr>
              <w:pStyle w:val="NoSpacing"/>
              <w:rPr>
                <w:rFonts w:asciiTheme="majorHAnsi" w:hAnsiTheme="majorHAnsi"/>
              </w:rPr>
            </w:pPr>
            <w:r w:rsidRPr="00DA2B8F">
              <w:rPr>
                <w:rFonts w:asciiTheme="majorHAnsi" w:hAnsiTheme="majorHAnsi"/>
              </w:rPr>
              <w:t>J23</w:t>
            </w:r>
            <w:r w:rsidR="004234C5" w:rsidRPr="00DA2B8F">
              <w:rPr>
                <w:rFonts w:asciiTheme="majorHAnsi" w:hAnsiTheme="majorHAnsi"/>
              </w:rPr>
              <w:t>. If I have a dispute about forest use and access, I feel confident that the local village governing bodies/institutions will enforce my rights to the forest.</w:t>
            </w:r>
          </w:p>
          <w:p w14:paraId="19331B12" w14:textId="114528A3" w:rsidR="004234C5" w:rsidRPr="00DA2B8F" w:rsidRDefault="004234C5" w:rsidP="00F85A49">
            <w:pPr>
              <w:pStyle w:val="NoSpacing"/>
              <w:rPr>
                <w:rFonts w:asciiTheme="majorHAnsi" w:hAnsiTheme="majorHAnsi"/>
              </w:rPr>
            </w:pPr>
            <w:r w:rsidRPr="00DA2B8F">
              <w:rPr>
                <w:rFonts w:asciiTheme="majorHAnsi" w:hAnsiTheme="majorHAnsi"/>
              </w:rPr>
              <w:t>(</w:t>
            </w:r>
            <w:proofErr w:type="spellStart"/>
            <w:r w:rsidRPr="00DA2B8F">
              <w:rPr>
                <w:rFonts w:asciiTheme="majorHAnsi" w:hAnsiTheme="majorHAnsi"/>
              </w:rPr>
              <w:t>enforce_rights</w:t>
            </w:r>
            <w:proofErr w:type="spellEnd"/>
            <w:r w:rsidRPr="00DA2B8F">
              <w:rPr>
                <w:rFonts w:asciiTheme="majorHAnsi" w:hAnsiTheme="majorHAnsi"/>
              </w:rPr>
              <w:t>)</w:t>
            </w:r>
          </w:p>
        </w:tc>
        <w:tc>
          <w:tcPr>
            <w:tcW w:w="3642" w:type="dxa"/>
            <w:tcBorders>
              <w:top w:val="single" w:sz="4" w:space="0" w:color="000000"/>
              <w:left w:val="nil"/>
              <w:bottom w:val="single" w:sz="4" w:space="0" w:color="000000"/>
              <w:right w:val="single" w:sz="18" w:space="0" w:color="auto"/>
            </w:tcBorders>
          </w:tcPr>
          <w:p w14:paraId="58A2380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1=Strongly agree</w:t>
            </w:r>
          </w:p>
          <w:p w14:paraId="624BA6F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2=Agree</w:t>
            </w:r>
          </w:p>
          <w:p w14:paraId="0B50ACA5"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3=Neither agree nor disagree</w:t>
            </w:r>
          </w:p>
          <w:p w14:paraId="30FBECCA"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4=Disagree</w:t>
            </w:r>
          </w:p>
          <w:p w14:paraId="4BB7D9B9"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5=Strongly disagree</w:t>
            </w:r>
          </w:p>
          <w:p w14:paraId="67286DF7"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888=Don't know</w:t>
            </w:r>
          </w:p>
          <w:p w14:paraId="150F7BD1"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4234C5" w:rsidRPr="00DA2B8F" w:rsidRDefault="004234C5" w:rsidP="00F85A49">
            <w:pPr>
              <w:pStyle w:val="NoSpacing"/>
              <w:rPr>
                <w:rFonts w:asciiTheme="majorHAnsi" w:hAnsiTheme="majorHAnsi"/>
                <w:i/>
              </w:rPr>
            </w:pPr>
            <w:r w:rsidRPr="00DA2B8F">
              <w:rPr>
                <w:rFonts w:asciiTheme="majorHAnsi" w:hAnsiTheme="majorHAnsi"/>
                <w:i/>
              </w:rPr>
              <w:t>(Code)</w:t>
            </w:r>
          </w:p>
        </w:tc>
      </w:tr>
    </w:tbl>
    <w:p w14:paraId="4D508AA5" w14:textId="77777777" w:rsidR="003C223A" w:rsidRPr="00DA2B8F" w:rsidRDefault="003C223A" w:rsidP="00F85A49">
      <w:pPr>
        <w:pStyle w:val="NoSpacing"/>
        <w:rPr>
          <w:rFonts w:asciiTheme="majorHAnsi" w:hAnsiTheme="majorHAnsi"/>
        </w:rPr>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7C5F24" w:rsidRPr="00DA2B8F" w14:paraId="02E45D95" w14:textId="77777777" w:rsidTr="006E2DA3">
        <w:trPr>
          <w:trHeight w:val="1080"/>
        </w:trPr>
        <w:tc>
          <w:tcPr>
            <w:tcW w:w="360" w:type="dxa"/>
          </w:tcPr>
          <w:p w14:paraId="5E39B035" w14:textId="77777777" w:rsidR="007C5F24" w:rsidRPr="00DA2B8F" w:rsidRDefault="007C5F24" w:rsidP="00F85A49">
            <w:pPr>
              <w:spacing w:line="240" w:lineRule="auto"/>
              <w:rPr>
                <w:rFonts w:asciiTheme="majorHAnsi" w:eastAsia="Calibri" w:hAnsiTheme="majorHAnsi" w:cs="Times New Roman"/>
              </w:rPr>
            </w:pPr>
          </w:p>
        </w:tc>
        <w:tc>
          <w:tcPr>
            <w:tcW w:w="4254" w:type="dxa"/>
            <w:tcBorders>
              <w:right w:val="nil"/>
            </w:tcBorders>
          </w:tcPr>
          <w:p w14:paraId="5FEC4F56" w14:textId="5A79121C" w:rsidR="007C5F24" w:rsidRPr="00DA2B8F" w:rsidRDefault="00E66A21" w:rsidP="00F85A49">
            <w:pPr>
              <w:spacing w:line="240" w:lineRule="auto"/>
              <w:rPr>
                <w:rFonts w:asciiTheme="majorHAnsi" w:hAnsiTheme="majorHAnsi"/>
                <w:color w:val="000000"/>
              </w:rPr>
            </w:pPr>
            <w:r w:rsidRPr="00DA2B8F">
              <w:rPr>
                <w:rFonts w:asciiTheme="majorHAnsi" w:hAnsiTheme="majorHAnsi"/>
                <w:color w:val="000000"/>
              </w:rPr>
              <w:t>J.24 Are there any groups in your village or village area that organize activities related to the management of the forest</w:t>
            </w:r>
            <w:r w:rsidR="006E2DA3">
              <w:rPr>
                <w:rFonts w:asciiTheme="majorHAnsi" w:hAnsiTheme="majorHAnsi"/>
                <w:color w:val="000000"/>
              </w:rPr>
              <w:t xml:space="preserve"> </w:t>
            </w:r>
            <w:r w:rsidR="006E2DA3" w:rsidRPr="00DA2B8F">
              <w:rPr>
                <w:rFonts w:asciiTheme="majorHAnsi" w:hAnsiTheme="majorHAnsi"/>
                <w:bCs/>
              </w:rPr>
              <w:t>(e.g., firefighting, patrolling, tourism, tree planting, etc.)</w:t>
            </w:r>
            <w:r w:rsidRPr="00DA2B8F">
              <w:rPr>
                <w:rFonts w:asciiTheme="majorHAnsi" w:hAnsiTheme="majorHAnsi"/>
                <w:color w:val="000000"/>
              </w:rPr>
              <w:t>?</w:t>
            </w:r>
          </w:p>
          <w:p w14:paraId="6629DC82" w14:textId="01D55372" w:rsidR="00E66A21" w:rsidRPr="00DA2B8F" w:rsidRDefault="00E66A21" w:rsidP="00F85A49">
            <w:pPr>
              <w:spacing w:line="240" w:lineRule="auto"/>
              <w:rPr>
                <w:rFonts w:asciiTheme="majorHAnsi" w:hAnsiTheme="majorHAnsi"/>
                <w:bCs/>
                <w:i/>
              </w:rPr>
            </w:pPr>
            <w:r w:rsidRPr="00DA2B8F">
              <w:rPr>
                <w:rFonts w:asciiTheme="majorHAnsi" w:hAnsiTheme="majorHAnsi"/>
                <w:i/>
                <w:color w:val="000000"/>
              </w:rPr>
              <w:t>If 0, skip to J27</w:t>
            </w:r>
          </w:p>
        </w:tc>
        <w:tc>
          <w:tcPr>
            <w:tcW w:w="3594" w:type="dxa"/>
            <w:tcBorders>
              <w:left w:val="nil"/>
              <w:right w:val="single" w:sz="18" w:space="0" w:color="000000" w:themeColor="accent3"/>
            </w:tcBorders>
          </w:tcPr>
          <w:p w14:paraId="68BC6671" w14:textId="77777777" w:rsidR="00E66A21"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0=No</w:t>
            </w:r>
          </w:p>
          <w:p w14:paraId="1EB2EE92" w14:textId="77777777" w:rsidR="00E66A21" w:rsidRPr="00DA2B8F" w:rsidRDefault="00E66A21" w:rsidP="00E66A21">
            <w:pPr>
              <w:spacing w:line="240" w:lineRule="auto"/>
              <w:rPr>
                <w:rFonts w:asciiTheme="majorHAnsi" w:hAnsiTheme="majorHAnsi" w:cs="Times New Roman"/>
                <w:w w:val="105"/>
              </w:rPr>
            </w:pPr>
            <w:r w:rsidRPr="00DA2B8F">
              <w:rPr>
                <w:rFonts w:asciiTheme="majorHAnsi" w:hAnsiTheme="majorHAnsi" w:cs="Times New Roman"/>
                <w:w w:val="105"/>
              </w:rPr>
              <w:t xml:space="preserve">1=Yes </w:t>
            </w:r>
          </w:p>
          <w:p w14:paraId="6EFD5FB5" w14:textId="517711A2" w:rsidR="007C5F24"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4DA5F5" w14:textId="77777777" w:rsidR="007C5F24" w:rsidRPr="00DA2B8F" w:rsidRDefault="007C5F24" w:rsidP="00B86649">
            <w:pPr>
              <w:pStyle w:val="NoSpacing"/>
              <w:tabs>
                <w:tab w:val="left" w:pos="1548"/>
              </w:tabs>
              <w:ind w:left="108" w:right="-522" w:hanging="108"/>
              <w:rPr>
                <w:rFonts w:asciiTheme="majorHAnsi" w:hAnsiTheme="majorHAnsi"/>
                <w:i/>
              </w:rPr>
            </w:pPr>
          </w:p>
        </w:tc>
      </w:tr>
      <w:tr w:rsidR="00255E71" w:rsidRPr="00DA2B8F" w14:paraId="2A41D927" w14:textId="77777777" w:rsidTr="00B86649">
        <w:tc>
          <w:tcPr>
            <w:tcW w:w="360" w:type="dxa"/>
          </w:tcPr>
          <w:p w14:paraId="25E3BDBA"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328F5E8" w14:textId="51CDBD14" w:rsidR="00255E71" w:rsidRPr="00DA2B8F" w:rsidRDefault="00E66A21" w:rsidP="00F85A49">
            <w:pPr>
              <w:spacing w:line="240" w:lineRule="auto"/>
              <w:rPr>
                <w:rFonts w:asciiTheme="majorHAnsi" w:hAnsiTheme="majorHAnsi"/>
                <w:bCs/>
              </w:rPr>
            </w:pPr>
            <w:r w:rsidRPr="00DA2B8F">
              <w:rPr>
                <w:rFonts w:asciiTheme="majorHAnsi" w:hAnsiTheme="majorHAnsi"/>
                <w:bCs/>
              </w:rPr>
              <w:t>J25</w:t>
            </w:r>
            <w:r w:rsidR="00A7613B" w:rsidRPr="00DA2B8F">
              <w:rPr>
                <w:rFonts w:asciiTheme="majorHAnsi" w:hAnsiTheme="majorHAnsi"/>
                <w:bCs/>
              </w:rPr>
              <w:t xml:space="preserve">. </w:t>
            </w:r>
            <w:r w:rsidR="00255E71" w:rsidRPr="00DA2B8F">
              <w:rPr>
                <w:rFonts w:asciiTheme="majorHAnsi" w:hAnsiTheme="majorHAnsi"/>
                <w:bCs/>
              </w:rPr>
              <w:t xml:space="preserve">Is any member of your household involved in </w:t>
            </w:r>
            <w:r w:rsidR="006E2DA3">
              <w:rPr>
                <w:rFonts w:asciiTheme="majorHAnsi" w:hAnsiTheme="majorHAnsi"/>
                <w:bCs/>
              </w:rPr>
              <w:t>one of these groups?</w:t>
            </w:r>
            <w:r w:rsidR="00255E71" w:rsidRPr="00DA2B8F">
              <w:rPr>
                <w:rFonts w:asciiTheme="majorHAnsi" w:hAnsiTheme="majorHAnsi"/>
                <w:bCs/>
              </w:rPr>
              <w:t xml:space="preserve"> </w:t>
            </w:r>
          </w:p>
          <w:p w14:paraId="2534B98D" w14:textId="72BF22DF" w:rsidR="00D53B49" w:rsidRPr="00DA2B8F" w:rsidRDefault="00D53B49" w:rsidP="00F85A49">
            <w:pPr>
              <w:spacing w:line="240" w:lineRule="auto"/>
              <w:rPr>
                <w:rFonts w:asciiTheme="majorHAnsi" w:hAnsiTheme="majorHAnsi"/>
                <w:bCs/>
              </w:rPr>
            </w:pPr>
            <w:r w:rsidRPr="00DA2B8F">
              <w:rPr>
                <w:rFonts w:asciiTheme="majorHAnsi" w:hAnsiTheme="majorHAnsi"/>
                <w:bCs/>
              </w:rPr>
              <w:t>(</w:t>
            </w:r>
            <w:proofErr w:type="spellStart"/>
            <w:r w:rsidRPr="00DA2B8F">
              <w:rPr>
                <w:rFonts w:asciiTheme="majorHAnsi" w:hAnsiTheme="majorHAnsi"/>
                <w:bCs/>
              </w:rPr>
              <w:t>involved_hhmem</w:t>
            </w:r>
            <w:proofErr w:type="spellEnd"/>
            <w:r w:rsidRPr="00DA2B8F">
              <w:rPr>
                <w:rFonts w:asciiTheme="majorHAnsi" w:hAnsiTheme="majorHAnsi"/>
                <w:bCs/>
              </w:rPr>
              <w:t>)</w:t>
            </w:r>
          </w:p>
          <w:p w14:paraId="2CF23D9F" w14:textId="4BF8A0C3" w:rsidR="00B86649" w:rsidRPr="00DA2B8F" w:rsidRDefault="00B86649" w:rsidP="00B86649">
            <w:pPr>
              <w:spacing w:line="240" w:lineRule="auto"/>
              <w:ind w:right="567"/>
              <w:rPr>
                <w:rFonts w:asciiTheme="majorHAnsi" w:hAnsiTheme="majorHAnsi"/>
                <w:bCs/>
                <w:i/>
              </w:rPr>
            </w:pPr>
          </w:p>
        </w:tc>
        <w:tc>
          <w:tcPr>
            <w:tcW w:w="3594" w:type="dxa"/>
            <w:tcBorders>
              <w:left w:val="nil"/>
              <w:right w:val="single" w:sz="18" w:space="0" w:color="000000" w:themeColor="accent3"/>
            </w:tcBorders>
          </w:tcPr>
          <w:p w14:paraId="6432C750" w14:textId="77777777" w:rsidR="00255E71" w:rsidRPr="00DA2B8F" w:rsidRDefault="00255E71" w:rsidP="00B86649">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w:t>
            </w:r>
            <w:r w:rsidR="00CE532A" w:rsidRPr="00DA2B8F">
              <w:rPr>
                <w:rFonts w:asciiTheme="majorHAnsi" w:hAnsiTheme="majorHAnsi" w:cs="Times New Roman"/>
                <w:w w:val="105"/>
              </w:rPr>
              <w:t>=</w:t>
            </w:r>
            <w:r w:rsidRPr="00DA2B8F">
              <w:rPr>
                <w:rFonts w:asciiTheme="majorHAnsi" w:hAnsiTheme="majorHAnsi" w:cs="Times New Roman"/>
                <w:w w:val="105"/>
              </w:rPr>
              <w:t>No</w:t>
            </w:r>
          </w:p>
          <w:p w14:paraId="0B153E01" w14:textId="77777777" w:rsidR="00255E71" w:rsidRPr="00DA2B8F" w:rsidRDefault="00CE532A" w:rsidP="00F85A49">
            <w:pPr>
              <w:spacing w:line="240" w:lineRule="auto"/>
              <w:rPr>
                <w:rFonts w:asciiTheme="majorHAnsi" w:hAnsiTheme="majorHAnsi" w:cs="Times New Roman"/>
                <w:w w:val="105"/>
              </w:rPr>
            </w:pPr>
            <w:r w:rsidRPr="00DA2B8F">
              <w:rPr>
                <w:rFonts w:asciiTheme="majorHAnsi" w:hAnsiTheme="majorHAnsi" w:cs="Times New Roman"/>
                <w:w w:val="105"/>
              </w:rPr>
              <w:t>1=</w:t>
            </w:r>
            <w:r w:rsidR="00255E71" w:rsidRPr="00DA2B8F">
              <w:rPr>
                <w:rFonts w:asciiTheme="majorHAnsi" w:hAnsiTheme="majorHAnsi" w:cs="Times New Roman"/>
                <w:w w:val="105"/>
              </w:rPr>
              <w:t xml:space="preserve">Yes </w:t>
            </w:r>
          </w:p>
          <w:p w14:paraId="48F85C18" w14:textId="593F41EE" w:rsidR="00255E71" w:rsidRPr="00DA2B8F" w:rsidRDefault="007316BB" w:rsidP="00F85A49">
            <w:pPr>
              <w:spacing w:line="240" w:lineRule="auto"/>
              <w:rPr>
                <w:rFonts w:asciiTheme="majorHAnsi" w:hAnsiTheme="majorHAnsi" w:cs="Times New Roman"/>
                <w:i/>
                <w:w w:val="105"/>
              </w:rPr>
            </w:pPr>
            <w:r w:rsidRPr="00DA2B8F">
              <w:rPr>
                <w:rFonts w:asciiTheme="majorHAnsi" w:hAnsiTheme="majorHAnsi" w:cs="Times New Roman"/>
                <w:w w:val="105"/>
              </w:rPr>
              <w:t>888=</w:t>
            </w:r>
            <w:r w:rsidR="00255E71" w:rsidRPr="00DA2B8F">
              <w:rPr>
                <w:rFonts w:asciiTheme="majorHAnsi" w:hAnsiTheme="majorHAnsi"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DA2B8F" w:rsidRDefault="00255E71" w:rsidP="00B86649">
            <w:pPr>
              <w:pStyle w:val="NoSpacing"/>
              <w:tabs>
                <w:tab w:val="left" w:pos="1548"/>
              </w:tabs>
              <w:ind w:left="108" w:right="-522" w:hanging="108"/>
              <w:rPr>
                <w:rFonts w:asciiTheme="majorHAnsi" w:hAnsiTheme="majorHAnsi"/>
                <w:i/>
              </w:rPr>
            </w:pPr>
            <w:r w:rsidRPr="00DA2B8F">
              <w:rPr>
                <w:rFonts w:asciiTheme="majorHAnsi" w:hAnsiTheme="majorHAnsi"/>
                <w:i/>
              </w:rPr>
              <w:t>(code)</w:t>
            </w:r>
          </w:p>
        </w:tc>
      </w:tr>
      <w:tr w:rsidR="00255E71" w:rsidRPr="00DA2B8F" w14:paraId="36C1B9E0" w14:textId="77777777" w:rsidTr="00B86649">
        <w:tc>
          <w:tcPr>
            <w:tcW w:w="360" w:type="dxa"/>
          </w:tcPr>
          <w:p w14:paraId="3B3468BD"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04AC469" w14:textId="14FA3C78" w:rsidR="004F29AE" w:rsidRPr="00DA2B8F" w:rsidRDefault="00E66A21" w:rsidP="004F29AE">
            <w:pPr>
              <w:spacing w:line="240" w:lineRule="auto"/>
              <w:rPr>
                <w:rFonts w:asciiTheme="majorHAnsi" w:hAnsiTheme="majorHAnsi"/>
                <w:bCs/>
              </w:rPr>
            </w:pPr>
            <w:r w:rsidRPr="00DA2B8F">
              <w:rPr>
                <w:rFonts w:asciiTheme="majorHAnsi" w:hAnsiTheme="majorHAnsi"/>
                <w:bCs/>
              </w:rPr>
              <w:t>J26</w:t>
            </w:r>
            <w:r w:rsidR="006E2DA3">
              <w:rPr>
                <w:rFonts w:asciiTheme="majorHAnsi" w:hAnsiTheme="majorHAnsi"/>
                <w:bCs/>
              </w:rPr>
              <w:t xml:space="preserve">. What type of activities does the group </w:t>
            </w:r>
            <w:r w:rsidR="004F29AE" w:rsidRPr="00DA2B8F">
              <w:rPr>
                <w:rFonts w:asciiTheme="majorHAnsi" w:hAnsiTheme="majorHAnsi"/>
                <w:bCs/>
              </w:rPr>
              <w:t xml:space="preserve">do? </w:t>
            </w:r>
          </w:p>
          <w:p w14:paraId="29A9BE3F" w14:textId="6FF44CD4" w:rsidR="00D53B49" w:rsidRPr="00DA2B8F" w:rsidRDefault="00D53B49" w:rsidP="004F29AE">
            <w:pPr>
              <w:spacing w:line="240" w:lineRule="auto"/>
              <w:rPr>
                <w:rFonts w:asciiTheme="majorHAnsi" w:hAnsiTheme="majorHAnsi"/>
                <w:bCs/>
              </w:rPr>
            </w:pPr>
            <w:r w:rsidRPr="00DA2B8F">
              <w:rPr>
                <w:rFonts w:asciiTheme="majorHAnsi" w:hAnsiTheme="majorHAnsi"/>
                <w:bCs/>
              </w:rPr>
              <w:t>(</w:t>
            </w:r>
            <w:proofErr w:type="spellStart"/>
            <w:r w:rsidRPr="00DA2B8F">
              <w:rPr>
                <w:rFonts w:asciiTheme="majorHAnsi" w:hAnsiTheme="majorHAnsi"/>
                <w:bCs/>
              </w:rPr>
              <w:t>involved_activity</w:t>
            </w:r>
            <w:proofErr w:type="spellEnd"/>
            <w:r w:rsidRPr="00DA2B8F">
              <w:rPr>
                <w:rFonts w:asciiTheme="majorHAnsi" w:hAnsiTheme="majorHAnsi"/>
                <w:bCs/>
              </w:rPr>
              <w:t>)</w:t>
            </w:r>
          </w:p>
          <w:p w14:paraId="571DEB9D" w14:textId="77777777" w:rsidR="00255E71" w:rsidRPr="00DA2B8F" w:rsidRDefault="00255E71" w:rsidP="00F85A49">
            <w:pPr>
              <w:spacing w:line="240" w:lineRule="auto"/>
              <w:rPr>
                <w:rFonts w:asciiTheme="majorHAnsi" w:hAnsiTheme="majorHAnsi"/>
                <w:bCs/>
              </w:rPr>
            </w:pPr>
            <w:r w:rsidRPr="00DA2B8F">
              <w:rPr>
                <w:rFonts w:asciiTheme="majorHAnsi" w:hAnsiTheme="majorHAnsi"/>
                <w:bCs/>
                <w:i/>
              </w:rPr>
              <w:t xml:space="preserve">Select all that apply </w:t>
            </w:r>
          </w:p>
        </w:tc>
        <w:tc>
          <w:tcPr>
            <w:tcW w:w="3594" w:type="dxa"/>
            <w:tcBorders>
              <w:left w:val="nil"/>
              <w:right w:val="single" w:sz="18" w:space="0" w:color="000000" w:themeColor="accent3"/>
            </w:tcBorders>
          </w:tcPr>
          <w:p w14:paraId="31E4DCB9"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1=Planting trees</w:t>
            </w:r>
          </w:p>
          <w:p w14:paraId="33F47442"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2=Cutting down undesired/competing trees</w:t>
            </w:r>
          </w:p>
          <w:p w14:paraId="441CD3A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3=Protecting certain desired trees in the forest to promote the natural regeneration of the species</w:t>
            </w:r>
          </w:p>
          <w:p w14:paraId="20F0990B"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4=Protecting areas of forest for particular environmental services, like water catchment</w:t>
            </w:r>
          </w:p>
          <w:p w14:paraId="492BF9A3"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5=Protecting areas of forest for particular beliefs/spiritual services</w:t>
            </w:r>
          </w:p>
          <w:p w14:paraId="3714B65C" w14:textId="614CE0D9"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6=Establishing </w:t>
            </w:r>
            <w:r w:rsidR="00666973" w:rsidRPr="00DA2B8F">
              <w:rPr>
                <w:rFonts w:asciiTheme="majorHAnsi" w:hAnsiTheme="majorHAnsi" w:cs="Times New Roman"/>
                <w:w w:val="105"/>
                <w:sz w:val="20"/>
                <w:szCs w:val="20"/>
              </w:rPr>
              <w:t>rules around who can access and use specific forest products (e.g. honey, trees)</w:t>
            </w:r>
          </w:p>
          <w:p w14:paraId="30A4C096"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lastRenderedPageBreak/>
              <w:t>7=Extension/education about forest management</w:t>
            </w:r>
          </w:p>
          <w:p w14:paraId="3B7D1A2D"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8=Enacted bylaws (</w:t>
            </w:r>
            <w:proofErr w:type="spellStart"/>
            <w:r w:rsidRPr="00DA2B8F">
              <w:rPr>
                <w:rFonts w:asciiTheme="majorHAnsi" w:hAnsiTheme="majorHAnsi"/>
                <w:sz w:val="20"/>
                <w:szCs w:val="20"/>
              </w:rPr>
              <w:t>eg</w:t>
            </w:r>
            <w:proofErr w:type="spellEnd"/>
            <w:r w:rsidRPr="00DA2B8F">
              <w:rPr>
                <w:rFonts w:asciiTheme="majorHAnsi" w:hAnsiTheme="majorHAnsi"/>
                <w:sz w:val="20"/>
                <w:szCs w:val="20"/>
              </w:rPr>
              <w:t xml:space="preserve"> no bush burning in the forest)</w:t>
            </w:r>
          </w:p>
          <w:p w14:paraId="4962087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9=Mapping/inventory of forest resources </w:t>
            </w:r>
          </w:p>
          <w:p w14:paraId="6DF3EC1C" w14:textId="687BDB3C" w:rsidR="005F518A" w:rsidRPr="00DA2B8F" w:rsidRDefault="005F518A" w:rsidP="005F518A">
            <w:pPr>
              <w:pStyle w:val="CommentText"/>
              <w:rPr>
                <w:rFonts w:asciiTheme="majorHAnsi" w:hAnsiTheme="majorHAnsi"/>
              </w:rPr>
            </w:pPr>
            <w:r w:rsidRPr="00DA2B8F">
              <w:rPr>
                <w:rFonts w:asciiTheme="majorHAnsi" w:hAnsiTheme="majorHAnsi"/>
              </w:rPr>
              <w:t>10=Patrolling the forest</w:t>
            </w:r>
          </w:p>
          <w:p w14:paraId="41B5EB4D" w14:textId="72966955" w:rsidR="005F518A" w:rsidRPr="00DA2B8F" w:rsidRDefault="005F518A" w:rsidP="005F518A">
            <w:pPr>
              <w:pStyle w:val="CommentText"/>
              <w:rPr>
                <w:rFonts w:asciiTheme="majorHAnsi" w:hAnsiTheme="majorHAnsi"/>
              </w:rPr>
            </w:pPr>
            <w:r w:rsidRPr="00DA2B8F">
              <w:rPr>
                <w:rFonts w:asciiTheme="majorHAnsi" w:hAnsiTheme="majorHAnsi"/>
              </w:rPr>
              <w:t>11=Fighting forest fires</w:t>
            </w:r>
          </w:p>
          <w:p w14:paraId="7B10CFFF" w14:textId="0F53C83C" w:rsidR="005F518A" w:rsidRPr="00DA2B8F" w:rsidRDefault="005F518A" w:rsidP="005F518A">
            <w:pPr>
              <w:pStyle w:val="CommentText"/>
              <w:rPr>
                <w:rFonts w:asciiTheme="majorHAnsi" w:hAnsiTheme="majorHAnsi"/>
              </w:rPr>
            </w:pPr>
            <w:r w:rsidRPr="00DA2B8F">
              <w:rPr>
                <w:rFonts w:asciiTheme="majorHAnsi" w:hAnsiTheme="majorHAnsi"/>
              </w:rPr>
              <w:t>12=Engaging in forest-based income activities, such as a beekeeping group</w:t>
            </w:r>
          </w:p>
          <w:p w14:paraId="6A94EA78" w14:textId="265F0942" w:rsidR="005F518A" w:rsidRPr="00DA2B8F" w:rsidRDefault="005F518A" w:rsidP="005A57E5">
            <w:pPr>
              <w:pStyle w:val="CommentText"/>
              <w:rPr>
                <w:rFonts w:asciiTheme="majorHAnsi" w:hAnsiTheme="majorHAnsi"/>
              </w:rPr>
            </w:pPr>
            <w:r w:rsidRPr="00DA2B8F">
              <w:rPr>
                <w:rFonts w:asciiTheme="majorHAnsi" w:hAnsiTheme="majorHAnsi"/>
              </w:rPr>
              <w:t>13=Engaging in forest-based tourism activities, such as guiding</w:t>
            </w:r>
          </w:p>
          <w:p w14:paraId="50EB8815" w14:textId="77777777" w:rsidR="00255E71" w:rsidRPr="00DA2B8F" w:rsidRDefault="009D511F" w:rsidP="00F85A49">
            <w:pPr>
              <w:pStyle w:val="NoSpacing"/>
              <w:rPr>
                <w:rFonts w:asciiTheme="majorHAnsi" w:hAnsiTheme="majorHAnsi"/>
                <w:sz w:val="20"/>
                <w:szCs w:val="20"/>
              </w:rPr>
            </w:pPr>
            <w:r w:rsidRPr="00DA2B8F">
              <w:rPr>
                <w:rFonts w:asciiTheme="majorHAnsi" w:hAnsiTheme="majorHAnsi"/>
                <w:sz w:val="20"/>
                <w:szCs w:val="20"/>
              </w:rPr>
              <w:t>97=Other, please specify</w:t>
            </w:r>
            <w:r w:rsidR="00255E71" w:rsidRPr="00DA2B8F">
              <w:rPr>
                <w:rFonts w:asciiTheme="majorHAnsi" w:hAnsiTheme="majorHAnsi"/>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DA2B8F" w:rsidRDefault="00255E71" w:rsidP="00F85A49">
            <w:pPr>
              <w:pStyle w:val="NoSpacing"/>
              <w:rPr>
                <w:rFonts w:asciiTheme="majorHAnsi" w:hAnsiTheme="majorHAnsi"/>
                <w:i/>
              </w:rPr>
            </w:pPr>
            <w:r w:rsidRPr="00DA2B8F">
              <w:rPr>
                <w:rFonts w:asciiTheme="majorHAnsi" w:hAnsiTheme="majorHAnsi"/>
                <w:i/>
              </w:rPr>
              <w:lastRenderedPageBreak/>
              <w:t>(code)</w:t>
            </w:r>
          </w:p>
        </w:tc>
      </w:tr>
      <w:tr w:rsidR="005A57E5" w:rsidRPr="00C755D3" w14:paraId="0CA79EFB" w14:textId="77777777" w:rsidTr="005A57E5">
        <w:tc>
          <w:tcPr>
            <w:tcW w:w="360" w:type="dxa"/>
          </w:tcPr>
          <w:p w14:paraId="53028D31" w14:textId="77777777" w:rsidR="005A57E5" w:rsidRPr="00BE068B" w:rsidRDefault="005A57E5" w:rsidP="00F85A49">
            <w:pPr>
              <w:spacing w:line="240" w:lineRule="auto"/>
              <w:rPr>
                <w:rFonts w:eastAsia="Calibri" w:cs="Times New Roman"/>
              </w:rPr>
            </w:pPr>
          </w:p>
        </w:tc>
        <w:tc>
          <w:tcPr>
            <w:tcW w:w="4254" w:type="dxa"/>
            <w:tcBorders>
              <w:right w:val="nil"/>
            </w:tcBorders>
          </w:tcPr>
          <w:p w14:paraId="23EF69F8" w14:textId="213DE68B" w:rsidR="005A57E5" w:rsidRDefault="00E66A21" w:rsidP="00F85A49">
            <w:pPr>
              <w:spacing w:line="240" w:lineRule="auto"/>
              <w:rPr>
                <w:bCs/>
              </w:rPr>
            </w:pPr>
            <w:r>
              <w:rPr>
                <w:bCs/>
              </w:rPr>
              <w:t>J.26</w:t>
            </w:r>
            <w:r w:rsidR="005A57E5">
              <w:rPr>
                <w:bCs/>
              </w:rPr>
              <w:t xml:space="preserve">b Other, specify </w:t>
            </w:r>
          </w:p>
        </w:tc>
        <w:tc>
          <w:tcPr>
            <w:tcW w:w="4674" w:type="dxa"/>
            <w:gridSpan w:val="2"/>
            <w:tcBorders>
              <w:left w:val="nil"/>
              <w:right w:val="single" w:sz="18" w:space="0" w:color="000000" w:themeColor="accent3"/>
            </w:tcBorders>
          </w:tcPr>
          <w:p w14:paraId="326CA2A0" w14:textId="77777777" w:rsidR="005A57E5" w:rsidRPr="00881CA3" w:rsidRDefault="005A57E5" w:rsidP="00F85A49">
            <w:pPr>
              <w:pStyle w:val="NoSpacing"/>
              <w:rPr>
                <w:i/>
              </w:rPr>
            </w:pPr>
          </w:p>
        </w:tc>
      </w:tr>
      <w:tr w:rsidR="00255E71" w:rsidRPr="00C755D3" w14:paraId="0CC0B217" w14:textId="77777777" w:rsidTr="00B86649">
        <w:tc>
          <w:tcPr>
            <w:tcW w:w="360" w:type="dxa"/>
          </w:tcPr>
          <w:p w14:paraId="41049679" w14:textId="77777777" w:rsidR="00255E71" w:rsidRPr="00BE068B" w:rsidRDefault="00255E71" w:rsidP="00F85A49">
            <w:pPr>
              <w:spacing w:line="240" w:lineRule="auto"/>
              <w:rPr>
                <w:rFonts w:eastAsia="Calibri" w:cs="Times New Roman"/>
              </w:rPr>
            </w:pPr>
          </w:p>
        </w:tc>
        <w:tc>
          <w:tcPr>
            <w:tcW w:w="4254" w:type="dxa"/>
            <w:tcBorders>
              <w:right w:val="nil"/>
            </w:tcBorders>
          </w:tcPr>
          <w:p w14:paraId="511DA175" w14:textId="5B720DD8" w:rsidR="00255E71" w:rsidRDefault="00B86649" w:rsidP="00F85A49">
            <w:pPr>
              <w:spacing w:line="240" w:lineRule="auto"/>
              <w:rPr>
                <w:bCs/>
              </w:rPr>
            </w:pPr>
            <w:r>
              <w:rPr>
                <w:bCs/>
              </w:rPr>
              <w:t>J2</w:t>
            </w:r>
            <w:r w:rsidR="00E66A21">
              <w:rPr>
                <w:bCs/>
              </w:rPr>
              <w:t>7</w:t>
            </w:r>
            <w:r w:rsidR="00A7613B">
              <w:rPr>
                <w:bCs/>
              </w:rPr>
              <w:t xml:space="preserve">. </w:t>
            </w:r>
            <w:r w:rsidR="00255E71">
              <w:rPr>
                <w:bCs/>
              </w:rPr>
              <w:t xml:space="preserve">Does your village have a local </w:t>
            </w:r>
            <w:r w:rsidR="00111D72">
              <w:rPr>
                <w:bCs/>
              </w:rPr>
              <w:t>village</w:t>
            </w:r>
            <w:r w:rsidR="00255E71">
              <w:rPr>
                <w:bCs/>
              </w:rPr>
              <w:t xml:space="preserve"> institution or committee that helps manage the local forest(s)? </w:t>
            </w:r>
          </w:p>
          <w:p w14:paraId="0A3447F9" w14:textId="12B9BEC0" w:rsidR="00D53B49" w:rsidRDefault="00D53B49" w:rsidP="00F85A49">
            <w:pPr>
              <w:spacing w:line="240" w:lineRule="auto"/>
              <w:rPr>
                <w:bCs/>
              </w:rPr>
            </w:pPr>
            <w:r>
              <w:rPr>
                <w:bCs/>
              </w:rPr>
              <w:t>(</w:t>
            </w:r>
            <w:proofErr w:type="spellStart"/>
            <w:r>
              <w:rPr>
                <w:bCs/>
              </w:rPr>
              <w:t>villorg_manage</w:t>
            </w:r>
            <w:proofErr w:type="spellEnd"/>
            <w:r>
              <w:rPr>
                <w:bCs/>
              </w:rPr>
              <w:t>)</w:t>
            </w:r>
          </w:p>
          <w:p w14:paraId="680D8076" w14:textId="438B7230" w:rsidR="00B86649" w:rsidRPr="00B86649" w:rsidRDefault="00E66A21" w:rsidP="00F85A49">
            <w:pPr>
              <w:spacing w:line="240" w:lineRule="auto"/>
              <w:rPr>
                <w:bCs/>
                <w:i/>
              </w:rPr>
            </w:pPr>
            <w:r>
              <w:rPr>
                <w:bCs/>
                <w:i/>
              </w:rPr>
              <w:t xml:space="preserve">If </w:t>
            </w:r>
            <w:r w:rsidR="00B86649">
              <w:rPr>
                <w:bCs/>
                <w:i/>
              </w:rPr>
              <w:t>0, skip to J.</w:t>
            </w:r>
            <w:r>
              <w:rPr>
                <w:bCs/>
                <w:i/>
              </w:rPr>
              <w:t>3</w:t>
            </w:r>
            <w:r w:rsidR="00E960F6">
              <w:rPr>
                <w:bCs/>
                <w:i/>
              </w:rPr>
              <w:t>7</w:t>
            </w:r>
          </w:p>
        </w:tc>
        <w:tc>
          <w:tcPr>
            <w:tcW w:w="3594"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B86649">
        <w:tc>
          <w:tcPr>
            <w:tcW w:w="360" w:type="dxa"/>
          </w:tcPr>
          <w:p w14:paraId="27809803" w14:textId="77777777" w:rsidR="00255E71" w:rsidRPr="00BE068B" w:rsidRDefault="00255E71" w:rsidP="00F85A49">
            <w:pPr>
              <w:spacing w:line="240" w:lineRule="auto"/>
              <w:rPr>
                <w:rFonts w:eastAsia="Calibri" w:cs="Times New Roman"/>
              </w:rPr>
            </w:pPr>
          </w:p>
        </w:tc>
        <w:tc>
          <w:tcPr>
            <w:tcW w:w="4254" w:type="dxa"/>
            <w:tcBorders>
              <w:right w:val="nil"/>
            </w:tcBorders>
          </w:tcPr>
          <w:p w14:paraId="7AD7946D" w14:textId="682E4500" w:rsidR="00255E71" w:rsidRDefault="00E66A21" w:rsidP="00F85A49">
            <w:pPr>
              <w:spacing w:line="240" w:lineRule="auto"/>
              <w:rPr>
                <w:bCs/>
              </w:rPr>
            </w:pPr>
            <w:r>
              <w:rPr>
                <w:bCs/>
              </w:rPr>
              <w:t>J28</w:t>
            </w:r>
            <w:r w:rsidR="00A7613B">
              <w:rPr>
                <w:bCs/>
              </w:rPr>
              <w:t xml:space="preserve">. </w:t>
            </w:r>
            <w:r w:rsidR="00255E71" w:rsidRPr="00BE068B">
              <w:rPr>
                <w:bCs/>
              </w:rPr>
              <w:t xml:space="preserve">Did you or any other household members participate in electing the current leadership? </w:t>
            </w:r>
          </w:p>
          <w:p w14:paraId="0B5468D6" w14:textId="54C8025D" w:rsidR="00D53B49" w:rsidRPr="00BE068B" w:rsidRDefault="00D53B49" w:rsidP="00F85A49">
            <w:pPr>
              <w:spacing w:line="240" w:lineRule="auto"/>
              <w:rPr>
                <w:bCs/>
              </w:rPr>
            </w:pPr>
            <w:r>
              <w:rPr>
                <w:bCs/>
              </w:rPr>
              <w:t>(</w:t>
            </w:r>
            <w:proofErr w:type="spellStart"/>
            <w:r>
              <w:rPr>
                <w:bCs/>
              </w:rPr>
              <w:t>villorg_electleader</w:t>
            </w:r>
            <w:proofErr w:type="spellEnd"/>
            <w:r>
              <w:rPr>
                <w:bCs/>
              </w:rPr>
              <w:t>)</w:t>
            </w:r>
          </w:p>
        </w:tc>
        <w:tc>
          <w:tcPr>
            <w:tcW w:w="3594" w:type="dxa"/>
            <w:tcBorders>
              <w:left w:val="nil"/>
              <w:right w:val="single" w:sz="18" w:space="0" w:color="000000" w:themeColor="accent3"/>
            </w:tcBorders>
          </w:tcPr>
          <w:p w14:paraId="081C10CF" w14:textId="77777777" w:rsidR="00DA3EA3" w:rsidRDefault="00DA3EA3" w:rsidP="00DA3EA3">
            <w:pPr>
              <w:pStyle w:val="NoSpacing"/>
            </w:pPr>
            <w:r>
              <w:t>0=No</w:t>
            </w:r>
          </w:p>
          <w:p w14:paraId="37BD8D65" w14:textId="77777777" w:rsidR="00DA3EA3" w:rsidRDefault="00DA3EA3" w:rsidP="00DA3EA3">
            <w:pPr>
              <w:pStyle w:val="NoSpacing"/>
            </w:pPr>
            <w:r>
              <w:t>1=Yes</w:t>
            </w:r>
          </w:p>
          <w:p w14:paraId="6BC184BD" w14:textId="7DE63E5E" w:rsidR="00255E71"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DA3EA3" w:rsidRPr="00C755D3" w14:paraId="79D3DFD7" w14:textId="77777777" w:rsidTr="00B86649">
        <w:tc>
          <w:tcPr>
            <w:tcW w:w="360" w:type="dxa"/>
          </w:tcPr>
          <w:p w14:paraId="595A04CB" w14:textId="77777777" w:rsidR="00DA3EA3" w:rsidRPr="00BE068B" w:rsidRDefault="00DA3EA3" w:rsidP="00F85A49">
            <w:pPr>
              <w:spacing w:line="240" w:lineRule="auto"/>
              <w:rPr>
                <w:rFonts w:eastAsia="Calibri" w:cs="Times New Roman"/>
              </w:rPr>
            </w:pPr>
          </w:p>
        </w:tc>
        <w:tc>
          <w:tcPr>
            <w:tcW w:w="4254" w:type="dxa"/>
            <w:tcBorders>
              <w:right w:val="nil"/>
            </w:tcBorders>
          </w:tcPr>
          <w:p w14:paraId="6D76B53D" w14:textId="4E065A8A" w:rsidR="00DA3EA3" w:rsidRDefault="00DA3EA3" w:rsidP="00F85A49">
            <w:pPr>
              <w:spacing w:line="240" w:lineRule="auto"/>
              <w:rPr>
                <w:bCs/>
              </w:rPr>
            </w:pPr>
            <w:r>
              <w:rPr>
                <w:bCs/>
              </w:rPr>
              <w:t>J28a. Did any women in your household participate in electing the current leadership or members?</w:t>
            </w:r>
          </w:p>
        </w:tc>
        <w:tc>
          <w:tcPr>
            <w:tcW w:w="3594" w:type="dxa"/>
            <w:tcBorders>
              <w:left w:val="nil"/>
              <w:right w:val="single" w:sz="18" w:space="0" w:color="000000" w:themeColor="accent3"/>
            </w:tcBorders>
          </w:tcPr>
          <w:p w14:paraId="7F9A41EB" w14:textId="77777777" w:rsidR="00DA3EA3" w:rsidRDefault="00DA3EA3" w:rsidP="00DA3EA3">
            <w:pPr>
              <w:pStyle w:val="NoSpacing"/>
            </w:pPr>
            <w:r>
              <w:t>0=No</w:t>
            </w:r>
          </w:p>
          <w:p w14:paraId="5BDFD59F" w14:textId="77777777" w:rsidR="00DA3EA3" w:rsidRDefault="00DA3EA3" w:rsidP="00DA3EA3">
            <w:pPr>
              <w:pStyle w:val="NoSpacing"/>
            </w:pPr>
            <w:r>
              <w:t>1=Yes</w:t>
            </w:r>
          </w:p>
          <w:p w14:paraId="7E13C8A9" w14:textId="35131B57" w:rsidR="00DA3EA3"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80603FD" w14:textId="5CC05C6E" w:rsidR="00DA3EA3" w:rsidRPr="00881CA3" w:rsidRDefault="00DA3EA3" w:rsidP="00F85A49">
            <w:pPr>
              <w:pStyle w:val="NoSpacing"/>
              <w:rPr>
                <w:i/>
              </w:rPr>
            </w:pPr>
            <w:r w:rsidRPr="00881CA3">
              <w:rPr>
                <w:i/>
              </w:rPr>
              <w:t>(Code)</w:t>
            </w:r>
          </w:p>
        </w:tc>
      </w:tr>
      <w:tr w:rsidR="00255E71" w:rsidRPr="00C755D3" w14:paraId="23151BF4" w14:textId="77777777" w:rsidTr="00B86649">
        <w:tc>
          <w:tcPr>
            <w:tcW w:w="360" w:type="dxa"/>
          </w:tcPr>
          <w:p w14:paraId="2634AB5F" w14:textId="5812528B" w:rsidR="00255E71" w:rsidRPr="00BE068B" w:rsidRDefault="00255E71" w:rsidP="00F85A49">
            <w:pPr>
              <w:spacing w:line="240" w:lineRule="auto"/>
              <w:rPr>
                <w:rFonts w:eastAsia="Calibri" w:cs="Times New Roman"/>
              </w:rPr>
            </w:pPr>
          </w:p>
        </w:tc>
        <w:tc>
          <w:tcPr>
            <w:tcW w:w="4254" w:type="dxa"/>
            <w:tcBorders>
              <w:right w:val="nil"/>
            </w:tcBorders>
          </w:tcPr>
          <w:p w14:paraId="180F9C6E" w14:textId="2F5E1E27" w:rsidR="00255E71" w:rsidRDefault="00E66A21" w:rsidP="00F85A49">
            <w:pPr>
              <w:spacing w:line="240" w:lineRule="auto"/>
              <w:rPr>
                <w:bCs/>
              </w:rPr>
            </w:pPr>
            <w:r>
              <w:rPr>
                <w:bCs/>
              </w:rPr>
              <w:t>J29</w:t>
            </w:r>
            <w:r w:rsidR="00A7613B">
              <w:rPr>
                <w:bCs/>
              </w:rPr>
              <w:t xml:space="preserve">.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p w14:paraId="4D9F3354" w14:textId="29F0D7FE" w:rsidR="00D53B49" w:rsidRPr="00BE068B" w:rsidRDefault="00D53B49" w:rsidP="00F85A49">
            <w:pPr>
              <w:spacing w:line="240" w:lineRule="auto"/>
              <w:rPr>
                <w:bCs/>
              </w:rPr>
            </w:pPr>
            <w:r>
              <w:rPr>
                <w:bCs/>
              </w:rPr>
              <w:t>(</w:t>
            </w:r>
            <w:proofErr w:type="spellStart"/>
            <w:r>
              <w:rPr>
                <w:bCs/>
              </w:rPr>
              <w:t>resp_villorglead</w:t>
            </w:r>
            <w:proofErr w:type="spellEnd"/>
            <w:r>
              <w:rPr>
                <w:bCs/>
              </w:rPr>
              <w:t>)</w:t>
            </w:r>
          </w:p>
        </w:tc>
        <w:tc>
          <w:tcPr>
            <w:tcW w:w="3594" w:type="dxa"/>
            <w:tcBorders>
              <w:left w:val="nil"/>
              <w:right w:val="single" w:sz="18" w:space="0" w:color="000000" w:themeColor="accent3"/>
            </w:tcBorders>
          </w:tcPr>
          <w:p w14:paraId="6D93C81B" w14:textId="77777777" w:rsidR="00DA3EA3" w:rsidRDefault="00DA3EA3" w:rsidP="00DA3EA3">
            <w:pPr>
              <w:pStyle w:val="NoSpacing"/>
            </w:pPr>
            <w:r>
              <w:t>0=No</w:t>
            </w:r>
          </w:p>
          <w:p w14:paraId="59709870" w14:textId="77777777" w:rsidR="00DA3EA3" w:rsidRDefault="00DA3EA3" w:rsidP="00DA3EA3">
            <w:pPr>
              <w:pStyle w:val="NoSpacing"/>
            </w:pPr>
            <w:r>
              <w:t>1=Yes</w:t>
            </w:r>
          </w:p>
          <w:p w14:paraId="40F1B77E" w14:textId="4F94D86E" w:rsidR="00255E71"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861797" w:rsidRPr="00C755D3" w14:paraId="200FDC50" w14:textId="77777777" w:rsidTr="00B86649">
        <w:tc>
          <w:tcPr>
            <w:tcW w:w="360" w:type="dxa"/>
          </w:tcPr>
          <w:p w14:paraId="01C0CD99" w14:textId="77777777" w:rsidR="00861797" w:rsidRPr="00BE068B" w:rsidRDefault="00861797" w:rsidP="00F85A49">
            <w:pPr>
              <w:spacing w:line="240" w:lineRule="auto"/>
              <w:rPr>
                <w:rFonts w:eastAsia="Calibri" w:cs="Times New Roman"/>
              </w:rPr>
            </w:pPr>
          </w:p>
        </w:tc>
        <w:tc>
          <w:tcPr>
            <w:tcW w:w="4254" w:type="dxa"/>
            <w:tcBorders>
              <w:right w:val="nil"/>
            </w:tcBorders>
          </w:tcPr>
          <w:p w14:paraId="5C9C07A0" w14:textId="066BCFC3" w:rsidR="00861797" w:rsidRDefault="00861797" w:rsidP="00F85A49">
            <w:pPr>
              <w:spacing w:line="240" w:lineRule="auto"/>
              <w:rPr>
                <w:bCs/>
              </w:rPr>
            </w:pPr>
            <w:r>
              <w:rPr>
                <w:bCs/>
              </w:rPr>
              <w:t xml:space="preserve">J.30 Are any leaders of this group women? </w:t>
            </w:r>
          </w:p>
        </w:tc>
        <w:tc>
          <w:tcPr>
            <w:tcW w:w="3594" w:type="dxa"/>
            <w:tcBorders>
              <w:left w:val="nil"/>
              <w:right w:val="single" w:sz="18" w:space="0" w:color="000000" w:themeColor="accent3"/>
            </w:tcBorders>
          </w:tcPr>
          <w:p w14:paraId="4268273D" w14:textId="77777777" w:rsidR="00DA3EA3" w:rsidRDefault="00DA3EA3" w:rsidP="00DA3EA3">
            <w:pPr>
              <w:pStyle w:val="NoSpacing"/>
            </w:pPr>
            <w:r>
              <w:t>0=No</w:t>
            </w:r>
          </w:p>
          <w:p w14:paraId="30B61AD7" w14:textId="77777777" w:rsidR="00DA3EA3" w:rsidRDefault="00DA3EA3" w:rsidP="00DA3EA3">
            <w:pPr>
              <w:pStyle w:val="NoSpacing"/>
            </w:pPr>
            <w:r>
              <w:t>1=Yes</w:t>
            </w:r>
          </w:p>
          <w:p w14:paraId="68DD62EF" w14:textId="55306F1D" w:rsidR="00861797"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0296B8E" w14:textId="2E6DCFC4" w:rsidR="00861797" w:rsidRPr="00881CA3" w:rsidRDefault="00DA3EA3" w:rsidP="00F85A49">
            <w:pPr>
              <w:pStyle w:val="NoSpacing"/>
              <w:rPr>
                <w:i/>
              </w:rPr>
            </w:pPr>
            <w:r w:rsidRPr="00881CA3">
              <w:rPr>
                <w:i/>
              </w:rPr>
              <w:t>(Code)</w:t>
            </w:r>
          </w:p>
        </w:tc>
      </w:tr>
      <w:tr w:rsidR="00255E71" w:rsidRPr="00C755D3" w14:paraId="49B9916E" w14:textId="77777777" w:rsidTr="00B86649">
        <w:tc>
          <w:tcPr>
            <w:tcW w:w="360" w:type="dxa"/>
          </w:tcPr>
          <w:p w14:paraId="7BDE36A1" w14:textId="77777777" w:rsidR="00255E71" w:rsidRPr="00BE068B" w:rsidRDefault="00255E71" w:rsidP="00F85A49">
            <w:pPr>
              <w:spacing w:line="240" w:lineRule="auto"/>
              <w:rPr>
                <w:rFonts w:eastAsia="Calibri" w:cs="Times New Roman"/>
              </w:rPr>
            </w:pPr>
          </w:p>
        </w:tc>
        <w:tc>
          <w:tcPr>
            <w:tcW w:w="4254" w:type="dxa"/>
            <w:tcBorders>
              <w:right w:val="nil"/>
            </w:tcBorders>
          </w:tcPr>
          <w:p w14:paraId="179AEF50" w14:textId="1606C2E8" w:rsidR="00255E71" w:rsidRDefault="00E66A21" w:rsidP="00F85A49">
            <w:pPr>
              <w:spacing w:line="240" w:lineRule="auto"/>
              <w:rPr>
                <w:bCs/>
              </w:rPr>
            </w:pPr>
            <w:r>
              <w:rPr>
                <w:bCs/>
              </w:rPr>
              <w:t>J3</w:t>
            </w:r>
            <w:r w:rsidR="00861797">
              <w:rPr>
                <w:bCs/>
              </w:rPr>
              <w:t>1</w:t>
            </w:r>
            <w:r w:rsidR="00A7613B">
              <w:rPr>
                <w:bCs/>
              </w:rPr>
              <w:t xml:space="preserve">. </w:t>
            </w:r>
            <w:r w:rsidR="00255E71" w:rsidRPr="00BE068B">
              <w:rPr>
                <w:bCs/>
              </w:rPr>
              <w:t>Are you a member</w:t>
            </w:r>
            <w:r w:rsidR="00666973">
              <w:rPr>
                <w:bCs/>
              </w:rPr>
              <w:t xml:space="preserve"> of this group</w:t>
            </w:r>
            <w:r w:rsidR="00255E71" w:rsidRPr="00BE068B">
              <w:rPr>
                <w:bCs/>
              </w:rPr>
              <w:t xml:space="preserve">? </w:t>
            </w:r>
          </w:p>
          <w:p w14:paraId="16E2BA46" w14:textId="2DDB80D8" w:rsidR="00D53B49" w:rsidRPr="00BE068B" w:rsidRDefault="00D53B49" w:rsidP="00F85A49">
            <w:pPr>
              <w:spacing w:line="240" w:lineRule="auto"/>
              <w:rPr>
                <w:bCs/>
              </w:rPr>
            </w:pPr>
            <w:r>
              <w:rPr>
                <w:bCs/>
              </w:rPr>
              <w:t>(</w:t>
            </w:r>
            <w:proofErr w:type="spellStart"/>
            <w:r>
              <w:rPr>
                <w:bCs/>
              </w:rPr>
              <w:t>resp_villorgmem</w:t>
            </w:r>
            <w:proofErr w:type="spellEnd"/>
            <w:r>
              <w:rPr>
                <w:bCs/>
              </w:rPr>
              <w:t>)</w:t>
            </w:r>
          </w:p>
        </w:tc>
        <w:tc>
          <w:tcPr>
            <w:tcW w:w="3594"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B86649">
        <w:tc>
          <w:tcPr>
            <w:tcW w:w="360" w:type="dxa"/>
          </w:tcPr>
          <w:p w14:paraId="6F0D0F63" w14:textId="77777777" w:rsidR="00255E71" w:rsidRPr="00BE068B" w:rsidRDefault="00255E71" w:rsidP="00F85A49">
            <w:pPr>
              <w:spacing w:line="240" w:lineRule="auto"/>
              <w:rPr>
                <w:rFonts w:eastAsia="Calibri" w:cs="Times New Roman"/>
              </w:rPr>
            </w:pPr>
          </w:p>
        </w:tc>
        <w:tc>
          <w:tcPr>
            <w:tcW w:w="4254" w:type="dxa"/>
            <w:tcBorders>
              <w:right w:val="nil"/>
            </w:tcBorders>
          </w:tcPr>
          <w:p w14:paraId="58EA9B76" w14:textId="0E3E49C8" w:rsidR="00255E71" w:rsidRDefault="00E66A21" w:rsidP="00F85A49">
            <w:pPr>
              <w:spacing w:line="240" w:lineRule="auto"/>
              <w:rPr>
                <w:bCs/>
              </w:rPr>
            </w:pPr>
            <w:r>
              <w:rPr>
                <w:bCs/>
              </w:rPr>
              <w:t>J3</w:t>
            </w:r>
            <w:r w:rsidR="00861797">
              <w:rPr>
                <w:bCs/>
              </w:rPr>
              <w:t>2.</w:t>
            </w:r>
            <w:r w:rsidR="00A7613B">
              <w:rPr>
                <w:bCs/>
              </w:rPr>
              <w:t xml:space="preserve">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p w14:paraId="63142E6A" w14:textId="3B5AD22A" w:rsidR="00D53B49" w:rsidRPr="00BE068B" w:rsidRDefault="00D53B49" w:rsidP="00F85A49">
            <w:pPr>
              <w:spacing w:line="240" w:lineRule="auto"/>
              <w:rPr>
                <w:bCs/>
              </w:rPr>
            </w:pPr>
            <w:r>
              <w:rPr>
                <w:bCs/>
              </w:rPr>
              <w:t>(</w:t>
            </w:r>
            <w:proofErr w:type="spellStart"/>
            <w:r>
              <w:rPr>
                <w:bCs/>
              </w:rPr>
              <w:t>mems_ownland</w:t>
            </w:r>
            <w:proofErr w:type="spellEnd"/>
            <w:r>
              <w:rPr>
                <w:bCs/>
              </w:rPr>
              <w:t>)</w:t>
            </w:r>
          </w:p>
        </w:tc>
        <w:tc>
          <w:tcPr>
            <w:tcW w:w="3594"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861797" w:rsidRPr="00C755D3" w14:paraId="5C0DAEA4" w14:textId="77777777" w:rsidTr="00B86649">
        <w:tc>
          <w:tcPr>
            <w:tcW w:w="360" w:type="dxa"/>
          </w:tcPr>
          <w:p w14:paraId="73086D02" w14:textId="77777777" w:rsidR="00861797" w:rsidRPr="00BE068B" w:rsidRDefault="00861797" w:rsidP="00F85A49">
            <w:pPr>
              <w:spacing w:line="240" w:lineRule="auto"/>
              <w:rPr>
                <w:rFonts w:eastAsia="Calibri" w:cs="Times New Roman"/>
              </w:rPr>
            </w:pPr>
          </w:p>
        </w:tc>
        <w:tc>
          <w:tcPr>
            <w:tcW w:w="4254" w:type="dxa"/>
            <w:tcBorders>
              <w:right w:val="nil"/>
            </w:tcBorders>
          </w:tcPr>
          <w:p w14:paraId="254AD872" w14:textId="6479E8E5" w:rsidR="00861797" w:rsidRDefault="00861797" w:rsidP="00F85A49">
            <w:pPr>
              <w:spacing w:line="240" w:lineRule="auto"/>
              <w:rPr>
                <w:bCs/>
              </w:rPr>
            </w:pPr>
            <w:r>
              <w:rPr>
                <w:bCs/>
              </w:rPr>
              <w:t xml:space="preserve">J.33 Are any members of this group women? </w:t>
            </w:r>
          </w:p>
        </w:tc>
        <w:tc>
          <w:tcPr>
            <w:tcW w:w="3594" w:type="dxa"/>
            <w:tcBorders>
              <w:left w:val="nil"/>
              <w:right w:val="single" w:sz="18" w:space="0" w:color="000000" w:themeColor="accent3"/>
            </w:tcBorders>
          </w:tcPr>
          <w:p w14:paraId="54A01B65" w14:textId="77777777" w:rsidR="00861797" w:rsidRPr="00CE532A" w:rsidRDefault="00861797" w:rsidP="00861797">
            <w:pPr>
              <w:pStyle w:val="NoSpacing"/>
            </w:pPr>
            <w:r w:rsidRPr="00CE532A">
              <w:t>0=No</w:t>
            </w:r>
          </w:p>
          <w:p w14:paraId="435E447D" w14:textId="1D47D619" w:rsidR="00861797" w:rsidRPr="00CE532A" w:rsidRDefault="00861797" w:rsidP="00861797">
            <w:pPr>
              <w:pStyle w:val="NoSpacing"/>
              <w:rPr>
                <w:sz w:val="20"/>
              </w:rPr>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76364C" w14:textId="4C3FCB10" w:rsidR="00861797" w:rsidRPr="00881CA3" w:rsidRDefault="00DA3EA3" w:rsidP="00F85A49">
            <w:pPr>
              <w:pStyle w:val="NoSpacing"/>
              <w:rPr>
                <w:i/>
              </w:rPr>
            </w:pPr>
            <w:r w:rsidRPr="00881CA3">
              <w:rPr>
                <w:i/>
              </w:rPr>
              <w:t>(Code)</w:t>
            </w:r>
          </w:p>
        </w:tc>
      </w:tr>
      <w:tr w:rsidR="00255E71" w:rsidRPr="00C755D3" w14:paraId="3861EA90" w14:textId="77777777" w:rsidTr="00B86649">
        <w:tc>
          <w:tcPr>
            <w:tcW w:w="360" w:type="dxa"/>
          </w:tcPr>
          <w:p w14:paraId="5D95F350" w14:textId="77777777" w:rsidR="00255E71" w:rsidRPr="00BE068B" w:rsidRDefault="00255E71" w:rsidP="00F85A49">
            <w:pPr>
              <w:spacing w:line="240" w:lineRule="auto"/>
              <w:rPr>
                <w:rFonts w:eastAsia="Calibri" w:cs="Times New Roman"/>
              </w:rPr>
            </w:pPr>
          </w:p>
        </w:tc>
        <w:tc>
          <w:tcPr>
            <w:tcW w:w="4254" w:type="dxa"/>
            <w:tcBorders>
              <w:right w:val="nil"/>
            </w:tcBorders>
          </w:tcPr>
          <w:p w14:paraId="263D55FF" w14:textId="06A12BF7" w:rsidR="00255E71" w:rsidRDefault="00E66A21" w:rsidP="00F85A49">
            <w:pPr>
              <w:spacing w:line="240" w:lineRule="auto"/>
              <w:rPr>
                <w:bCs/>
              </w:rPr>
            </w:pPr>
            <w:r>
              <w:rPr>
                <w:bCs/>
              </w:rPr>
              <w:t>J3</w:t>
            </w:r>
            <w:r w:rsidR="00861797">
              <w:rPr>
                <w:bCs/>
              </w:rPr>
              <w:t>4</w:t>
            </w:r>
            <w:r w:rsidR="00A7613B">
              <w:rPr>
                <w:bCs/>
              </w:rPr>
              <w:t xml:space="preserve">. </w:t>
            </w:r>
            <w:r w:rsidR="00255E71" w:rsidRPr="00BE068B">
              <w:rPr>
                <w:bCs/>
              </w:rPr>
              <w:t xml:space="preserve">How satisfied are you with how this village committee/institution is managing the local forest(s)? </w:t>
            </w:r>
          </w:p>
          <w:p w14:paraId="5CA422C5" w14:textId="4998AB21" w:rsidR="00D53B49" w:rsidRPr="00BE068B" w:rsidRDefault="00D53B49" w:rsidP="00F85A49">
            <w:pPr>
              <w:spacing w:line="240" w:lineRule="auto"/>
              <w:rPr>
                <w:bCs/>
              </w:rPr>
            </w:pPr>
            <w:r>
              <w:rPr>
                <w:bCs/>
              </w:rPr>
              <w:t>(</w:t>
            </w:r>
            <w:proofErr w:type="spellStart"/>
            <w:r>
              <w:rPr>
                <w:bCs/>
              </w:rPr>
              <w:t>satisfy_villorg</w:t>
            </w:r>
            <w:proofErr w:type="spellEnd"/>
            <w:r>
              <w:rPr>
                <w:bCs/>
              </w:rPr>
              <w:t>)</w:t>
            </w:r>
          </w:p>
        </w:tc>
        <w:tc>
          <w:tcPr>
            <w:tcW w:w="3594"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E66A21" w:rsidRPr="00C755D3" w14:paraId="4AD16C19" w14:textId="77777777" w:rsidTr="00B86649">
        <w:tc>
          <w:tcPr>
            <w:tcW w:w="360" w:type="dxa"/>
          </w:tcPr>
          <w:p w14:paraId="3E7A010F" w14:textId="77777777" w:rsidR="00E66A21" w:rsidRPr="00BE068B" w:rsidRDefault="00E66A21" w:rsidP="00F85A49">
            <w:pPr>
              <w:spacing w:line="240" w:lineRule="auto"/>
              <w:rPr>
                <w:rFonts w:eastAsia="Calibri" w:cs="Times New Roman"/>
              </w:rPr>
            </w:pPr>
          </w:p>
        </w:tc>
        <w:tc>
          <w:tcPr>
            <w:tcW w:w="4254" w:type="dxa"/>
            <w:tcBorders>
              <w:right w:val="nil"/>
            </w:tcBorders>
          </w:tcPr>
          <w:p w14:paraId="69878280" w14:textId="7CD95264" w:rsidR="00E66A21" w:rsidRPr="00DA2B8F" w:rsidRDefault="00E66A21" w:rsidP="00F85A49">
            <w:pPr>
              <w:spacing w:line="240" w:lineRule="auto"/>
              <w:rPr>
                <w:rFonts w:asciiTheme="majorHAnsi" w:hAnsiTheme="majorHAnsi"/>
                <w:bCs/>
              </w:rPr>
            </w:pPr>
            <w:r w:rsidRPr="00DA2B8F">
              <w:rPr>
                <w:rFonts w:asciiTheme="majorHAnsi" w:hAnsiTheme="majorHAnsi"/>
                <w:color w:val="000000"/>
              </w:rPr>
              <w:t>J.3</w:t>
            </w:r>
            <w:r w:rsidR="00861797">
              <w:rPr>
                <w:rFonts w:asciiTheme="majorHAnsi" w:hAnsiTheme="majorHAnsi"/>
                <w:color w:val="000000"/>
              </w:rPr>
              <w:t>5</w:t>
            </w:r>
            <w:r w:rsidRPr="00DA2B8F">
              <w:rPr>
                <w:rFonts w:asciiTheme="majorHAnsi" w:hAnsiTheme="majorHAnsi"/>
                <w:color w:val="000000"/>
              </w:rPr>
              <w:t xml:space="preserve"> Does this village committee/institution collect fees or fines for forest use?</w:t>
            </w:r>
          </w:p>
        </w:tc>
        <w:tc>
          <w:tcPr>
            <w:tcW w:w="3594" w:type="dxa"/>
            <w:tcBorders>
              <w:left w:val="nil"/>
              <w:right w:val="single" w:sz="18" w:space="0" w:color="000000" w:themeColor="accent3"/>
            </w:tcBorders>
          </w:tcPr>
          <w:p w14:paraId="21E16719" w14:textId="77777777" w:rsidR="00C827CB" w:rsidRPr="00C827CB" w:rsidRDefault="00C827CB" w:rsidP="00C827CB">
            <w:pPr>
              <w:pStyle w:val="NoSpacing"/>
              <w:rPr>
                <w:sz w:val="20"/>
              </w:rPr>
            </w:pPr>
            <w:r w:rsidRPr="00C827CB">
              <w:rPr>
                <w:sz w:val="20"/>
              </w:rPr>
              <w:t>0=No</w:t>
            </w:r>
          </w:p>
          <w:p w14:paraId="5F3CFA8E" w14:textId="77777777" w:rsidR="00C827CB" w:rsidRPr="00C827CB" w:rsidRDefault="00C827CB" w:rsidP="00C827CB">
            <w:pPr>
              <w:pStyle w:val="NoSpacing"/>
              <w:rPr>
                <w:sz w:val="20"/>
              </w:rPr>
            </w:pPr>
            <w:r w:rsidRPr="00C827CB">
              <w:rPr>
                <w:sz w:val="20"/>
              </w:rPr>
              <w:t>1=Yes</w:t>
            </w:r>
          </w:p>
          <w:p w14:paraId="0EA6517A" w14:textId="218A6C43" w:rsidR="00E66A21" w:rsidRPr="00CE532A" w:rsidRDefault="00C827CB" w:rsidP="00F85A49">
            <w:pPr>
              <w:pStyle w:val="NoSpacing"/>
              <w:rPr>
                <w:sz w:val="20"/>
              </w:rPr>
            </w:pPr>
            <w:r w:rsidRPr="00C827CB">
              <w:rPr>
                <w:sz w:val="20"/>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907B28" w14:textId="3075133B" w:rsidR="00E66A21" w:rsidRPr="00881CA3" w:rsidRDefault="00DA3EA3" w:rsidP="00F85A49">
            <w:pPr>
              <w:pStyle w:val="NoSpacing"/>
              <w:rPr>
                <w:i/>
              </w:rPr>
            </w:pPr>
            <w:r w:rsidRPr="00881CA3">
              <w:rPr>
                <w:i/>
              </w:rPr>
              <w:t>(Code)</w:t>
            </w:r>
          </w:p>
        </w:tc>
      </w:tr>
      <w:tr w:rsidR="00C827CB" w:rsidRPr="00C755D3" w14:paraId="3293BB99" w14:textId="77777777" w:rsidTr="00B86649">
        <w:tc>
          <w:tcPr>
            <w:tcW w:w="360" w:type="dxa"/>
          </w:tcPr>
          <w:p w14:paraId="1F7079AB" w14:textId="77777777" w:rsidR="00C827CB" w:rsidRPr="00BE068B" w:rsidRDefault="00C827CB" w:rsidP="00F85A49">
            <w:pPr>
              <w:spacing w:line="240" w:lineRule="auto"/>
              <w:rPr>
                <w:rFonts w:eastAsia="Calibri" w:cs="Times New Roman"/>
              </w:rPr>
            </w:pPr>
          </w:p>
        </w:tc>
        <w:tc>
          <w:tcPr>
            <w:tcW w:w="4254" w:type="dxa"/>
            <w:tcBorders>
              <w:right w:val="nil"/>
            </w:tcBorders>
          </w:tcPr>
          <w:p w14:paraId="00E9FB2A" w14:textId="5C41A8F4" w:rsidR="00C827CB" w:rsidRDefault="00C827CB" w:rsidP="00F85A49">
            <w:pPr>
              <w:spacing w:line="240" w:lineRule="auto"/>
              <w:rPr>
                <w:bCs/>
              </w:rPr>
            </w:pPr>
            <w:r>
              <w:rPr>
                <w:bCs/>
              </w:rPr>
              <w:t>J3</w:t>
            </w:r>
            <w:r w:rsidR="00E960F6">
              <w:rPr>
                <w:bCs/>
              </w:rPr>
              <w:t>6</w:t>
            </w:r>
            <w:r>
              <w:rPr>
                <w:bCs/>
              </w:rPr>
              <w:t xml:space="preserve">. </w:t>
            </w:r>
            <w:r w:rsidRPr="00BE068B">
              <w:rPr>
                <w:bCs/>
              </w:rPr>
              <w:t xml:space="preserve">How satisfied are you with the </w:t>
            </w:r>
            <w:r>
              <w:rPr>
                <w:bCs/>
              </w:rPr>
              <w:t>village</w:t>
            </w:r>
            <w:r w:rsidRPr="00BE068B">
              <w:rPr>
                <w:bCs/>
              </w:rPr>
              <w:t>- or co- forest management rules in your village?</w:t>
            </w:r>
          </w:p>
          <w:p w14:paraId="38F8696B" w14:textId="7FFE9D7D" w:rsidR="00C827CB" w:rsidRPr="00BE068B" w:rsidRDefault="00C827CB" w:rsidP="00F85A49">
            <w:pPr>
              <w:spacing w:line="240" w:lineRule="auto"/>
              <w:rPr>
                <w:bCs/>
              </w:rPr>
            </w:pPr>
            <w:r>
              <w:rPr>
                <w:bCs/>
              </w:rPr>
              <w:t>(</w:t>
            </w:r>
            <w:proofErr w:type="spellStart"/>
            <w:r>
              <w:rPr>
                <w:bCs/>
              </w:rPr>
              <w:t>satisfy_villorgrules</w:t>
            </w:r>
            <w:proofErr w:type="spellEnd"/>
            <w:r>
              <w:rPr>
                <w:bCs/>
              </w:rPr>
              <w:t>)</w:t>
            </w:r>
          </w:p>
        </w:tc>
        <w:tc>
          <w:tcPr>
            <w:tcW w:w="3594" w:type="dxa"/>
            <w:tcBorders>
              <w:left w:val="nil"/>
              <w:right w:val="single" w:sz="18" w:space="0" w:color="000000" w:themeColor="accent3"/>
            </w:tcBorders>
          </w:tcPr>
          <w:p w14:paraId="2CF0EE9C" w14:textId="77777777" w:rsidR="00C827CB" w:rsidRPr="00CE532A" w:rsidRDefault="00C827CB" w:rsidP="00F85A49">
            <w:pPr>
              <w:pStyle w:val="NoSpacing"/>
              <w:rPr>
                <w:sz w:val="20"/>
              </w:rPr>
            </w:pPr>
            <w:r w:rsidRPr="00CE532A">
              <w:rPr>
                <w:sz w:val="20"/>
              </w:rPr>
              <w:t>1=Very satisfied</w:t>
            </w:r>
          </w:p>
          <w:p w14:paraId="31FEAE1D" w14:textId="77777777" w:rsidR="00C827CB" w:rsidRPr="00CE532A" w:rsidRDefault="00C827CB" w:rsidP="00F85A49">
            <w:pPr>
              <w:pStyle w:val="NoSpacing"/>
              <w:rPr>
                <w:sz w:val="20"/>
              </w:rPr>
            </w:pPr>
            <w:r w:rsidRPr="00CE532A">
              <w:rPr>
                <w:sz w:val="20"/>
              </w:rPr>
              <w:t>2=Satisfied</w:t>
            </w:r>
          </w:p>
          <w:p w14:paraId="126A6767" w14:textId="77777777" w:rsidR="00C827CB" w:rsidRPr="00CE532A" w:rsidRDefault="00C827CB" w:rsidP="00F85A49">
            <w:pPr>
              <w:pStyle w:val="NoSpacing"/>
              <w:rPr>
                <w:sz w:val="20"/>
              </w:rPr>
            </w:pPr>
            <w:r w:rsidRPr="00CE532A">
              <w:rPr>
                <w:sz w:val="20"/>
              </w:rPr>
              <w:t>3=Neutral</w:t>
            </w:r>
          </w:p>
          <w:p w14:paraId="170D9E3B" w14:textId="77777777" w:rsidR="00C827CB" w:rsidRPr="00CE532A" w:rsidRDefault="00C827CB" w:rsidP="00F85A49">
            <w:pPr>
              <w:pStyle w:val="NoSpacing"/>
              <w:rPr>
                <w:sz w:val="20"/>
              </w:rPr>
            </w:pPr>
            <w:r w:rsidRPr="00CE532A">
              <w:rPr>
                <w:sz w:val="20"/>
              </w:rPr>
              <w:lastRenderedPageBreak/>
              <w:t>4=Dissatisfied</w:t>
            </w:r>
          </w:p>
          <w:p w14:paraId="007BFFAD" w14:textId="77777777" w:rsidR="00C827CB" w:rsidRPr="00CE532A" w:rsidRDefault="00C827CB" w:rsidP="00F85A49">
            <w:pPr>
              <w:pStyle w:val="NoSpacing"/>
              <w:rPr>
                <w:sz w:val="20"/>
              </w:rPr>
            </w:pPr>
            <w:r w:rsidRPr="00CE532A">
              <w:rPr>
                <w:sz w:val="20"/>
              </w:rPr>
              <w:t>5=Very dissatisfied</w:t>
            </w:r>
          </w:p>
          <w:p w14:paraId="300C32D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C827CB" w:rsidRPr="00881CA3" w:rsidRDefault="00C827CB" w:rsidP="00F85A49">
            <w:pPr>
              <w:pStyle w:val="NoSpacing"/>
              <w:rPr>
                <w:i/>
              </w:rPr>
            </w:pPr>
            <w:r w:rsidRPr="00881CA3">
              <w:rPr>
                <w:i/>
              </w:rPr>
              <w:lastRenderedPageBreak/>
              <w:t>(Code)</w:t>
            </w:r>
          </w:p>
        </w:tc>
      </w:tr>
      <w:tr w:rsidR="00C827CB" w:rsidRPr="00C755D3" w14:paraId="67442CBC" w14:textId="77777777" w:rsidTr="00B86649">
        <w:tc>
          <w:tcPr>
            <w:tcW w:w="360" w:type="dxa"/>
          </w:tcPr>
          <w:p w14:paraId="6890B3CC" w14:textId="77777777" w:rsidR="00C827CB" w:rsidRPr="00BE068B" w:rsidRDefault="00C827CB" w:rsidP="00F85A49">
            <w:pPr>
              <w:spacing w:line="240" w:lineRule="auto"/>
              <w:rPr>
                <w:rFonts w:eastAsia="Calibri" w:cs="Times New Roman"/>
              </w:rPr>
            </w:pPr>
          </w:p>
        </w:tc>
        <w:tc>
          <w:tcPr>
            <w:tcW w:w="4254" w:type="dxa"/>
            <w:tcBorders>
              <w:right w:val="nil"/>
            </w:tcBorders>
          </w:tcPr>
          <w:p w14:paraId="65ECC971" w14:textId="76264543" w:rsidR="00C827CB" w:rsidRDefault="00C827CB" w:rsidP="00F85A49">
            <w:pPr>
              <w:spacing w:line="240" w:lineRule="auto"/>
              <w:rPr>
                <w:bCs/>
              </w:rPr>
            </w:pPr>
            <w:r>
              <w:rPr>
                <w:bCs/>
              </w:rPr>
              <w:t>J3</w:t>
            </w:r>
            <w:r w:rsidR="00E960F6">
              <w:rPr>
                <w:bCs/>
              </w:rPr>
              <w:t>7</w:t>
            </w:r>
            <w:r>
              <w:rPr>
                <w:bCs/>
              </w:rPr>
              <w:t xml:space="preserve"> How well </w:t>
            </w:r>
            <w:r w:rsidRPr="00BE068B">
              <w:rPr>
                <w:bCs/>
              </w:rPr>
              <w:t>are</w:t>
            </w:r>
            <w:r>
              <w:rPr>
                <w:bCs/>
              </w:rPr>
              <w:t xml:space="preserve"> village</w:t>
            </w:r>
            <w:r w:rsidRPr="00BE068B">
              <w:rPr>
                <w:bCs/>
              </w:rPr>
              <w:t>- or co- forest management rules</w:t>
            </w:r>
            <w:r>
              <w:rPr>
                <w:bCs/>
              </w:rPr>
              <w:t xml:space="preserve"> enforced</w:t>
            </w:r>
            <w:r w:rsidRPr="00BE068B">
              <w:rPr>
                <w:bCs/>
              </w:rPr>
              <w:t xml:space="preserve"> in your village?</w:t>
            </w:r>
          </w:p>
          <w:p w14:paraId="124E8370" w14:textId="0C23CE49" w:rsidR="00C827CB" w:rsidRPr="00BE068B" w:rsidRDefault="00C827CB" w:rsidP="00F85A49">
            <w:pPr>
              <w:spacing w:line="240" w:lineRule="auto"/>
              <w:rPr>
                <w:bCs/>
              </w:rPr>
            </w:pPr>
            <w:r>
              <w:rPr>
                <w:bCs/>
              </w:rPr>
              <w:t>(</w:t>
            </w:r>
            <w:proofErr w:type="spellStart"/>
            <w:r>
              <w:rPr>
                <w:bCs/>
              </w:rPr>
              <w:t>satisfy_villorgenforce</w:t>
            </w:r>
            <w:proofErr w:type="spellEnd"/>
            <w:r>
              <w:rPr>
                <w:bCs/>
              </w:rPr>
              <w:t>)</w:t>
            </w:r>
          </w:p>
        </w:tc>
        <w:tc>
          <w:tcPr>
            <w:tcW w:w="3594" w:type="dxa"/>
            <w:tcBorders>
              <w:left w:val="nil"/>
              <w:right w:val="single" w:sz="18" w:space="0" w:color="000000" w:themeColor="accent3"/>
            </w:tcBorders>
          </w:tcPr>
          <w:p w14:paraId="6915097F" w14:textId="77777777" w:rsidR="00C827CB" w:rsidRPr="00CE532A" w:rsidRDefault="00C827CB" w:rsidP="00F85A49">
            <w:pPr>
              <w:pStyle w:val="NoSpacing"/>
              <w:rPr>
                <w:sz w:val="20"/>
              </w:rPr>
            </w:pPr>
            <w:r w:rsidRPr="00CE532A">
              <w:rPr>
                <w:sz w:val="20"/>
              </w:rPr>
              <w:t xml:space="preserve">1=Very strong enforcement (violators are always punished) </w:t>
            </w:r>
          </w:p>
          <w:p w14:paraId="671A349C" w14:textId="77777777" w:rsidR="00C827CB" w:rsidRPr="00CE532A" w:rsidRDefault="00C827CB" w:rsidP="00F85A49">
            <w:pPr>
              <w:pStyle w:val="NoSpacing"/>
              <w:rPr>
                <w:sz w:val="20"/>
              </w:rPr>
            </w:pPr>
            <w:r w:rsidRPr="00CE532A">
              <w:rPr>
                <w:sz w:val="20"/>
              </w:rPr>
              <w:t>2=Strong enforcement (violators are usually punished)</w:t>
            </w:r>
          </w:p>
          <w:p w14:paraId="73613EF4" w14:textId="77777777" w:rsidR="00C827CB" w:rsidRPr="00CE532A" w:rsidRDefault="00C827CB" w:rsidP="00F85A49">
            <w:pPr>
              <w:pStyle w:val="NoSpacing"/>
              <w:rPr>
                <w:sz w:val="20"/>
              </w:rPr>
            </w:pPr>
            <w:r w:rsidRPr="00CE532A">
              <w:rPr>
                <w:sz w:val="20"/>
              </w:rPr>
              <w:t>3=Sometimes strong/sometimes weak (sometimes violators are punished)</w:t>
            </w:r>
          </w:p>
          <w:p w14:paraId="74B90143" w14:textId="77777777" w:rsidR="00C827CB" w:rsidRPr="00CE532A" w:rsidRDefault="00C827CB" w:rsidP="00F85A49">
            <w:pPr>
              <w:pStyle w:val="NoSpacing"/>
              <w:rPr>
                <w:sz w:val="20"/>
              </w:rPr>
            </w:pPr>
            <w:r w:rsidRPr="00CE532A">
              <w:rPr>
                <w:sz w:val="20"/>
              </w:rPr>
              <w:t>4=Weak enforcement (violators are rarely punished)</w:t>
            </w:r>
          </w:p>
          <w:p w14:paraId="78725375" w14:textId="77777777" w:rsidR="00C827CB" w:rsidRPr="00CE532A" w:rsidRDefault="00C827CB" w:rsidP="00F85A49">
            <w:pPr>
              <w:pStyle w:val="NoSpacing"/>
              <w:rPr>
                <w:sz w:val="20"/>
              </w:rPr>
            </w:pPr>
            <w:r w:rsidRPr="00CE532A">
              <w:rPr>
                <w:sz w:val="20"/>
              </w:rPr>
              <w:t>5=Very weak enforcement (Violators are never punished)</w:t>
            </w:r>
          </w:p>
          <w:p w14:paraId="54F8B3E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C827CB" w:rsidRPr="00881CA3" w:rsidRDefault="00C827CB" w:rsidP="00F85A49">
            <w:pPr>
              <w:pStyle w:val="NoSpacing"/>
              <w:rPr>
                <w:i/>
              </w:rPr>
            </w:pPr>
            <w:r w:rsidRPr="00881CA3">
              <w:rPr>
                <w:i/>
              </w:rPr>
              <w:t>(Code)</w:t>
            </w:r>
          </w:p>
        </w:tc>
      </w:tr>
      <w:tr w:rsidR="00DA3EA3" w:rsidRPr="00C755D3" w14:paraId="247ABAA0" w14:textId="77777777" w:rsidTr="00B86649">
        <w:tc>
          <w:tcPr>
            <w:tcW w:w="360" w:type="dxa"/>
          </w:tcPr>
          <w:p w14:paraId="3D750762" w14:textId="77777777" w:rsidR="00DA3EA3" w:rsidRPr="00BE068B" w:rsidRDefault="00DA3EA3" w:rsidP="00F85A49">
            <w:pPr>
              <w:spacing w:line="240" w:lineRule="auto"/>
              <w:rPr>
                <w:w w:val="105"/>
              </w:rPr>
            </w:pPr>
          </w:p>
        </w:tc>
        <w:tc>
          <w:tcPr>
            <w:tcW w:w="4254" w:type="dxa"/>
            <w:tcBorders>
              <w:right w:val="nil"/>
            </w:tcBorders>
          </w:tcPr>
          <w:p w14:paraId="757942F0" w14:textId="0E3B00BA" w:rsidR="00DA3EA3" w:rsidRDefault="00E960F6" w:rsidP="003B1C99">
            <w:pPr>
              <w:spacing w:line="240" w:lineRule="auto"/>
              <w:rPr>
                <w:bCs/>
              </w:rPr>
            </w:pPr>
            <w:r>
              <w:rPr>
                <w:bCs/>
              </w:rPr>
              <w:t>J38</w:t>
            </w:r>
            <w:r w:rsidR="00DA3EA3">
              <w:rPr>
                <w:bCs/>
              </w:rPr>
              <w:t>. My</w:t>
            </w:r>
            <w:r w:rsidR="00DA3EA3" w:rsidRPr="00BE068B">
              <w:rPr>
                <w:bCs/>
              </w:rPr>
              <w:t xml:space="preserve"> household has good information about how forest management revenues and expenditures are handled by the committee/institution in </w:t>
            </w:r>
            <w:r w:rsidR="00DA3EA3">
              <w:rPr>
                <w:bCs/>
              </w:rPr>
              <w:t>my village</w:t>
            </w:r>
          </w:p>
          <w:p w14:paraId="4DA90155" w14:textId="4809EC98" w:rsidR="00DA3EA3" w:rsidRPr="00BE068B" w:rsidRDefault="00DA3EA3" w:rsidP="00F85A49">
            <w:pPr>
              <w:spacing w:line="240" w:lineRule="auto"/>
            </w:pPr>
            <w:r>
              <w:rPr>
                <w:bCs/>
              </w:rPr>
              <w:t>(</w:t>
            </w:r>
            <w:proofErr w:type="spellStart"/>
            <w:r>
              <w:rPr>
                <w:bCs/>
              </w:rPr>
              <w:t>hhinform_revexp</w:t>
            </w:r>
            <w:proofErr w:type="spellEnd"/>
            <w:r>
              <w:rPr>
                <w:bCs/>
              </w:rPr>
              <w:t>)</w:t>
            </w:r>
          </w:p>
        </w:tc>
        <w:tc>
          <w:tcPr>
            <w:tcW w:w="3594" w:type="dxa"/>
            <w:tcBorders>
              <w:left w:val="nil"/>
              <w:right w:val="single" w:sz="18" w:space="0" w:color="000000" w:themeColor="accent3"/>
            </w:tcBorders>
          </w:tcPr>
          <w:p w14:paraId="3FC6635A" w14:textId="77777777" w:rsidR="00DA3EA3" w:rsidRPr="00CE532A" w:rsidRDefault="00DA3EA3" w:rsidP="003B1C99">
            <w:pPr>
              <w:pStyle w:val="NoSpacing"/>
              <w:rPr>
                <w:sz w:val="20"/>
              </w:rPr>
            </w:pPr>
            <w:r w:rsidRPr="00CE532A">
              <w:rPr>
                <w:sz w:val="20"/>
              </w:rPr>
              <w:t>1=Strongly agree</w:t>
            </w:r>
          </w:p>
          <w:p w14:paraId="38DE4F42" w14:textId="77777777" w:rsidR="00DA3EA3" w:rsidRPr="00CE532A" w:rsidRDefault="00DA3EA3" w:rsidP="003B1C99">
            <w:pPr>
              <w:pStyle w:val="NoSpacing"/>
              <w:rPr>
                <w:sz w:val="20"/>
              </w:rPr>
            </w:pPr>
            <w:r w:rsidRPr="00CE532A">
              <w:rPr>
                <w:sz w:val="20"/>
              </w:rPr>
              <w:t>2=Agree</w:t>
            </w:r>
          </w:p>
          <w:p w14:paraId="43936F78" w14:textId="77777777" w:rsidR="00DA3EA3" w:rsidRPr="00CE532A" w:rsidRDefault="00DA3EA3" w:rsidP="003B1C99">
            <w:pPr>
              <w:pStyle w:val="NoSpacing"/>
              <w:rPr>
                <w:sz w:val="20"/>
              </w:rPr>
            </w:pPr>
            <w:r w:rsidRPr="00CE532A">
              <w:rPr>
                <w:sz w:val="20"/>
              </w:rPr>
              <w:t>3=Neither agree nor disagree</w:t>
            </w:r>
          </w:p>
          <w:p w14:paraId="0A2815EE" w14:textId="77777777" w:rsidR="00DA3EA3" w:rsidRPr="00CE532A" w:rsidRDefault="00DA3EA3" w:rsidP="003B1C99">
            <w:pPr>
              <w:pStyle w:val="NoSpacing"/>
              <w:rPr>
                <w:sz w:val="20"/>
              </w:rPr>
            </w:pPr>
            <w:r w:rsidRPr="00CE532A">
              <w:rPr>
                <w:sz w:val="20"/>
              </w:rPr>
              <w:t>4=Disagree</w:t>
            </w:r>
          </w:p>
          <w:p w14:paraId="3EDDFBF1" w14:textId="77777777" w:rsidR="00DA3EA3" w:rsidRPr="00CE532A" w:rsidRDefault="00DA3EA3" w:rsidP="003B1C99">
            <w:pPr>
              <w:pStyle w:val="NoSpacing"/>
              <w:rPr>
                <w:sz w:val="20"/>
              </w:rPr>
            </w:pPr>
            <w:r w:rsidRPr="00CE532A">
              <w:rPr>
                <w:sz w:val="20"/>
              </w:rPr>
              <w:t>5=Strongly disagree</w:t>
            </w:r>
          </w:p>
          <w:p w14:paraId="65171408" w14:textId="77777777" w:rsidR="00DA3EA3" w:rsidRPr="00CE532A" w:rsidRDefault="00DA3EA3" w:rsidP="003B1C99">
            <w:pPr>
              <w:pStyle w:val="NoSpacing"/>
              <w:rPr>
                <w:sz w:val="20"/>
              </w:rPr>
            </w:pPr>
            <w:r w:rsidRPr="00CE532A">
              <w:rPr>
                <w:sz w:val="20"/>
              </w:rPr>
              <w:t>888=Don't know</w:t>
            </w:r>
          </w:p>
          <w:p w14:paraId="73007A48" w14:textId="41685BAF"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5B922E2D" w:rsidR="00DA3EA3" w:rsidRPr="00881CA3" w:rsidRDefault="00DA3EA3" w:rsidP="00F85A49">
            <w:pPr>
              <w:pStyle w:val="NoSpacing"/>
              <w:rPr>
                <w:i/>
              </w:rPr>
            </w:pPr>
            <w:r w:rsidRPr="00881CA3">
              <w:rPr>
                <w:i/>
              </w:rPr>
              <w:t>(Code)</w:t>
            </w:r>
          </w:p>
        </w:tc>
      </w:tr>
      <w:tr w:rsidR="00DA3EA3" w:rsidRPr="00C755D3" w14:paraId="578BC896" w14:textId="77777777" w:rsidTr="00B86649">
        <w:tc>
          <w:tcPr>
            <w:tcW w:w="360" w:type="dxa"/>
          </w:tcPr>
          <w:p w14:paraId="135647B2" w14:textId="77777777" w:rsidR="00DA3EA3" w:rsidRPr="00BE068B" w:rsidRDefault="00DA3EA3" w:rsidP="00F85A49">
            <w:pPr>
              <w:spacing w:line="240" w:lineRule="auto"/>
              <w:rPr>
                <w:w w:val="105"/>
              </w:rPr>
            </w:pPr>
          </w:p>
        </w:tc>
        <w:tc>
          <w:tcPr>
            <w:tcW w:w="4254" w:type="dxa"/>
            <w:tcBorders>
              <w:right w:val="nil"/>
            </w:tcBorders>
          </w:tcPr>
          <w:p w14:paraId="28742966" w14:textId="61CC7CB7" w:rsidR="00DA3EA3" w:rsidRDefault="00DA3EA3" w:rsidP="00F85A49">
            <w:pPr>
              <w:spacing w:line="240" w:lineRule="auto"/>
              <w:rPr>
                <w:bCs/>
              </w:rPr>
            </w:pPr>
            <w:r>
              <w:rPr>
                <w:bCs/>
              </w:rPr>
              <w:t>J39. My</w:t>
            </w:r>
            <w:r w:rsidRPr="00BE068B">
              <w:rPr>
                <w:bCs/>
              </w:rPr>
              <w:t xml:space="preserve"> household has sufficient knowledge about forest management to participate in developing forest management rules to guide </w:t>
            </w:r>
            <w:r>
              <w:rPr>
                <w:bCs/>
              </w:rPr>
              <w:t>village</w:t>
            </w:r>
            <w:r w:rsidRPr="00BE068B">
              <w:rPr>
                <w:bCs/>
              </w:rPr>
              <w:t>- or co- forest management</w:t>
            </w:r>
            <w:r>
              <w:rPr>
                <w:bCs/>
              </w:rPr>
              <w:t xml:space="preserve"> in my village</w:t>
            </w:r>
          </w:p>
          <w:p w14:paraId="70093AA6" w14:textId="10B28E5C" w:rsidR="00DA3EA3" w:rsidRPr="00BE068B" w:rsidRDefault="00DA3EA3" w:rsidP="00F85A49">
            <w:pPr>
              <w:spacing w:line="240" w:lineRule="auto"/>
            </w:pPr>
            <w:r>
              <w:rPr>
                <w:bCs/>
              </w:rPr>
              <w:t>(</w:t>
            </w:r>
            <w:proofErr w:type="spellStart"/>
            <w:r>
              <w:rPr>
                <w:bCs/>
              </w:rPr>
              <w:t>hhinform_devrules</w:t>
            </w:r>
            <w:proofErr w:type="spellEnd"/>
            <w:r>
              <w:rPr>
                <w:bCs/>
              </w:rPr>
              <w:t>)</w:t>
            </w:r>
          </w:p>
        </w:tc>
        <w:tc>
          <w:tcPr>
            <w:tcW w:w="3594" w:type="dxa"/>
            <w:tcBorders>
              <w:left w:val="nil"/>
              <w:right w:val="single" w:sz="18" w:space="0" w:color="000000" w:themeColor="accent3"/>
            </w:tcBorders>
          </w:tcPr>
          <w:p w14:paraId="2D1BDAFB" w14:textId="77777777" w:rsidR="00DA3EA3" w:rsidRPr="00CE532A" w:rsidRDefault="00DA3EA3" w:rsidP="00F85A49">
            <w:pPr>
              <w:pStyle w:val="NoSpacing"/>
              <w:rPr>
                <w:sz w:val="20"/>
              </w:rPr>
            </w:pPr>
            <w:r w:rsidRPr="00CE532A">
              <w:rPr>
                <w:sz w:val="20"/>
              </w:rPr>
              <w:t>1=Strongly agree</w:t>
            </w:r>
          </w:p>
          <w:p w14:paraId="20AC9F95" w14:textId="77777777" w:rsidR="00DA3EA3" w:rsidRPr="00CE532A" w:rsidRDefault="00DA3EA3" w:rsidP="00F85A49">
            <w:pPr>
              <w:pStyle w:val="NoSpacing"/>
              <w:rPr>
                <w:sz w:val="20"/>
              </w:rPr>
            </w:pPr>
            <w:r w:rsidRPr="00CE532A">
              <w:rPr>
                <w:sz w:val="20"/>
              </w:rPr>
              <w:t>2=Agree</w:t>
            </w:r>
          </w:p>
          <w:p w14:paraId="1972ED26" w14:textId="77777777" w:rsidR="00DA3EA3" w:rsidRPr="00CE532A" w:rsidRDefault="00DA3EA3" w:rsidP="00F85A49">
            <w:pPr>
              <w:pStyle w:val="NoSpacing"/>
              <w:rPr>
                <w:sz w:val="20"/>
              </w:rPr>
            </w:pPr>
            <w:r w:rsidRPr="00CE532A">
              <w:rPr>
                <w:sz w:val="20"/>
              </w:rPr>
              <w:t>3=Neither agree nor disagree</w:t>
            </w:r>
          </w:p>
          <w:p w14:paraId="6900925C" w14:textId="77777777" w:rsidR="00DA3EA3" w:rsidRPr="00CE532A" w:rsidRDefault="00DA3EA3" w:rsidP="00F85A49">
            <w:pPr>
              <w:pStyle w:val="NoSpacing"/>
              <w:rPr>
                <w:sz w:val="20"/>
              </w:rPr>
            </w:pPr>
            <w:r w:rsidRPr="00CE532A">
              <w:rPr>
                <w:sz w:val="20"/>
              </w:rPr>
              <w:t>4=Disagree</w:t>
            </w:r>
          </w:p>
          <w:p w14:paraId="55FBBF2B" w14:textId="77777777" w:rsidR="00DA3EA3" w:rsidRPr="00CE532A" w:rsidRDefault="00DA3EA3" w:rsidP="00F85A49">
            <w:pPr>
              <w:pStyle w:val="NoSpacing"/>
              <w:rPr>
                <w:sz w:val="20"/>
              </w:rPr>
            </w:pPr>
            <w:r w:rsidRPr="00CE532A">
              <w:rPr>
                <w:sz w:val="20"/>
              </w:rPr>
              <w:t>5=Strongly disagree</w:t>
            </w:r>
          </w:p>
          <w:p w14:paraId="35E1B61B" w14:textId="77777777" w:rsidR="00DA3EA3" w:rsidRPr="00CE532A" w:rsidRDefault="00DA3EA3" w:rsidP="00F85A49">
            <w:pPr>
              <w:pStyle w:val="NoSpacing"/>
              <w:rPr>
                <w:sz w:val="20"/>
              </w:rPr>
            </w:pPr>
            <w:r w:rsidRPr="00CE532A">
              <w:rPr>
                <w:sz w:val="20"/>
              </w:rPr>
              <w:t>888=Don't know</w:t>
            </w:r>
          </w:p>
          <w:p w14:paraId="2F13E959" w14:textId="77777777"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DA3EA3" w:rsidRPr="00881CA3" w:rsidRDefault="00DA3EA3" w:rsidP="00F85A49">
            <w:pPr>
              <w:pStyle w:val="NoSpacing"/>
              <w:rPr>
                <w:i/>
              </w:rPr>
            </w:pPr>
            <w:r w:rsidRPr="00881CA3">
              <w:rPr>
                <w:i/>
              </w:rPr>
              <w:t>(Code)</w:t>
            </w:r>
          </w:p>
        </w:tc>
      </w:tr>
    </w:tbl>
    <w:p w14:paraId="289B06AC" w14:textId="4669597C"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FARMLAND QUESTIONS</w:t>
      </w:r>
    </w:p>
    <w:p w14:paraId="5E5BC8B4" w14:textId="298C9F5F" w:rsidR="003C223A" w:rsidRPr="00856A82" w:rsidRDefault="00856A82" w:rsidP="00F85A49">
      <w:pPr>
        <w:pStyle w:val="NoSpacing"/>
      </w:pPr>
      <w:r w:rsidRPr="00856A82">
        <w:t>Now I would like to ask about the FARMLAND that your household used during the 201</w:t>
      </w:r>
      <w:r w:rsidR="00CD44D6">
        <w:t>4</w:t>
      </w:r>
      <w:r w:rsidRPr="00856A82">
        <w:t>/201</w:t>
      </w:r>
      <w:r w:rsidR="00CD44D6">
        <w:t>5</w:t>
      </w:r>
      <w:r w:rsidRPr="00856A82">
        <w:t xml:space="preserve">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12"/>
        <w:gridCol w:w="180"/>
        <w:gridCol w:w="24"/>
        <w:gridCol w:w="2766"/>
        <w:gridCol w:w="24"/>
        <w:gridCol w:w="1170"/>
      </w:tblGrid>
      <w:tr w:rsidR="008E76B9" w:rsidRPr="008E76B9" w14:paraId="640C23C9"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7388CD3D" w14:textId="07E7C711" w:rsidR="008E76B9" w:rsidRPr="008E76B9" w:rsidRDefault="00FC2110" w:rsidP="00F85A49">
            <w:pPr>
              <w:pStyle w:val="NoSpacing"/>
            </w:pPr>
            <w:r>
              <w:t xml:space="preserve">K1. </w:t>
            </w:r>
            <w:r w:rsidR="008E76B9" w:rsidRPr="008E76B9">
              <w:t>During this agricultural year (201</w:t>
            </w:r>
            <w:r w:rsidR="00020591">
              <w:t>4</w:t>
            </w:r>
            <w:r w:rsidR="008E76B9" w:rsidRPr="008E76B9">
              <w:t>/201</w:t>
            </w:r>
            <w:r w:rsidR="00020591">
              <w:t>5</w:t>
            </w:r>
            <w:r w:rsidR="008E76B9" w:rsidRPr="008E76B9">
              <w:t>), what is the total land area that your household owns? (</w:t>
            </w:r>
            <w:proofErr w:type="spellStart"/>
            <w:r w:rsidR="008E76B9" w:rsidRPr="008E76B9">
              <w:rPr>
                <w:b/>
              </w:rPr>
              <w:t>landarea_own</w:t>
            </w:r>
            <w:proofErr w:type="spellEnd"/>
            <w:r w:rsidR="008E76B9" w:rsidRPr="008E76B9">
              <w:t>)</w:t>
            </w:r>
          </w:p>
        </w:tc>
        <w:tc>
          <w:tcPr>
            <w:tcW w:w="1194"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2982" w:type="dxa"/>
            <w:gridSpan w:val="4"/>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Pr="008E76B9" w:rsidRDefault="008E76B9" w:rsidP="00F85A49">
            <w:pPr>
              <w:pStyle w:val="NoSpacing"/>
            </w:pPr>
            <w:r w:rsidRPr="008E76B9">
              <w:t>4=Square meter</w:t>
            </w:r>
          </w:p>
          <w:p w14:paraId="259B10D3" w14:textId="77777777" w:rsidR="008E76B9" w:rsidRPr="008E76B9" w:rsidRDefault="008E76B9" w:rsidP="00F85A49">
            <w:pPr>
              <w:pStyle w:val="NoSpacing"/>
              <w:rPr>
                <w:i/>
              </w:rPr>
            </w:pPr>
            <w:r w:rsidRPr="008E76B9">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C97B95" w:rsidRPr="008E76B9" w14:paraId="74FC9D7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F35985"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00DFD46E" w14:textId="715238A7" w:rsidR="00C97B95" w:rsidRPr="008E76B9" w:rsidRDefault="000930E7" w:rsidP="008D34DE">
            <w:pPr>
              <w:pStyle w:val="NoSpacing"/>
            </w:pPr>
            <w:r>
              <w:t>K2</w:t>
            </w:r>
            <w:r w:rsidR="00C97B95">
              <w:t xml:space="preserve">. </w:t>
            </w:r>
            <w:r w:rsidR="00C97B95" w:rsidRPr="008E76B9">
              <w:t>What is the total number of fields that your household owns? (</w:t>
            </w:r>
            <w:proofErr w:type="spellStart"/>
            <w:r w:rsidR="00C97B95" w:rsidRPr="008E76B9">
              <w:rPr>
                <w:b/>
              </w:rPr>
              <w:t>totfield_own</w:t>
            </w:r>
            <w:proofErr w:type="spellEnd"/>
            <w:r w:rsidR="00C97B95" w:rsidRPr="008E76B9">
              <w:t>)</w:t>
            </w:r>
          </w:p>
          <w:p w14:paraId="7FBE137C" w14:textId="25E53982" w:rsidR="00C97B95" w:rsidRDefault="00C97B95" w:rsidP="00F85A49">
            <w:pPr>
              <w:pStyle w:val="NoSpacing"/>
            </w:pPr>
            <w:r w:rsidRPr="008E76B9">
              <w:rPr>
                <w:i/>
              </w:rPr>
              <w:t>A field is defined as a piece of land with distinct boundaries defined by land-use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9FE89E3" w14:textId="65DBF6E2" w:rsidR="00C97B95" w:rsidRPr="008E76B9" w:rsidRDefault="00C97B95" w:rsidP="00F85A49">
            <w:pPr>
              <w:pStyle w:val="NoSpacing"/>
              <w:rPr>
                <w:i/>
              </w:rPr>
            </w:pPr>
            <w:r w:rsidRPr="008E76B9">
              <w:rPr>
                <w:i/>
              </w:rPr>
              <w:t>(Integer)</w:t>
            </w:r>
          </w:p>
        </w:tc>
      </w:tr>
      <w:tr w:rsidR="00C97B95" w:rsidRPr="008E76B9" w14:paraId="60352C32"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5B892E48" w14:textId="2ECC30A2" w:rsidR="00C97B95" w:rsidRPr="008E76B9" w:rsidRDefault="000930E7" w:rsidP="00F85A49">
            <w:pPr>
              <w:pStyle w:val="NoSpacing"/>
            </w:pPr>
            <w:r>
              <w:t>K3</w:t>
            </w:r>
            <w:r w:rsidR="00C97B95">
              <w:t xml:space="preserve">. </w:t>
            </w:r>
            <w:r w:rsidR="00C97B95" w:rsidRPr="008E76B9">
              <w:t>During this agricultural year (201</w:t>
            </w:r>
            <w:r w:rsidR="00C97B95">
              <w:t>4</w:t>
            </w:r>
            <w:r w:rsidR="00C97B95" w:rsidRPr="008E76B9">
              <w:t>/201</w:t>
            </w:r>
            <w:r w:rsidR="00C97B95">
              <w:t>5</w:t>
            </w:r>
            <w:r w:rsidR="00C97B95" w:rsidRPr="008E76B9">
              <w:t>), what is the total lan</w:t>
            </w:r>
            <w:r w:rsidR="00C97B95">
              <w:t>d area that your household RENTS-IN from</w:t>
            </w:r>
            <w:r w:rsidR="00C97B95" w:rsidRPr="008E76B9">
              <w:t xml:space="preserve"> other households?  (</w:t>
            </w:r>
            <w:proofErr w:type="spellStart"/>
            <w:r w:rsidR="00C97B95" w:rsidRPr="008E76B9">
              <w:rPr>
                <w:b/>
              </w:rPr>
              <w:t>landarea_bwrentin</w:t>
            </w:r>
            <w:proofErr w:type="spellEnd"/>
            <w:r w:rsidR="00C97B95" w:rsidRPr="008E76B9">
              <w:t>)</w:t>
            </w:r>
          </w:p>
          <w:p w14:paraId="38C17605" w14:textId="77777777" w:rsidR="00C97B95" w:rsidRPr="008E76B9" w:rsidRDefault="00C97B95" w:rsidP="00F85A49">
            <w:pPr>
              <w:pStyle w:val="NoSpacing"/>
            </w:pPr>
            <w:r w:rsidRPr="008E76B9">
              <w:rPr>
                <w:i/>
              </w:rPr>
              <w:t>Either cash payment or in-kind</w:t>
            </w:r>
          </w:p>
        </w:tc>
        <w:tc>
          <w:tcPr>
            <w:tcW w:w="1194" w:type="dxa"/>
            <w:gridSpan w:val="2"/>
            <w:tcBorders>
              <w:top w:val="single" w:sz="18" w:space="0" w:color="000000"/>
              <w:left w:val="single" w:sz="18" w:space="0" w:color="000000"/>
              <w:bottom w:val="single" w:sz="18" w:space="0" w:color="000000"/>
              <w:right w:val="single" w:sz="18" w:space="0" w:color="000000"/>
            </w:tcBorders>
          </w:tcPr>
          <w:p w14:paraId="70D96CF0" w14:textId="77777777" w:rsidR="00C97B95" w:rsidRPr="008E76B9" w:rsidRDefault="00C97B95" w:rsidP="00F85A49">
            <w:pPr>
              <w:pStyle w:val="NoSpacing"/>
              <w:rPr>
                <w:i/>
              </w:rPr>
            </w:pPr>
            <w:r w:rsidRPr="008E76B9">
              <w:rPr>
                <w:i/>
              </w:rPr>
              <w:t>(Integer)</w:t>
            </w:r>
          </w:p>
        </w:tc>
      </w:tr>
      <w:tr w:rsidR="00C97B95" w:rsidRPr="008E76B9" w14:paraId="1F2412F3"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17C1E4C2" w14:textId="426EE1AC" w:rsidR="00C97B95" w:rsidRPr="008E76B9" w:rsidRDefault="000930E7" w:rsidP="00F85A49">
            <w:pPr>
              <w:pStyle w:val="NoSpacing"/>
            </w:pPr>
            <w:r>
              <w:t>K3</w:t>
            </w:r>
            <w:r w:rsidR="00C97B95">
              <w:t xml:space="preserve">b. </w:t>
            </w:r>
            <w:r w:rsidR="00C97B95" w:rsidRPr="008E76B9">
              <w:t xml:space="preserve">Units </w:t>
            </w:r>
          </w:p>
        </w:tc>
        <w:tc>
          <w:tcPr>
            <w:tcW w:w="2982" w:type="dxa"/>
            <w:gridSpan w:val="4"/>
            <w:tcBorders>
              <w:top w:val="single" w:sz="4" w:space="0" w:color="000000"/>
              <w:bottom w:val="single" w:sz="4" w:space="0" w:color="000000"/>
              <w:right w:val="single" w:sz="18" w:space="0" w:color="000000"/>
            </w:tcBorders>
          </w:tcPr>
          <w:p w14:paraId="0471B322" w14:textId="77777777" w:rsidR="00C97B95" w:rsidRPr="008E76B9" w:rsidRDefault="00C97B95" w:rsidP="00F85A49">
            <w:pPr>
              <w:pStyle w:val="NoSpacing"/>
            </w:pPr>
            <w:r w:rsidRPr="008E76B9">
              <w:t>1=Lima</w:t>
            </w:r>
          </w:p>
          <w:p w14:paraId="18F1CBDD" w14:textId="77777777" w:rsidR="00C97B95" w:rsidRPr="008E76B9" w:rsidRDefault="00C97B95" w:rsidP="00F85A49">
            <w:pPr>
              <w:pStyle w:val="NoSpacing"/>
            </w:pPr>
            <w:r w:rsidRPr="008E76B9">
              <w:t>2=Acre</w:t>
            </w:r>
          </w:p>
          <w:p w14:paraId="0F268CB8" w14:textId="77777777" w:rsidR="00C97B95" w:rsidRPr="008E76B9" w:rsidRDefault="00C97B95" w:rsidP="00F85A49">
            <w:pPr>
              <w:pStyle w:val="NoSpacing"/>
            </w:pPr>
            <w:r w:rsidRPr="008E76B9">
              <w:t>3=Hectare</w:t>
            </w:r>
          </w:p>
          <w:p w14:paraId="54F1217F" w14:textId="77777777" w:rsidR="00C97B95" w:rsidRPr="008E76B9" w:rsidRDefault="00C97B95" w:rsidP="00F85A49">
            <w:pPr>
              <w:pStyle w:val="NoSpacing"/>
            </w:pPr>
            <w:r w:rsidRPr="008E76B9">
              <w:t>4=Square meter</w:t>
            </w:r>
          </w:p>
          <w:p w14:paraId="5F0184F8" w14:textId="77777777" w:rsidR="00C97B95" w:rsidRPr="008E76B9" w:rsidRDefault="00C97B95" w:rsidP="00F85A49">
            <w:pPr>
              <w:pStyle w:val="NoSpacing"/>
              <w:rPr>
                <w:i/>
              </w:rPr>
            </w:pPr>
            <w:r w:rsidRPr="008E76B9">
              <w:lastRenderedPageBreak/>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58571095" w14:textId="77777777" w:rsidR="00C97B95" w:rsidRPr="008E76B9" w:rsidRDefault="00C97B95" w:rsidP="00F85A49">
            <w:pPr>
              <w:pStyle w:val="NoSpacing"/>
              <w:rPr>
                <w:i/>
              </w:rPr>
            </w:pPr>
            <w:r w:rsidRPr="008E76B9">
              <w:rPr>
                <w:i/>
              </w:rPr>
              <w:lastRenderedPageBreak/>
              <w:t>(Code)</w:t>
            </w:r>
          </w:p>
        </w:tc>
      </w:tr>
      <w:tr w:rsidR="00C97B95" w:rsidRPr="008E76B9" w14:paraId="70B0ACD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8DBE46A"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46D6693C" w14:textId="55700521" w:rsidR="00C97B95" w:rsidRDefault="000930E7" w:rsidP="00F85A49">
            <w:pPr>
              <w:pStyle w:val="NoSpacing"/>
            </w:pPr>
            <w:r>
              <w:t>K4</w:t>
            </w:r>
            <w:r w:rsidR="00C97B95">
              <w:t xml:space="preserve">. </w:t>
            </w:r>
            <w:r w:rsidR="00C97B95" w:rsidRPr="008E76B9">
              <w:t>What is the total number of fields that your household RENTS</w:t>
            </w:r>
            <w:r w:rsidR="00C97B95">
              <w:t>-IN</w:t>
            </w:r>
            <w:r w:rsidR="00C97B95" w:rsidRPr="008E76B9">
              <w:t xml:space="preserve"> from other households?  (</w:t>
            </w:r>
            <w:proofErr w:type="spellStart"/>
            <w:r w:rsidR="00C97B95" w:rsidRPr="008E76B9">
              <w:rPr>
                <w:b/>
              </w:rPr>
              <w:t>totfield_rentin</w:t>
            </w:r>
            <w:proofErr w:type="spellEnd"/>
            <w:r w:rsidR="00C97B95"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2A8FFB83" w14:textId="0EB4579B" w:rsidR="00C97B95" w:rsidRPr="008E76B9" w:rsidRDefault="00C97B95" w:rsidP="00F85A49">
            <w:pPr>
              <w:pStyle w:val="NoSpacing"/>
              <w:rPr>
                <w:i/>
              </w:rPr>
            </w:pPr>
            <w:r w:rsidRPr="008E76B9">
              <w:rPr>
                <w:i/>
              </w:rPr>
              <w:t>(Integer)</w:t>
            </w:r>
          </w:p>
        </w:tc>
      </w:tr>
      <w:tr w:rsidR="00C97B95" w:rsidRPr="008E76B9" w14:paraId="66996166"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4CA2DDFA" w14:textId="5AC93DC1" w:rsidR="00C97B95" w:rsidRPr="008E76B9" w:rsidRDefault="000930E7" w:rsidP="00F85A49">
            <w:pPr>
              <w:pStyle w:val="NoSpacing"/>
            </w:pPr>
            <w:r>
              <w:t>K5</w:t>
            </w:r>
            <w:r w:rsidR="00C97B95">
              <w:t xml:space="preserve">. </w:t>
            </w:r>
            <w:r w:rsidR="00C97B95" w:rsidRPr="008E76B9">
              <w:t>During this agricultural year (201</w:t>
            </w:r>
            <w:r w:rsidR="00C97B95">
              <w:t>4</w:t>
            </w:r>
            <w:r w:rsidR="00C97B95" w:rsidRPr="008E76B9">
              <w:t>/201</w:t>
            </w:r>
            <w:r w:rsidR="00C97B95">
              <w:t>5</w:t>
            </w:r>
            <w:r w:rsidR="00C97B95" w:rsidRPr="008E76B9">
              <w:t xml:space="preserve">), what is the total land area that your household </w:t>
            </w:r>
            <w:r w:rsidR="00C97B95">
              <w:t>BORROWS-IN from</w:t>
            </w:r>
            <w:r w:rsidR="00C97B95" w:rsidRPr="008E76B9">
              <w:t xml:space="preserve"> other households?  (</w:t>
            </w:r>
            <w:proofErr w:type="spellStart"/>
            <w:r w:rsidR="00C97B95" w:rsidRPr="008E76B9">
              <w:rPr>
                <w:b/>
              </w:rPr>
              <w:t>landarea_borrowin</w:t>
            </w:r>
            <w:proofErr w:type="spellEnd"/>
            <w:r w:rsidR="00C97B95" w:rsidRPr="008E76B9">
              <w:t>)</w:t>
            </w:r>
          </w:p>
          <w:p w14:paraId="1F2AAA39" w14:textId="77777777" w:rsidR="00C97B95" w:rsidRPr="008E76B9" w:rsidRDefault="00C97B95" w:rsidP="00F85A49">
            <w:pPr>
              <w:pStyle w:val="NoSpacing"/>
            </w:pPr>
            <w:r w:rsidRPr="008E76B9">
              <w:rPr>
                <w:i/>
              </w:rPr>
              <w:t>No payment or in-kind contribution expected</w:t>
            </w:r>
          </w:p>
        </w:tc>
        <w:tc>
          <w:tcPr>
            <w:tcW w:w="1194" w:type="dxa"/>
            <w:gridSpan w:val="2"/>
            <w:tcBorders>
              <w:top w:val="single" w:sz="18" w:space="0" w:color="000000"/>
              <w:left w:val="single" w:sz="18" w:space="0" w:color="000000"/>
              <w:bottom w:val="single" w:sz="18" w:space="0" w:color="000000"/>
              <w:right w:val="single" w:sz="18" w:space="0" w:color="000000"/>
            </w:tcBorders>
          </w:tcPr>
          <w:p w14:paraId="42D0FD7C" w14:textId="77777777" w:rsidR="00C97B95" w:rsidRPr="008E76B9" w:rsidRDefault="00C97B95" w:rsidP="00F85A49">
            <w:pPr>
              <w:pStyle w:val="NoSpacing"/>
              <w:rPr>
                <w:i/>
              </w:rPr>
            </w:pPr>
            <w:r w:rsidRPr="008E76B9">
              <w:rPr>
                <w:i/>
              </w:rPr>
              <w:t>(Integer)</w:t>
            </w:r>
          </w:p>
        </w:tc>
      </w:tr>
      <w:tr w:rsidR="00C97B95" w:rsidRPr="008E76B9"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5068AD38" w14:textId="711E9D85" w:rsidR="00C97B95" w:rsidRPr="008E76B9" w:rsidRDefault="000930E7" w:rsidP="00F85A49">
            <w:pPr>
              <w:pStyle w:val="NoSpacing"/>
            </w:pPr>
            <w:r>
              <w:t>K5</w:t>
            </w:r>
            <w:r w:rsidR="00C97B95">
              <w:t xml:space="preserve">b. </w:t>
            </w:r>
            <w:r w:rsidR="00C97B95" w:rsidRPr="008E76B9">
              <w:t xml:space="preserve">Units </w:t>
            </w:r>
          </w:p>
        </w:tc>
        <w:tc>
          <w:tcPr>
            <w:tcW w:w="3006" w:type="dxa"/>
            <w:gridSpan w:val="5"/>
            <w:tcBorders>
              <w:top w:val="single" w:sz="4" w:space="0" w:color="000000"/>
              <w:bottom w:val="single" w:sz="4" w:space="0" w:color="000000"/>
              <w:right w:val="single" w:sz="18" w:space="0" w:color="000000"/>
            </w:tcBorders>
          </w:tcPr>
          <w:p w14:paraId="5ACA14C9" w14:textId="77777777" w:rsidR="00C97B95" w:rsidRPr="008E76B9" w:rsidRDefault="00C97B95" w:rsidP="00F85A49">
            <w:pPr>
              <w:pStyle w:val="NoSpacing"/>
            </w:pPr>
            <w:r w:rsidRPr="008E76B9">
              <w:t>1=Lima</w:t>
            </w:r>
          </w:p>
          <w:p w14:paraId="158C3BE3" w14:textId="77777777" w:rsidR="00C97B95" w:rsidRPr="008E76B9" w:rsidRDefault="00C97B95" w:rsidP="00F85A49">
            <w:pPr>
              <w:pStyle w:val="NoSpacing"/>
            </w:pPr>
            <w:r w:rsidRPr="008E76B9">
              <w:t>2=Acre</w:t>
            </w:r>
          </w:p>
          <w:p w14:paraId="3FE23746" w14:textId="77777777" w:rsidR="00C97B95" w:rsidRPr="008E76B9" w:rsidRDefault="00C97B95" w:rsidP="00F85A49">
            <w:pPr>
              <w:pStyle w:val="NoSpacing"/>
            </w:pPr>
            <w:r w:rsidRPr="008E76B9">
              <w:t>3=Hectare</w:t>
            </w:r>
          </w:p>
          <w:p w14:paraId="646F6107" w14:textId="77777777" w:rsidR="00C97B95" w:rsidRPr="008E76B9" w:rsidRDefault="00C97B95" w:rsidP="00F85A49">
            <w:pPr>
              <w:pStyle w:val="NoSpacing"/>
            </w:pPr>
            <w:r w:rsidRPr="008E76B9">
              <w:t>4=Square meter</w:t>
            </w:r>
          </w:p>
          <w:p w14:paraId="593876E4"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C97B95" w:rsidRPr="008E76B9" w:rsidRDefault="00C97B95" w:rsidP="00F85A49">
            <w:pPr>
              <w:pStyle w:val="NoSpacing"/>
              <w:rPr>
                <w:i/>
              </w:rPr>
            </w:pPr>
            <w:r w:rsidRPr="008E76B9">
              <w:rPr>
                <w:i/>
              </w:rPr>
              <w:t>(Code)</w:t>
            </w:r>
          </w:p>
        </w:tc>
      </w:tr>
      <w:tr w:rsidR="00C97B95" w:rsidRPr="008E76B9" w14:paraId="6A7EE69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48ACB16"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5B9DCDE7" w14:textId="3B89F390" w:rsidR="00C97B95" w:rsidRDefault="000930E7" w:rsidP="00F85A49">
            <w:pPr>
              <w:pStyle w:val="NoSpacing"/>
            </w:pPr>
            <w:r>
              <w:t>K6</w:t>
            </w:r>
            <w:r w:rsidR="00C97B95">
              <w:t xml:space="preserve">. </w:t>
            </w:r>
            <w:r w:rsidR="00C97B95" w:rsidRPr="008E76B9">
              <w:t>What is the total number of fields that your household BORROWS</w:t>
            </w:r>
            <w:r w:rsidR="00C97B95">
              <w:t>-IN</w:t>
            </w:r>
            <w:r w:rsidR="00C97B95" w:rsidRPr="008E76B9">
              <w:t xml:space="preserve"> from other households? (</w:t>
            </w:r>
            <w:proofErr w:type="spellStart"/>
            <w:r w:rsidR="00C97B95" w:rsidRPr="008E76B9">
              <w:rPr>
                <w:b/>
              </w:rPr>
              <w:t>totfield_borrowin</w:t>
            </w:r>
            <w:proofErr w:type="spellEnd"/>
            <w:r w:rsidR="00C97B95"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4FF0F8A0" w14:textId="6B31CFCC" w:rsidR="00C97B95" w:rsidRPr="008E76B9" w:rsidRDefault="00C97B95" w:rsidP="00F85A49">
            <w:pPr>
              <w:pStyle w:val="NoSpacing"/>
              <w:rPr>
                <w:i/>
              </w:rPr>
            </w:pPr>
            <w:r w:rsidRPr="008E76B9">
              <w:rPr>
                <w:i/>
              </w:rPr>
              <w:t>(Integer)</w:t>
            </w:r>
          </w:p>
        </w:tc>
      </w:tr>
      <w:tr w:rsidR="00C97B95" w:rsidRPr="008E76B9" w14:paraId="0AF3C681"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67519A1E" w14:textId="026195C9" w:rsidR="00C97B95" w:rsidRPr="008E76B9" w:rsidRDefault="000930E7" w:rsidP="00F85A49">
            <w:pPr>
              <w:pStyle w:val="NoSpacing"/>
            </w:pPr>
            <w:r>
              <w:t>K7</w:t>
            </w:r>
            <w:r w:rsidR="00C97B95">
              <w:t xml:space="preserve">. </w:t>
            </w:r>
            <w:r w:rsidR="00C97B95" w:rsidRPr="008E76B9">
              <w:t>During this agricultural year (201</w:t>
            </w:r>
            <w:r w:rsidR="00C97B95">
              <w:t>4</w:t>
            </w:r>
            <w:r w:rsidR="00C97B95" w:rsidRPr="008E76B9">
              <w:t>/201</w:t>
            </w:r>
            <w:r w:rsidR="00C97B95">
              <w:t>5</w:t>
            </w:r>
            <w:r w:rsidR="00C97B95" w:rsidRPr="008E76B9">
              <w:t>), what is the total l</w:t>
            </w:r>
            <w:r w:rsidR="00C97B95">
              <w:t>and that your household RENTS-OUT to</w:t>
            </w:r>
            <w:r w:rsidR="00C97B95" w:rsidRPr="008E76B9">
              <w:t xml:space="preserve"> other households? (</w:t>
            </w:r>
            <w:proofErr w:type="spellStart"/>
            <w:r w:rsidR="00C97B95" w:rsidRPr="008E76B9">
              <w:rPr>
                <w:b/>
              </w:rPr>
              <w:t>landarea_rentout</w:t>
            </w:r>
            <w:proofErr w:type="spellEnd"/>
            <w:r w:rsidR="00C97B95" w:rsidRPr="008E76B9">
              <w:t>)</w:t>
            </w:r>
          </w:p>
          <w:p w14:paraId="4092675C" w14:textId="77777777" w:rsidR="00C97B95" w:rsidRPr="008E76B9" w:rsidRDefault="00C97B95" w:rsidP="00F85A49">
            <w:pPr>
              <w:pStyle w:val="NoSpacing"/>
            </w:pPr>
            <w:r w:rsidRPr="008E76B9">
              <w:rPr>
                <w:i/>
              </w:rPr>
              <w:t>Either cash payment or in-kind</w:t>
            </w:r>
          </w:p>
        </w:tc>
        <w:tc>
          <w:tcPr>
            <w:tcW w:w="1194" w:type="dxa"/>
            <w:gridSpan w:val="2"/>
            <w:tcBorders>
              <w:top w:val="single" w:sz="18" w:space="0" w:color="000000"/>
              <w:left w:val="single" w:sz="18" w:space="0" w:color="000000"/>
              <w:bottom w:val="single" w:sz="18" w:space="0" w:color="000000"/>
              <w:right w:val="single" w:sz="18" w:space="0" w:color="000000"/>
            </w:tcBorders>
          </w:tcPr>
          <w:p w14:paraId="4B9414EE" w14:textId="77777777" w:rsidR="00C97B95" w:rsidRPr="008E76B9" w:rsidRDefault="00C97B95" w:rsidP="00F85A49">
            <w:pPr>
              <w:pStyle w:val="NoSpacing"/>
              <w:rPr>
                <w:i/>
              </w:rPr>
            </w:pPr>
            <w:r w:rsidRPr="008E76B9">
              <w:rPr>
                <w:i/>
              </w:rPr>
              <w:t>(Integer)</w:t>
            </w:r>
          </w:p>
        </w:tc>
      </w:tr>
      <w:tr w:rsidR="00C97B95" w:rsidRPr="008E76B9"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05F6BCF5" w14:textId="6E8825C5" w:rsidR="00C97B95" w:rsidRPr="008E76B9" w:rsidRDefault="000930E7" w:rsidP="00F85A49">
            <w:pPr>
              <w:pStyle w:val="NoSpacing"/>
            </w:pPr>
            <w:r>
              <w:t>K7</w:t>
            </w:r>
            <w:r w:rsidR="00C97B95">
              <w:t xml:space="preserve">b. </w:t>
            </w:r>
            <w:r w:rsidR="00C97B95" w:rsidRPr="008E76B9">
              <w:t>Units (</w:t>
            </w:r>
            <w:r w:rsidR="00C97B95" w:rsidRPr="008E76B9">
              <w:rPr>
                <w:b/>
              </w:rPr>
              <w:t>unit4</w:t>
            </w:r>
            <w:r w:rsidR="00C97B95" w:rsidRPr="008E76B9">
              <w:t>)</w:t>
            </w:r>
          </w:p>
        </w:tc>
        <w:tc>
          <w:tcPr>
            <w:tcW w:w="3006" w:type="dxa"/>
            <w:gridSpan w:val="5"/>
            <w:tcBorders>
              <w:top w:val="single" w:sz="4" w:space="0" w:color="000000"/>
              <w:bottom w:val="single" w:sz="4" w:space="0" w:color="000000"/>
              <w:right w:val="single" w:sz="18" w:space="0" w:color="000000"/>
            </w:tcBorders>
          </w:tcPr>
          <w:p w14:paraId="65BBC83C" w14:textId="77777777" w:rsidR="00C97B95" w:rsidRPr="008E76B9" w:rsidRDefault="00C97B95" w:rsidP="00F85A49">
            <w:pPr>
              <w:pStyle w:val="NoSpacing"/>
            </w:pPr>
            <w:r w:rsidRPr="008E76B9">
              <w:t>1=Lima</w:t>
            </w:r>
          </w:p>
          <w:p w14:paraId="6FFD9FB4" w14:textId="77777777" w:rsidR="00C97B95" w:rsidRPr="008E76B9" w:rsidRDefault="00C97B95" w:rsidP="00F85A49">
            <w:pPr>
              <w:pStyle w:val="NoSpacing"/>
            </w:pPr>
            <w:r w:rsidRPr="008E76B9">
              <w:t>2=Acre</w:t>
            </w:r>
          </w:p>
          <w:p w14:paraId="6FE4AA88" w14:textId="77777777" w:rsidR="00C97B95" w:rsidRPr="008E76B9" w:rsidRDefault="00C97B95" w:rsidP="00F85A49">
            <w:pPr>
              <w:pStyle w:val="NoSpacing"/>
            </w:pPr>
            <w:r w:rsidRPr="008E76B9">
              <w:t>3=Hectare</w:t>
            </w:r>
          </w:p>
          <w:p w14:paraId="326F2436" w14:textId="77777777" w:rsidR="00C97B95" w:rsidRPr="008E76B9" w:rsidRDefault="00C97B95" w:rsidP="00F85A49">
            <w:pPr>
              <w:pStyle w:val="NoSpacing"/>
            </w:pPr>
            <w:r w:rsidRPr="008E76B9">
              <w:t>4=Square meter</w:t>
            </w:r>
          </w:p>
          <w:p w14:paraId="5867B94F"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C97B95" w:rsidRPr="008E76B9" w:rsidRDefault="00C97B95" w:rsidP="00F85A49">
            <w:pPr>
              <w:pStyle w:val="NoSpacing"/>
              <w:rPr>
                <w:i/>
              </w:rPr>
            </w:pPr>
            <w:r w:rsidRPr="008E76B9">
              <w:rPr>
                <w:i/>
              </w:rPr>
              <w:t>(Code)</w:t>
            </w:r>
          </w:p>
        </w:tc>
      </w:tr>
      <w:tr w:rsidR="00C97B95" w:rsidRPr="008E76B9" w14:paraId="5710EEF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83D9C3A"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E9F11D2" w14:textId="4E866FFD" w:rsidR="00C97B95" w:rsidRDefault="000930E7" w:rsidP="00F85A49">
            <w:pPr>
              <w:pStyle w:val="NoSpacing"/>
            </w:pPr>
            <w:r>
              <w:t>K8</w:t>
            </w:r>
            <w:r w:rsidR="00C97B95">
              <w:t xml:space="preserve">. </w:t>
            </w:r>
            <w:r w:rsidR="00C97B95" w:rsidRPr="008E76B9">
              <w:t>What is the total number of fields that your household RENTS-OUT to other households? (</w:t>
            </w:r>
            <w:proofErr w:type="spellStart"/>
            <w:r w:rsidR="00C97B95" w:rsidRPr="008E76B9">
              <w:rPr>
                <w:b/>
              </w:rPr>
              <w:t>totfield_rentout</w:t>
            </w:r>
            <w:proofErr w:type="spellEnd"/>
            <w:r w:rsidR="00C97B95"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777B7A54" w14:textId="72206F12" w:rsidR="00C97B95" w:rsidRPr="008E76B9" w:rsidRDefault="00C97B95" w:rsidP="00F85A49">
            <w:pPr>
              <w:pStyle w:val="NoSpacing"/>
              <w:rPr>
                <w:i/>
              </w:rPr>
            </w:pPr>
            <w:r w:rsidRPr="008E76B9">
              <w:rPr>
                <w:i/>
              </w:rPr>
              <w:t>(Integer)</w:t>
            </w:r>
          </w:p>
        </w:tc>
      </w:tr>
      <w:tr w:rsidR="00C97B95" w:rsidRPr="008E76B9" w14:paraId="2741A7EF"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73DF137A" w14:textId="1B3B6BED" w:rsidR="00C97B95" w:rsidRPr="008E76B9" w:rsidRDefault="000930E7" w:rsidP="00F85A49">
            <w:pPr>
              <w:pStyle w:val="NoSpacing"/>
            </w:pPr>
            <w:r>
              <w:t>K9</w:t>
            </w:r>
            <w:r w:rsidR="00C97B95">
              <w:t xml:space="preserve">. </w:t>
            </w:r>
            <w:r w:rsidR="00C97B95" w:rsidRPr="008E76B9">
              <w:t>During this agricultural year (201</w:t>
            </w:r>
            <w:r w:rsidR="00C97B95">
              <w:t>4</w:t>
            </w:r>
            <w:r w:rsidR="00C97B95" w:rsidRPr="008E76B9">
              <w:t>/201</w:t>
            </w:r>
            <w:r w:rsidR="00C97B95">
              <w:t>5</w:t>
            </w:r>
            <w:r w:rsidR="00C97B95" w:rsidRPr="008E76B9">
              <w:t xml:space="preserve">), what is the total land that your household </w:t>
            </w:r>
            <w:r w:rsidR="00C97B95">
              <w:t>LENDS-OUT to</w:t>
            </w:r>
            <w:r w:rsidR="00C97B95" w:rsidRPr="008E76B9">
              <w:t xml:space="preserve"> other households? (</w:t>
            </w:r>
            <w:proofErr w:type="spellStart"/>
            <w:r w:rsidR="00C97B95" w:rsidRPr="008E76B9">
              <w:rPr>
                <w:b/>
              </w:rPr>
              <w:t>landarea_rentout</w:t>
            </w:r>
            <w:proofErr w:type="spellEnd"/>
            <w:r w:rsidR="00C97B95" w:rsidRPr="008E76B9">
              <w:t>)</w:t>
            </w:r>
          </w:p>
          <w:p w14:paraId="4FFB2AA7" w14:textId="77777777" w:rsidR="00C97B95" w:rsidRPr="008E76B9" w:rsidRDefault="00C97B95" w:rsidP="00F85A49">
            <w:pPr>
              <w:pStyle w:val="NoSpacing"/>
            </w:pPr>
            <w:r w:rsidRPr="008E76B9">
              <w:rPr>
                <w:i/>
              </w:rPr>
              <w:t>No payment or in-kind contribution expected</w:t>
            </w:r>
          </w:p>
        </w:tc>
        <w:tc>
          <w:tcPr>
            <w:tcW w:w="1194" w:type="dxa"/>
            <w:gridSpan w:val="2"/>
            <w:tcBorders>
              <w:top w:val="single" w:sz="18" w:space="0" w:color="000000"/>
              <w:left w:val="single" w:sz="18" w:space="0" w:color="000000"/>
              <w:bottom w:val="single" w:sz="18" w:space="0" w:color="000000"/>
              <w:right w:val="single" w:sz="18" w:space="0" w:color="000000"/>
            </w:tcBorders>
          </w:tcPr>
          <w:p w14:paraId="71A021E8" w14:textId="77777777" w:rsidR="00C97B95" w:rsidRPr="008E76B9" w:rsidRDefault="00C97B95" w:rsidP="00F85A49">
            <w:pPr>
              <w:pStyle w:val="NoSpacing"/>
              <w:rPr>
                <w:i/>
              </w:rPr>
            </w:pPr>
            <w:r w:rsidRPr="008E76B9">
              <w:rPr>
                <w:i/>
              </w:rPr>
              <w:t>(Integer)</w:t>
            </w:r>
          </w:p>
        </w:tc>
      </w:tr>
      <w:tr w:rsidR="00C97B95" w:rsidRPr="008E76B9"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180CB643" w14:textId="72AAFBBE" w:rsidR="00C97B95" w:rsidRPr="008E76B9" w:rsidRDefault="000930E7" w:rsidP="00F85A49">
            <w:pPr>
              <w:pStyle w:val="NoSpacing"/>
            </w:pPr>
            <w:r>
              <w:t>K9</w:t>
            </w:r>
            <w:r w:rsidR="00C97B95">
              <w:t xml:space="preserve">b. </w:t>
            </w:r>
            <w:r w:rsidR="00C97B95" w:rsidRPr="008E76B9">
              <w:t>Units (</w:t>
            </w:r>
            <w:r w:rsidR="00C97B95" w:rsidRPr="008E76B9">
              <w:rPr>
                <w:b/>
              </w:rPr>
              <w:t>unit4</w:t>
            </w:r>
            <w:r w:rsidR="00C97B95" w:rsidRPr="008E76B9">
              <w:t>)</w:t>
            </w:r>
          </w:p>
        </w:tc>
        <w:tc>
          <w:tcPr>
            <w:tcW w:w="3006" w:type="dxa"/>
            <w:gridSpan w:val="5"/>
            <w:tcBorders>
              <w:top w:val="single" w:sz="4" w:space="0" w:color="000000"/>
              <w:bottom w:val="single" w:sz="4" w:space="0" w:color="000000"/>
              <w:right w:val="single" w:sz="18" w:space="0" w:color="000000"/>
            </w:tcBorders>
          </w:tcPr>
          <w:p w14:paraId="3AB8E1A9" w14:textId="77777777" w:rsidR="00C97B95" w:rsidRPr="008E76B9" w:rsidRDefault="00C97B95" w:rsidP="00F85A49">
            <w:pPr>
              <w:pStyle w:val="NoSpacing"/>
            </w:pPr>
            <w:r w:rsidRPr="008E76B9">
              <w:t>1=Lima</w:t>
            </w:r>
          </w:p>
          <w:p w14:paraId="61B5E882" w14:textId="77777777" w:rsidR="00C97B95" w:rsidRPr="008E76B9" w:rsidRDefault="00C97B95" w:rsidP="00F85A49">
            <w:pPr>
              <w:pStyle w:val="NoSpacing"/>
            </w:pPr>
            <w:r w:rsidRPr="008E76B9">
              <w:t>2=Acre</w:t>
            </w:r>
          </w:p>
          <w:p w14:paraId="1AA5B472" w14:textId="77777777" w:rsidR="00C97B95" w:rsidRPr="008E76B9" w:rsidRDefault="00C97B95" w:rsidP="00F85A49">
            <w:pPr>
              <w:pStyle w:val="NoSpacing"/>
            </w:pPr>
            <w:r w:rsidRPr="008E76B9">
              <w:t>3=Hectare</w:t>
            </w:r>
          </w:p>
          <w:p w14:paraId="62083E7F" w14:textId="77777777" w:rsidR="00C97B95" w:rsidRPr="008E76B9" w:rsidRDefault="00C97B95" w:rsidP="00F85A49">
            <w:pPr>
              <w:pStyle w:val="NoSpacing"/>
            </w:pPr>
            <w:r w:rsidRPr="008E76B9">
              <w:t>4=Square meter</w:t>
            </w:r>
          </w:p>
          <w:p w14:paraId="5A61DBB4"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C97B95" w:rsidRPr="008E76B9" w:rsidRDefault="00C97B95" w:rsidP="00F85A49">
            <w:pPr>
              <w:pStyle w:val="NoSpacing"/>
              <w:rPr>
                <w:i/>
              </w:rPr>
            </w:pPr>
            <w:r w:rsidRPr="008E76B9">
              <w:rPr>
                <w:i/>
              </w:rPr>
              <w:t>(Code)</w:t>
            </w:r>
          </w:p>
        </w:tc>
      </w:tr>
      <w:tr w:rsidR="00C97B95" w:rsidRPr="008E76B9" w14:paraId="7E09FC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990EE2"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DE39C10" w14:textId="65BC42E5" w:rsidR="00C97B95" w:rsidRPr="008E76B9" w:rsidRDefault="00C97B95" w:rsidP="00F85A49">
            <w:pPr>
              <w:pStyle w:val="NoSpacing"/>
            </w:pPr>
            <w:r>
              <w:t xml:space="preserve">K10. </w:t>
            </w:r>
            <w:r w:rsidRPr="008E76B9">
              <w:t>What is the total number of fields that your household LENDS</w:t>
            </w:r>
            <w:r>
              <w:t>-OUT</w:t>
            </w:r>
            <w:r w:rsidRPr="008E76B9">
              <w:t xml:space="preserve"> to other households? (</w:t>
            </w:r>
            <w:proofErr w:type="spellStart"/>
            <w:r w:rsidRPr="008E76B9">
              <w:rPr>
                <w:b/>
              </w:rPr>
              <w:t>totfield_borrowout</w:t>
            </w:r>
            <w:proofErr w:type="spellEnd"/>
            <w:r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1FE70DD2" w14:textId="025F2556" w:rsidR="00C97B95" w:rsidRPr="008E76B9" w:rsidRDefault="00C97B95" w:rsidP="00F85A49">
            <w:pPr>
              <w:pStyle w:val="NoSpacing"/>
              <w:rPr>
                <w:i/>
              </w:rPr>
            </w:pPr>
            <w:r w:rsidRPr="008E76B9">
              <w:rPr>
                <w:i/>
              </w:rPr>
              <w:t>(Integer)</w:t>
            </w:r>
          </w:p>
        </w:tc>
      </w:tr>
      <w:tr w:rsidR="00C97B95" w:rsidRPr="008E76B9"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1FF97460" w14:textId="45803002" w:rsidR="00C97B95" w:rsidRDefault="00C97B95" w:rsidP="00F85A49">
            <w:pPr>
              <w:pStyle w:val="NoSpacing"/>
            </w:pPr>
            <w:r>
              <w:t xml:space="preserve">K11. </w:t>
            </w:r>
            <w:r w:rsidRPr="008E76B9">
              <w:t>Enumerators calculate: How many fields in total does the household own, rent-in, or borrow from another household?</w:t>
            </w:r>
          </w:p>
          <w:p w14:paraId="2D0C2A80" w14:textId="46C74A7D" w:rsidR="00C97B95" w:rsidRPr="008E76B9" w:rsidRDefault="00C97B95" w:rsidP="00F85A49">
            <w:pPr>
              <w:pStyle w:val="NoSpacing"/>
            </w:pPr>
            <w:r>
              <w:t>(</w:t>
            </w:r>
            <w:proofErr w:type="spellStart"/>
            <w:r>
              <w:t>field_num</w:t>
            </w:r>
            <w:proofErr w:type="spellEnd"/>
            <w:r>
              <w:t>)</w:t>
            </w:r>
          </w:p>
          <w:p w14:paraId="3FF23EB2" w14:textId="77777777" w:rsidR="00C97B95" w:rsidRPr="008E76B9" w:rsidRDefault="00C97B95" w:rsidP="00F85A49">
            <w:pPr>
              <w:pStyle w:val="NoSpacing"/>
            </w:pPr>
            <w:r w:rsidRPr="008E76B9">
              <w:rPr>
                <w:i/>
              </w:rPr>
              <w:t>This is the number of fields that you will ask the field roster questions about</w:t>
            </w:r>
          </w:p>
        </w:tc>
        <w:tc>
          <w:tcPr>
            <w:tcW w:w="3960" w:type="dxa"/>
            <w:gridSpan w:val="3"/>
            <w:tcBorders>
              <w:top w:val="single" w:sz="18" w:space="0" w:color="000000"/>
              <w:left w:val="single" w:sz="18" w:space="0" w:color="000000"/>
              <w:bottom w:val="single" w:sz="18" w:space="0" w:color="000000"/>
              <w:right w:val="single" w:sz="18" w:space="0" w:color="000000"/>
            </w:tcBorders>
          </w:tcPr>
          <w:p w14:paraId="4B5C18DE" w14:textId="77777777" w:rsidR="00C97B95" w:rsidRPr="008E76B9" w:rsidRDefault="00C97B95" w:rsidP="00F85A49">
            <w:pPr>
              <w:pStyle w:val="NoSpacing"/>
              <w:rPr>
                <w:i/>
              </w:rPr>
            </w:pPr>
            <w:r w:rsidRPr="008E76B9">
              <w:rPr>
                <w:i/>
              </w:rPr>
              <w:t>(Integer)</w:t>
            </w:r>
          </w:p>
        </w:tc>
      </w:tr>
      <w:tr w:rsidR="00C97B95" w:rsidRPr="008E76B9"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340F394" w14:textId="59B34525" w:rsidR="00C97B95" w:rsidRPr="008E76B9" w:rsidRDefault="00C97B95" w:rsidP="00F85A49">
            <w:pPr>
              <w:pStyle w:val="NoSpacing"/>
            </w:pPr>
            <w:r>
              <w:t xml:space="preserve">K12. </w:t>
            </w:r>
            <w:r w:rsidRPr="008E76B9">
              <w:t>How many of your fields were farmed for subsistence or cash crops during this agricultural year (201</w:t>
            </w:r>
            <w:r>
              <w:t>4</w:t>
            </w:r>
            <w:r w:rsidRPr="008E76B9">
              <w:t>/201</w:t>
            </w:r>
            <w:r>
              <w:t>5</w:t>
            </w:r>
            <w:r w:rsidRPr="008E76B9">
              <w:t>)? (</w:t>
            </w:r>
            <w:r w:rsidRPr="008E76B9">
              <w:rPr>
                <w:b/>
              </w:rPr>
              <w:t>subsistence</w:t>
            </w:r>
            <w:r w:rsidRPr="008E76B9">
              <w:t>)</w:t>
            </w:r>
          </w:p>
          <w:p w14:paraId="5DCD3AE6" w14:textId="03353582" w:rsidR="00C97B95" w:rsidRPr="008E76B9" w:rsidRDefault="00C97B95" w:rsidP="00F85A49">
            <w:pPr>
              <w:pStyle w:val="NoSpacing"/>
            </w:pPr>
            <w:r w:rsidRPr="008E76B9">
              <w:rPr>
                <w:i/>
              </w:rPr>
              <w:t>Only consider land that is owned, rented in, or borrowed</w:t>
            </w:r>
            <w:r>
              <w:rPr>
                <w:i/>
              </w:rPr>
              <w:t>;</w:t>
            </w:r>
            <w:r w:rsidRPr="008E76B9">
              <w:rPr>
                <w:i/>
              </w:rPr>
              <w:t xml:space="preserve"> not land that is rented out or </w:t>
            </w:r>
            <w:r>
              <w:rPr>
                <w:i/>
              </w:rPr>
              <w:t>lent</w:t>
            </w:r>
            <w:r w:rsidRPr="008E76B9">
              <w:rPr>
                <w:i/>
              </w:rPr>
              <w:t xml:space="preserve"> to others</w:t>
            </w:r>
          </w:p>
        </w:tc>
        <w:tc>
          <w:tcPr>
            <w:tcW w:w="3960" w:type="dxa"/>
            <w:gridSpan w:val="3"/>
            <w:tcBorders>
              <w:top w:val="single" w:sz="18" w:space="0" w:color="000000"/>
              <w:left w:val="single" w:sz="18" w:space="0" w:color="000000"/>
              <w:bottom w:val="single" w:sz="18" w:space="0" w:color="000000"/>
              <w:right w:val="single" w:sz="18" w:space="0" w:color="000000"/>
            </w:tcBorders>
          </w:tcPr>
          <w:p w14:paraId="255963FF" w14:textId="77777777" w:rsidR="00C97B95" w:rsidRPr="008E76B9" w:rsidRDefault="00C97B95" w:rsidP="00F85A49">
            <w:pPr>
              <w:pStyle w:val="NoSpacing"/>
              <w:rPr>
                <w:i/>
              </w:rPr>
            </w:pPr>
            <w:r w:rsidRPr="008E76B9">
              <w:rPr>
                <w:i/>
              </w:rPr>
              <w:t>(Integer)</w:t>
            </w:r>
          </w:p>
        </w:tc>
      </w:tr>
      <w:tr w:rsidR="00C97B95" w:rsidRPr="008E76B9"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9349646" w14:textId="6E7679D3" w:rsidR="00C97B95" w:rsidRPr="008E76B9" w:rsidRDefault="00C97B95" w:rsidP="00F85A49">
            <w:pPr>
              <w:pStyle w:val="NoSpacing"/>
            </w:pPr>
            <w:r>
              <w:t xml:space="preserve">K13. </w:t>
            </w:r>
            <w:r w:rsidRPr="008E76B9">
              <w:t xml:space="preserve">How many of your fields were used as pastures or other non-cropped uses, during this agricultural year </w:t>
            </w:r>
            <w:r w:rsidRPr="008E76B9">
              <w:lastRenderedPageBreak/>
              <w:t>(201</w:t>
            </w:r>
            <w:r>
              <w:t>4</w:t>
            </w:r>
            <w:r w:rsidRPr="008E76B9">
              <w:t>/201</w:t>
            </w:r>
            <w:r>
              <w:t>5</w:t>
            </w:r>
            <w:r w:rsidRPr="008E76B9">
              <w:t>)? (</w:t>
            </w:r>
            <w:proofErr w:type="spellStart"/>
            <w:r w:rsidRPr="008E76B9">
              <w:rPr>
                <w:b/>
              </w:rPr>
              <w:t>past_nonagri</w:t>
            </w:r>
            <w:proofErr w:type="spellEnd"/>
            <w:r w:rsidRPr="008E76B9">
              <w:t>)</w:t>
            </w:r>
          </w:p>
          <w:p w14:paraId="6175B1FA" w14:textId="72D9BC91" w:rsidR="00C97B95" w:rsidRPr="008E76B9" w:rsidRDefault="00C97B95" w:rsidP="00F85A49">
            <w:pPr>
              <w:pStyle w:val="NoSpacing"/>
            </w:pPr>
            <w:r w:rsidRPr="008E76B9">
              <w:rPr>
                <w:i/>
              </w:rPr>
              <w:t xml:space="preserve">Only consider land that is owned, rented in, or borrowed, not land that is rented out or </w:t>
            </w:r>
            <w:r>
              <w:rPr>
                <w:i/>
              </w:rPr>
              <w:t>lent</w:t>
            </w:r>
            <w:r w:rsidRPr="008E76B9">
              <w:rPr>
                <w:i/>
              </w:rPr>
              <w:t xml:space="preserve"> to others</w:t>
            </w:r>
          </w:p>
        </w:tc>
        <w:tc>
          <w:tcPr>
            <w:tcW w:w="3960" w:type="dxa"/>
            <w:gridSpan w:val="3"/>
            <w:tcBorders>
              <w:top w:val="single" w:sz="18" w:space="0" w:color="000000"/>
              <w:left w:val="single" w:sz="18" w:space="0" w:color="000000"/>
              <w:bottom w:val="single" w:sz="18" w:space="0" w:color="000000"/>
              <w:right w:val="single" w:sz="18" w:space="0" w:color="000000"/>
            </w:tcBorders>
          </w:tcPr>
          <w:p w14:paraId="7B39A6A6" w14:textId="77777777" w:rsidR="00C97B95" w:rsidRPr="008E76B9" w:rsidRDefault="00C97B95" w:rsidP="00F85A49">
            <w:pPr>
              <w:pStyle w:val="NoSpacing"/>
              <w:rPr>
                <w:i/>
              </w:rPr>
            </w:pPr>
            <w:r w:rsidRPr="008E76B9">
              <w:rPr>
                <w:i/>
              </w:rPr>
              <w:lastRenderedPageBreak/>
              <w:t>(Integer)</w:t>
            </w:r>
          </w:p>
        </w:tc>
      </w:tr>
      <w:tr w:rsidR="00C97B95" w:rsidRPr="008E76B9"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B8FB00D" w14:textId="131FCB16" w:rsidR="00C97B95" w:rsidRPr="008E76B9" w:rsidRDefault="00C97B95" w:rsidP="00F85A49">
            <w:pPr>
              <w:pStyle w:val="NoSpacing"/>
            </w:pPr>
            <w:r>
              <w:t xml:space="preserve">K14. </w:t>
            </w:r>
            <w:r w:rsidRPr="008E76B9">
              <w:t>How many of your fields did you leave fallow during this agricultural year (201</w:t>
            </w:r>
            <w:r>
              <w:t>4</w:t>
            </w:r>
            <w:r w:rsidRPr="008E76B9">
              <w:t>/201</w:t>
            </w:r>
            <w:r>
              <w:t>5</w:t>
            </w:r>
            <w:r w:rsidRPr="008E76B9">
              <w:t>)? (</w:t>
            </w:r>
            <w:proofErr w:type="spellStart"/>
            <w:r w:rsidRPr="008E76B9">
              <w:rPr>
                <w:b/>
              </w:rPr>
              <w:t>fallowfields</w:t>
            </w:r>
            <w:proofErr w:type="spellEnd"/>
            <w:r w:rsidRPr="008E76B9">
              <w:t>)</w:t>
            </w:r>
          </w:p>
          <w:p w14:paraId="7D5752B5" w14:textId="77777777" w:rsidR="00C97B95" w:rsidRDefault="00C97B95" w:rsidP="00F85A49">
            <w:pPr>
              <w:pStyle w:val="NoSpacing"/>
              <w:rPr>
                <w:i/>
              </w:rPr>
            </w:pPr>
            <w:r w:rsidRPr="008E76B9">
              <w:rPr>
                <w:i/>
              </w:rPr>
              <w:t xml:space="preserve">Only consider land that is owned, rented in, or borrowed, not land that is rented out or </w:t>
            </w:r>
            <w:r>
              <w:rPr>
                <w:i/>
              </w:rPr>
              <w:t>lent</w:t>
            </w:r>
            <w:r w:rsidRPr="008E76B9">
              <w:rPr>
                <w:i/>
              </w:rPr>
              <w:t xml:space="preserve"> to others</w:t>
            </w:r>
          </w:p>
          <w:p w14:paraId="1A0CD6A1" w14:textId="77777777" w:rsidR="00E54B31" w:rsidRDefault="00E54B31" w:rsidP="00F85A49">
            <w:pPr>
              <w:pStyle w:val="NoSpacing"/>
              <w:rPr>
                <w:i/>
              </w:rPr>
            </w:pPr>
          </w:p>
          <w:p w14:paraId="4261AC9A" w14:textId="47CD3BFB" w:rsidR="00E54B31" w:rsidRPr="00E54B31" w:rsidRDefault="00E54B31" w:rsidP="00F85A49">
            <w:pPr>
              <w:pStyle w:val="NoSpacing"/>
              <w:rPr>
                <w:i/>
              </w:rPr>
            </w:pPr>
            <w:r w:rsidRPr="00E54B31">
              <w:rPr>
                <w:i/>
              </w:rPr>
              <w:t>Enumerator hint: Fallow land is a piece of land that is normally used for agricultural purposes, but is left with no crops on it for one season or more, typically in order to help the land regenerate.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8276D88" w14:textId="77777777" w:rsidR="00C97B95" w:rsidRPr="008E76B9" w:rsidRDefault="00C97B95" w:rsidP="00F85A49">
            <w:pPr>
              <w:pStyle w:val="NoSpacing"/>
              <w:rPr>
                <w:i/>
              </w:rPr>
            </w:pPr>
            <w:r w:rsidRPr="008E76B9">
              <w:rPr>
                <w:i/>
              </w:rPr>
              <w:t>(Integer)</w:t>
            </w:r>
          </w:p>
        </w:tc>
      </w:tr>
      <w:tr w:rsidR="00C97B95" w:rsidRPr="008E76B9"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B29FEA9" w14:textId="408CBF8D" w:rsidR="00C97B95" w:rsidRPr="008E76B9" w:rsidRDefault="00C97B95" w:rsidP="00F85A49">
            <w:pPr>
              <w:pStyle w:val="NoSpacing"/>
            </w:pPr>
            <w:r>
              <w:t xml:space="preserve">K15. </w:t>
            </w:r>
            <w:r w:rsidRPr="008E76B9">
              <w:t>How many fields did your household plant agroforestry trees on during this agricultural year (201</w:t>
            </w:r>
            <w:r>
              <w:t>4</w:t>
            </w:r>
            <w:r w:rsidRPr="008E76B9">
              <w:t>/201</w:t>
            </w:r>
            <w:r>
              <w:t>5</w:t>
            </w:r>
            <w:r w:rsidRPr="008E76B9">
              <w:t>)? (</w:t>
            </w:r>
            <w:proofErr w:type="spellStart"/>
            <w:r w:rsidRPr="008E76B9">
              <w:rPr>
                <w:b/>
              </w:rPr>
              <w:t>tno_fields</w:t>
            </w:r>
            <w:proofErr w:type="spellEnd"/>
            <w:r w:rsidRPr="008E76B9">
              <w:t>)</w:t>
            </w:r>
          </w:p>
          <w:p w14:paraId="151B9B40" w14:textId="77777777" w:rsidR="00C97B95" w:rsidRPr="008E76B9" w:rsidRDefault="00C97B95"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960" w:type="dxa"/>
            <w:gridSpan w:val="3"/>
            <w:tcBorders>
              <w:top w:val="single" w:sz="18" w:space="0" w:color="000000"/>
              <w:left w:val="single" w:sz="18" w:space="0" w:color="000000"/>
              <w:bottom w:val="single" w:sz="18" w:space="0" w:color="000000"/>
              <w:right w:val="single" w:sz="18" w:space="0" w:color="000000"/>
            </w:tcBorders>
          </w:tcPr>
          <w:p w14:paraId="5F1F917B" w14:textId="77777777" w:rsidR="00C97B95" w:rsidRPr="008E76B9" w:rsidRDefault="00C97B95" w:rsidP="00F85A49">
            <w:pPr>
              <w:pStyle w:val="NoSpacing"/>
              <w:rPr>
                <w:i/>
              </w:rPr>
            </w:pPr>
            <w:r w:rsidRPr="008E76B9">
              <w:rPr>
                <w:i/>
              </w:rPr>
              <w:t>(Integer)</w:t>
            </w:r>
          </w:p>
        </w:tc>
      </w:tr>
      <w:tr w:rsidR="00C97B95" w:rsidRPr="008E76B9"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36815ED" w14:textId="1B4AF0AF" w:rsidR="00C97B95" w:rsidRDefault="00C97B95" w:rsidP="00F85A49">
            <w:pPr>
              <w:pStyle w:val="NoSpacing"/>
            </w:pPr>
            <w:r>
              <w:t xml:space="preserve">K16. </w:t>
            </w:r>
            <w:r w:rsidRPr="008E76B9">
              <w:t xml:space="preserve">How many </w:t>
            </w:r>
            <w:r>
              <w:t xml:space="preserve">virgin </w:t>
            </w:r>
            <w:r w:rsidRPr="008E76B9">
              <w:t xml:space="preserve">fields did your household clear </w:t>
            </w:r>
            <w:r>
              <w:t xml:space="preserve">from bush for the first time </w:t>
            </w:r>
            <w:r w:rsidRPr="008E76B9">
              <w:t>during this agricultural year (201</w:t>
            </w:r>
            <w:r>
              <w:t>4</w:t>
            </w:r>
            <w:r w:rsidRPr="008E76B9">
              <w:t>/201</w:t>
            </w:r>
            <w:r>
              <w:t>5</w:t>
            </w:r>
            <w:r w:rsidRPr="008E76B9">
              <w:t>)</w:t>
            </w:r>
          </w:p>
          <w:p w14:paraId="66817D04" w14:textId="10A5F9F8" w:rsidR="00C97B95" w:rsidRPr="008E76B9" w:rsidRDefault="00C97B95" w:rsidP="00F85A49">
            <w:pPr>
              <w:pStyle w:val="NoSpacing"/>
            </w:pPr>
            <w:r>
              <w:t>(</w:t>
            </w:r>
            <w:proofErr w:type="spellStart"/>
            <w:r>
              <w:t>virgfield_pastyr</w:t>
            </w:r>
            <w:proofErr w:type="spellEnd"/>
            <w:r>
              <w:t>)</w:t>
            </w:r>
          </w:p>
          <w:p w14:paraId="2DF3943D" w14:textId="56969806" w:rsidR="00C97B95" w:rsidRDefault="00C97B95" w:rsidP="00F85A49">
            <w:pPr>
              <w:pStyle w:val="NoSpacing"/>
              <w:rPr>
                <w:i/>
              </w:rPr>
            </w:pPr>
            <w:r w:rsidRPr="008E76B9">
              <w:rPr>
                <w:i/>
              </w:rPr>
              <w:t xml:space="preserve">Only consider land that is owned, rented in, or borrowed, not land that is rented out or </w:t>
            </w:r>
            <w:r>
              <w:rPr>
                <w:i/>
              </w:rPr>
              <w:t>lent</w:t>
            </w:r>
            <w:r w:rsidRPr="008E76B9">
              <w:rPr>
                <w:i/>
              </w:rPr>
              <w:t xml:space="preserve"> to others</w:t>
            </w:r>
          </w:p>
          <w:p w14:paraId="748AC358" w14:textId="77777777" w:rsidR="00C97B95" w:rsidRDefault="00C97B95" w:rsidP="00F85A49">
            <w:pPr>
              <w:pStyle w:val="NoSpacing"/>
              <w:rPr>
                <w:i/>
              </w:rPr>
            </w:pPr>
          </w:p>
          <w:p w14:paraId="2B1E1AF6" w14:textId="5F14674D" w:rsidR="00C97B95" w:rsidRPr="00245D00" w:rsidRDefault="00245D00" w:rsidP="00E54B31">
            <w:pPr>
              <w:pStyle w:val="NoSpacing"/>
              <w:rPr>
                <w:i/>
              </w:rPr>
            </w:pPr>
            <w:r w:rsidRPr="00245D00">
              <w:rPr>
                <w:i/>
              </w:rPr>
              <w:t xml:space="preserve">Enumerator </w:t>
            </w:r>
            <w:r w:rsidR="00C97B95" w:rsidRPr="00245D00">
              <w:rPr>
                <w:i/>
              </w:rPr>
              <w:t xml:space="preserve">hint: </w:t>
            </w:r>
            <w:r w:rsidRPr="00245D00">
              <w:rPr>
                <w:i/>
              </w:rPr>
              <w:t xml:space="preserve">Virgin fields are fields </w:t>
            </w:r>
            <w:r w:rsidR="008D34DE">
              <w:rPr>
                <w:i/>
              </w:rPr>
              <w:t xml:space="preserve">that were </w:t>
            </w:r>
            <w:r w:rsidRPr="00245D00">
              <w:rPr>
                <w:i/>
              </w:rPr>
              <w:t xml:space="preserve">in their natural state that </w:t>
            </w:r>
            <w:r w:rsidR="00E54B31">
              <w:rPr>
                <w:i/>
              </w:rPr>
              <w:t>had not previously</w:t>
            </w:r>
            <w:r w:rsidRPr="00245D00">
              <w:rPr>
                <w:i/>
              </w:rPr>
              <w:t xml:space="preserve"> been used for agriculture</w:t>
            </w:r>
            <w:r w:rsidR="00E54B31">
              <w:rPr>
                <w:i/>
              </w:rPr>
              <w:t>. In other words, these are fields that the</w:t>
            </w:r>
            <w:r w:rsidRPr="00245D00">
              <w:rPr>
                <w:i/>
              </w:rPr>
              <w:t xml:space="preserve"> household cleared from the bush for the first time</w:t>
            </w:r>
            <w:r w:rsidR="00E54B31">
              <w:rPr>
                <w:i/>
              </w:rPr>
              <w:t xml:space="preserve"> during the agricultural year.</w:t>
            </w:r>
          </w:p>
        </w:tc>
        <w:tc>
          <w:tcPr>
            <w:tcW w:w="3960" w:type="dxa"/>
            <w:gridSpan w:val="3"/>
            <w:tcBorders>
              <w:top w:val="single" w:sz="18" w:space="0" w:color="000000"/>
              <w:left w:val="single" w:sz="18" w:space="0" w:color="000000"/>
              <w:bottom w:val="single" w:sz="18" w:space="0" w:color="000000"/>
              <w:right w:val="single" w:sz="18" w:space="0" w:color="000000"/>
            </w:tcBorders>
          </w:tcPr>
          <w:p w14:paraId="3CFD1E7E" w14:textId="77777777" w:rsidR="00C97B95" w:rsidRPr="008E76B9" w:rsidRDefault="00C97B95" w:rsidP="00F85A49">
            <w:pPr>
              <w:pStyle w:val="NoSpacing"/>
              <w:rPr>
                <w:i/>
              </w:rPr>
            </w:pPr>
            <w:r w:rsidRPr="008E76B9">
              <w:rPr>
                <w:i/>
              </w:rPr>
              <w:t>(Integer)</w:t>
            </w:r>
          </w:p>
        </w:tc>
      </w:tr>
      <w:tr w:rsidR="00C97B95" w:rsidRPr="008E76B9"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A5EA4A3" w14:textId="18BC80EA" w:rsidR="00C97B95" w:rsidRDefault="00C97B95" w:rsidP="00F85A49">
            <w:pPr>
              <w:pStyle w:val="NoSpacing"/>
            </w:pPr>
            <w:r>
              <w:t xml:space="preserve">K17. </w:t>
            </w:r>
            <w:r w:rsidRPr="008E76B9">
              <w:t xml:space="preserve">How many MORE new acres of land </w:t>
            </w:r>
            <w:r>
              <w:t>do</w:t>
            </w:r>
            <w:r w:rsidRPr="008E76B9">
              <w:t xml:space="preserve"> you plan to clear in the next 3 years (i</w:t>
            </w:r>
            <w:r>
              <w:t>.</w:t>
            </w:r>
            <w:r w:rsidRPr="008E76B9">
              <w:t>e</w:t>
            </w:r>
            <w:r>
              <w:t>.,</w:t>
            </w:r>
            <w:r w:rsidRPr="008E76B9">
              <w:t xml:space="preserve"> by 2018)?</w:t>
            </w:r>
          </w:p>
          <w:p w14:paraId="4A7347B4" w14:textId="4392AF77" w:rsidR="00C97B95" w:rsidRPr="008E76B9" w:rsidRDefault="00C97B95" w:rsidP="00F85A49">
            <w:pPr>
              <w:pStyle w:val="NoSpacing"/>
            </w:pPr>
            <w:r>
              <w:t>(virgfield_next3yr)</w:t>
            </w:r>
          </w:p>
          <w:p w14:paraId="4BDEF833" w14:textId="77777777" w:rsidR="00C97B95" w:rsidRPr="008E76B9" w:rsidRDefault="00C97B95" w:rsidP="00F85A49">
            <w:pPr>
              <w:pStyle w:val="NoSpacing"/>
              <w:rPr>
                <w:i/>
              </w:rPr>
            </w:pPr>
            <w:r w:rsidRPr="008E76B9">
              <w:rPr>
                <w:i/>
              </w:rPr>
              <w:t xml:space="preserve">Enumerator – This refers to forested/undeveloped land.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43E4A773" w14:textId="77777777" w:rsidR="00C97B95" w:rsidRPr="008E76B9" w:rsidRDefault="00C97B95" w:rsidP="00F85A49">
            <w:pPr>
              <w:pStyle w:val="NoSpacing"/>
              <w:rPr>
                <w:i/>
              </w:rPr>
            </w:pPr>
            <w:r w:rsidRPr="008E76B9">
              <w:rPr>
                <w:i/>
              </w:rPr>
              <w:t>(Integer)</w:t>
            </w:r>
          </w:p>
        </w:tc>
      </w:tr>
      <w:tr w:rsidR="00C97B95" w:rsidRPr="008E76B9"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5AB6D4BD" w14:textId="77777777" w:rsidR="00C97B95" w:rsidRDefault="00C97B95" w:rsidP="00F85A49">
            <w:pPr>
              <w:pStyle w:val="NoSpacing"/>
            </w:pPr>
            <w:r>
              <w:t>K18. In the past 3</w:t>
            </w:r>
            <w:r w:rsidRPr="008E76B9">
              <w:t xml:space="preserve"> years, has your household requested or tried to obtain additional land in this village for use by your household? (</w:t>
            </w:r>
            <w:proofErr w:type="spellStart"/>
            <w:r w:rsidRPr="008E76B9">
              <w:rPr>
                <w:b/>
              </w:rPr>
              <w:t>req_land</w:t>
            </w:r>
            <w:proofErr w:type="spellEnd"/>
            <w:r w:rsidRPr="008E76B9">
              <w:t>)</w:t>
            </w:r>
          </w:p>
          <w:p w14:paraId="068F09AC" w14:textId="75BEAF65" w:rsidR="00C97B95" w:rsidRPr="005A57E5" w:rsidRDefault="00C97B95" w:rsidP="00F85A49">
            <w:pPr>
              <w:pStyle w:val="NoSpacing"/>
              <w:rPr>
                <w:i/>
              </w:rPr>
            </w:pPr>
            <w:r>
              <w:rPr>
                <w:i/>
              </w:rPr>
              <w:t>If K.18=0, skip to K.23</w:t>
            </w:r>
          </w:p>
        </w:tc>
        <w:tc>
          <w:tcPr>
            <w:tcW w:w="3006" w:type="dxa"/>
            <w:gridSpan w:val="5"/>
            <w:tcBorders>
              <w:top w:val="single" w:sz="4" w:space="0" w:color="000000"/>
              <w:bottom w:val="single" w:sz="4" w:space="0" w:color="000000"/>
              <w:right w:val="single" w:sz="18" w:space="0" w:color="000000"/>
            </w:tcBorders>
          </w:tcPr>
          <w:p w14:paraId="3872B392" w14:textId="5FC65898" w:rsidR="00C97B95" w:rsidRPr="008E76B9" w:rsidRDefault="00C97B95" w:rsidP="00F85A49">
            <w:pPr>
              <w:pStyle w:val="NoSpacing"/>
            </w:pPr>
            <w:r>
              <w:t>0</w:t>
            </w:r>
            <w:r w:rsidRPr="008E76B9">
              <w:t>=No</w:t>
            </w:r>
          </w:p>
          <w:p w14:paraId="235FC8B3" w14:textId="0D42E779" w:rsidR="00C97B95" w:rsidRPr="008E76B9" w:rsidRDefault="00C97B95" w:rsidP="00F85A49">
            <w:pPr>
              <w:pStyle w:val="NoSpacing"/>
            </w:pPr>
            <w:r>
              <w:t>1</w:t>
            </w:r>
            <w:r w:rsidRPr="008E76B9">
              <w:t>=Yes</w:t>
            </w:r>
            <w:r w:rsidRPr="008E76B9" w:rsidDel="00226116">
              <w:t xml:space="preserve"> </w:t>
            </w:r>
          </w:p>
          <w:p w14:paraId="2CA33AA5" w14:textId="77777777" w:rsidR="00C97B95" w:rsidRPr="008E76B9" w:rsidRDefault="00C97B95" w:rsidP="00F85A49">
            <w:pPr>
              <w:pStyle w:val="NoSpacing"/>
            </w:pPr>
            <w:r w:rsidRPr="008E76B9">
              <w:t>888=Don’t know</w:t>
            </w:r>
          </w:p>
          <w:p w14:paraId="0D0D8796" w14:textId="77777777" w:rsidR="00C97B95" w:rsidRPr="008E76B9" w:rsidRDefault="00C97B95"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C97B95" w:rsidRPr="008E76B9" w:rsidRDefault="00C97B95" w:rsidP="00F85A49">
            <w:pPr>
              <w:pStyle w:val="NoSpacing"/>
              <w:rPr>
                <w:i/>
              </w:rPr>
            </w:pPr>
            <w:r w:rsidRPr="008E76B9">
              <w:rPr>
                <w:i/>
              </w:rPr>
              <w:t>(Code)</w:t>
            </w:r>
          </w:p>
        </w:tc>
      </w:tr>
      <w:tr w:rsidR="00C97B95" w:rsidRPr="008E76B9"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33F91546" w14:textId="77777777" w:rsidR="00C97B95" w:rsidRPr="008E76B9" w:rsidRDefault="00C97B95" w:rsidP="00F85A49">
            <w:pPr>
              <w:pStyle w:val="NoSpacing"/>
            </w:pPr>
            <w:r>
              <w:t xml:space="preserve">K19. </w:t>
            </w:r>
            <w:r w:rsidRPr="008E76B9">
              <w:t>From whom did you request this land? (</w:t>
            </w:r>
            <w:proofErr w:type="spellStart"/>
            <w:r w:rsidRPr="008E76B9">
              <w:rPr>
                <w:b/>
              </w:rPr>
              <w:t>whom_request</w:t>
            </w:r>
            <w:proofErr w:type="spellEnd"/>
            <w:r w:rsidRPr="008E76B9">
              <w:t>)</w:t>
            </w:r>
          </w:p>
        </w:tc>
        <w:tc>
          <w:tcPr>
            <w:tcW w:w="3006" w:type="dxa"/>
            <w:gridSpan w:val="5"/>
            <w:tcBorders>
              <w:top w:val="single" w:sz="4" w:space="0" w:color="000000"/>
              <w:bottom w:val="single" w:sz="4" w:space="0" w:color="000000"/>
              <w:right w:val="single" w:sz="18" w:space="0" w:color="000000"/>
            </w:tcBorders>
          </w:tcPr>
          <w:p w14:paraId="75B1FBDD" w14:textId="77777777" w:rsidR="00C97B95" w:rsidRPr="008E76B9" w:rsidRDefault="00C97B95" w:rsidP="00F85A49">
            <w:pPr>
              <w:pStyle w:val="NoSpacing"/>
            </w:pPr>
            <w:r w:rsidRPr="008E76B9">
              <w:t>1=Headman</w:t>
            </w:r>
          </w:p>
          <w:p w14:paraId="48183A88" w14:textId="25E23838" w:rsidR="00C97B95" w:rsidRPr="008E76B9" w:rsidRDefault="00C97B95" w:rsidP="00F85A49">
            <w:pPr>
              <w:pStyle w:val="NoSpacing"/>
            </w:pPr>
            <w:r w:rsidRPr="008E76B9">
              <w:t>2=</w:t>
            </w:r>
            <w:r>
              <w:t xml:space="preserve">Headman’s </w:t>
            </w:r>
            <w:r w:rsidRPr="008E76B9">
              <w:t>Induna</w:t>
            </w:r>
          </w:p>
          <w:p w14:paraId="648A46F3" w14:textId="77777777" w:rsidR="00C97B95" w:rsidRDefault="00C97B95" w:rsidP="00F85A49">
            <w:pPr>
              <w:pStyle w:val="NoSpacing"/>
            </w:pPr>
            <w:r w:rsidRPr="008E76B9">
              <w:t>3=Chief</w:t>
            </w:r>
          </w:p>
          <w:p w14:paraId="729374C3" w14:textId="45679D7F" w:rsidR="00C97B95" w:rsidRPr="008E76B9" w:rsidRDefault="00C97B95" w:rsidP="00F85A49">
            <w:pPr>
              <w:pStyle w:val="NoSpacing"/>
            </w:pPr>
            <w:r>
              <w:t>4- Chief’s Induna</w:t>
            </w:r>
          </w:p>
          <w:p w14:paraId="27D0C66C" w14:textId="77777777" w:rsidR="00C97B95" w:rsidRPr="008E76B9" w:rsidRDefault="00C97B95"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C97B95" w:rsidRPr="008E76B9" w:rsidRDefault="00C97B95" w:rsidP="00F85A49">
            <w:pPr>
              <w:pStyle w:val="NoSpacing"/>
              <w:rPr>
                <w:i/>
              </w:rPr>
            </w:pPr>
            <w:r w:rsidRPr="008E76B9">
              <w:rPr>
                <w:i/>
              </w:rPr>
              <w:t>(Code)</w:t>
            </w:r>
          </w:p>
        </w:tc>
      </w:tr>
      <w:tr w:rsidR="00C97B95" w:rsidRPr="008E76B9" w14:paraId="5C7A3708"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77777777" w:rsidR="00C97B95" w:rsidRPr="008E76B9" w:rsidRDefault="00C97B95" w:rsidP="00F85A49">
            <w:pPr>
              <w:pStyle w:val="NoSpacing"/>
            </w:pPr>
          </w:p>
        </w:tc>
        <w:tc>
          <w:tcPr>
            <w:tcW w:w="5233" w:type="dxa"/>
            <w:tcBorders>
              <w:left w:val="single" w:sz="4" w:space="0" w:color="auto"/>
              <w:right w:val="single" w:sz="18" w:space="0" w:color="000000"/>
            </w:tcBorders>
          </w:tcPr>
          <w:p w14:paraId="4063C830" w14:textId="77777777" w:rsidR="00C97B95" w:rsidRPr="008E76B9" w:rsidRDefault="00C97B95" w:rsidP="00F85A49">
            <w:pPr>
              <w:pStyle w:val="NoSpacing"/>
            </w:pPr>
            <w:r>
              <w:t xml:space="preserve">K19b. </w:t>
            </w:r>
            <w:r w:rsidRPr="008E76B9">
              <w:t>If other, please specify</w:t>
            </w:r>
          </w:p>
        </w:tc>
        <w:tc>
          <w:tcPr>
            <w:tcW w:w="4176" w:type="dxa"/>
            <w:gridSpan w:val="6"/>
            <w:tcBorders>
              <w:top w:val="single" w:sz="18" w:space="0" w:color="000000"/>
              <w:left w:val="single" w:sz="18" w:space="0" w:color="000000"/>
              <w:bottom w:val="single" w:sz="18" w:space="0" w:color="000000"/>
              <w:right w:val="single" w:sz="18" w:space="0" w:color="000000"/>
            </w:tcBorders>
          </w:tcPr>
          <w:p w14:paraId="4F03B66C" w14:textId="77777777" w:rsidR="00C97B95" w:rsidRPr="008E76B9" w:rsidRDefault="00C97B95" w:rsidP="00F85A49">
            <w:pPr>
              <w:pStyle w:val="NoSpacing"/>
            </w:pPr>
            <w:r w:rsidRPr="008E76B9">
              <w:rPr>
                <w:i/>
              </w:rPr>
              <w:t>(Text)</w:t>
            </w:r>
          </w:p>
        </w:tc>
      </w:tr>
      <w:tr w:rsidR="00C97B95" w:rsidRPr="008E76B9"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7595C80" w14:textId="77777777" w:rsidR="00C97B95" w:rsidRPr="008E76B9" w:rsidRDefault="00C97B95" w:rsidP="00F85A49">
            <w:pPr>
              <w:pStyle w:val="NoSpacing"/>
            </w:pPr>
            <w:r>
              <w:t xml:space="preserve">K20. </w:t>
            </w:r>
            <w:r w:rsidRPr="008E76B9">
              <w:t>How much land did your household request?  (</w:t>
            </w:r>
            <w:proofErr w:type="spellStart"/>
            <w:r w:rsidRPr="008E76B9">
              <w:rPr>
                <w:b/>
              </w:rPr>
              <w:t>area_request</w:t>
            </w:r>
            <w:proofErr w:type="spellEnd"/>
            <w:r w:rsidRPr="008E76B9">
              <w:t>)</w:t>
            </w:r>
          </w:p>
          <w:p w14:paraId="6A3E9229" w14:textId="77777777" w:rsidR="00C97B95" w:rsidRPr="008E76B9" w:rsidRDefault="00C97B95" w:rsidP="00F85A49">
            <w:pPr>
              <w:pStyle w:val="NoSpacing"/>
            </w:pPr>
            <w:r w:rsidRPr="008E76B9">
              <w:rPr>
                <w:i/>
              </w:rPr>
              <w:t>Probe and code</w:t>
            </w:r>
          </w:p>
        </w:tc>
        <w:tc>
          <w:tcPr>
            <w:tcW w:w="3960" w:type="dxa"/>
            <w:gridSpan w:val="3"/>
            <w:tcBorders>
              <w:top w:val="single" w:sz="18" w:space="0" w:color="000000"/>
              <w:left w:val="single" w:sz="18" w:space="0" w:color="000000"/>
              <w:bottom w:val="single" w:sz="18" w:space="0" w:color="000000"/>
              <w:right w:val="single" w:sz="18" w:space="0" w:color="000000"/>
            </w:tcBorders>
          </w:tcPr>
          <w:p w14:paraId="7D7A0BCD" w14:textId="77777777" w:rsidR="00C97B95" w:rsidRPr="008E76B9" w:rsidRDefault="00C97B95" w:rsidP="00F85A49">
            <w:pPr>
              <w:pStyle w:val="NoSpacing"/>
              <w:rPr>
                <w:i/>
              </w:rPr>
            </w:pPr>
            <w:r w:rsidRPr="008E76B9">
              <w:rPr>
                <w:i/>
              </w:rPr>
              <w:t>(Integer)</w:t>
            </w:r>
          </w:p>
        </w:tc>
      </w:tr>
      <w:tr w:rsidR="00C97B95" w:rsidRPr="008E76B9"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2A91FF75" w14:textId="77777777" w:rsidR="00C97B95" w:rsidRPr="008E76B9" w:rsidRDefault="00C97B95" w:rsidP="00F85A49">
            <w:pPr>
              <w:pStyle w:val="NoSpacing"/>
            </w:pPr>
            <w:r>
              <w:t xml:space="preserve">K20b. </w:t>
            </w:r>
            <w:r w:rsidRPr="008E76B9">
              <w:t xml:space="preserve">Units </w:t>
            </w:r>
          </w:p>
        </w:tc>
        <w:tc>
          <w:tcPr>
            <w:tcW w:w="3006" w:type="dxa"/>
            <w:gridSpan w:val="5"/>
            <w:tcBorders>
              <w:top w:val="single" w:sz="4" w:space="0" w:color="000000"/>
              <w:bottom w:val="single" w:sz="4" w:space="0" w:color="000000"/>
              <w:right w:val="single" w:sz="18" w:space="0" w:color="000000"/>
            </w:tcBorders>
          </w:tcPr>
          <w:p w14:paraId="3E01FC34" w14:textId="77777777" w:rsidR="00C97B95" w:rsidRPr="008E76B9" w:rsidRDefault="00C97B95" w:rsidP="00F85A49">
            <w:pPr>
              <w:pStyle w:val="NoSpacing"/>
            </w:pPr>
            <w:r w:rsidRPr="008E76B9">
              <w:t>1=Lima</w:t>
            </w:r>
          </w:p>
          <w:p w14:paraId="6D35226A" w14:textId="77777777" w:rsidR="00C97B95" w:rsidRPr="008E76B9" w:rsidRDefault="00C97B95" w:rsidP="00F85A49">
            <w:pPr>
              <w:pStyle w:val="NoSpacing"/>
            </w:pPr>
            <w:r w:rsidRPr="008E76B9">
              <w:t>2=Acre</w:t>
            </w:r>
          </w:p>
          <w:p w14:paraId="2A76404F" w14:textId="77777777" w:rsidR="00C97B95" w:rsidRPr="008E76B9" w:rsidRDefault="00C97B95" w:rsidP="00F85A49">
            <w:pPr>
              <w:pStyle w:val="NoSpacing"/>
            </w:pPr>
            <w:r w:rsidRPr="008E76B9">
              <w:t>3=Hectare</w:t>
            </w:r>
          </w:p>
          <w:p w14:paraId="158DDDA9" w14:textId="77777777" w:rsidR="00C97B95" w:rsidRPr="008E76B9" w:rsidRDefault="00C97B95" w:rsidP="00F85A49">
            <w:pPr>
              <w:pStyle w:val="NoSpacing"/>
            </w:pPr>
            <w:r w:rsidRPr="008E76B9">
              <w:lastRenderedPageBreak/>
              <w:t>4=Square meter</w:t>
            </w:r>
          </w:p>
          <w:p w14:paraId="207DCB47"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C97B95" w:rsidRPr="008E76B9" w:rsidRDefault="00C97B95" w:rsidP="00F85A49">
            <w:pPr>
              <w:pStyle w:val="NoSpacing"/>
              <w:rPr>
                <w:i/>
              </w:rPr>
            </w:pPr>
            <w:r w:rsidRPr="008E76B9">
              <w:rPr>
                <w:i/>
              </w:rPr>
              <w:lastRenderedPageBreak/>
              <w:t>(Code)</w:t>
            </w:r>
          </w:p>
        </w:tc>
      </w:tr>
      <w:tr w:rsidR="00C97B95" w:rsidRPr="008E76B9"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E021D78" w14:textId="77777777" w:rsidR="00C97B95" w:rsidRPr="008E76B9" w:rsidRDefault="00C97B95" w:rsidP="00F85A49">
            <w:pPr>
              <w:pStyle w:val="NoSpacing"/>
            </w:pPr>
            <w:r>
              <w:t xml:space="preserve">K21. </w:t>
            </w:r>
            <w:r w:rsidRPr="008E76B9">
              <w:t>What was the area of the land obtained? (</w:t>
            </w:r>
            <w:proofErr w:type="spellStart"/>
            <w:r w:rsidRPr="008E76B9">
              <w:rPr>
                <w:b/>
              </w:rPr>
              <w:t>area_obtained</w:t>
            </w:r>
            <w:proofErr w:type="spellEnd"/>
            <w:r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62318911" w14:textId="77777777" w:rsidR="00C97B95" w:rsidRPr="008E76B9" w:rsidRDefault="00C97B95" w:rsidP="00F85A49">
            <w:pPr>
              <w:pStyle w:val="NoSpacing"/>
              <w:rPr>
                <w:i/>
              </w:rPr>
            </w:pPr>
            <w:r w:rsidRPr="008E76B9">
              <w:rPr>
                <w:i/>
              </w:rPr>
              <w:t>(Integer)</w:t>
            </w:r>
          </w:p>
        </w:tc>
      </w:tr>
      <w:tr w:rsidR="00C97B95" w:rsidRPr="008E76B9"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31060F25" w14:textId="77777777" w:rsidR="00C97B95" w:rsidRPr="008E76B9" w:rsidRDefault="00C97B95" w:rsidP="00F85A49">
            <w:pPr>
              <w:pStyle w:val="NoSpacing"/>
            </w:pPr>
            <w:r>
              <w:t xml:space="preserve">K21b. </w:t>
            </w:r>
            <w:r w:rsidRPr="008E76B9">
              <w:t>Units</w:t>
            </w:r>
          </w:p>
        </w:tc>
        <w:tc>
          <w:tcPr>
            <w:tcW w:w="3006" w:type="dxa"/>
            <w:gridSpan w:val="5"/>
            <w:tcBorders>
              <w:top w:val="single" w:sz="4" w:space="0" w:color="000000"/>
              <w:bottom w:val="single" w:sz="4" w:space="0" w:color="000000"/>
              <w:right w:val="single" w:sz="18" w:space="0" w:color="000000"/>
            </w:tcBorders>
          </w:tcPr>
          <w:p w14:paraId="507FC147" w14:textId="77777777" w:rsidR="00C97B95" w:rsidRPr="008E76B9" w:rsidRDefault="00C97B95" w:rsidP="00F85A49">
            <w:pPr>
              <w:pStyle w:val="NoSpacing"/>
            </w:pPr>
            <w:r w:rsidRPr="008E76B9">
              <w:t>1=Lima</w:t>
            </w:r>
          </w:p>
          <w:p w14:paraId="50269B88" w14:textId="77777777" w:rsidR="00C97B95" w:rsidRPr="008E76B9" w:rsidRDefault="00C97B95" w:rsidP="00F85A49">
            <w:pPr>
              <w:pStyle w:val="NoSpacing"/>
            </w:pPr>
            <w:r w:rsidRPr="008E76B9">
              <w:t>2=Acre</w:t>
            </w:r>
          </w:p>
          <w:p w14:paraId="742988F8" w14:textId="77777777" w:rsidR="00C97B95" w:rsidRPr="008E76B9" w:rsidRDefault="00C97B95" w:rsidP="00F85A49">
            <w:pPr>
              <w:pStyle w:val="NoSpacing"/>
            </w:pPr>
            <w:r w:rsidRPr="008E76B9">
              <w:t>3=Hectare</w:t>
            </w:r>
          </w:p>
          <w:p w14:paraId="787886C1" w14:textId="77777777" w:rsidR="00C97B95" w:rsidRPr="008E76B9" w:rsidRDefault="00C97B95" w:rsidP="00F85A49">
            <w:pPr>
              <w:pStyle w:val="NoSpacing"/>
            </w:pPr>
            <w:r w:rsidRPr="008E76B9">
              <w:t>4=Square meter</w:t>
            </w:r>
          </w:p>
          <w:p w14:paraId="79D8819E"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C97B95" w:rsidRPr="008E76B9" w:rsidRDefault="00C97B95" w:rsidP="00F85A49">
            <w:pPr>
              <w:pStyle w:val="NoSpacing"/>
              <w:rPr>
                <w:i/>
              </w:rPr>
            </w:pPr>
            <w:r w:rsidRPr="008E76B9">
              <w:rPr>
                <w:i/>
              </w:rPr>
              <w:t>(Code)</w:t>
            </w:r>
          </w:p>
        </w:tc>
      </w:tr>
      <w:tr w:rsidR="00C97B95" w:rsidRPr="008E76B9"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4D4D1F70" w14:textId="77777777" w:rsidR="00C97B95" w:rsidRPr="008E76B9" w:rsidRDefault="00C97B95" w:rsidP="00F85A49">
            <w:pPr>
              <w:pStyle w:val="NoSpacing"/>
            </w:pPr>
            <w:r>
              <w:t xml:space="preserve">K22. </w:t>
            </w:r>
            <w:r w:rsidRPr="008E76B9">
              <w:t>What was the condition of the land when the household obtained it? (</w:t>
            </w:r>
            <w:proofErr w:type="spellStart"/>
            <w:r w:rsidRPr="008E76B9">
              <w:rPr>
                <w:b/>
              </w:rPr>
              <w:t>land_state</w:t>
            </w:r>
            <w:proofErr w:type="spellEnd"/>
            <w:r w:rsidRPr="008E76B9">
              <w:t>)</w:t>
            </w:r>
          </w:p>
        </w:tc>
        <w:tc>
          <w:tcPr>
            <w:tcW w:w="3006" w:type="dxa"/>
            <w:gridSpan w:val="5"/>
            <w:tcBorders>
              <w:top w:val="single" w:sz="4" w:space="0" w:color="000000"/>
              <w:bottom w:val="single" w:sz="4" w:space="0" w:color="000000"/>
              <w:right w:val="single" w:sz="18" w:space="0" w:color="000000"/>
            </w:tcBorders>
          </w:tcPr>
          <w:p w14:paraId="22BBDEEF" w14:textId="77777777" w:rsidR="00C97B95" w:rsidRPr="008E76B9" w:rsidRDefault="00C97B95" w:rsidP="00F85A49">
            <w:pPr>
              <w:pStyle w:val="NoSpacing"/>
            </w:pPr>
            <w:r w:rsidRPr="008E76B9">
              <w:t>1=Undeveloped</w:t>
            </w:r>
          </w:p>
          <w:p w14:paraId="1C644919" w14:textId="77777777" w:rsidR="00C97B95" w:rsidRPr="008E76B9" w:rsidRDefault="00C97B95" w:rsidP="00F85A49">
            <w:pPr>
              <w:pStyle w:val="NoSpacing"/>
            </w:pPr>
            <w:r w:rsidRPr="008E76B9">
              <w:t>2=Fallow</w:t>
            </w:r>
          </w:p>
          <w:p w14:paraId="4E55087E" w14:textId="77777777" w:rsidR="00C97B95" w:rsidRPr="008E76B9" w:rsidRDefault="00C97B95" w:rsidP="00F85A49">
            <w:pPr>
              <w:pStyle w:val="NoSpacing"/>
            </w:pPr>
            <w:r w:rsidRPr="008E76B9">
              <w:t>3=Productive</w:t>
            </w:r>
          </w:p>
          <w:p w14:paraId="2F339D65" w14:textId="77777777" w:rsidR="00C97B95" w:rsidRPr="008E76B9" w:rsidRDefault="00C97B95" w:rsidP="00F85A49">
            <w:pPr>
              <w:pStyle w:val="NoSpacing"/>
            </w:pPr>
            <w:r w:rsidRPr="008E76B9">
              <w:t>4</w:t>
            </w:r>
            <w:r>
              <w:t>=</w:t>
            </w:r>
            <w:r w:rsidRPr="008E76B9">
              <w:t>Forested</w:t>
            </w:r>
          </w:p>
          <w:p w14:paraId="6A29FA70" w14:textId="77777777" w:rsidR="00C97B95" w:rsidRPr="008E76B9" w:rsidRDefault="00C97B95"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C97B95" w:rsidRPr="008E76B9" w:rsidRDefault="00C97B95" w:rsidP="00F85A49">
            <w:pPr>
              <w:pStyle w:val="NoSpacing"/>
              <w:rPr>
                <w:i/>
              </w:rPr>
            </w:pPr>
            <w:r w:rsidRPr="008E76B9">
              <w:rPr>
                <w:i/>
              </w:rPr>
              <w:t>(Code)</w:t>
            </w:r>
          </w:p>
        </w:tc>
      </w:tr>
      <w:tr w:rsidR="00C97B95" w:rsidRPr="008E76B9"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C97B95" w:rsidRPr="008E76B9" w:rsidRDefault="00C97B95" w:rsidP="00F85A49">
            <w:pPr>
              <w:pStyle w:val="NoSpacing"/>
            </w:pPr>
          </w:p>
        </w:tc>
        <w:tc>
          <w:tcPr>
            <w:tcW w:w="5233" w:type="dxa"/>
            <w:tcBorders>
              <w:left w:val="single" w:sz="4" w:space="0" w:color="auto"/>
              <w:right w:val="single" w:sz="18" w:space="0" w:color="000000"/>
            </w:tcBorders>
          </w:tcPr>
          <w:p w14:paraId="14E0081F" w14:textId="77777777" w:rsidR="00C97B95" w:rsidRPr="008E76B9" w:rsidRDefault="00C97B95" w:rsidP="00F85A49">
            <w:pPr>
              <w:pStyle w:val="NoSpacing"/>
            </w:pPr>
            <w:r>
              <w:t xml:space="preserve">K22b. </w:t>
            </w:r>
            <w:r w:rsidRPr="008E76B9">
              <w:t>If other, please specify</w:t>
            </w:r>
          </w:p>
        </w:tc>
        <w:tc>
          <w:tcPr>
            <w:tcW w:w="4176" w:type="dxa"/>
            <w:gridSpan w:val="6"/>
            <w:tcBorders>
              <w:top w:val="single" w:sz="18" w:space="0" w:color="000000"/>
              <w:left w:val="single" w:sz="18" w:space="0" w:color="000000"/>
              <w:bottom w:val="single" w:sz="18" w:space="0" w:color="000000"/>
              <w:right w:val="single" w:sz="18" w:space="0" w:color="000000"/>
            </w:tcBorders>
          </w:tcPr>
          <w:p w14:paraId="71A445C1" w14:textId="77777777" w:rsidR="00C97B95" w:rsidRPr="008E76B9" w:rsidRDefault="00C97B95" w:rsidP="00F85A49">
            <w:pPr>
              <w:pStyle w:val="NoSpacing"/>
            </w:pPr>
            <w:r w:rsidRPr="008E76B9">
              <w:rPr>
                <w:i/>
              </w:rPr>
              <w:t>(Text)</w:t>
            </w:r>
          </w:p>
        </w:tc>
      </w:tr>
      <w:tr w:rsidR="00C97B95" w:rsidRPr="008E76B9"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75B904BF" w14:textId="05AD1CAA" w:rsidR="00C97B95" w:rsidRPr="008E76B9" w:rsidRDefault="00C97B95" w:rsidP="00F85A49">
            <w:pPr>
              <w:pStyle w:val="NoSpacing"/>
            </w:pPr>
            <w:r>
              <w:t xml:space="preserve">K23. </w:t>
            </w:r>
            <w:r w:rsidRPr="008E76B9">
              <w:t xml:space="preserve">In the past </w:t>
            </w:r>
            <w:r>
              <w:t>3</w:t>
            </w:r>
            <w:r w:rsidRPr="008E76B9">
              <w:t xml:space="preserve"> years, has your household ever had land reallocated by village or chief authorities to be used </w:t>
            </w:r>
            <w:r>
              <w:t>(by another person, group or organization)</w:t>
            </w:r>
            <w:r w:rsidRPr="008E76B9">
              <w:t>? (</w:t>
            </w:r>
            <w:r w:rsidRPr="008E76B9">
              <w:rPr>
                <w:b/>
              </w:rPr>
              <w:t>reallocate</w:t>
            </w:r>
            <w:r w:rsidRPr="008E76B9">
              <w:t>)</w:t>
            </w:r>
          </w:p>
          <w:p w14:paraId="55F7FB9C" w14:textId="1F998E2F" w:rsidR="00C97B95" w:rsidRPr="008E76B9" w:rsidRDefault="00C97B95" w:rsidP="00F85A49">
            <w:pPr>
              <w:pStyle w:val="NoSpacing"/>
              <w:rPr>
                <w:i/>
              </w:rPr>
            </w:pPr>
            <w:r>
              <w:rPr>
                <w:i/>
              </w:rPr>
              <w:t>If 0, skip to Module L</w:t>
            </w:r>
          </w:p>
        </w:tc>
        <w:tc>
          <w:tcPr>
            <w:tcW w:w="3006" w:type="dxa"/>
            <w:gridSpan w:val="5"/>
            <w:tcBorders>
              <w:top w:val="single" w:sz="4" w:space="0" w:color="000000"/>
              <w:bottom w:val="single" w:sz="4" w:space="0" w:color="000000"/>
              <w:right w:val="single" w:sz="18" w:space="0" w:color="000000"/>
            </w:tcBorders>
          </w:tcPr>
          <w:p w14:paraId="257C82FD" w14:textId="68980F64" w:rsidR="00C97B95" w:rsidRPr="008E76B9" w:rsidRDefault="00C97B95" w:rsidP="00F85A49">
            <w:pPr>
              <w:pStyle w:val="NoSpacing"/>
            </w:pPr>
            <w:r>
              <w:t>0</w:t>
            </w:r>
            <w:r w:rsidRPr="008E76B9">
              <w:t>=No</w:t>
            </w:r>
          </w:p>
          <w:p w14:paraId="34B9EC4B" w14:textId="2AEED6D6" w:rsidR="00C97B95" w:rsidRPr="008E76B9" w:rsidRDefault="00C97B95" w:rsidP="00F85A49">
            <w:pPr>
              <w:pStyle w:val="NoSpacing"/>
            </w:pPr>
            <w:r>
              <w:t>1</w:t>
            </w:r>
            <w:r w:rsidRPr="008E76B9">
              <w:t>=Yes</w:t>
            </w:r>
            <w:r w:rsidRPr="008E76B9" w:rsidDel="00226116">
              <w:t xml:space="preserve"> </w:t>
            </w:r>
          </w:p>
          <w:p w14:paraId="5BAABE8E" w14:textId="77777777" w:rsidR="00C97B95" w:rsidRPr="008E76B9" w:rsidRDefault="00C97B95" w:rsidP="00F85A49">
            <w:pPr>
              <w:pStyle w:val="NoSpacing"/>
            </w:pPr>
            <w:r w:rsidRPr="008E76B9">
              <w:t>888=Don’t know</w:t>
            </w:r>
          </w:p>
          <w:p w14:paraId="405D281A" w14:textId="77777777" w:rsidR="00C97B95" w:rsidRPr="008E76B9" w:rsidRDefault="00C97B95"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C97B95" w:rsidRPr="008E76B9" w:rsidRDefault="00C97B95" w:rsidP="00F85A49">
            <w:pPr>
              <w:pStyle w:val="NoSpacing"/>
              <w:rPr>
                <w:i/>
              </w:rPr>
            </w:pPr>
            <w:r w:rsidRPr="008E76B9">
              <w:rPr>
                <w:i/>
              </w:rPr>
              <w:t>(Code)</w:t>
            </w:r>
          </w:p>
        </w:tc>
      </w:tr>
      <w:tr w:rsidR="00C97B95" w:rsidRPr="008E76B9"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F05EC02" w14:textId="125B4BDA" w:rsidR="00C97B95" w:rsidRPr="008E76B9" w:rsidRDefault="00C97B95" w:rsidP="00194101">
            <w:pPr>
              <w:pStyle w:val="NoSpacing"/>
            </w:pPr>
            <w:r>
              <w:t xml:space="preserve">K24. </w:t>
            </w:r>
            <w:r w:rsidRPr="008E76B9">
              <w:t xml:space="preserve">How many times </w:t>
            </w:r>
            <w:r>
              <w:t xml:space="preserve">in the past 3 years has your household had </w:t>
            </w:r>
            <w:r w:rsidRPr="008E76B9">
              <w:t>land reallocated? (</w:t>
            </w:r>
            <w:proofErr w:type="spellStart"/>
            <w:r w:rsidRPr="008E76B9">
              <w:rPr>
                <w:b/>
              </w:rPr>
              <w:t>reallocate_freq</w:t>
            </w:r>
            <w:proofErr w:type="spellEnd"/>
            <w:r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613BDB12" w14:textId="29231075" w:rsidR="00C97B95" w:rsidRPr="008E76B9" w:rsidRDefault="00C97B95" w:rsidP="00F85A49">
            <w:pPr>
              <w:pStyle w:val="NoSpacing"/>
              <w:rPr>
                <w:i/>
              </w:rPr>
            </w:pPr>
            <w:r w:rsidRPr="008E76B9">
              <w:rPr>
                <w:i/>
              </w:rPr>
              <w:t>(Integer)</w:t>
            </w:r>
          </w:p>
        </w:tc>
      </w:tr>
      <w:tr w:rsidR="00C97B95" w:rsidRPr="008E76B9" w14:paraId="63CB0E99" w14:textId="77777777" w:rsidTr="00FF2B5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C97B95" w:rsidRPr="008E76B9" w:rsidRDefault="00C97B95" w:rsidP="00F85A49">
            <w:pPr>
              <w:pStyle w:val="NoSpacing"/>
            </w:pPr>
          </w:p>
        </w:tc>
        <w:tc>
          <w:tcPr>
            <w:tcW w:w="5245" w:type="dxa"/>
            <w:gridSpan w:val="2"/>
            <w:tcBorders>
              <w:left w:val="single" w:sz="4" w:space="0" w:color="auto"/>
              <w:right w:val="nil"/>
            </w:tcBorders>
          </w:tcPr>
          <w:p w14:paraId="31C6863B" w14:textId="77777777" w:rsidR="00C97B95" w:rsidRDefault="00C97B95" w:rsidP="00F85A49">
            <w:pPr>
              <w:pStyle w:val="NoSpacing"/>
            </w:pPr>
            <w:r>
              <w:t xml:space="preserve">K25. </w:t>
            </w:r>
            <w:r w:rsidRPr="008E76B9">
              <w:t>Why was the land reallocated? (</w:t>
            </w:r>
            <w:proofErr w:type="spellStart"/>
            <w:r w:rsidRPr="008E76B9">
              <w:rPr>
                <w:b/>
              </w:rPr>
              <w:t>reallocate_exp</w:t>
            </w:r>
            <w:proofErr w:type="spellEnd"/>
            <w:r w:rsidRPr="008E76B9">
              <w:t>)</w:t>
            </w:r>
          </w:p>
          <w:p w14:paraId="46911ADF" w14:textId="47C0B3DA" w:rsidR="00C97B95" w:rsidRPr="00A40C0B" w:rsidRDefault="00C97B95" w:rsidP="00F85A49">
            <w:pPr>
              <w:pStyle w:val="NoSpacing"/>
              <w:rPr>
                <w:i/>
              </w:rPr>
            </w:pPr>
            <w:r w:rsidRPr="00A40C0B">
              <w:rPr>
                <w:i/>
              </w:rPr>
              <w:t>Select all that apply</w:t>
            </w:r>
          </w:p>
          <w:p w14:paraId="348992E7" w14:textId="6B9D1314" w:rsidR="00C97B95" w:rsidRDefault="00C97B95" w:rsidP="00F85A49">
            <w:pPr>
              <w:pStyle w:val="NoSpacing"/>
            </w:pPr>
          </w:p>
        </w:tc>
        <w:tc>
          <w:tcPr>
            <w:tcW w:w="2970" w:type="dxa"/>
            <w:gridSpan w:val="3"/>
            <w:tcBorders>
              <w:left w:val="nil"/>
              <w:right w:val="single" w:sz="18" w:space="0" w:color="000000"/>
            </w:tcBorders>
          </w:tcPr>
          <w:p w14:paraId="44ADFA4B" w14:textId="77777777" w:rsidR="00C97B95" w:rsidRDefault="00C97B95" w:rsidP="00F85A49">
            <w:pPr>
              <w:pStyle w:val="NoSpacing"/>
            </w:pPr>
            <w:r>
              <w:t>1=Given to another person/village in the village for agriculture</w:t>
            </w:r>
          </w:p>
          <w:p w14:paraId="46506494" w14:textId="6167EB08" w:rsidR="00C97B95" w:rsidRDefault="00C97B95" w:rsidP="00F85A49">
            <w:pPr>
              <w:pStyle w:val="NoSpacing"/>
            </w:pPr>
            <w:r>
              <w:t xml:space="preserve">2= Give newcomers land </w:t>
            </w:r>
          </w:p>
          <w:p w14:paraId="1E3D1E39" w14:textId="77777777" w:rsidR="00C97B95" w:rsidRDefault="00C97B95" w:rsidP="00F85A49">
            <w:pPr>
              <w:pStyle w:val="NoSpacing"/>
            </w:pPr>
            <w:r>
              <w:t>3=Give to an outside investor</w:t>
            </w:r>
          </w:p>
          <w:p w14:paraId="450D9C28" w14:textId="29BD326C" w:rsidR="00C97B95" w:rsidRPr="008E76B9" w:rsidRDefault="00C97B95" w:rsidP="00F85A49">
            <w:pPr>
              <w:pStyle w:val="NoSpacing"/>
            </w:pPr>
            <w:r>
              <w:t xml:space="preserve">97=Other, specify. </w:t>
            </w:r>
          </w:p>
        </w:tc>
        <w:tc>
          <w:tcPr>
            <w:tcW w:w="1194" w:type="dxa"/>
            <w:gridSpan w:val="2"/>
            <w:tcBorders>
              <w:top w:val="single" w:sz="18" w:space="0" w:color="000000"/>
              <w:left w:val="single" w:sz="18" w:space="0" w:color="000000"/>
              <w:bottom w:val="single" w:sz="18" w:space="0" w:color="000000"/>
              <w:right w:val="single" w:sz="18" w:space="0" w:color="000000"/>
            </w:tcBorders>
          </w:tcPr>
          <w:p w14:paraId="362C7D2E" w14:textId="4EDBED8E" w:rsidR="00C97B95" w:rsidRPr="008E76B9" w:rsidRDefault="00C97B95" w:rsidP="005A57E5">
            <w:pPr>
              <w:pStyle w:val="NoSpacing"/>
            </w:pPr>
            <w:r w:rsidRPr="008E76B9">
              <w:rPr>
                <w:i/>
              </w:rPr>
              <w:t>(</w:t>
            </w:r>
            <w:r>
              <w:rPr>
                <w:i/>
              </w:rPr>
              <w:t>Code)</w:t>
            </w:r>
          </w:p>
        </w:tc>
      </w:tr>
      <w:tr w:rsidR="00C97B95" w:rsidRPr="008E76B9"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E24F5FD" w14:textId="46C0A00A" w:rsidR="00C97B95" w:rsidRPr="008E76B9" w:rsidRDefault="00C97B95" w:rsidP="00F85A49">
            <w:pPr>
              <w:pStyle w:val="NoSpacing"/>
            </w:pPr>
            <w:r>
              <w:t xml:space="preserve">K26. </w:t>
            </w:r>
            <w:r w:rsidRPr="008E76B9">
              <w:t xml:space="preserve">How much </w:t>
            </w:r>
            <w:r>
              <w:t xml:space="preserve">TOTAL </w:t>
            </w:r>
            <w:r w:rsidRPr="008E76B9">
              <w:t>land was reallocated? (</w:t>
            </w:r>
            <w:proofErr w:type="spellStart"/>
            <w:r w:rsidRPr="008E76B9">
              <w:rPr>
                <w:b/>
              </w:rPr>
              <w:t>reallocate_size</w:t>
            </w:r>
            <w:proofErr w:type="spellEnd"/>
            <w:r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6AFDD5D5" w14:textId="77777777" w:rsidR="00C97B95" w:rsidRPr="008E76B9" w:rsidRDefault="00C97B95" w:rsidP="00F85A49">
            <w:pPr>
              <w:pStyle w:val="NoSpacing"/>
              <w:rPr>
                <w:i/>
              </w:rPr>
            </w:pPr>
            <w:r w:rsidRPr="008E76B9">
              <w:rPr>
                <w:i/>
              </w:rPr>
              <w:t>(Integer)</w:t>
            </w:r>
          </w:p>
        </w:tc>
      </w:tr>
      <w:tr w:rsidR="00C97B95" w:rsidRPr="008E76B9"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auto"/>
            </w:tcBorders>
          </w:tcPr>
          <w:p w14:paraId="3758CB58" w14:textId="77777777" w:rsidR="00C97B95" w:rsidRPr="008E76B9" w:rsidRDefault="00C97B95" w:rsidP="00F85A49">
            <w:pPr>
              <w:pStyle w:val="NoSpacing"/>
            </w:pPr>
            <w:r>
              <w:t xml:space="preserve">K26b. </w:t>
            </w:r>
            <w:r w:rsidRPr="008E76B9">
              <w:t xml:space="preserve">Units </w:t>
            </w:r>
          </w:p>
        </w:tc>
        <w:tc>
          <w:tcPr>
            <w:tcW w:w="3006" w:type="dxa"/>
            <w:gridSpan w:val="5"/>
            <w:tcBorders>
              <w:top w:val="single" w:sz="4" w:space="0" w:color="000000"/>
              <w:bottom w:val="single" w:sz="4" w:space="0" w:color="auto"/>
              <w:right w:val="single" w:sz="18" w:space="0" w:color="000000"/>
            </w:tcBorders>
          </w:tcPr>
          <w:p w14:paraId="647DB9D2" w14:textId="77777777" w:rsidR="00C97B95" w:rsidRPr="008E76B9" w:rsidRDefault="00C97B95" w:rsidP="00F85A49">
            <w:pPr>
              <w:pStyle w:val="NoSpacing"/>
            </w:pPr>
            <w:r w:rsidRPr="008E76B9">
              <w:t>1=Lima</w:t>
            </w:r>
          </w:p>
          <w:p w14:paraId="464E98BC" w14:textId="77777777" w:rsidR="00C97B95" w:rsidRPr="008E76B9" w:rsidRDefault="00C97B95" w:rsidP="00F85A49">
            <w:pPr>
              <w:pStyle w:val="NoSpacing"/>
            </w:pPr>
            <w:r w:rsidRPr="008E76B9">
              <w:t>2=Acre</w:t>
            </w:r>
          </w:p>
          <w:p w14:paraId="50465045" w14:textId="77777777" w:rsidR="00C97B95" w:rsidRPr="008E76B9" w:rsidRDefault="00C97B95" w:rsidP="00F85A49">
            <w:pPr>
              <w:pStyle w:val="NoSpacing"/>
            </w:pPr>
            <w:r w:rsidRPr="008E76B9">
              <w:t>3=Hectare</w:t>
            </w:r>
          </w:p>
          <w:p w14:paraId="34823717" w14:textId="77777777" w:rsidR="00C97B95" w:rsidRPr="008E76B9" w:rsidRDefault="00C97B95" w:rsidP="00F85A49">
            <w:pPr>
              <w:pStyle w:val="NoSpacing"/>
            </w:pPr>
            <w:r w:rsidRPr="008E76B9">
              <w:t>4=Square meter</w:t>
            </w:r>
          </w:p>
          <w:p w14:paraId="4E98B592"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C97B95" w:rsidRPr="008E76B9" w:rsidRDefault="00C97B95" w:rsidP="00F85A49">
            <w:pPr>
              <w:pStyle w:val="NoSpacing"/>
              <w:rPr>
                <w:i/>
              </w:rPr>
            </w:pPr>
            <w:r w:rsidRPr="008E76B9">
              <w:rPr>
                <w:i/>
              </w:rPr>
              <w:t>(Code)</w:t>
            </w:r>
          </w:p>
        </w:tc>
      </w:tr>
      <w:tr w:rsidR="00C97B95" w:rsidRPr="008E76B9"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6D62315C" w14:textId="77777777" w:rsidR="00C97B95" w:rsidRPr="00DA2B8F" w:rsidRDefault="00C97B95" w:rsidP="00F85A49">
            <w:pPr>
              <w:pStyle w:val="NoSpacing"/>
              <w:rPr>
                <w:rFonts w:asciiTheme="minorHAnsi" w:hAnsiTheme="minorHAnsi"/>
              </w:rPr>
            </w:pPr>
            <w:r w:rsidRPr="00DA2B8F">
              <w:rPr>
                <w:rFonts w:asciiTheme="minorHAnsi" w:hAnsiTheme="minorHAnsi"/>
              </w:rPr>
              <w:t xml:space="preserve">K27. Was your household compensated for losing access to land and resources? </w:t>
            </w:r>
          </w:p>
          <w:p w14:paraId="665C4609" w14:textId="7CF7A826" w:rsidR="00C97B95" w:rsidRPr="00DA2B8F" w:rsidRDefault="00C97B95" w:rsidP="00F85A49">
            <w:pPr>
              <w:pStyle w:val="NoSpacing"/>
              <w:rPr>
                <w:rFonts w:asciiTheme="minorHAnsi" w:hAnsiTheme="minorHAnsi"/>
                <w:i/>
              </w:rPr>
            </w:pPr>
            <w:r w:rsidRPr="00DA2B8F">
              <w:rPr>
                <w:rFonts w:asciiTheme="minorHAnsi" w:hAnsiTheme="minorHAnsi"/>
                <w:i/>
              </w:rPr>
              <w:t xml:space="preserve">If 0, skip to Section L </w:t>
            </w:r>
          </w:p>
          <w:p w14:paraId="0225C9C4" w14:textId="6B0C7B0C" w:rsidR="00C97B95" w:rsidRPr="00DA2B8F" w:rsidRDefault="00C97B95" w:rsidP="00F85A49">
            <w:pPr>
              <w:pStyle w:val="NoSpacing"/>
              <w:rPr>
                <w:rFonts w:asciiTheme="minorHAnsi" w:hAnsiTheme="minorHAnsi"/>
              </w:rPr>
            </w:pPr>
            <w:r w:rsidRPr="00DA2B8F">
              <w:rPr>
                <w:rFonts w:asciiTheme="minorHAnsi" w:hAnsiTheme="minorHAnsi"/>
              </w:rPr>
              <w:t>(</w:t>
            </w:r>
            <w:proofErr w:type="spellStart"/>
            <w:r w:rsidRPr="00DA2B8F">
              <w:rPr>
                <w:rFonts w:asciiTheme="minorHAnsi" w:hAnsiTheme="minorHAnsi"/>
              </w:rPr>
              <w:t>lostaccess_comp</w:t>
            </w:r>
            <w:proofErr w:type="spellEnd"/>
            <w:r w:rsidRPr="00DA2B8F">
              <w:rPr>
                <w:rFonts w:asciiTheme="minorHAnsi" w:hAnsiTheme="minorHAnsi"/>
              </w:rPr>
              <w:t>)</w:t>
            </w:r>
          </w:p>
        </w:tc>
        <w:tc>
          <w:tcPr>
            <w:tcW w:w="3006" w:type="dxa"/>
            <w:gridSpan w:val="5"/>
            <w:tcBorders>
              <w:top w:val="single" w:sz="4" w:space="0" w:color="auto"/>
              <w:bottom w:val="single" w:sz="4" w:space="0" w:color="auto"/>
              <w:right w:val="single" w:sz="18" w:space="0" w:color="000000"/>
            </w:tcBorders>
          </w:tcPr>
          <w:p w14:paraId="7EBA0518" w14:textId="77777777" w:rsidR="00C97B95" w:rsidRPr="00DA2B8F" w:rsidRDefault="00C97B95" w:rsidP="00F85A49">
            <w:pPr>
              <w:pStyle w:val="NoSpacing"/>
              <w:rPr>
                <w:rFonts w:asciiTheme="minorHAnsi" w:hAnsiTheme="minorHAnsi"/>
              </w:rPr>
            </w:pPr>
            <w:r w:rsidRPr="00DA2B8F">
              <w:rPr>
                <w:rFonts w:asciiTheme="minorHAnsi" w:hAnsiTheme="minorHAnsi"/>
              </w:rPr>
              <w:t>0=No</w:t>
            </w:r>
          </w:p>
          <w:p w14:paraId="41625FF5" w14:textId="77777777" w:rsidR="00C97B95" w:rsidRPr="00DA2B8F" w:rsidRDefault="00C97B95" w:rsidP="00F85A49">
            <w:pPr>
              <w:pStyle w:val="NoSpacing"/>
              <w:rPr>
                <w:rFonts w:asciiTheme="minorHAnsi" w:hAnsiTheme="minorHAnsi"/>
              </w:rPr>
            </w:pPr>
            <w:r w:rsidRPr="00DA2B8F">
              <w:rPr>
                <w:rFonts w:asciiTheme="minorHAnsi" w:hAnsiTheme="minorHAnsi"/>
              </w:rPr>
              <w:t>1=Yes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C97B95" w:rsidRPr="008E76B9" w14:paraId="6C77599B"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516657E4"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586E668D" w14:textId="77777777" w:rsidR="00C97B95" w:rsidRDefault="00C97B95" w:rsidP="008F55E6">
            <w:pPr>
              <w:pStyle w:val="NoSpacing"/>
              <w:rPr>
                <w:rFonts w:asciiTheme="minorHAnsi" w:hAnsiTheme="minorHAnsi"/>
              </w:rPr>
            </w:pPr>
            <w:r w:rsidRPr="00DA2B8F">
              <w:rPr>
                <w:rFonts w:asciiTheme="minorHAnsi" w:hAnsiTheme="minorHAnsi"/>
              </w:rPr>
              <w:t>K27b. If so how?</w:t>
            </w:r>
          </w:p>
          <w:p w14:paraId="3CE743BE" w14:textId="0F1E957C" w:rsidR="00C97B95" w:rsidRPr="00DA2B8F" w:rsidRDefault="00C97B95" w:rsidP="008F55E6">
            <w:pPr>
              <w:pStyle w:val="NoSpacing"/>
              <w:rPr>
                <w:rFonts w:asciiTheme="minorHAnsi" w:hAnsiTheme="minorHAnsi"/>
              </w:rPr>
            </w:pPr>
            <w:r>
              <w:rPr>
                <w:rFonts w:asciiTheme="minorHAnsi" w:hAnsiTheme="minorHAnsi"/>
              </w:rPr>
              <w:t>Select all that apply.</w:t>
            </w:r>
          </w:p>
          <w:p w14:paraId="5E4696AD" w14:textId="100C49CB" w:rsidR="00C97B95" w:rsidRPr="00DA2B8F" w:rsidRDefault="00C97B95" w:rsidP="00F85A49">
            <w:pPr>
              <w:pStyle w:val="NoSpacing"/>
              <w:rPr>
                <w:rFonts w:asciiTheme="minorHAnsi" w:hAnsiTheme="minorHAnsi"/>
              </w:rPr>
            </w:pPr>
            <w:r w:rsidRPr="00DA2B8F">
              <w:rPr>
                <w:rFonts w:asciiTheme="minorHAnsi" w:hAnsiTheme="minorHAnsi"/>
              </w:rPr>
              <w:t>(</w:t>
            </w:r>
            <w:proofErr w:type="spellStart"/>
            <w:r w:rsidRPr="00DA2B8F">
              <w:rPr>
                <w:rFonts w:asciiTheme="minorHAnsi" w:hAnsiTheme="minorHAnsi"/>
              </w:rPr>
              <w:t>lostaccess_comphow</w:t>
            </w:r>
            <w:proofErr w:type="spellEnd"/>
            <w:r w:rsidRPr="00DA2B8F">
              <w:rPr>
                <w:rFonts w:asciiTheme="minorHAnsi" w:hAnsiTheme="minorHAnsi"/>
              </w:rPr>
              <w:t>)</w:t>
            </w:r>
          </w:p>
        </w:tc>
        <w:tc>
          <w:tcPr>
            <w:tcW w:w="3006" w:type="dxa"/>
            <w:gridSpan w:val="5"/>
            <w:tcBorders>
              <w:top w:val="single" w:sz="4" w:space="0" w:color="auto"/>
              <w:bottom w:val="single" w:sz="4" w:space="0" w:color="auto"/>
              <w:right w:val="single" w:sz="18" w:space="0" w:color="000000"/>
            </w:tcBorders>
          </w:tcPr>
          <w:p w14:paraId="554F8C25" w14:textId="77777777" w:rsidR="00C97B95" w:rsidRPr="00DA2B8F" w:rsidRDefault="00C97B95" w:rsidP="008F55E6">
            <w:pPr>
              <w:pStyle w:val="NoSpacing"/>
              <w:rPr>
                <w:rFonts w:asciiTheme="minorHAnsi" w:hAnsiTheme="minorHAnsi"/>
              </w:rPr>
            </w:pPr>
            <w:r w:rsidRPr="00DA2B8F">
              <w:rPr>
                <w:rFonts w:asciiTheme="minorHAnsi" w:hAnsiTheme="minorHAnsi"/>
              </w:rPr>
              <w:t>1=Given land elsewhere</w:t>
            </w:r>
          </w:p>
          <w:p w14:paraId="67C03E5B" w14:textId="77777777" w:rsidR="00C97B95" w:rsidRPr="00DA2B8F" w:rsidRDefault="00C97B95" w:rsidP="008F55E6">
            <w:pPr>
              <w:pStyle w:val="NoSpacing"/>
              <w:rPr>
                <w:rFonts w:asciiTheme="minorHAnsi" w:hAnsiTheme="minorHAnsi"/>
              </w:rPr>
            </w:pPr>
            <w:r w:rsidRPr="00DA2B8F">
              <w:rPr>
                <w:rFonts w:asciiTheme="minorHAnsi" w:hAnsiTheme="minorHAnsi"/>
              </w:rPr>
              <w:t>2=Given money</w:t>
            </w:r>
          </w:p>
          <w:p w14:paraId="5AC6410F" w14:textId="77777777" w:rsidR="00C97B95" w:rsidRDefault="00C97B95" w:rsidP="008F55E6">
            <w:pPr>
              <w:pStyle w:val="NoSpacing"/>
              <w:rPr>
                <w:rFonts w:asciiTheme="minorHAnsi" w:hAnsiTheme="minorHAnsi"/>
              </w:rPr>
            </w:pPr>
            <w:r w:rsidRPr="00DA2B8F">
              <w:rPr>
                <w:rFonts w:asciiTheme="minorHAnsi" w:hAnsiTheme="minorHAnsi"/>
              </w:rPr>
              <w:t>3= Given in-kind payment</w:t>
            </w:r>
          </w:p>
          <w:p w14:paraId="550F4450" w14:textId="3C787256" w:rsidR="008A1FBA" w:rsidRPr="00DA2B8F" w:rsidRDefault="008A1FBA" w:rsidP="008F55E6">
            <w:pPr>
              <w:pStyle w:val="NoSpacing"/>
              <w:rPr>
                <w:rFonts w:asciiTheme="minorHAnsi" w:hAnsiTheme="minorHAnsi"/>
              </w:rPr>
            </w:pPr>
            <w:r w:rsidRPr="008A1FBA">
              <w:rPr>
                <w:rFonts w:asciiTheme="minorHAnsi" w:hAnsiTheme="minorHAnsi"/>
              </w:rPr>
              <w:t>888=Don't know</w:t>
            </w:r>
          </w:p>
        </w:tc>
        <w:tc>
          <w:tcPr>
            <w:tcW w:w="1170" w:type="dxa"/>
            <w:tcBorders>
              <w:top w:val="single" w:sz="4" w:space="0" w:color="auto"/>
              <w:left w:val="single" w:sz="18" w:space="0" w:color="000000"/>
              <w:bottom w:val="single" w:sz="4" w:space="0" w:color="auto"/>
              <w:right w:val="single" w:sz="18" w:space="0" w:color="000000"/>
            </w:tcBorders>
          </w:tcPr>
          <w:p w14:paraId="45BC8642" w14:textId="5F6A7CA5"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C97B95" w:rsidRPr="008E76B9" w14:paraId="2B1F37C6" w14:textId="77777777" w:rsidTr="00FF2B56">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893DF3D" w14:textId="77777777" w:rsidR="00C97B95" w:rsidRPr="008E76B9" w:rsidRDefault="00C97B95" w:rsidP="00F85A49">
            <w:pPr>
              <w:pStyle w:val="NoSpacing"/>
            </w:pPr>
          </w:p>
        </w:tc>
        <w:tc>
          <w:tcPr>
            <w:tcW w:w="5425" w:type="dxa"/>
            <w:gridSpan w:val="3"/>
            <w:tcBorders>
              <w:top w:val="single" w:sz="4" w:space="0" w:color="auto"/>
              <w:left w:val="single" w:sz="4" w:space="0" w:color="000000"/>
              <w:bottom w:val="single" w:sz="4" w:space="0" w:color="auto"/>
              <w:right w:val="single" w:sz="18" w:space="0" w:color="000000"/>
            </w:tcBorders>
          </w:tcPr>
          <w:p w14:paraId="626C2147" w14:textId="5289B749" w:rsidR="00C97B95" w:rsidRPr="00DA2B8F" w:rsidRDefault="00C97B95" w:rsidP="008F55E6">
            <w:pPr>
              <w:pStyle w:val="NoSpacing"/>
              <w:rPr>
                <w:rFonts w:asciiTheme="minorHAnsi" w:hAnsiTheme="minorHAnsi"/>
              </w:rPr>
            </w:pPr>
            <w:r w:rsidRPr="00FF2B56">
              <w:rPr>
                <w:rFonts w:asciiTheme="minorHAnsi" w:hAnsiTheme="minorHAnsi"/>
              </w:rPr>
              <w:t>K.28 Please describe the compensation the household received. Please include any land given, a description of any in-kind payments, and the value of monetary compensation received.</w:t>
            </w:r>
          </w:p>
        </w:tc>
        <w:tc>
          <w:tcPr>
            <w:tcW w:w="3984" w:type="dxa"/>
            <w:gridSpan w:val="4"/>
            <w:tcBorders>
              <w:top w:val="single" w:sz="4" w:space="0" w:color="auto"/>
              <w:left w:val="single" w:sz="18" w:space="0" w:color="000000"/>
              <w:bottom w:val="single" w:sz="4" w:space="0" w:color="auto"/>
              <w:right w:val="single" w:sz="18" w:space="0" w:color="000000"/>
            </w:tcBorders>
          </w:tcPr>
          <w:p w14:paraId="6945857F" w14:textId="1B8A3825" w:rsidR="00C97B95" w:rsidRPr="00DA2B8F" w:rsidRDefault="00C97B95" w:rsidP="00FF2B56">
            <w:pPr>
              <w:pStyle w:val="NoSpacing"/>
              <w:rPr>
                <w:rFonts w:asciiTheme="minorHAnsi" w:hAnsiTheme="minorHAnsi"/>
                <w:i/>
              </w:rPr>
            </w:pPr>
            <w:r>
              <w:rPr>
                <w:rFonts w:asciiTheme="minorHAnsi" w:hAnsiTheme="minorHAnsi"/>
                <w:i/>
              </w:rPr>
              <w:t>(Text</w:t>
            </w:r>
            <w:r w:rsidRPr="00DA2B8F">
              <w:rPr>
                <w:rFonts w:asciiTheme="minorHAnsi" w:hAnsiTheme="minorHAnsi"/>
                <w:i/>
              </w:rPr>
              <w:t>)</w:t>
            </w:r>
          </w:p>
        </w:tc>
      </w:tr>
      <w:tr w:rsidR="00C97B95" w:rsidRPr="008E76B9" w14:paraId="3E163110"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C2A7876"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345C2C8C" w14:textId="75D3AE69" w:rsidR="00C97B95" w:rsidRPr="00DA2B8F" w:rsidRDefault="00C97B95" w:rsidP="008F55E6">
            <w:pPr>
              <w:pStyle w:val="NoSpacing"/>
              <w:rPr>
                <w:rFonts w:asciiTheme="minorHAnsi" w:hAnsiTheme="minorHAnsi"/>
              </w:rPr>
            </w:pPr>
            <w:r w:rsidRPr="00DA2B8F">
              <w:rPr>
                <w:rFonts w:asciiTheme="minorHAnsi" w:hAnsiTheme="minorHAnsi"/>
                <w:color w:val="000000"/>
              </w:rPr>
              <w:t>K.29 Was the value of the compensation enough to cover the value of the land and resources lost?</w:t>
            </w:r>
          </w:p>
        </w:tc>
        <w:tc>
          <w:tcPr>
            <w:tcW w:w="3006" w:type="dxa"/>
            <w:gridSpan w:val="5"/>
            <w:tcBorders>
              <w:top w:val="single" w:sz="4" w:space="0" w:color="auto"/>
              <w:bottom w:val="single" w:sz="4" w:space="0" w:color="auto"/>
              <w:right w:val="single" w:sz="18" w:space="0" w:color="000000"/>
            </w:tcBorders>
          </w:tcPr>
          <w:p w14:paraId="38CFECF3" w14:textId="144E21FB" w:rsidR="00C97B95" w:rsidRDefault="00C97B95" w:rsidP="00A14195">
            <w:pPr>
              <w:pStyle w:val="NoSpacing"/>
              <w:rPr>
                <w:rFonts w:asciiTheme="minorHAnsi" w:hAnsiTheme="minorHAnsi"/>
              </w:rPr>
            </w:pPr>
            <w:r>
              <w:rPr>
                <w:rFonts w:asciiTheme="minorHAnsi" w:hAnsiTheme="minorHAnsi"/>
              </w:rPr>
              <w:t xml:space="preserve">1=Yes, a lot more </w:t>
            </w:r>
          </w:p>
          <w:p w14:paraId="1BC201C4" w14:textId="77777777" w:rsidR="00C97B95" w:rsidRDefault="00C97B95" w:rsidP="00A14195">
            <w:pPr>
              <w:pStyle w:val="NoSpacing"/>
              <w:rPr>
                <w:rFonts w:asciiTheme="minorHAnsi" w:hAnsiTheme="minorHAnsi"/>
              </w:rPr>
            </w:pPr>
            <w:r>
              <w:rPr>
                <w:rFonts w:asciiTheme="minorHAnsi" w:hAnsiTheme="minorHAnsi"/>
              </w:rPr>
              <w:t>2=Yes, a little more</w:t>
            </w:r>
          </w:p>
          <w:p w14:paraId="01ABE407" w14:textId="77777777" w:rsidR="00C97B95" w:rsidRDefault="00C97B95" w:rsidP="00A14195">
            <w:pPr>
              <w:pStyle w:val="NoSpacing"/>
              <w:rPr>
                <w:rFonts w:asciiTheme="minorHAnsi" w:hAnsiTheme="minorHAnsi"/>
              </w:rPr>
            </w:pPr>
            <w:r>
              <w:rPr>
                <w:rFonts w:asciiTheme="minorHAnsi" w:hAnsiTheme="minorHAnsi"/>
              </w:rPr>
              <w:t>3=Exactly the same value</w:t>
            </w:r>
          </w:p>
          <w:p w14:paraId="4C57DB2E" w14:textId="77777777" w:rsidR="00C97B95" w:rsidRDefault="00C97B95" w:rsidP="00A14195">
            <w:pPr>
              <w:pStyle w:val="NoSpacing"/>
              <w:rPr>
                <w:rFonts w:asciiTheme="minorHAnsi" w:hAnsiTheme="minorHAnsi"/>
              </w:rPr>
            </w:pPr>
            <w:r>
              <w:rPr>
                <w:rFonts w:asciiTheme="minorHAnsi" w:hAnsiTheme="minorHAnsi"/>
              </w:rPr>
              <w:t>4=No, a little less</w:t>
            </w:r>
          </w:p>
          <w:p w14:paraId="4F25BD11" w14:textId="13FAB713" w:rsidR="00C97B95" w:rsidRPr="00DA2B8F" w:rsidRDefault="00C97B95" w:rsidP="00A14195">
            <w:pPr>
              <w:pStyle w:val="NoSpacing"/>
              <w:rPr>
                <w:rFonts w:asciiTheme="minorHAnsi" w:hAnsiTheme="minorHAnsi"/>
              </w:rPr>
            </w:pPr>
            <w:r>
              <w:rPr>
                <w:rFonts w:asciiTheme="minorHAnsi" w:hAnsiTheme="minorHAnsi"/>
              </w:rPr>
              <w:t xml:space="preserve">5=No, a lot less </w:t>
            </w:r>
          </w:p>
        </w:tc>
        <w:tc>
          <w:tcPr>
            <w:tcW w:w="1170" w:type="dxa"/>
            <w:tcBorders>
              <w:top w:val="single" w:sz="4" w:space="0" w:color="auto"/>
              <w:left w:val="single" w:sz="18" w:space="0" w:color="000000"/>
              <w:bottom w:val="single" w:sz="4" w:space="0" w:color="auto"/>
              <w:right w:val="single" w:sz="18" w:space="0" w:color="000000"/>
            </w:tcBorders>
          </w:tcPr>
          <w:p w14:paraId="75D31694" w14:textId="55770033"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C97B95" w:rsidRPr="008E76B9" w14:paraId="285BDACF"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23E90AD2" w14:textId="6180599D"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3E50DD6D" w14:textId="1FFB02E8" w:rsidR="00C97B95" w:rsidRPr="00DA2B8F" w:rsidRDefault="00C97B95" w:rsidP="008F55E6">
            <w:pPr>
              <w:pStyle w:val="NoSpacing"/>
              <w:rPr>
                <w:rFonts w:asciiTheme="minorHAnsi" w:hAnsiTheme="minorHAnsi"/>
                <w:color w:val="000000"/>
              </w:rPr>
            </w:pPr>
            <w:r>
              <w:rPr>
                <w:rFonts w:asciiTheme="minorHAnsi" w:hAnsiTheme="minorHAnsi"/>
                <w:color w:val="000000"/>
              </w:rPr>
              <w:t xml:space="preserve">K.30 Do you believe that the value of compensation was fair? </w:t>
            </w:r>
          </w:p>
        </w:tc>
        <w:tc>
          <w:tcPr>
            <w:tcW w:w="3006" w:type="dxa"/>
            <w:gridSpan w:val="5"/>
            <w:tcBorders>
              <w:top w:val="single" w:sz="4" w:space="0" w:color="auto"/>
              <w:bottom w:val="single" w:sz="4" w:space="0" w:color="auto"/>
              <w:right w:val="single" w:sz="18" w:space="0" w:color="000000"/>
            </w:tcBorders>
          </w:tcPr>
          <w:p w14:paraId="7BAB40AA" w14:textId="77777777" w:rsidR="00C97B95" w:rsidRDefault="00C97B95" w:rsidP="00A14195">
            <w:pPr>
              <w:pStyle w:val="NoSpacing"/>
              <w:rPr>
                <w:rFonts w:asciiTheme="minorHAnsi" w:hAnsiTheme="minorHAnsi"/>
              </w:rPr>
            </w:pPr>
            <w:r>
              <w:rPr>
                <w:rFonts w:asciiTheme="minorHAnsi" w:hAnsiTheme="minorHAnsi"/>
              </w:rPr>
              <w:t>1=Very fair</w:t>
            </w:r>
          </w:p>
          <w:p w14:paraId="75752882" w14:textId="77777777" w:rsidR="00C97B95" w:rsidRDefault="00C97B95" w:rsidP="00A14195">
            <w:pPr>
              <w:pStyle w:val="NoSpacing"/>
              <w:rPr>
                <w:rFonts w:asciiTheme="minorHAnsi" w:hAnsiTheme="minorHAnsi"/>
              </w:rPr>
            </w:pPr>
            <w:r>
              <w:rPr>
                <w:rFonts w:asciiTheme="minorHAnsi" w:hAnsiTheme="minorHAnsi"/>
              </w:rPr>
              <w:t>2=Fair</w:t>
            </w:r>
          </w:p>
          <w:p w14:paraId="56ADB059" w14:textId="77777777" w:rsidR="00C97B95" w:rsidRDefault="00C97B95" w:rsidP="00A14195">
            <w:pPr>
              <w:pStyle w:val="NoSpacing"/>
              <w:rPr>
                <w:rFonts w:asciiTheme="minorHAnsi" w:hAnsiTheme="minorHAnsi"/>
              </w:rPr>
            </w:pPr>
            <w:r>
              <w:rPr>
                <w:rFonts w:asciiTheme="minorHAnsi" w:hAnsiTheme="minorHAnsi"/>
              </w:rPr>
              <w:t>3=Neither fair nor unfair</w:t>
            </w:r>
          </w:p>
          <w:p w14:paraId="6F177463" w14:textId="77777777" w:rsidR="00C97B95" w:rsidRDefault="00C97B95" w:rsidP="00A14195">
            <w:pPr>
              <w:pStyle w:val="NoSpacing"/>
              <w:rPr>
                <w:rFonts w:asciiTheme="minorHAnsi" w:hAnsiTheme="minorHAnsi"/>
              </w:rPr>
            </w:pPr>
            <w:r>
              <w:rPr>
                <w:rFonts w:asciiTheme="minorHAnsi" w:hAnsiTheme="minorHAnsi"/>
              </w:rPr>
              <w:t>4=Unfair</w:t>
            </w:r>
          </w:p>
          <w:p w14:paraId="2B753BC8" w14:textId="77777777" w:rsidR="00C97B95" w:rsidRDefault="00C97B95" w:rsidP="00A14195">
            <w:pPr>
              <w:pStyle w:val="NoSpacing"/>
              <w:rPr>
                <w:rFonts w:asciiTheme="minorHAnsi" w:hAnsiTheme="minorHAnsi"/>
              </w:rPr>
            </w:pPr>
            <w:r>
              <w:rPr>
                <w:rFonts w:asciiTheme="minorHAnsi" w:hAnsiTheme="minorHAnsi"/>
              </w:rPr>
              <w:t>5=Very unfair</w:t>
            </w:r>
          </w:p>
          <w:p w14:paraId="5CAAE5B2" w14:textId="77777777" w:rsidR="00C97B95" w:rsidRDefault="00C97B95" w:rsidP="00A14195">
            <w:pPr>
              <w:pStyle w:val="NoSpacing"/>
              <w:rPr>
                <w:rFonts w:asciiTheme="minorHAnsi" w:hAnsiTheme="minorHAnsi"/>
              </w:rPr>
            </w:pPr>
            <w:r>
              <w:rPr>
                <w:rFonts w:asciiTheme="minorHAnsi" w:hAnsiTheme="minorHAnsi"/>
              </w:rPr>
              <w:t>888- Don’t know</w:t>
            </w:r>
          </w:p>
          <w:p w14:paraId="3F4B6ED9" w14:textId="23646194" w:rsidR="00C97B95" w:rsidRPr="00DA2B8F" w:rsidRDefault="00C97B95" w:rsidP="00A14195">
            <w:pPr>
              <w:pStyle w:val="NoSpacing"/>
              <w:rPr>
                <w:rFonts w:asciiTheme="minorHAnsi" w:hAnsiTheme="minorHAnsi"/>
              </w:rPr>
            </w:pPr>
            <w:r>
              <w:rPr>
                <w:rFonts w:asciiTheme="minorHAnsi" w:hAnsiTheme="minorHAnsi"/>
              </w:rPr>
              <w:t xml:space="preserve">999=Refused to answer </w:t>
            </w:r>
          </w:p>
        </w:tc>
        <w:tc>
          <w:tcPr>
            <w:tcW w:w="1170" w:type="dxa"/>
            <w:tcBorders>
              <w:top w:val="single" w:sz="4" w:space="0" w:color="auto"/>
              <w:left w:val="single" w:sz="18" w:space="0" w:color="000000"/>
              <w:bottom w:val="single" w:sz="4" w:space="0" w:color="auto"/>
              <w:right w:val="single" w:sz="18" w:space="0" w:color="000000"/>
            </w:tcBorders>
          </w:tcPr>
          <w:p w14:paraId="4BE842EA" w14:textId="77777777" w:rsidR="00C97B95" w:rsidRPr="00DA2B8F" w:rsidRDefault="00C97B95" w:rsidP="00F85A49">
            <w:pPr>
              <w:pStyle w:val="NoSpacing"/>
              <w:rPr>
                <w:rFonts w:asciiTheme="minorHAnsi" w:hAnsiTheme="minorHAnsi"/>
                <w:i/>
              </w:rPr>
            </w:pPr>
          </w:p>
        </w:tc>
      </w:tr>
    </w:tbl>
    <w:p w14:paraId="6D87EA82" w14:textId="233AD75A"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288E5236" w:rsidR="008E76B9" w:rsidRDefault="00FD52B4" w:rsidP="00F85A49">
      <w:pPr>
        <w:pStyle w:val="NoSpacing"/>
      </w:pPr>
      <w:r w:rsidRPr="00FD52B4">
        <w:t>Now I would like to learn more about each of the</w:t>
      </w:r>
      <w:r w:rsidR="003B1C99">
        <w:t xml:space="preserve"> fields that your household OWNS, RENTS-IN or BORROWS-IN</w:t>
      </w:r>
      <w:r w:rsidRPr="00FD52B4">
        <w:t>. Let’s start with a discussion of your largest field.</w:t>
      </w:r>
    </w:p>
    <w:tbl>
      <w:tblPr>
        <w:tblW w:w="14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138"/>
        <w:gridCol w:w="1260"/>
        <w:gridCol w:w="1800"/>
        <w:gridCol w:w="1620"/>
        <w:gridCol w:w="1080"/>
        <w:gridCol w:w="1170"/>
        <w:gridCol w:w="1260"/>
        <w:gridCol w:w="1080"/>
      </w:tblGrid>
      <w:tr w:rsidR="00E524EF" w:rsidRPr="00FD52B4" w14:paraId="772604AE" w14:textId="77777777" w:rsidTr="00E524EF">
        <w:trPr>
          <w:trHeight w:val="20"/>
          <w:jc w:val="center"/>
        </w:trPr>
        <w:tc>
          <w:tcPr>
            <w:tcW w:w="694" w:type="dxa"/>
            <w:vMerge w:val="restart"/>
          </w:tcPr>
          <w:p w14:paraId="14AD3812" w14:textId="77777777" w:rsidR="00E524EF" w:rsidRPr="00FD52B4" w:rsidRDefault="00E524EF" w:rsidP="00F85A49">
            <w:pPr>
              <w:pStyle w:val="NoSpacing"/>
            </w:pPr>
            <w:r w:rsidRPr="00FD52B4">
              <w:t>Field</w:t>
            </w:r>
          </w:p>
        </w:tc>
        <w:tc>
          <w:tcPr>
            <w:tcW w:w="1461" w:type="dxa"/>
            <w:vMerge w:val="restart"/>
          </w:tcPr>
          <w:p w14:paraId="544CD919" w14:textId="60CBD294" w:rsidR="00E524EF" w:rsidRPr="00FD52B4" w:rsidRDefault="00E524EF" w:rsidP="00F85A49">
            <w:pPr>
              <w:pStyle w:val="NoSpacing"/>
            </w:pPr>
            <w:r>
              <w:t xml:space="preserve">L1. </w:t>
            </w:r>
            <w:r w:rsidRPr="00FD52B4">
              <w:t>Field name</w:t>
            </w:r>
          </w:p>
        </w:tc>
        <w:tc>
          <w:tcPr>
            <w:tcW w:w="1984" w:type="dxa"/>
            <w:gridSpan w:val="2"/>
          </w:tcPr>
          <w:p w14:paraId="23317B5F" w14:textId="706D7E86" w:rsidR="00E524EF" w:rsidRPr="00FD52B4" w:rsidRDefault="00E524EF" w:rsidP="00F85A49">
            <w:pPr>
              <w:pStyle w:val="NoSpacing"/>
              <w:jc w:val="center"/>
            </w:pPr>
            <w:r>
              <w:t>L2.</w:t>
            </w:r>
            <w:r w:rsidRPr="00FD52B4">
              <w:t xml:space="preserve"> What is the area of this field?</w:t>
            </w:r>
          </w:p>
          <w:p w14:paraId="3C56C13B" w14:textId="77777777" w:rsidR="00E524EF" w:rsidRPr="00FD52B4" w:rsidRDefault="00E524EF" w:rsidP="00F85A49">
            <w:pPr>
              <w:pStyle w:val="NoSpacing"/>
              <w:jc w:val="center"/>
              <w:rPr>
                <w:b/>
              </w:rPr>
            </w:pPr>
            <w:r w:rsidRPr="00FD52B4">
              <w:t>(</w:t>
            </w:r>
            <w:proofErr w:type="spellStart"/>
            <w:r w:rsidRPr="00FD52B4">
              <w:rPr>
                <w:b/>
              </w:rPr>
              <w:t>group_fieldarea</w:t>
            </w:r>
            <w:proofErr w:type="spellEnd"/>
            <w:r w:rsidRPr="00FD52B4">
              <w:t>)</w:t>
            </w:r>
          </w:p>
        </w:tc>
        <w:tc>
          <w:tcPr>
            <w:tcW w:w="2398" w:type="dxa"/>
            <w:gridSpan w:val="2"/>
          </w:tcPr>
          <w:p w14:paraId="673FC67A" w14:textId="7D961CEE" w:rsidR="00E524EF" w:rsidRPr="00FD52B4" w:rsidRDefault="00E524EF" w:rsidP="00F85A49">
            <w:pPr>
              <w:pStyle w:val="NoSpacing"/>
              <w:jc w:val="center"/>
            </w:pPr>
            <w:r>
              <w:t>L3</w:t>
            </w:r>
            <w:r w:rsidRPr="00FD52B4">
              <w:t>. What is the distance and walking time from your house to the field?</w:t>
            </w:r>
          </w:p>
          <w:p w14:paraId="14AE328E" w14:textId="77777777" w:rsidR="00E524EF" w:rsidRPr="00FD52B4" w:rsidRDefault="00E524EF" w:rsidP="00F85A49">
            <w:pPr>
              <w:pStyle w:val="NoSpacing"/>
              <w:jc w:val="center"/>
              <w:rPr>
                <w:i/>
              </w:rPr>
            </w:pPr>
            <w:r w:rsidRPr="00FD52B4">
              <w:rPr>
                <w:i/>
              </w:rPr>
              <w:t>One way, from the main household</w:t>
            </w:r>
          </w:p>
          <w:p w14:paraId="79D62B34" w14:textId="77777777" w:rsidR="00E524EF" w:rsidRPr="00FD52B4" w:rsidRDefault="00E524EF" w:rsidP="00F85A49">
            <w:pPr>
              <w:pStyle w:val="NoSpacing"/>
              <w:jc w:val="center"/>
            </w:pPr>
            <w:r w:rsidRPr="00FD52B4">
              <w:t>(</w:t>
            </w:r>
            <w:proofErr w:type="spellStart"/>
            <w:r w:rsidRPr="00FD52B4">
              <w:rPr>
                <w:b/>
              </w:rPr>
              <w:t>grp_distance_field</w:t>
            </w:r>
            <w:proofErr w:type="spellEnd"/>
            <w:r w:rsidRPr="00FD52B4">
              <w:t>)</w:t>
            </w:r>
          </w:p>
        </w:tc>
        <w:tc>
          <w:tcPr>
            <w:tcW w:w="1800" w:type="dxa"/>
            <w:vMerge w:val="restart"/>
          </w:tcPr>
          <w:p w14:paraId="28445DE2" w14:textId="127275DC" w:rsidR="00E524EF" w:rsidRPr="00FD52B4" w:rsidRDefault="00E524EF" w:rsidP="00F85A49">
            <w:pPr>
              <w:pStyle w:val="NoSpacing"/>
              <w:jc w:val="center"/>
              <w:rPr>
                <w:i/>
              </w:rPr>
            </w:pPr>
            <w:r>
              <w:t>L4</w:t>
            </w:r>
            <w:r w:rsidRPr="00FD52B4">
              <w:t>. During this</w:t>
            </w:r>
            <w:r>
              <w:t xml:space="preserve"> last agricultural season (201</w:t>
            </w:r>
            <w:r w:rsidR="00020591">
              <w:t>4</w:t>
            </w:r>
            <w:r>
              <w:rPr>
                <w:rFonts w:ascii="Courier New" w:hAnsi="Courier New" w:cs="Courier New"/>
              </w:rPr>
              <w:t>–</w:t>
            </w:r>
            <w:r w:rsidRPr="00FD52B4">
              <w:t>201</w:t>
            </w:r>
            <w:r w:rsidR="00020591">
              <w:t>5</w:t>
            </w:r>
            <w:r w:rsidRPr="00FD52B4">
              <w:t>), did your household farm this field, leave it fallow, or use it for pasture or some other non-agricultural use?</w:t>
            </w:r>
          </w:p>
          <w:p w14:paraId="61D26178" w14:textId="77777777" w:rsidR="00E524EF" w:rsidRPr="00FD52B4" w:rsidRDefault="00E524EF" w:rsidP="00F85A49">
            <w:pPr>
              <w:pStyle w:val="NoSpacing"/>
              <w:jc w:val="center"/>
              <w:rPr>
                <w:i/>
              </w:rPr>
            </w:pPr>
            <w:r>
              <w:rPr>
                <w:i/>
              </w:rPr>
              <w:t>See code 113</w:t>
            </w:r>
            <w:r w:rsidRPr="00FD52B4">
              <w:rPr>
                <w:i/>
              </w:rPr>
              <w:t xml:space="preserve"> below</w:t>
            </w:r>
          </w:p>
          <w:p w14:paraId="5EF2258A" w14:textId="5FB8A2AC" w:rsidR="00E524EF" w:rsidRPr="00FD52B4" w:rsidRDefault="00E524EF" w:rsidP="00F85A49">
            <w:pPr>
              <w:pStyle w:val="NoSpacing"/>
              <w:jc w:val="center"/>
              <w:rPr>
                <w:b/>
              </w:rPr>
            </w:pPr>
            <w:r w:rsidRPr="00FD52B4">
              <w:t>If 1</w:t>
            </w:r>
            <w:r>
              <w:t xml:space="preserve"> or 4</w:t>
            </w:r>
            <w:r w:rsidRPr="00FD52B4">
              <w:t>, skip to</w:t>
            </w:r>
            <w:r>
              <w:rPr>
                <w:b/>
              </w:rPr>
              <w:t xml:space="preserve"> L6</w:t>
            </w:r>
          </w:p>
          <w:p w14:paraId="0A96FD06" w14:textId="125C4176" w:rsidR="00E524EF" w:rsidRPr="00FD52B4" w:rsidRDefault="00E524EF" w:rsidP="00F85A49">
            <w:pPr>
              <w:pStyle w:val="NoSpacing"/>
              <w:jc w:val="center"/>
              <w:rPr>
                <w:b/>
              </w:rPr>
            </w:pPr>
          </w:p>
        </w:tc>
        <w:tc>
          <w:tcPr>
            <w:tcW w:w="1620" w:type="dxa"/>
            <w:vMerge w:val="restart"/>
          </w:tcPr>
          <w:p w14:paraId="5D757325" w14:textId="06CE6D0B" w:rsidR="00E524EF" w:rsidRPr="00FD52B4" w:rsidRDefault="00E524EF" w:rsidP="00F85A49">
            <w:pPr>
              <w:pStyle w:val="NoSpacing"/>
              <w:jc w:val="center"/>
            </w:pPr>
            <w:r>
              <w:t>L5</w:t>
            </w:r>
            <w:r w:rsidRPr="00FD52B4">
              <w:t>. What are the two most important reasons why your household chose to leave this field fallow?</w:t>
            </w:r>
          </w:p>
          <w:p w14:paraId="7DCF3378" w14:textId="77777777" w:rsidR="00E524EF" w:rsidRPr="00FD52B4" w:rsidRDefault="00E524EF" w:rsidP="00F85A49">
            <w:pPr>
              <w:pStyle w:val="NoSpacing"/>
              <w:jc w:val="center"/>
              <w:rPr>
                <w:i/>
              </w:rPr>
            </w:pPr>
            <w:r>
              <w:rPr>
                <w:i/>
              </w:rPr>
              <w:t>(See Code 114</w:t>
            </w:r>
            <w:r w:rsidRPr="00FD52B4">
              <w:rPr>
                <w:i/>
              </w:rPr>
              <w:t xml:space="preserve"> below)</w:t>
            </w:r>
          </w:p>
          <w:p w14:paraId="10F68B6B" w14:textId="77777777" w:rsidR="00E524EF" w:rsidRPr="00FD52B4" w:rsidRDefault="00E524EF" w:rsidP="00F85A49">
            <w:pPr>
              <w:pStyle w:val="NoSpacing"/>
              <w:jc w:val="center"/>
            </w:pPr>
            <w:r w:rsidRPr="00FD52B4">
              <w:rPr>
                <w:i/>
              </w:rPr>
              <w:t>Probe and code</w:t>
            </w:r>
          </w:p>
        </w:tc>
        <w:tc>
          <w:tcPr>
            <w:tcW w:w="1080" w:type="dxa"/>
            <w:vMerge w:val="restart"/>
          </w:tcPr>
          <w:p w14:paraId="66D0FBDC" w14:textId="77777777" w:rsidR="00E524EF" w:rsidRDefault="00E524EF" w:rsidP="00F85A49">
            <w:pPr>
              <w:pStyle w:val="NoSpacing"/>
              <w:jc w:val="center"/>
            </w:pPr>
            <w:r>
              <w:t>L.6 Does this field have a fence?</w:t>
            </w:r>
          </w:p>
          <w:p w14:paraId="1474B9C2" w14:textId="77777777" w:rsidR="00E524EF" w:rsidRDefault="00E524EF" w:rsidP="00F85A49">
            <w:pPr>
              <w:pStyle w:val="NoSpacing"/>
              <w:jc w:val="center"/>
            </w:pPr>
          </w:p>
          <w:p w14:paraId="5D070DD5" w14:textId="77777777" w:rsidR="00E524EF" w:rsidRDefault="00E524EF" w:rsidP="00F85A49">
            <w:pPr>
              <w:pStyle w:val="NoSpacing"/>
              <w:jc w:val="center"/>
            </w:pPr>
            <w:r>
              <w:t>0=No</w:t>
            </w:r>
          </w:p>
          <w:p w14:paraId="7322FA30" w14:textId="14F1F6E7" w:rsidR="00E524EF" w:rsidRDefault="00E524EF" w:rsidP="00F85A49">
            <w:pPr>
              <w:pStyle w:val="NoSpacing"/>
              <w:jc w:val="center"/>
            </w:pPr>
            <w:r>
              <w:t>1=Yes</w:t>
            </w:r>
          </w:p>
        </w:tc>
        <w:tc>
          <w:tcPr>
            <w:tcW w:w="1170" w:type="dxa"/>
            <w:vMerge w:val="restart"/>
          </w:tcPr>
          <w:p w14:paraId="2199B58A" w14:textId="78481239" w:rsidR="00E524EF" w:rsidRDefault="00E524EF" w:rsidP="00F85A49">
            <w:pPr>
              <w:pStyle w:val="NoSpacing"/>
              <w:jc w:val="center"/>
            </w:pPr>
            <w:r>
              <w:t xml:space="preserve">L.7 Is this field irrigated? </w:t>
            </w:r>
          </w:p>
          <w:p w14:paraId="55E5BF35" w14:textId="77777777" w:rsidR="00E524EF" w:rsidRDefault="00E524EF" w:rsidP="00F85A49">
            <w:pPr>
              <w:pStyle w:val="NoSpacing"/>
              <w:jc w:val="center"/>
            </w:pPr>
          </w:p>
          <w:p w14:paraId="73311F62" w14:textId="77777777" w:rsidR="00E524EF" w:rsidRDefault="00E524EF" w:rsidP="00A2554F">
            <w:pPr>
              <w:pStyle w:val="NoSpacing"/>
              <w:jc w:val="center"/>
            </w:pPr>
            <w:r>
              <w:t>0=No</w:t>
            </w:r>
          </w:p>
          <w:p w14:paraId="38F53307" w14:textId="64CB700D" w:rsidR="00E524EF" w:rsidRDefault="00E524EF" w:rsidP="00A2554F">
            <w:pPr>
              <w:pStyle w:val="NoSpacing"/>
              <w:jc w:val="center"/>
            </w:pPr>
            <w:r>
              <w:t>1=Yes</w:t>
            </w:r>
          </w:p>
        </w:tc>
        <w:tc>
          <w:tcPr>
            <w:tcW w:w="1260" w:type="dxa"/>
            <w:vMerge w:val="restart"/>
          </w:tcPr>
          <w:p w14:paraId="5E0883C9" w14:textId="7FF0040C" w:rsidR="00E524EF" w:rsidRDefault="00E524EF" w:rsidP="00F85A49">
            <w:pPr>
              <w:pStyle w:val="NoSpacing"/>
              <w:jc w:val="center"/>
            </w:pPr>
            <w:r>
              <w:t xml:space="preserve">L.8 Have you planted basins on this field in the past 5 years? </w:t>
            </w:r>
          </w:p>
          <w:p w14:paraId="07B49089" w14:textId="77777777" w:rsidR="00E524EF" w:rsidRDefault="00E524EF" w:rsidP="00F85A49">
            <w:pPr>
              <w:pStyle w:val="NoSpacing"/>
              <w:jc w:val="center"/>
            </w:pPr>
          </w:p>
          <w:p w14:paraId="35199B6E" w14:textId="77777777" w:rsidR="00E524EF" w:rsidRDefault="00E524EF" w:rsidP="003400B9">
            <w:pPr>
              <w:pStyle w:val="NoSpacing"/>
              <w:jc w:val="center"/>
            </w:pPr>
            <w:r>
              <w:t>0=No</w:t>
            </w:r>
          </w:p>
          <w:p w14:paraId="17D3A5F6" w14:textId="326CA5A0" w:rsidR="00E524EF" w:rsidRDefault="00E524EF" w:rsidP="003400B9">
            <w:pPr>
              <w:pStyle w:val="NoSpacing"/>
              <w:jc w:val="center"/>
            </w:pPr>
            <w:r>
              <w:t>1=Yes</w:t>
            </w:r>
          </w:p>
        </w:tc>
        <w:tc>
          <w:tcPr>
            <w:tcW w:w="1080" w:type="dxa"/>
            <w:vMerge w:val="restart"/>
          </w:tcPr>
          <w:p w14:paraId="74706121" w14:textId="35D83D6A" w:rsidR="00E524EF" w:rsidRDefault="00E524EF" w:rsidP="00F85A49">
            <w:pPr>
              <w:pStyle w:val="NoSpacing"/>
              <w:jc w:val="center"/>
            </w:pPr>
            <w:r>
              <w:t xml:space="preserve">L.9 Have you ripped this field in the past 5 years? </w:t>
            </w:r>
          </w:p>
          <w:p w14:paraId="5A7B7DDC" w14:textId="77777777" w:rsidR="00E524EF" w:rsidRDefault="00E524EF" w:rsidP="00F85A49">
            <w:pPr>
              <w:pStyle w:val="NoSpacing"/>
              <w:jc w:val="center"/>
            </w:pPr>
          </w:p>
          <w:p w14:paraId="4E983930" w14:textId="77777777" w:rsidR="00E524EF" w:rsidRDefault="00E524EF" w:rsidP="00F85A49">
            <w:pPr>
              <w:pStyle w:val="NoSpacing"/>
              <w:jc w:val="center"/>
            </w:pPr>
            <w:r>
              <w:t>0=No</w:t>
            </w:r>
          </w:p>
          <w:p w14:paraId="11D667A5" w14:textId="0972F747" w:rsidR="00E524EF" w:rsidRDefault="00E524EF" w:rsidP="00F85A49">
            <w:pPr>
              <w:pStyle w:val="NoSpacing"/>
              <w:jc w:val="center"/>
            </w:pPr>
            <w:r>
              <w:t>1=Yes</w:t>
            </w:r>
          </w:p>
        </w:tc>
      </w:tr>
      <w:tr w:rsidR="00E524EF" w:rsidRPr="00FD52B4" w14:paraId="11E49AC1" w14:textId="77777777" w:rsidTr="00E524EF">
        <w:trPr>
          <w:trHeight w:val="20"/>
          <w:jc w:val="center"/>
        </w:trPr>
        <w:tc>
          <w:tcPr>
            <w:tcW w:w="694" w:type="dxa"/>
            <w:vMerge/>
          </w:tcPr>
          <w:p w14:paraId="088E8B17" w14:textId="40D6BF3A" w:rsidR="00E524EF" w:rsidRPr="00FD52B4" w:rsidRDefault="00E524EF" w:rsidP="00F85A49">
            <w:pPr>
              <w:pStyle w:val="NoSpacing"/>
            </w:pPr>
          </w:p>
        </w:tc>
        <w:tc>
          <w:tcPr>
            <w:tcW w:w="1461" w:type="dxa"/>
            <w:vMerge/>
          </w:tcPr>
          <w:p w14:paraId="5F7A98D7" w14:textId="77777777" w:rsidR="00E524EF" w:rsidRPr="00FD52B4" w:rsidRDefault="00E524EF" w:rsidP="00F85A49">
            <w:pPr>
              <w:pStyle w:val="NoSpacing"/>
            </w:pPr>
          </w:p>
        </w:tc>
        <w:tc>
          <w:tcPr>
            <w:tcW w:w="720" w:type="dxa"/>
          </w:tcPr>
          <w:p w14:paraId="7D4665BD" w14:textId="77777777" w:rsidR="00E524EF" w:rsidRPr="000026D3" w:rsidRDefault="00E524EF" w:rsidP="00F85A49">
            <w:pPr>
              <w:pStyle w:val="NoSpacing"/>
              <w:jc w:val="center"/>
              <w:rPr>
                <w:sz w:val="20"/>
              </w:rPr>
            </w:pPr>
            <w:r w:rsidRPr="000026D3">
              <w:rPr>
                <w:sz w:val="20"/>
              </w:rPr>
              <w:t>Area of field</w:t>
            </w:r>
          </w:p>
        </w:tc>
        <w:tc>
          <w:tcPr>
            <w:tcW w:w="1264" w:type="dxa"/>
          </w:tcPr>
          <w:p w14:paraId="10BA0A9C" w14:textId="77777777" w:rsidR="00E524EF" w:rsidRPr="000026D3" w:rsidRDefault="00E524EF" w:rsidP="00F85A49">
            <w:pPr>
              <w:pStyle w:val="NoSpacing"/>
              <w:jc w:val="center"/>
              <w:rPr>
                <w:sz w:val="20"/>
              </w:rPr>
            </w:pPr>
            <w:r w:rsidRPr="000026D3">
              <w:rPr>
                <w:sz w:val="20"/>
              </w:rPr>
              <w:t>Unit</w:t>
            </w:r>
          </w:p>
          <w:p w14:paraId="4C35BB64" w14:textId="77777777" w:rsidR="00E524EF" w:rsidRPr="000026D3" w:rsidRDefault="00E524EF" w:rsidP="00F85A49">
            <w:pPr>
              <w:pStyle w:val="NoSpacing"/>
              <w:jc w:val="center"/>
              <w:rPr>
                <w:sz w:val="20"/>
              </w:rPr>
            </w:pPr>
            <w:r w:rsidRPr="000026D3">
              <w:rPr>
                <w:sz w:val="20"/>
              </w:rPr>
              <w:t>1=lima</w:t>
            </w:r>
          </w:p>
          <w:p w14:paraId="4462D86C" w14:textId="77777777" w:rsidR="00E524EF" w:rsidRPr="000026D3" w:rsidRDefault="00E524EF" w:rsidP="00F85A49">
            <w:pPr>
              <w:pStyle w:val="NoSpacing"/>
              <w:jc w:val="center"/>
              <w:rPr>
                <w:sz w:val="20"/>
              </w:rPr>
            </w:pPr>
            <w:r w:rsidRPr="000026D3">
              <w:rPr>
                <w:sz w:val="20"/>
              </w:rPr>
              <w:t>2=acre</w:t>
            </w:r>
          </w:p>
          <w:p w14:paraId="1F15930F" w14:textId="77777777" w:rsidR="00E524EF" w:rsidRPr="000026D3" w:rsidRDefault="00E524EF" w:rsidP="00F85A49">
            <w:pPr>
              <w:pStyle w:val="NoSpacing"/>
              <w:jc w:val="center"/>
              <w:rPr>
                <w:sz w:val="20"/>
              </w:rPr>
            </w:pPr>
            <w:r w:rsidRPr="000026D3">
              <w:rPr>
                <w:sz w:val="20"/>
              </w:rPr>
              <w:t>3=hectare</w:t>
            </w:r>
          </w:p>
          <w:p w14:paraId="19B7688A" w14:textId="77777777" w:rsidR="00E524EF" w:rsidRPr="000026D3" w:rsidRDefault="00E524EF" w:rsidP="00F85A49">
            <w:pPr>
              <w:pStyle w:val="NoSpacing"/>
              <w:jc w:val="center"/>
              <w:rPr>
                <w:sz w:val="20"/>
              </w:rPr>
            </w:pPr>
            <w:r w:rsidRPr="000026D3">
              <w:rPr>
                <w:sz w:val="20"/>
              </w:rPr>
              <w:t>4=square meter</w:t>
            </w:r>
          </w:p>
          <w:p w14:paraId="1CA3C9A3" w14:textId="4C203D2E" w:rsidR="00E524EF" w:rsidRPr="000026D3" w:rsidRDefault="00E524EF" w:rsidP="00F85A49">
            <w:pPr>
              <w:pStyle w:val="NoSpacing"/>
              <w:jc w:val="center"/>
              <w:rPr>
                <w:sz w:val="20"/>
              </w:rPr>
            </w:pPr>
          </w:p>
        </w:tc>
        <w:tc>
          <w:tcPr>
            <w:tcW w:w="1138" w:type="dxa"/>
          </w:tcPr>
          <w:p w14:paraId="527B3CC5" w14:textId="77777777" w:rsidR="00E524EF" w:rsidRPr="000026D3" w:rsidRDefault="00E524EF" w:rsidP="00F85A49">
            <w:pPr>
              <w:pStyle w:val="NoSpacing"/>
              <w:jc w:val="center"/>
              <w:rPr>
                <w:sz w:val="20"/>
              </w:rPr>
            </w:pPr>
            <w:r w:rsidRPr="000026D3">
              <w:rPr>
                <w:sz w:val="20"/>
              </w:rPr>
              <w:t>Distance</w:t>
            </w:r>
          </w:p>
          <w:p w14:paraId="5CD72124" w14:textId="77777777" w:rsidR="00E524EF" w:rsidRPr="000026D3" w:rsidRDefault="00E524EF" w:rsidP="00F85A49">
            <w:pPr>
              <w:pStyle w:val="NoSpacing"/>
              <w:jc w:val="center"/>
              <w:rPr>
                <w:sz w:val="20"/>
              </w:rPr>
            </w:pPr>
            <w:r w:rsidRPr="000026D3">
              <w:rPr>
                <w:sz w:val="20"/>
              </w:rPr>
              <w:t>Units</w:t>
            </w:r>
          </w:p>
          <w:p w14:paraId="441F382C" w14:textId="77777777" w:rsidR="00E524EF" w:rsidRPr="000026D3" w:rsidRDefault="00E524EF" w:rsidP="00F85A49">
            <w:pPr>
              <w:pStyle w:val="NoSpacing"/>
              <w:jc w:val="center"/>
              <w:rPr>
                <w:sz w:val="20"/>
              </w:rPr>
            </w:pPr>
            <w:r w:rsidRPr="000026D3">
              <w:rPr>
                <w:sz w:val="20"/>
              </w:rPr>
              <w:t>1=meters</w:t>
            </w:r>
          </w:p>
          <w:p w14:paraId="7CBABE81" w14:textId="00EF1227" w:rsidR="00E524EF" w:rsidRPr="000026D3" w:rsidRDefault="00E524EF" w:rsidP="00EF74B9">
            <w:pPr>
              <w:pStyle w:val="NoSpacing"/>
              <w:jc w:val="center"/>
              <w:rPr>
                <w:sz w:val="20"/>
              </w:rPr>
            </w:pPr>
            <w:r w:rsidRPr="000026D3">
              <w:rPr>
                <w:sz w:val="20"/>
              </w:rPr>
              <w:t>2=</w:t>
            </w:r>
            <w:r>
              <w:rPr>
                <w:sz w:val="20"/>
              </w:rPr>
              <w:t>km</w:t>
            </w:r>
          </w:p>
        </w:tc>
        <w:tc>
          <w:tcPr>
            <w:tcW w:w="1260" w:type="dxa"/>
          </w:tcPr>
          <w:p w14:paraId="232B68DB" w14:textId="0025B0B7" w:rsidR="00E524EF" w:rsidRPr="000026D3" w:rsidRDefault="00E524EF" w:rsidP="00F85A49">
            <w:pPr>
              <w:pStyle w:val="NoSpacing"/>
              <w:jc w:val="center"/>
              <w:rPr>
                <w:sz w:val="20"/>
              </w:rPr>
            </w:pPr>
            <w:r w:rsidRPr="000026D3">
              <w:rPr>
                <w:sz w:val="20"/>
              </w:rPr>
              <w:t>Walking time</w:t>
            </w:r>
            <w:r>
              <w:rPr>
                <w:sz w:val="20"/>
              </w:rPr>
              <w:t xml:space="preserve"> (minutes)</w:t>
            </w:r>
          </w:p>
        </w:tc>
        <w:tc>
          <w:tcPr>
            <w:tcW w:w="1800" w:type="dxa"/>
            <w:vMerge/>
          </w:tcPr>
          <w:p w14:paraId="53625520" w14:textId="77777777" w:rsidR="00E524EF" w:rsidRPr="00FD52B4" w:rsidRDefault="00E524EF" w:rsidP="00F85A49">
            <w:pPr>
              <w:pStyle w:val="NoSpacing"/>
              <w:jc w:val="center"/>
            </w:pPr>
          </w:p>
        </w:tc>
        <w:tc>
          <w:tcPr>
            <w:tcW w:w="1620" w:type="dxa"/>
            <w:vMerge/>
          </w:tcPr>
          <w:p w14:paraId="7E6895F8" w14:textId="77777777" w:rsidR="00E524EF" w:rsidRPr="00FD52B4" w:rsidRDefault="00E524EF" w:rsidP="00F85A49">
            <w:pPr>
              <w:pStyle w:val="NoSpacing"/>
              <w:jc w:val="center"/>
            </w:pPr>
          </w:p>
        </w:tc>
        <w:tc>
          <w:tcPr>
            <w:tcW w:w="1080" w:type="dxa"/>
            <w:vMerge/>
          </w:tcPr>
          <w:p w14:paraId="2BDB6997" w14:textId="77777777" w:rsidR="00E524EF" w:rsidRPr="00FD52B4" w:rsidRDefault="00E524EF" w:rsidP="00F85A49">
            <w:pPr>
              <w:pStyle w:val="NoSpacing"/>
              <w:jc w:val="center"/>
            </w:pPr>
          </w:p>
        </w:tc>
        <w:tc>
          <w:tcPr>
            <w:tcW w:w="1170" w:type="dxa"/>
            <w:vMerge/>
          </w:tcPr>
          <w:p w14:paraId="4CF948F1" w14:textId="1FE4E96B" w:rsidR="00E524EF" w:rsidRPr="00FD52B4" w:rsidRDefault="00E524EF" w:rsidP="00F85A49">
            <w:pPr>
              <w:pStyle w:val="NoSpacing"/>
              <w:jc w:val="center"/>
            </w:pPr>
          </w:p>
        </w:tc>
        <w:tc>
          <w:tcPr>
            <w:tcW w:w="1260" w:type="dxa"/>
            <w:vMerge/>
          </w:tcPr>
          <w:p w14:paraId="6A049C32" w14:textId="31B3776C" w:rsidR="00E524EF" w:rsidRPr="00FD52B4" w:rsidRDefault="00E524EF" w:rsidP="00F85A49">
            <w:pPr>
              <w:pStyle w:val="NoSpacing"/>
              <w:jc w:val="center"/>
            </w:pPr>
          </w:p>
        </w:tc>
        <w:tc>
          <w:tcPr>
            <w:tcW w:w="1080" w:type="dxa"/>
            <w:vMerge/>
          </w:tcPr>
          <w:p w14:paraId="28CFA35B" w14:textId="77777777" w:rsidR="00E524EF" w:rsidRPr="00FD52B4" w:rsidRDefault="00E524EF" w:rsidP="00F85A49">
            <w:pPr>
              <w:pStyle w:val="NoSpacing"/>
              <w:jc w:val="center"/>
            </w:pPr>
          </w:p>
        </w:tc>
      </w:tr>
      <w:tr w:rsidR="00E524EF" w:rsidRPr="002C0C4A" w14:paraId="50A42AF1" w14:textId="77777777" w:rsidTr="00E524EF">
        <w:trPr>
          <w:trHeight w:val="20"/>
          <w:jc w:val="center"/>
        </w:trPr>
        <w:tc>
          <w:tcPr>
            <w:tcW w:w="694" w:type="dxa"/>
          </w:tcPr>
          <w:p w14:paraId="0A118DC5" w14:textId="77777777" w:rsidR="00E524EF" w:rsidRPr="002C0C4A" w:rsidRDefault="00E524EF" w:rsidP="00F85A49">
            <w:pPr>
              <w:pStyle w:val="NoSpacing"/>
              <w:rPr>
                <w:b/>
                <w:bCs/>
                <w:sz w:val="18"/>
              </w:rPr>
            </w:pPr>
            <w:r w:rsidRPr="002C0C4A">
              <w:rPr>
                <w:b/>
                <w:bCs/>
                <w:sz w:val="18"/>
              </w:rPr>
              <w:t>Field</w:t>
            </w:r>
          </w:p>
        </w:tc>
        <w:tc>
          <w:tcPr>
            <w:tcW w:w="1461" w:type="dxa"/>
          </w:tcPr>
          <w:p w14:paraId="5E78861F" w14:textId="77777777" w:rsidR="00E524EF" w:rsidRPr="002C0C4A" w:rsidRDefault="00E524EF" w:rsidP="00F85A49">
            <w:pPr>
              <w:pStyle w:val="NoSpacing"/>
              <w:rPr>
                <w:b/>
                <w:bCs/>
                <w:sz w:val="18"/>
              </w:rPr>
            </w:pPr>
            <w:proofErr w:type="spellStart"/>
            <w:r w:rsidRPr="002C0C4A">
              <w:rPr>
                <w:b/>
                <w:bCs/>
                <w:sz w:val="18"/>
              </w:rPr>
              <w:t>f_nickname</w:t>
            </w:r>
            <w:proofErr w:type="spellEnd"/>
          </w:p>
        </w:tc>
        <w:tc>
          <w:tcPr>
            <w:tcW w:w="720" w:type="dxa"/>
          </w:tcPr>
          <w:p w14:paraId="50BE3F02" w14:textId="77777777" w:rsidR="00E524EF" w:rsidRPr="002C0C4A" w:rsidRDefault="00E524EF" w:rsidP="00F85A49">
            <w:pPr>
              <w:pStyle w:val="NoSpacing"/>
              <w:rPr>
                <w:b/>
                <w:bCs/>
                <w:sz w:val="18"/>
              </w:rPr>
            </w:pPr>
            <w:proofErr w:type="spellStart"/>
            <w:r w:rsidRPr="002C0C4A">
              <w:rPr>
                <w:b/>
                <w:bCs/>
                <w:sz w:val="18"/>
              </w:rPr>
              <w:t>farea</w:t>
            </w:r>
            <w:proofErr w:type="spellEnd"/>
          </w:p>
        </w:tc>
        <w:tc>
          <w:tcPr>
            <w:tcW w:w="1264" w:type="dxa"/>
          </w:tcPr>
          <w:p w14:paraId="2D841136" w14:textId="77777777" w:rsidR="00E524EF" w:rsidRPr="002C0C4A" w:rsidRDefault="00E524EF" w:rsidP="00F85A49">
            <w:pPr>
              <w:pStyle w:val="NoSpacing"/>
              <w:rPr>
                <w:b/>
                <w:bCs/>
                <w:sz w:val="18"/>
              </w:rPr>
            </w:pPr>
            <w:r w:rsidRPr="002C0C4A">
              <w:rPr>
                <w:b/>
                <w:bCs/>
                <w:sz w:val="18"/>
              </w:rPr>
              <w:t>unit6a</w:t>
            </w:r>
          </w:p>
        </w:tc>
        <w:tc>
          <w:tcPr>
            <w:tcW w:w="1138" w:type="dxa"/>
          </w:tcPr>
          <w:p w14:paraId="3E950428" w14:textId="77777777" w:rsidR="00E524EF" w:rsidRPr="002C0C4A" w:rsidRDefault="00E524EF" w:rsidP="00F85A49">
            <w:pPr>
              <w:pStyle w:val="NoSpacing"/>
              <w:rPr>
                <w:b/>
                <w:bCs/>
                <w:sz w:val="18"/>
              </w:rPr>
            </w:pPr>
            <w:proofErr w:type="spellStart"/>
            <w:r w:rsidRPr="002C0C4A">
              <w:rPr>
                <w:b/>
                <w:bCs/>
                <w:sz w:val="18"/>
              </w:rPr>
              <w:t>fdist</w:t>
            </w:r>
            <w:proofErr w:type="spellEnd"/>
          </w:p>
        </w:tc>
        <w:tc>
          <w:tcPr>
            <w:tcW w:w="1260" w:type="dxa"/>
          </w:tcPr>
          <w:p w14:paraId="75CD4D91" w14:textId="77777777" w:rsidR="00E524EF" w:rsidRPr="002C0C4A" w:rsidRDefault="00E524EF" w:rsidP="00F85A49">
            <w:pPr>
              <w:pStyle w:val="NoSpacing"/>
              <w:rPr>
                <w:b/>
                <w:bCs/>
                <w:sz w:val="18"/>
              </w:rPr>
            </w:pPr>
            <w:r w:rsidRPr="002C0C4A">
              <w:rPr>
                <w:b/>
                <w:bCs/>
                <w:sz w:val="18"/>
              </w:rPr>
              <w:t>Unit6b</w:t>
            </w:r>
          </w:p>
        </w:tc>
        <w:tc>
          <w:tcPr>
            <w:tcW w:w="1800" w:type="dxa"/>
          </w:tcPr>
          <w:p w14:paraId="6025A81D" w14:textId="77777777" w:rsidR="00E524EF" w:rsidRPr="002C0C4A" w:rsidRDefault="00E524EF" w:rsidP="00F85A49">
            <w:pPr>
              <w:pStyle w:val="NoSpacing"/>
              <w:rPr>
                <w:b/>
                <w:bCs/>
                <w:sz w:val="18"/>
              </w:rPr>
            </w:pPr>
            <w:proofErr w:type="spellStart"/>
            <w:r w:rsidRPr="002C0C4A">
              <w:rPr>
                <w:b/>
                <w:bCs/>
                <w:sz w:val="18"/>
              </w:rPr>
              <w:t>fieldpurp</w:t>
            </w:r>
            <w:proofErr w:type="spellEnd"/>
          </w:p>
        </w:tc>
        <w:tc>
          <w:tcPr>
            <w:tcW w:w="1620" w:type="dxa"/>
          </w:tcPr>
          <w:p w14:paraId="1FAF44DE" w14:textId="77777777" w:rsidR="00E524EF" w:rsidRPr="002C0C4A" w:rsidRDefault="00E524EF" w:rsidP="00F85A49">
            <w:pPr>
              <w:pStyle w:val="NoSpacing"/>
              <w:rPr>
                <w:b/>
                <w:bCs/>
                <w:sz w:val="18"/>
              </w:rPr>
            </w:pPr>
            <w:proofErr w:type="spellStart"/>
            <w:r w:rsidRPr="002C0C4A">
              <w:rPr>
                <w:b/>
                <w:bCs/>
                <w:sz w:val="18"/>
              </w:rPr>
              <w:t>fallowrsn</w:t>
            </w:r>
            <w:proofErr w:type="spellEnd"/>
          </w:p>
        </w:tc>
        <w:tc>
          <w:tcPr>
            <w:tcW w:w="1080" w:type="dxa"/>
          </w:tcPr>
          <w:p w14:paraId="7C9B30B9" w14:textId="77777777" w:rsidR="00E524EF" w:rsidRPr="002C0C4A" w:rsidRDefault="00E524EF" w:rsidP="00F85A49">
            <w:pPr>
              <w:pStyle w:val="NoSpacing"/>
              <w:rPr>
                <w:b/>
                <w:bCs/>
                <w:sz w:val="18"/>
              </w:rPr>
            </w:pPr>
          </w:p>
        </w:tc>
        <w:tc>
          <w:tcPr>
            <w:tcW w:w="1170" w:type="dxa"/>
          </w:tcPr>
          <w:p w14:paraId="75DAE9AF" w14:textId="1B6E96C8" w:rsidR="00E524EF" w:rsidRPr="002C0C4A" w:rsidRDefault="00E524EF" w:rsidP="00F85A49">
            <w:pPr>
              <w:pStyle w:val="NoSpacing"/>
              <w:rPr>
                <w:b/>
                <w:bCs/>
                <w:sz w:val="18"/>
              </w:rPr>
            </w:pPr>
          </w:p>
        </w:tc>
        <w:tc>
          <w:tcPr>
            <w:tcW w:w="1260" w:type="dxa"/>
          </w:tcPr>
          <w:p w14:paraId="048F8F63" w14:textId="1270362C" w:rsidR="00E524EF" w:rsidRPr="002C0C4A" w:rsidRDefault="00E524EF" w:rsidP="00F85A49">
            <w:pPr>
              <w:pStyle w:val="NoSpacing"/>
              <w:rPr>
                <w:b/>
                <w:bCs/>
                <w:sz w:val="18"/>
              </w:rPr>
            </w:pPr>
          </w:p>
        </w:tc>
        <w:tc>
          <w:tcPr>
            <w:tcW w:w="1080" w:type="dxa"/>
          </w:tcPr>
          <w:p w14:paraId="554F5354" w14:textId="77777777" w:rsidR="00E524EF" w:rsidRPr="002C0C4A" w:rsidRDefault="00E524EF" w:rsidP="00F85A49">
            <w:pPr>
              <w:pStyle w:val="NoSpacing"/>
              <w:rPr>
                <w:b/>
                <w:bCs/>
                <w:sz w:val="18"/>
              </w:rPr>
            </w:pPr>
          </w:p>
        </w:tc>
      </w:tr>
      <w:tr w:rsidR="00E524EF" w:rsidRPr="00FD52B4" w14:paraId="4B4EC9D8" w14:textId="77777777" w:rsidTr="00E524EF">
        <w:trPr>
          <w:trHeight w:val="20"/>
          <w:jc w:val="center"/>
        </w:trPr>
        <w:tc>
          <w:tcPr>
            <w:tcW w:w="694" w:type="dxa"/>
          </w:tcPr>
          <w:p w14:paraId="45103BDD" w14:textId="77777777" w:rsidR="00E524EF" w:rsidRPr="00FD52B4" w:rsidRDefault="00E524EF" w:rsidP="00F85A49">
            <w:pPr>
              <w:pStyle w:val="NoSpacing"/>
            </w:pPr>
            <w:r w:rsidRPr="00FD52B4">
              <w:t>1</w:t>
            </w:r>
          </w:p>
        </w:tc>
        <w:tc>
          <w:tcPr>
            <w:tcW w:w="1461" w:type="dxa"/>
          </w:tcPr>
          <w:p w14:paraId="1AD55EBC" w14:textId="77777777" w:rsidR="00E524EF" w:rsidRPr="00FD52B4" w:rsidRDefault="00E524EF" w:rsidP="00F85A49">
            <w:pPr>
              <w:pStyle w:val="NoSpacing"/>
            </w:pPr>
          </w:p>
        </w:tc>
        <w:tc>
          <w:tcPr>
            <w:tcW w:w="720" w:type="dxa"/>
          </w:tcPr>
          <w:p w14:paraId="06A016C9" w14:textId="77777777" w:rsidR="00E524EF" w:rsidRPr="00FD52B4" w:rsidRDefault="00E524EF" w:rsidP="00F85A49">
            <w:pPr>
              <w:pStyle w:val="NoSpacing"/>
            </w:pPr>
          </w:p>
        </w:tc>
        <w:tc>
          <w:tcPr>
            <w:tcW w:w="1264" w:type="dxa"/>
          </w:tcPr>
          <w:p w14:paraId="4696D13F" w14:textId="77777777" w:rsidR="00E524EF" w:rsidRPr="00FD52B4" w:rsidRDefault="00E524EF" w:rsidP="00F85A49">
            <w:pPr>
              <w:pStyle w:val="NoSpacing"/>
            </w:pPr>
          </w:p>
        </w:tc>
        <w:tc>
          <w:tcPr>
            <w:tcW w:w="1138" w:type="dxa"/>
          </w:tcPr>
          <w:p w14:paraId="22E62884" w14:textId="77777777" w:rsidR="00E524EF" w:rsidRPr="00FD52B4" w:rsidRDefault="00E524EF" w:rsidP="00F85A49">
            <w:pPr>
              <w:pStyle w:val="NoSpacing"/>
            </w:pPr>
          </w:p>
        </w:tc>
        <w:tc>
          <w:tcPr>
            <w:tcW w:w="1260" w:type="dxa"/>
          </w:tcPr>
          <w:p w14:paraId="72AD267E" w14:textId="77777777" w:rsidR="00E524EF" w:rsidRPr="00FD52B4" w:rsidRDefault="00E524EF" w:rsidP="00F85A49">
            <w:pPr>
              <w:pStyle w:val="NoSpacing"/>
            </w:pPr>
          </w:p>
        </w:tc>
        <w:tc>
          <w:tcPr>
            <w:tcW w:w="1800" w:type="dxa"/>
          </w:tcPr>
          <w:p w14:paraId="77AAA81B" w14:textId="77777777" w:rsidR="00E524EF" w:rsidRPr="00FD52B4" w:rsidRDefault="00E524EF" w:rsidP="00F85A49">
            <w:pPr>
              <w:pStyle w:val="NoSpacing"/>
            </w:pPr>
          </w:p>
        </w:tc>
        <w:tc>
          <w:tcPr>
            <w:tcW w:w="1620" w:type="dxa"/>
          </w:tcPr>
          <w:p w14:paraId="69000938" w14:textId="77777777" w:rsidR="00E524EF" w:rsidRPr="00FD52B4" w:rsidRDefault="00E524EF" w:rsidP="00F85A49">
            <w:pPr>
              <w:pStyle w:val="NoSpacing"/>
            </w:pPr>
          </w:p>
        </w:tc>
        <w:tc>
          <w:tcPr>
            <w:tcW w:w="1080" w:type="dxa"/>
          </w:tcPr>
          <w:p w14:paraId="3B562219" w14:textId="77777777" w:rsidR="00E524EF" w:rsidRPr="00FD52B4" w:rsidRDefault="00E524EF" w:rsidP="00F85A49">
            <w:pPr>
              <w:pStyle w:val="NoSpacing"/>
            </w:pPr>
          </w:p>
        </w:tc>
        <w:tc>
          <w:tcPr>
            <w:tcW w:w="1170" w:type="dxa"/>
          </w:tcPr>
          <w:p w14:paraId="44EF3645" w14:textId="68A920A4" w:rsidR="00E524EF" w:rsidRPr="00FD52B4" w:rsidRDefault="00E524EF" w:rsidP="00F85A49">
            <w:pPr>
              <w:pStyle w:val="NoSpacing"/>
            </w:pPr>
          </w:p>
        </w:tc>
        <w:tc>
          <w:tcPr>
            <w:tcW w:w="1260" w:type="dxa"/>
          </w:tcPr>
          <w:p w14:paraId="4A7D06B8" w14:textId="6A43C526" w:rsidR="00E524EF" w:rsidRPr="00FD52B4" w:rsidRDefault="00E524EF" w:rsidP="00F85A49">
            <w:pPr>
              <w:pStyle w:val="NoSpacing"/>
            </w:pPr>
          </w:p>
        </w:tc>
        <w:tc>
          <w:tcPr>
            <w:tcW w:w="1080" w:type="dxa"/>
          </w:tcPr>
          <w:p w14:paraId="35C8EA3A" w14:textId="77777777" w:rsidR="00E524EF" w:rsidRPr="00FD52B4" w:rsidRDefault="00E524EF" w:rsidP="00F85A49">
            <w:pPr>
              <w:pStyle w:val="NoSpacing"/>
            </w:pPr>
          </w:p>
        </w:tc>
      </w:tr>
      <w:tr w:rsidR="00E524EF" w:rsidRPr="00FD52B4" w14:paraId="342EE0F7" w14:textId="77777777" w:rsidTr="00E524EF">
        <w:trPr>
          <w:trHeight w:val="20"/>
          <w:jc w:val="center"/>
        </w:trPr>
        <w:tc>
          <w:tcPr>
            <w:tcW w:w="694" w:type="dxa"/>
          </w:tcPr>
          <w:p w14:paraId="28A2445A" w14:textId="77777777" w:rsidR="00E524EF" w:rsidRPr="00FD52B4" w:rsidRDefault="00E524EF" w:rsidP="00F85A49">
            <w:pPr>
              <w:pStyle w:val="NoSpacing"/>
            </w:pPr>
            <w:r w:rsidRPr="00FD52B4">
              <w:t>2</w:t>
            </w:r>
          </w:p>
        </w:tc>
        <w:tc>
          <w:tcPr>
            <w:tcW w:w="1461" w:type="dxa"/>
          </w:tcPr>
          <w:p w14:paraId="74250536" w14:textId="77777777" w:rsidR="00E524EF" w:rsidRPr="00FD52B4" w:rsidRDefault="00E524EF" w:rsidP="00F85A49">
            <w:pPr>
              <w:pStyle w:val="NoSpacing"/>
            </w:pPr>
          </w:p>
        </w:tc>
        <w:tc>
          <w:tcPr>
            <w:tcW w:w="720" w:type="dxa"/>
          </w:tcPr>
          <w:p w14:paraId="4B45E4A0" w14:textId="77777777" w:rsidR="00E524EF" w:rsidRPr="00FD52B4" w:rsidRDefault="00E524EF" w:rsidP="00F85A49">
            <w:pPr>
              <w:pStyle w:val="NoSpacing"/>
            </w:pPr>
          </w:p>
        </w:tc>
        <w:tc>
          <w:tcPr>
            <w:tcW w:w="1264" w:type="dxa"/>
          </w:tcPr>
          <w:p w14:paraId="53609947" w14:textId="77777777" w:rsidR="00E524EF" w:rsidRPr="00FD52B4" w:rsidRDefault="00E524EF" w:rsidP="00F85A49">
            <w:pPr>
              <w:pStyle w:val="NoSpacing"/>
            </w:pPr>
          </w:p>
        </w:tc>
        <w:tc>
          <w:tcPr>
            <w:tcW w:w="1138" w:type="dxa"/>
          </w:tcPr>
          <w:p w14:paraId="3BE519C0" w14:textId="77777777" w:rsidR="00E524EF" w:rsidRPr="00FD52B4" w:rsidRDefault="00E524EF" w:rsidP="00F85A49">
            <w:pPr>
              <w:pStyle w:val="NoSpacing"/>
            </w:pPr>
          </w:p>
        </w:tc>
        <w:tc>
          <w:tcPr>
            <w:tcW w:w="1260" w:type="dxa"/>
          </w:tcPr>
          <w:p w14:paraId="5F19B63C" w14:textId="77777777" w:rsidR="00E524EF" w:rsidRPr="00FD52B4" w:rsidRDefault="00E524EF" w:rsidP="00F85A49">
            <w:pPr>
              <w:pStyle w:val="NoSpacing"/>
            </w:pPr>
          </w:p>
        </w:tc>
        <w:tc>
          <w:tcPr>
            <w:tcW w:w="1800" w:type="dxa"/>
          </w:tcPr>
          <w:p w14:paraId="787113AE" w14:textId="77777777" w:rsidR="00E524EF" w:rsidRPr="00FD52B4" w:rsidRDefault="00E524EF" w:rsidP="00F85A49">
            <w:pPr>
              <w:pStyle w:val="NoSpacing"/>
            </w:pPr>
          </w:p>
        </w:tc>
        <w:tc>
          <w:tcPr>
            <w:tcW w:w="1620" w:type="dxa"/>
          </w:tcPr>
          <w:p w14:paraId="250CEC07" w14:textId="77777777" w:rsidR="00E524EF" w:rsidRPr="00FD52B4" w:rsidRDefault="00E524EF" w:rsidP="00F85A49">
            <w:pPr>
              <w:pStyle w:val="NoSpacing"/>
            </w:pPr>
          </w:p>
        </w:tc>
        <w:tc>
          <w:tcPr>
            <w:tcW w:w="1080" w:type="dxa"/>
          </w:tcPr>
          <w:p w14:paraId="720C3EB5" w14:textId="77777777" w:rsidR="00E524EF" w:rsidRPr="00FD52B4" w:rsidRDefault="00E524EF" w:rsidP="00F85A49">
            <w:pPr>
              <w:pStyle w:val="NoSpacing"/>
            </w:pPr>
          </w:p>
        </w:tc>
        <w:tc>
          <w:tcPr>
            <w:tcW w:w="1170" w:type="dxa"/>
          </w:tcPr>
          <w:p w14:paraId="67E45207" w14:textId="7266EFD9" w:rsidR="00E524EF" w:rsidRPr="00FD52B4" w:rsidRDefault="00E524EF" w:rsidP="00F85A49">
            <w:pPr>
              <w:pStyle w:val="NoSpacing"/>
            </w:pPr>
          </w:p>
        </w:tc>
        <w:tc>
          <w:tcPr>
            <w:tcW w:w="1260" w:type="dxa"/>
          </w:tcPr>
          <w:p w14:paraId="3A0BF90D" w14:textId="2801CB63" w:rsidR="00E524EF" w:rsidRPr="00FD52B4" w:rsidRDefault="00E524EF" w:rsidP="00F85A49">
            <w:pPr>
              <w:pStyle w:val="NoSpacing"/>
            </w:pPr>
          </w:p>
        </w:tc>
        <w:tc>
          <w:tcPr>
            <w:tcW w:w="1080" w:type="dxa"/>
          </w:tcPr>
          <w:p w14:paraId="490F232E" w14:textId="77777777" w:rsidR="00E524EF" w:rsidRPr="00FD52B4" w:rsidRDefault="00E524EF" w:rsidP="00F85A49">
            <w:pPr>
              <w:pStyle w:val="NoSpacing"/>
            </w:pPr>
          </w:p>
        </w:tc>
      </w:tr>
      <w:tr w:rsidR="00E524EF" w:rsidRPr="00FD52B4" w14:paraId="00031083" w14:textId="77777777" w:rsidTr="00E524EF">
        <w:trPr>
          <w:trHeight w:val="20"/>
          <w:jc w:val="center"/>
        </w:trPr>
        <w:tc>
          <w:tcPr>
            <w:tcW w:w="694" w:type="dxa"/>
          </w:tcPr>
          <w:p w14:paraId="057932C9" w14:textId="77777777" w:rsidR="00E524EF" w:rsidRPr="00FD52B4" w:rsidRDefault="00E524EF" w:rsidP="00F85A49">
            <w:pPr>
              <w:pStyle w:val="NoSpacing"/>
            </w:pPr>
            <w:r w:rsidRPr="00FD52B4">
              <w:t>3</w:t>
            </w:r>
          </w:p>
        </w:tc>
        <w:tc>
          <w:tcPr>
            <w:tcW w:w="1461" w:type="dxa"/>
          </w:tcPr>
          <w:p w14:paraId="159DEE56" w14:textId="77777777" w:rsidR="00E524EF" w:rsidRPr="00FD52B4" w:rsidRDefault="00E524EF" w:rsidP="00F85A49">
            <w:pPr>
              <w:pStyle w:val="NoSpacing"/>
            </w:pPr>
          </w:p>
        </w:tc>
        <w:tc>
          <w:tcPr>
            <w:tcW w:w="720" w:type="dxa"/>
          </w:tcPr>
          <w:p w14:paraId="66CD1E40" w14:textId="77777777" w:rsidR="00E524EF" w:rsidRPr="00FD52B4" w:rsidRDefault="00E524EF" w:rsidP="00F85A49">
            <w:pPr>
              <w:pStyle w:val="NoSpacing"/>
            </w:pPr>
          </w:p>
        </w:tc>
        <w:tc>
          <w:tcPr>
            <w:tcW w:w="1264" w:type="dxa"/>
          </w:tcPr>
          <w:p w14:paraId="660E6240" w14:textId="77777777" w:rsidR="00E524EF" w:rsidRPr="00FD52B4" w:rsidRDefault="00E524EF" w:rsidP="00F85A49">
            <w:pPr>
              <w:pStyle w:val="NoSpacing"/>
            </w:pPr>
          </w:p>
        </w:tc>
        <w:tc>
          <w:tcPr>
            <w:tcW w:w="1138" w:type="dxa"/>
          </w:tcPr>
          <w:p w14:paraId="50DC2BC2" w14:textId="77777777" w:rsidR="00E524EF" w:rsidRPr="00FD52B4" w:rsidRDefault="00E524EF" w:rsidP="00F85A49">
            <w:pPr>
              <w:pStyle w:val="NoSpacing"/>
            </w:pPr>
          </w:p>
        </w:tc>
        <w:tc>
          <w:tcPr>
            <w:tcW w:w="1260" w:type="dxa"/>
          </w:tcPr>
          <w:p w14:paraId="29878AA5" w14:textId="77777777" w:rsidR="00E524EF" w:rsidRPr="00FD52B4" w:rsidRDefault="00E524EF" w:rsidP="00F85A49">
            <w:pPr>
              <w:pStyle w:val="NoSpacing"/>
            </w:pPr>
          </w:p>
        </w:tc>
        <w:tc>
          <w:tcPr>
            <w:tcW w:w="1800" w:type="dxa"/>
          </w:tcPr>
          <w:p w14:paraId="4FDE9543" w14:textId="77777777" w:rsidR="00E524EF" w:rsidRPr="00FD52B4" w:rsidRDefault="00E524EF" w:rsidP="00F85A49">
            <w:pPr>
              <w:pStyle w:val="NoSpacing"/>
            </w:pPr>
          </w:p>
        </w:tc>
        <w:tc>
          <w:tcPr>
            <w:tcW w:w="1620" w:type="dxa"/>
          </w:tcPr>
          <w:p w14:paraId="29110375" w14:textId="77777777" w:rsidR="00E524EF" w:rsidRPr="00FD52B4" w:rsidRDefault="00E524EF" w:rsidP="00F85A49">
            <w:pPr>
              <w:pStyle w:val="NoSpacing"/>
            </w:pPr>
          </w:p>
        </w:tc>
        <w:tc>
          <w:tcPr>
            <w:tcW w:w="1080" w:type="dxa"/>
          </w:tcPr>
          <w:p w14:paraId="414661D8" w14:textId="77777777" w:rsidR="00E524EF" w:rsidRPr="00FD52B4" w:rsidRDefault="00E524EF" w:rsidP="00F85A49">
            <w:pPr>
              <w:pStyle w:val="NoSpacing"/>
            </w:pPr>
          </w:p>
        </w:tc>
        <w:tc>
          <w:tcPr>
            <w:tcW w:w="1170" w:type="dxa"/>
          </w:tcPr>
          <w:p w14:paraId="5610CC9A" w14:textId="5ACE8EBA" w:rsidR="00E524EF" w:rsidRPr="00FD52B4" w:rsidRDefault="00E524EF" w:rsidP="00F85A49">
            <w:pPr>
              <w:pStyle w:val="NoSpacing"/>
            </w:pPr>
          </w:p>
        </w:tc>
        <w:tc>
          <w:tcPr>
            <w:tcW w:w="1260" w:type="dxa"/>
          </w:tcPr>
          <w:p w14:paraId="53819D6C" w14:textId="3D2BD82B" w:rsidR="00E524EF" w:rsidRPr="00FD52B4" w:rsidRDefault="00E524EF" w:rsidP="00F85A49">
            <w:pPr>
              <w:pStyle w:val="NoSpacing"/>
            </w:pPr>
          </w:p>
        </w:tc>
        <w:tc>
          <w:tcPr>
            <w:tcW w:w="1080" w:type="dxa"/>
          </w:tcPr>
          <w:p w14:paraId="065272DD" w14:textId="77777777" w:rsidR="00E524EF" w:rsidRPr="00FD52B4" w:rsidRDefault="00E524EF" w:rsidP="00F85A49">
            <w:pPr>
              <w:pStyle w:val="NoSpacing"/>
            </w:pPr>
          </w:p>
        </w:tc>
      </w:tr>
      <w:tr w:rsidR="00E524EF" w:rsidRPr="00FD52B4" w14:paraId="0ADE3DF4" w14:textId="77777777" w:rsidTr="00E524EF">
        <w:trPr>
          <w:trHeight w:val="20"/>
          <w:jc w:val="center"/>
        </w:trPr>
        <w:tc>
          <w:tcPr>
            <w:tcW w:w="694" w:type="dxa"/>
          </w:tcPr>
          <w:p w14:paraId="109D10D7" w14:textId="77777777" w:rsidR="00E524EF" w:rsidRPr="00FD52B4" w:rsidRDefault="00E524EF" w:rsidP="00F85A49">
            <w:pPr>
              <w:pStyle w:val="NoSpacing"/>
            </w:pPr>
            <w:r w:rsidRPr="00FD52B4">
              <w:t>4</w:t>
            </w:r>
          </w:p>
        </w:tc>
        <w:tc>
          <w:tcPr>
            <w:tcW w:w="1461" w:type="dxa"/>
          </w:tcPr>
          <w:p w14:paraId="749BB1C4" w14:textId="77777777" w:rsidR="00E524EF" w:rsidRPr="00FD52B4" w:rsidRDefault="00E524EF" w:rsidP="00F85A49">
            <w:pPr>
              <w:pStyle w:val="NoSpacing"/>
            </w:pPr>
          </w:p>
        </w:tc>
        <w:tc>
          <w:tcPr>
            <w:tcW w:w="720" w:type="dxa"/>
          </w:tcPr>
          <w:p w14:paraId="13FF9392" w14:textId="77777777" w:rsidR="00E524EF" w:rsidRPr="00FD52B4" w:rsidRDefault="00E524EF" w:rsidP="00F85A49">
            <w:pPr>
              <w:pStyle w:val="NoSpacing"/>
            </w:pPr>
          </w:p>
        </w:tc>
        <w:tc>
          <w:tcPr>
            <w:tcW w:w="1264" w:type="dxa"/>
          </w:tcPr>
          <w:p w14:paraId="4ECCFE5D" w14:textId="77777777" w:rsidR="00E524EF" w:rsidRPr="00FD52B4" w:rsidRDefault="00E524EF" w:rsidP="00F85A49">
            <w:pPr>
              <w:pStyle w:val="NoSpacing"/>
            </w:pPr>
          </w:p>
        </w:tc>
        <w:tc>
          <w:tcPr>
            <w:tcW w:w="1138" w:type="dxa"/>
          </w:tcPr>
          <w:p w14:paraId="294703B6" w14:textId="77777777" w:rsidR="00E524EF" w:rsidRPr="00FD52B4" w:rsidRDefault="00E524EF" w:rsidP="00F85A49">
            <w:pPr>
              <w:pStyle w:val="NoSpacing"/>
            </w:pPr>
          </w:p>
        </w:tc>
        <w:tc>
          <w:tcPr>
            <w:tcW w:w="1260" w:type="dxa"/>
          </w:tcPr>
          <w:p w14:paraId="2466335D" w14:textId="77777777" w:rsidR="00E524EF" w:rsidRPr="00FD52B4" w:rsidRDefault="00E524EF" w:rsidP="00F85A49">
            <w:pPr>
              <w:pStyle w:val="NoSpacing"/>
            </w:pPr>
          </w:p>
        </w:tc>
        <w:tc>
          <w:tcPr>
            <w:tcW w:w="1800" w:type="dxa"/>
          </w:tcPr>
          <w:p w14:paraId="7FCD2CE1" w14:textId="77777777" w:rsidR="00E524EF" w:rsidRPr="00FD52B4" w:rsidRDefault="00E524EF" w:rsidP="00F85A49">
            <w:pPr>
              <w:pStyle w:val="NoSpacing"/>
            </w:pPr>
          </w:p>
        </w:tc>
        <w:tc>
          <w:tcPr>
            <w:tcW w:w="1620" w:type="dxa"/>
          </w:tcPr>
          <w:p w14:paraId="7D3FB97B" w14:textId="77777777" w:rsidR="00E524EF" w:rsidRPr="00FD52B4" w:rsidRDefault="00E524EF" w:rsidP="00F85A49">
            <w:pPr>
              <w:pStyle w:val="NoSpacing"/>
            </w:pPr>
          </w:p>
        </w:tc>
        <w:tc>
          <w:tcPr>
            <w:tcW w:w="1080" w:type="dxa"/>
          </w:tcPr>
          <w:p w14:paraId="42AA2C6B" w14:textId="77777777" w:rsidR="00E524EF" w:rsidRPr="00FD52B4" w:rsidRDefault="00E524EF" w:rsidP="00F85A49">
            <w:pPr>
              <w:pStyle w:val="NoSpacing"/>
            </w:pPr>
          </w:p>
        </w:tc>
        <w:tc>
          <w:tcPr>
            <w:tcW w:w="1170" w:type="dxa"/>
          </w:tcPr>
          <w:p w14:paraId="79E4992E" w14:textId="44246101" w:rsidR="00E524EF" w:rsidRPr="00FD52B4" w:rsidRDefault="00E524EF" w:rsidP="00F85A49">
            <w:pPr>
              <w:pStyle w:val="NoSpacing"/>
            </w:pPr>
          </w:p>
        </w:tc>
        <w:tc>
          <w:tcPr>
            <w:tcW w:w="1260" w:type="dxa"/>
          </w:tcPr>
          <w:p w14:paraId="2AC15C01" w14:textId="5D8607C3" w:rsidR="00E524EF" w:rsidRPr="00FD52B4" w:rsidRDefault="00E524EF" w:rsidP="00F85A49">
            <w:pPr>
              <w:pStyle w:val="NoSpacing"/>
            </w:pPr>
          </w:p>
        </w:tc>
        <w:tc>
          <w:tcPr>
            <w:tcW w:w="1080" w:type="dxa"/>
          </w:tcPr>
          <w:p w14:paraId="2B7830FA" w14:textId="77777777" w:rsidR="00E524EF" w:rsidRPr="00FD52B4" w:rsidRDefault="00E524EF" w:rsidP="00F85A49">
            <w:pPr>
              <w:pStyle w:val="NoSpacing"/>
            </w:pPr>
          </w:p>
        </w:tc>
      </w:tr>
      <w:tr w:rsidR="00E524EF" w:rsidRPr="00FD52B4" w14:paraId="6ED9010F" w14:textId="77777777" w:rsidTr="00E524EF">
        <w:trPr>
          <w:trHeight w:val="20"/>
          <w:jc w:val="center"/>
        </w:trPr>
        <w:tc>
          <w:tcPr>
            <w:tcW w:w="694" w:type="dxa"/>
          </w:tcPr>
          <w:p w14:paraId="0AFB8014" w14:textId="77777777" w:rsidR="00E524EF" w:rsidRPr="00FD52B4" w:rsidRDefault="00E524EF" w:rsidP="00F85A49">
            <w:pPr>
              <w:pStyle w:val="NoSpacing"/>
            </w:pPr>
            <w:r w:rsidRPr="00FD52B4">
              <w:t>5</w:t>
            </w:r>
          </w:p>
        </w:tc>
        <w:tc>
          <w:tcPr>
            <w:tcW w:w="1461" w:type="dxa"/>
          </w:tcPr>
          <w:p w14:paraId="6D6D28D9" w14:textId="77777777" w:rsidR="00E524EF" w:rsidRPr="00FD52B4" w:rsidRDefault="00E524EF" w:rsidP="00F85A49">
            <w:pPr>
              <w:pStyle w:val="NoSpacing"/>
            </w:pPr>
          </w:p>
        </w:tc>
        <w:tc>
          <w:tcPr>
            <w:tcW w:w="720" w:type="dxa"/>
          </w:tcPr>
          <w:p w14:paraId="0FC505C5" w14:textId="77777777" w:rsidR="00E524EF" w:rsidRPr="00FD52B4" w:rsidRDefault="00E524EF" w:rsidP="00F85A49">
            <w:pPr>
              <w:pStyle w:val="NoSpacing"/>
            </w:pPr>
          </w:p>
        </w:tc>
        <w:tc>
          <w:tcPr>
            <w:tcW w:w="1264" w:type="dxa"/>
          </w:tcPr>
          <w:p w14:paraId="147B10A4" w14:textId="77777777" w:rsidR="00E524EF" w:rsidRPr="00FD52B4" w:rsidRDefault="00E524EF" w:rsidP="00F85A49">
            <w:pPr>
              <w:pStyle w:val="NoSpacing"/>
            </w:pPr>
          </w:p>
        </w:tc>
        <w:tc>
          <w:tcPr>
            <w:tcW w:w="1138" w:type="dxa"/>
          </w:tcPr>
          <w:p w14:paraId="503A0E49" w14:textId="77777777" w:rsidR="00E524EF" w:rsidRPr="00FD52B4" w:rsidRDefault="00E524EF" w:rsidP="00F85A49">
            <w:pPr>
              <w:pStyle w:val="NoSpacing"/>
            </w:pPr>
          </w:p>
        </w:tc>
        <w:tc>
          <w:tcPr>
            <w:tcW w:w="1260" w:type="dxa"/>
          </w:tcPr>
          <w:p w14:paraId="5E42F4E3" w14:textId="77777777" w:rsidR="00E524EF" w:rsidRPr="00FD52B4" w:rsidRDefault="00E524EF" w:rsidP="00F85A49">
            <w:pPr>
              <w:pStyle w:val="NoSpacing"/>
            </w:pPr>
          </w:p>
        </w:tc>
        <w:tc>
          <w:tcPr>
            <w:tcW w:w="1800" w:type="dxa"/>
          </w:tcPr>
          <w:p w14:paraId="49B997A8" w14:textId="77777777" w:rsidR="00E524EF" w:rsidRPr="00FD52B4" w:rsidRDefault="00E524EF" w:rsidP="00F85A49">
            <w:pPr>
              <w:pStyle w:val="NoSpacing"/>
            </w:pPr>
          </w:p>
        </w:tc>
        <w:tc>
          <w:tcPr>
            <w:tcW w:w="1620" w:type="dxa"/>
          </w:tcPr>
          <w:p w14:paraId="6FFBF726" w14:textId="77777777" w:rsidR="00E524EF" w:rsidRPr="00FD52B4" w:rsidRDefault="00E524EF" w:rsidP="00F85A49">
            <w:pPr>
              <w:pStyle w:val="NoSpacing"/>
            </w:pPr>
          </w:p>
        </w:tc>
        <w:tc>
          <w:tcPr>
            <w:tcW w:w="1080" w:type="dxa"/>
          </w:tcPr>
          <w:p w14:paraId="0CDD5732" w14:textId="77777777" w:rsidR="00E524EF" w:rsidRPr="00FD52B4" w:rsidRDefault="00E524EF" w:rsidP="00F85A49">
            <w:pPr>
              <w:pStyle w:val="NoSpacing"/>
            </w:pPr>
          </w:p>
        </w:tc>
        <w:tc>
          <w:tcPr>
            <w:tcW w:w="1170" w:type="dxa"/>
          </w:tcPr>
          <w:p w14:paraId="050EFF34" w14:textId="1576E289" w:rsidR="00E524EF" w:rsidRPr="00FD52B4" w:rsidRDefault="00E524EF" w:rsidP="00F85A49">
            <w:pPr>
              <w:pStyle w:val="NoSpacing"/>
            </w:pPr>
          </w:p>
        </w:tc>
        <w:tc>
          <w:tcPr>
            <w:tcW w:w="1260" w:type="dxa"/>
          </w:tcPr>
          <w:p w14:paraId="511DF47F" w14:textId="51D575A4" w:rsidR="00E524EF" w:rsidRPr="00FD52B4" w:rsidRDefault="00E524EF" w:rsidP="00F85A49">
            <w:pPr>
              <w:pStyle w:val="NoSpacing"/>
            </w:pPr>
          </w:p>
        </w:tc>
        <w:tc>
          <w:tcPr>
            <w:tcW w:w="1080" w:type="dxa"/>
          </w:tcPr>
          <w:p w14:paraId="20856BCB" w14:textId="77777777" w:rsidR="00E524EF" w:rsidRPr="00FD52B4" w:rsidRDefault="00E524EF" w:rsidP="00F85A49">
            <w:pPr>
              <w:pStyle w:val="NoSpacing"/>
            </w:pPr>
          </w:p>
        </w:tc>
      </w:tr>
      <w:tr w:rsidR="00E524EF" w:rsidRPr="00FD52B4" w14:paraId="24D4FEB7" w14:textId="77777777" w:rsidTr="00E524EF">
        <w:trPr>
          <w:trHeight w:val="20"/>
          <w:jc w:val="center"/>
        </w:trPr>
        <w:tc>
          <w:tcPr>
            <w:tcW w:w="694" w:type="dxa"/>
          </w:tcPr>
          <w:p w14:paraId="160A9649" w14:textId="77777777" w:rsidR="00E524EF" w:rsidRPr="00FD52B4" w:rsidRDefault="00E524EF" w:rsidP="00F85A49">
            <w:pPr>
              <w:pStyle w:val="NoSpacing"/>
            </w:pPr>
            <w:r w:rsidRPr="00FD52B4">
              <w:t>6</w:t>
            </w:r>
          </w:p>
        </w:tc>
        <w:tc>
          <w:tcPr>
            <w:tcW w:w="1461" w:type="dxa"/>
          </w:tcPr>
          <w:p w14:paraId="2F342F7C" w14:textId="77777777" w:rsidR="00E524EF" w:rsidRPr="00FD52B4" w:rsidRDefault="00E524EF" w:rsidP="00F85A49">
            <w:pPr>
              <w:pStyle w:val="NoSpacing"/>
            </w:pPr>
          </w:p>
        </w:tc>
        <w:tc>
          <w:tcPr>
            <w:tcW w:w="720" w:type="dxa"/>
          </w:tcPr>
          <w:p w14:paraId="000E6E09" w14:textId="77777777" w:rsidR="00E524EF" w:rsidRPr="00FD52B4" w:rsidRDefault="00E524EF" w:rsidP="00F85A49">
            <w:pPr>
              <w:pStyle w:val="NoSpacing"/>
            </w:pPr>
          </w:p>
        </w:tc>
        <w:tc>
          <w:tcPr>
            <w:tcW w:w="1264" w:type="dxa"/>
          </w:tcPr>
          <w:p w14:paraId="449FF568" w14:textId="77777777" w:rsidR="00E524EF" w:rsidRPr="00FD52B4" w:rsidRDefault="00E524EF" w:rsidP="00F85A49">
            <w:pPr>
              <w:pStyle w:val="NoSpacing"/>
            </w:pPr>
          </w:p>
        </w:tc>
        <w:tc>
          <w:tcPr>
            <w:tcW w:w="1138" w:type="dxa"/>
          </w:tcPr>
          <w:p w14:paraId="47968214" w14:textId="77777777" w:rsidR="00E524EF" w:rsidRPr="00FD52B4" w:rsidRDefault="00E524EF" w:rsidP="00F85A49">
            <w:pPr>
              <w:pStyle w:val="NoSpacing"/>
            </w:pPr>
          </w:p>
        </w:tc>
        <w:tc>
          <w:tcPr>
            <w:tcW w:w="1260" w:type="dxa"/>
          </w:tcPr>
          <w:p w14:paraId="740924EF" w14:textId="77777777" w:rsidR="00E524EF" w:rsidRPr="00FD52B4" w:rsidRDefault="00E524EF" w:rsidP="00F85A49">
            <w:pPr>
              <w:pStyle w:val="NoSpacing"/>
            </w:pPr>
          </w:p>
        </w:tc>
        <w:tc>
          <w:tcPr>
            <w:tcW w:w="1800" w:type="dxa"/>
          </w:tcPr>
          <w:p w14:paraId="1DDAE5B4" w14:textId="77777777" w:rsidR="00E524EF" w:rsidRPr="00FD52B4" w:rsidRDefault="00E524EF" w:rsidP="00F85A49">
            <w:pPr>
              <w:pStyle w:val="NoSpacing"/>
            </w:pPr>
          </w:p>
        </w:tc>
        <w:tc>
          <w:tcPr>
            <w:tcW w:w="1620" w:type="dxa"/>
          </w:tcPr>
          <w:p w14:paraId="71AAEE0C" w14:textId="77777777" w:rsidR="00E524EF" w:rsidRPr="00FD52B4" w:rsidRDefault="00E524EF" w:rsidP="00F85A49">
            <w:pPr>
              <w:pStyle w:val="NoSpacing"/>
            </w:pPr>
          </w:p>
        </w:tc>
        <w:tc>
          <w:tcPr>
            <w:tcW w:w="1080" w:type="dxa"/>
          </w:tcPr>
          <w:p w14:paraId="5FB3BF7F" w14:textId="77777777" w:rsidR="00E524EF" w:rsidRPr="00FD52B4" w:rsidRDefault="00E524EF" w:rsidP="00F85A49">
            <w:pPr>
              <w:pStyle w:val="NoSpacing"/>
            </w:pPr>
          </w:p>
        </w:tc>
        <w:tc>
          <w:tcPr>
            <w:tcW w:w="1170" w:type="dxa"/>
          </w:tcPr>
          <w:p w14:paraId="4B046565" w14:textId="2266E033" w:rsidR="00E524EF" w:rsidRPr="00FD52B4" w:rsidRDefault="00E524EF" w:rsidP="00F85A49">
            <w:pPr>
              <w:pStyle w:val="NoSpacing"/>
            </w:pPr>
          </w:p>
        </w:tc>
        <w:tc>
          <w:tcPr>
            <w:tcW w:w="1260" w:type="dxa"/>
          </w:tcPr>
          <w:p w14:paraId="0BEF4CD2" w14:textId="2B613393" w:rsidR="00E524EF" w:rsidRPr="00FD52B4" w:rsidRDefault="00E524EF" w:rsidP="00F85A49">
            <w:pPr>
              <w:pStyle w:val="NoSpacing"/>
            </w:pPr>
          </w:p>
        </w:tc>
        <w:tc>
          <w:tcPr>
            <w:tcW w:w="1080" w:type="dxa"/>
          </w:tcPr>
          <w:p w14:paraId="4166BC5B" w14:textId="77777777" w:rsidR="00E524EF" w:rsidRPr="00FD52B4" w:rsidRDefault="00E524EF" w:rsidP="00F85A49">
            <w:pPr>
              <w:pStyle w:val="NoSpacing"/>
            </w:pPr>
          </w:p>
        </w:tc>
      </w:tr>
      <w:tr w:rsidR="00E524EF" w:rsidRPr="00FD52B4" w14:paraId="701F12AA" w14:textId="77777777" w:rsidTr="00E524EF">
        <w:trPr>
          <w:trHeight w:val="20"/>
          <w:jc w:val="center"/>
        </w:trPr>
        <w:tc>
          <w:tcPr>
            <w:tcW w:w="694" w:type="dxa"/>
          </w:tcPr>
          <w:p w14:paraId="1A3C6C7A" w14:textId="77777777" w:rsidR="00E524EF" w:rsidRPr="00FD52B4" w:rsidRDefault="00E524EF" w:rsidP="00F85A49">
            <w:pPr>
              <w:pStyle w:val="NoSpacing"/>
            </w:pPr>
            <w:r w:rsidRPr="00FD52B4">
              <w:t>7</w:t>
            </w:r>
          </w:p>
        </w:tc>
        <w:tc>
          <w:tcPr>
            <w:tcW w:w="1461" w:type="dxa"/>
          </w:tcPr>
          <w:p w14:paraId="1B1A4E6D" w14:textId="77777777" w:rsidR="00E524EF" w:rsidRPr="00FD52B4" w:rsidRDefault="00E524EF" w:rsidP="00F85A49">
            <w:pPr>
              <w:pStyle w:val="NoSpacing"/>
            </w:pPr>
          </w:p>
        </w:tc>
        <w:tc>
          <w:tcPr>
            <w:tcW w:w="720" w:type="dxa"/>
          </w:tcPr>
          <w:p w14:paraId="5B3F77B9" w14:textId="77777777" w:rsidR="00E524EF" w:rsidRPr="00FD52B4" w:rsidRDefault="00E524EF" w:rsidP="00F85A49">
            <w:pPr>
              <w:pStyle w:val="NoSpacing"/>
            </w:pPr>
          </w:p>
        </w:tc>
        <w:tc>
          <w:tcPr>
            <w:tcW w:w="1264" w:type="dxa"/>
          </w:tcPr>
          <w:p w14:paraId="2CE0E307" w14:textId="77777777" w:rsidR="00E524EF" w:rsidRPr="00FD52B4" w:rsidRDefault="00E524EF" w:rsidP="00F85A49">
            <w:pPr>
              <w:pStyle w:val="NoSpacing"/>
            </w:pPr>
          </w:p>
        </w:tc>
        <w:tc>
          <w:tcPr>
            <w:tcW w:w="1138" w:type="dxa"/>
          </w:tcPr>
          <w:p w14:paraId="4A724FD2" w14:textId="77777777" w:rsidR="00E524EF" w:rsidRPr="00FD52B4" w:rsidRDefault="00E524EF" w:rsidP="00F85A49">
            <w:pPr>
              <w:pStyle w:val="NoSpacing"/>
            </w:pPr>
          </w:p>
        </w:tc>
        <w:tc>
          <w:tcPr>
            <w:tcW w:w="1260" w:type="dxa"/>
          </w:tcPr>
          <w:p w14:paraId="1E6D01AF" w14:textId="77777777" w:rsidR="00E524EF" w:rsidRPr="00FD52B4" w:rsidRDefault="00E524EF" w:rsidP="00F85A49">
            <w:pPr>
              <w:pStyle w:val="NoSpacing"/>
            </w:pPr>
          </w:p>
        </w:tc>
        <w:tc>
          <w:tcPr>
            <w:tcW w:w="1800" w:type="dxa"/>
          </w:tcPr>
          <w:p w14:paraId="56E65A9C" w14:textId="77777777" w:rsidR="00E524EF" w:rsidRPr="00FD52B4" w:rsidRDefault="00E524EF" w:rsidP="00F85A49">
            <w:pPr>
              <w:pStyle w:val="NoSpacing"/>
            </w:pPr>
          </w:p>
        </w:tc>
        <w:tc>
          <w:tcPr>
            <w:tcW w:w="1620" w:type="dxa"/>
          </w:tcPr>
          <w:p w14:paraId="5E2EE9D0" w14:textId="77777777" w:rsidR="00E524EF" w:rsidRPr="00FD52B4" w:rsidRDefault="00E524EF" w:rsidP="00F85A49">
            <w:pPr>
              <w:pStyle w:val="NoSpacing"/>
            </w:pPr>
          </w:p>
        </w:tc>
        <w:tc>
          <w:tcPr>
            <w:tcW w:w="1080" w:type="dxa"/>
          </w:tcPr>
          <w:p w14:paraId="0A091FBB" w14:textId="77777777" w:rsidR="00E524EF" w:rsidRPr="00FD52B4" w:rsidRDefault="00E524EF" w:rsidP="00F85A49">
            <w:pPr>
              <w:pStyle w:val="NoSpacing"/>
            </w:pPr>
          </w:p>
        </w:tc>
        <w:tc>
          <w:tcPr>
            <w:tcW w:w="1170" w:type="dxa"/>
          </w:tcPr>
          <w:p w14:paraId="1B0E73B6" w14:textId="0DC6431B" w:rsidR="00E524EF" w:rsidRPr="00FD52B4" w:rsidRDefault="00E524EF" w:rsidP="00F85A49">
            <w:pPr>
              <w:pStyle w:val="NoSpacing"/>
            </w:pPr>
          </w:p>
        </w:tc>
        <w:tc>
          <w:tcPr>
            <w:tcW w:w="1260" w:type="dxa"/>
          </w:tcPr>
          <w:p w14:paraId="493CDD5B" w14:textId="02B2A91D" w:rsidR="00E524EF" w:rsidRPr="00FD52B4" w:rsidRDefault="00E524EF" w:rsidP="00F85A49">
            <w:pPr>
              <w:pStyle w:val="NoSpacing"/>
            </w:pPr>
          </w:p>
        </w:tc>
        <w:tc>
          <w:tcPr>
            <w:tcW w:w="1080" w:type="dxa"/>
          </w:tcPr>
          <w:p w14:paraId="5B01D653" w14:textId="77777777" w:rsidR="00E524EF" w:rsidRPr="00FD52B4" w:rsidRDefault="00E524EF" w:rsidP="00F85A49">
            <w:pPr>
              <w:pStyle w:val="NoSpacing"/>
            </w:pPr>
          </w:p>
        </w:tc>
      </w:tr>
      <w:tr w:rsidR="00E524EF" w:rsidRPr="00FD52B4" w14:paraId="544844D2" w14:textId="77777777" w:rsidTr="00E524EF">
        <w:trPr>
          <w:trHeight w:val="20"/>
          <w:jc w:val="center"/>
        </w:trPr>
        <w:tc>
          <w:tcPr>
            <w:tcW w:w="694" w:type="dxa"/>
          </w:tcPr>
          <w:p w14:paraId="731BEADB" w14:textId="77777777" w:rsidR="00E524EF" w:rsidRPr="00FD52B4" w:rsidRDefault="00E524EF" w:rsidP="00F85A49">
            <w:pPr>
              <w:pStyle w:val="NoSpacing"/>
            </w:pPr>
            <w:r w:rsidRPr="00FD52B4">
              <w:t>8</w:t>
            </w:r>
          </w:p>
        </w:tc>
        <w:tc>
          <w:tcPr>
            <w:tcW w:w="1461" w:type="dxa"/>
          </w:tcPr>
          <w:p w14:paraId="110DD15E" w14:textId="77777777" w:rsidR="00E524EF" w:rsidRPr="00FD52B4" w:rsidRDefault="00E524EF" w:rsidP="00F85A49">
            <w:pPr>
              <w:pStyle w:val="NoSpacing"/>
            </w:pPr>
          </w:p>
        </w:tc>
        <w:tc>
          <w:tcPr>
            <w:tcW w:w="720" w:type="dxa"/>
          </w:tcPr>
          <w:p w14:paraId="5A25B5B9" w14:textId="77777777" w:rsidR="00E524EF" w:rsidRPr="00FD52B4" w:rsidRDefault="00E524EF" w:rsidP="00F85A49">
            <w:pPr>
              <w:pStyle w:val="NoSpacing"/>
            </w:pPr>
          </w:p>
        </w:tc>
        <w:tc>
          <w:tcPr>
            <w:tcW w:w="1264" w:type="dxa"/>
          </w:tcPr>
          <w:p w14:paraId="73B96B59" w14:textId="77777777" w:rsidR="00E524EF" w:rsidRPr="00FD52B4" w:rsidRDefault="00E524EF" w:rsidP="00F85A49">
            <w:pPr>
              <w:pStyle w:val="NoSpacing"/>
            </w:pPr>
          </w:p>
        </w:tc>
        <w:tc>
          <w:tcPr>
            <w:tcW w:w="1138" w:type="dxa"/>
          </w:tcPr>
          <w:p w14:paraId="2B5819D0" w14:textId="77777777" w:rsidR="00E524EF" w:rsidRPr="00FD52B4" w:rsidRDefault="00E524EF" w:rsidP="00F85A49">
            <w:pPr>
              <w:pStyle w:val="NoSpacing"/>
            </w:pPr>
          </w:p>
        </w:tc>
        <w:tc>
          <w:tcPr>
            <w:tcW w:w="1260" w:type="dxa"/>
          </w:tcPr>
          <w:p w14:paraId="6DE30A5D" w14:textId="77777777" w:rsidR="00E524EF" w:rsidRPr="00FD52B4" w:rsidRDefault="00E524EF" w:rsidP="00F85A49">
            <w:pPr>
              <w:pStyle w:val="NoSpacing"/>
            </w:pPr>
          </w:p>
        </w:tc>
        <w:tc>
          <w:tcPr>
            <w:tcW w:w="1800" w:type="dxa"/>
          </w:tcPr>
          <w:p w14:paraId="3A118EC4" w14:textId="77777777" w:rsidR="00E524EF" w:rsidRPr="00FD52B4" w:rsidRDefault="00E524EF" w:rsidP="00F85A49">
            <w:pPr>
              <w:pStyle w:val="NoSpacing"/>
            </w:pPr>
          </w:p>
        </w:tc>
        <w:tc>
          <w:tcPr>
            <w:tcW w:w="1620" w:type="dxa"/>
          </w:tcPr>
          <w:p w14:paraId="4E9ECE24" w14:textId="77777777" w:rsidR="00E524EF" w:rsidRPr="00FD52B4" w:rsidRDefault="00E524EF" w:rsidP="00F85A49">
            <w:pPr>
              <w:pStyle w:val="NoSpacing"/>
            </w:pPr>
          </w:p>
        </w:tc>
        <w:tc>
          <w:tcPr>
            <w:tcW w:w="1080" w:type="dxa"/>
          </w:tcPr>
          <w:p w14:paraId="408A0F6A" w14:textId="77777777" w:rsidR="00E524EF" w:rsidRPr="00FD52B4" w:rsidRDefault="00E524EF" w:rsidP="00F85A49">
            <w:pPr>
              <w:pStyle w:val="NoSpacing"/>
            </w:pPr>
          </w:p>
        </w:tc>
        <w:tc>
          <w:tcPr>
            <w:tcW w:w="1170" w:type="dxa"/>
          </w:tcPr>
          <w:p w14:paraId="1FBE7A4C" w14:textId="1B12EFE6" w:rsidR="00E524EF" w:rsidRPr="00FD52B4" w:rsidRDefault="00E524EF" w:rsidP="00F85A49">
            <w:pPr>
              <w:pStyle w:val="NoSpacing"/>
            </w:pPr>
          </w:p>
        </w:tc>
        <w:tc>
          <w:tcPr>
            <w:tcW w:w="1260" w:type="dxa"/>
          </w:tcPr>
          <w:p w14:paraId="3317F206" w14:textId="1479CD1C" w:rsidR="00E524EF" w:rsidRPr="00FD52B4" w:rsidRDefault="00E524EF" w:rsidP="00F85A49">
            <w:pPr>
              <w:pStyle w:val="NoSpacing"/>
            </w:pPr>
          </w:p>
        </w:tc>
        <w:tc>
          <w:tcPr>
            <w:tcW w:w="1080" w:type="dxa"/>
          </w:tcPr>
          <w:p w14:paraId="315C0245" w14:textId="77777777" w:rsidR="00E524EF" w:rsidRPr="00FD52B4" w:rsidRDefault="00E524EF" w:rsidP="00F85A49">
            <w:pPr>
              <w:pStyle w:val="NoSpacing"/>
            </w:pPr>
          </w:p>
        </w:tc>
      </w:tr>
      <w:tr w:rsidR="00E524EF" w:rsidRPr="00FD52B4" w14:paraId="51CB966E" w14:textId="77777777" w:rsidTr="00E524EF">
        <w:trPr>
          <w:trHeight w:val="20"/>
          <w:jc w:val="center"/>
        </w:trPr>
        <w:tc>
          <w:tcPr>
            <w:tcW w:w="694" w:type="dxa"/>
          </w:tcPr>
          <w:p w14:paraId="73851C61" w14:textId="77777777" w:rsidR="00E524EF" w:rsidRPr="00FD52B4" w:rsidRDefault="00E524EF" w:rsidP="00F85A49">
            <w:pPr>
              <w:pStyle w:val="NoSpacing"/>
            </w:pPr>
            <w:r w:rsidRPr="00FD52B4">
              <w:t>9</w:t>
            </w:r>
          </w:p>
        </w:tc>
        <w:tc>
          <w:tcPr>
            <w:tcW w:w="1461" w:type="dxa"/>
          </w:tcPr>
          <w:p w14:paraId="549EAB40" w14:textId="77777777" w:rsidR="00E524EF" w:rsidRPr="00FD52B4" w:rsidRDefault="00E524EF" w:rsidP="00F85A49">
            <w:pPr>
              <w:pStyle w:val="NoSpacing"/>
            </w:pPr>
          </w:p>
        </w:tc>
        <w:tc>
          <w:tcPr>
            <w:tcW w:w="720" w:type="dxa"/>
          </w:tcPr>
          <w:p w14:paraId="661C9362" w14:textId="77777777" w:rsidR="00E524EF" w:rsidRPr="00FD52B4" w:rsidRDefault="00E524EF" w:rsidP="00F85A49">
            <w:pPr>
              <w:pStyle w:val="NoSpacing"/>
            </w:pPr>
          </w:p>
        </w:tc>
        <w:tc>
          <w:tcPr>
            <w:tcW w:w="1264" w:type="dxa"/>
          </w:tcPr>
          <w:p w14:paraId="714F0E56" w14:textId="77777777" w:rsidR="00E524EF" w:rsidRPr="00FD52B4" w:rsidRDefault="00E524EF" w:rsidP="00F85A49">
            <w:pPr>
              <w:pStyle w:val="NoSpacing"/>
            </w:pPr>
          </w:p>
        </w:tc>
        <w:tc>
          <w:tcPr>
            <w:tcW w:w="1138" w:type="dxa"/>
          </w:tcPr>
          <w:p w14:paraId="00E5DD20" w14:textId="77777777" w:rsidR="00E524EF" w:rsidRPr="00FD52B4" w:rsidRDefault="00E524EF" w:rsidP="00F85A49">
            <w:pPr>
              <w:pStyle w:val="NoSpacing"/>
            </w:pPr>
          </w:p>
        </w:tc>
        <w:tc>
          <w:tcPr>
            <w:tcW w:w="1260" w:type="dxa"/>
          </w:tcPr>
          <w:p w14:paraId="0D60CD0D" w14:textId="77777777" w:rsidR="00E524EF" w:rsidRPr="00FD52B4" w:rsidRDefault="00E524EF" w:rsidP="00F85A49">
            <w:pPr>
              <w:pStyle w:val="NoSpacing"/>
            </w:pPr>
          </w:p>
        </w:tc>
        <w:tc>
          <w:tcPr>
            <w:tcW w:w="1800" w:type="dxa"/>
          </w:tcPr>
          <w:p w14:paraId="55A71695" w14:textId="77777777" w:rsidR="00E524EF" w:rsidRPr="00FD52B4" w:rsidRDefault="00E524EF" w:rsidP="00F85A49">
            <w:pPr>
              <w:pStyle w:val="NoSpacing"/>
            </w:pPr>
          </w:p>
        </w:tc>
        <w:tc>
          <w:tcPr>
            <w:tcW w:w="1620" w:type="dxa"/>
          </w:tcPr>
          <w:p w14:paraId="061A3394" w14:textId="77777777" w:rsidR="00E524EF" w:rsidRPr="00FD52B4" w:rsidRDefault="00E524EF" w:rsidP="00F85A49">
            <w:pPr>
              <w:pStyle w:val="NoSpacing"/>
            </w:pPr>
          </w:p>
        </w:tc>
        <w:tc>
          <w:tcPr>
            <w:tcW w:w="1080" w:type="dxa"/>
          </w:tcPr>
          <w:p w14:paraId="0280DFCB" w14:textId="77777777" w:rsidR="00E524EF" w:rsidRPr="00FD52B4" w:rsidRDefault="00E524EF" w:rsidP="00F85A49">
            <w:pPr>
              <w:pStyle w:val="NoSpacing"/>
            </w:pPr>
          </w:p>
        </w:tc>
        <w:tc>
          <w:tcPr>
            <w:tcW w:w="1170" w:type="dxa"/>
          </w:tcPr>
          <w:p w14:paraId="1D860CDE" w14:textId="0B7E2C94" w:rsidR="00E524EF" w:rsidRPr="00FD52B4" w:rsidRDefault="00E524EF" w:rsidP="00F85A49">
            <w:pPr>
              <w:pStyle w:val="NoSpacing"/>
            </w:pPr>
          </w:p>
        </w:tc>
        <w:tc>
          <w:tcPr>
            <w:tcW w:w="1260" w:type="dxa"/>
          </w:tcPr>
          <w:p w14:paraId="519923C8" w14:textId="69668841" w:rsidR="00E524EF" w:rsidRPr="00FD52B4" w:rsidRDefault="00E524EF" w:rsidP="00F85A49">
            <w:pPr>
              <w:pStyle w:val="NoSpacing"/>
            </w:pPr>
          </w:p>
        </w:tc>
        <w:tc>
          <w:tcPr>
            <w:tcW w:w="1080" w:type="dxa"/>
          </w:tcPr>
          <w:p w14:paraId="0DCD367A" w14:textId="77777777" w:rsidR="00E524EF" w:rsidRPr="00FD52B4" w:rsidRDefault="00E524EF" w:rsidP="00F85A49">
            <w:pPr>
              <w:pStyle w:val="NoSpacing"/>
            </w:pPr>
          </w:p>
        </w:tc>
      </w:tr>
      <w:tr w:rsidR="00E524EF" w:rsidRPr="00FD52B4" w14:paraId="0B129495" w14:textId="77777777" w:rsidTr="00E524EF">
        <w:trPr>
          <w:trHeight w:val="20"/>
          <w:jc w:val="center"/>
        </w:trPr>
        <w:tc>
          <w:tcPr>
            <w:tcW w:w="694" w:type="dxa"/>
          </w:tcPr>
          <w:p w14:paraId="0A56D8F9" w14:textId="77777777" w:rsidR="00E524EF" w:rsidRPr="00FD52B4" w:rsidRDefault="00E524EF" w:rsidP="00F85A49">
            <w:pPr>
              <w:pStyle w:val="NoSpacing"/>
            </w:pPr>
            <w:r w:rsidRPr="00FD52B4">
              <w:t>10</w:t>
            </w:r>
          </w:p>
        </w:tc>
        <w:tc>
          <w:tcPr>
            <w:tcW w:w="1461" w:type="dxa"/>
          </w:tcPr>
          <w:p w14:paraId="40CE8839" w14:textId="77777777" w:rsidR="00E524EF" w:rsidRPr="00FD52B4" w:rsidRDefault="00E524EF" w:rsidP="00F85A49">
            <w:pPr>
              <w:pStyle w:val="NoSpacing"/>
            </w:pPr>
          </w:p>
        </w:tc>
        <w:tc>
          <w:tcPr>
            <w:tcW w:w="720" w:type="dxa"/>
          </w:tcPr>
          <w:p w14:paraId="4E4CBC49" w14:textId="77777777" w:rsidR="00E524EF" w:rsidRPr="00FD52B4" w:rsidRDefault="00E524EF" w:rsidP="00F85A49">
            <w:pPr>
              <w:pStyle w:val="NoSpacing"/>
            </w:pPr>
          </w:p>
        </w:tc>
        <w:tc>
          <w:tcPr>
            <w:tcW w:w="1264" w:type="dxa"/>
          </w:tcPr>
          <w:p w14:paraId="70E02498" w14:textId="77777777" w:rsidR="00E524EF" w:rsidRPr="00FD52B4" w:rsidRDefault="00E524EF" w:rsidP="00F85A49">
            <w:pPr>
              <w:pStyle w:val="NoSpacing"/>
            </w:pPr>
          </w:p>
        </w:tc>
        <w:tc>
          <w:tcPr>
            <w:tcW w:w="1138" w:type="dxa"/>
          </w:tcPr>
          <w:p w14:paraId="61E8C085" w14:textId="77777777" w:rsidR="00E524EF" w:rsidRPr="00FD52B4" w:rsidRDefault="00E524EF" w:rsidP="00F85A49">
            <w:pPr>
              <w:pStyle w:val="NoSpacing"/>
            </w:pPr>
          </w:p>
        </w:tc>
        <w:tc>
          <w:tcPr>
            <w:tcW w:w="1260" w:type="dxa"/>
          </w:tcPr>
          <w:p w14:paraId="392E9E56" w14:textId="77777777" w:rsidR="00E524EF" w:rsidRPr="00FD52B4" w:rsidRDefault="00E524EF" w:rsidP="00F85A49">
            <w:pPr>
              <w:pStyle w:val="NoSpacing"/>
            </w:pPr>
          </w:p>
        </w:tc>
        <w:tc>
          <w:tcPr>
            <w:tcW w:w="1800" w:type="dxa"/>
          </w:tcPr>
          <w:p w14:paraId="4C7D11EC" w14:textId="77777777" w:rsidR="00E524EF" w:rsidRPr="00FD52B4" w:rsidRDefault="00E524EF" w:rsidP="00F85A49">
            <w:pPr>
              <w:pStyle w:val="NoSpacing"/>
            </w:pPr>
          </w:p>
        </w:tc>
        <w:tc>
          <w:tcPr>
            <w:tcW w:w="1620" w:type="dxa"/>
          </w:tcPr>
          <w:p w14:paraId="75256BEA" w14:textId="77777777" w:rsidR="00E524EF" w:rsidRPr="00FD52B4" w:rsidRDefault="00E524EF" w:rsidP="00F85A49">
            <w:pPr>
              <w:pStyle w:val="NoSpacing"/>
            </w:pPr>
          </w:p>
        </w:tc>
        <w:tc>
          <w:tcPr>
            <w:tcW w:w="1080" w:type="dxa"/>
          </w:tcPr>
          <w:p w14:paraId="5CF518D6" w14:textId="77777777" w:rsidR="00E524EF" w:rsidRPr="00FD52B4" w:rsidRDefault="00E524EF" w:rsidP="00F85A49">
            <w:pPr>
              <w:pStyle w:val="NoSpacing"/>
            </w:pPr>
          </w:p>
        </w:tc>
        <w:tc>
          <w:tcPr>
            <w:tcW w:w="1170" w:type="dxa"/>
          </w:tcPr>
          <w:p w14:paraId="686ACD61" w14:textId="251620CD" w:rsidR="00E524EF" w:rsidRPr="00FD52B4" w:rsidRDefault="00E524EF" w:rsidP="00F85A49">
            <w:pPr>
              <w:pStyle w:val="NoSpacing"/>
            </w:pPr>
          </w:p>
        </w:tc>
        <w:tc>
          <w:tcPr>
            <w:tcW w:w="1260" w:type="dxa"/>
          </w:tcPr>
          <w:p w14:paraId="14EFFC27" w14:textId="3AA85FAA" w:rsidR="00E524EF" w:rsidRPr="00FD52B4" w:rsidRDefault="00E524EF" w:rsidP="00F85A49">
            <w:pPr>
              <w:pStyle w:val="NoSpacing"/>
            </w:pPr>
          </w:p>
        </w:tc>
        <w:tc>
          <w:tcPr>
            <w:tcW w:w="1080" w:type="dxa"/>
          </w:tcPr>
          <w:p w14:paraId="31A02248" w14:textId="77777777" w:rsidR="00E524EF" w:rsidRPr="00FD52B4" w:rsidRDefault="00E524EF" w:rsidP="00F85A49">
            <w:pPr>
              <w:pStyle w:val="NoSpacing"/>
            </w:pPr>
          </w:p>
        </w:tc>
      </w:tr>
    </w:tbl>
    <w:p w14:paraId="62DABE57" w14:textId="77777777" w:rsidR="00FD52B4" w:rsidRDefault="00FD52B4" w:rsidP="00F85A49">
      <w:pPr>
        <w:pStyle w:val="NoSpacing"/>
      </w:pPr>
    </w:p>
    <w:tbl>
      <w:tblPr>
        <w:tblStyle w:val="TableGrid21"/>
        <w:tblW w:w="14688" w:type="dxa"/>
        <w:tblInd w:w="-576" w:type="dxa"/>
        <w:tblCellMar>
          <w:left w:w="72" w:type="dxa"/>
          <w:right w:w="72" w:type="dxa"/>
        </w:tblCellMar>
        <w:tblLook w:val="04A0" w:firstRow="1" w:lastRow="0" w:firstColumn="1" w:lastColumn="0" w:noHBand="0" w:noVBand="1"/>
      </w:tblPr>
      <w:tblGrid>
        <w:gridCol w:w="2155"/>
        <w:gridCol w:w="4073"/>
        <w:gridCol w:w="3420"/>
        <w:gridCol w:w="2610"/>
        <w:gridCol w:w="2430"/>
      </w:tblGrid>
      <w:tr w:rsidR="000026D3" w:rsidRPr="00995F62" w14:paraId="108AFCEF" w14:textId="77777777" w:rsidTr="00E524EF">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4073"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8460"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5A57E5" w:rsidRPr="000026D3" w14:paraId="7AEDFE2F" w14:textId="77777777" w:rsidTr="00E524EF">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4073"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Pr="00833D3D" w:rsidRDefault="000026D3" w:rsidP="00F85A49">
            <w:pPr>
              <w:pStyle w:val="NoSpacing"/>
              <w:rPr>
                <w:sz w:val="20"/>
              </w:rPr>
            </w:pPr>
            <w:r w:rsidRPr="00833D3D">
              <w:rPr>
                <w:sz w:val="20"/>
              </w:rPr>
              <w:t xml:space="preserve">8=Raise value of land to use as collateral </w:t>
            </w:r>
          </w:p>
          <w:p w14:paraId="5E912A84" w14:textId="77777777" w:rsidR="000026D3" w:rsidRPr="00833D3D" w:rsidRDefault="000026D3" w:rsidP="00F85A49">
            <w:pPr>
              <w:pStyle w:val="NoSpacing"/>
              <w:rPr>
                <w:sz w:val="20"/>
              </w:rPr>
            </w:pPr>
            <w:r w:rsidRPr="00833D3D">
              <w:rPr>
                <w:sz w:val="20"/>
              </w:rPr>
              <w:lastRenderedPageBreak/>
              <w:t>97=Other</w:t>
            </w:r>
            <w:r w:rsidR="00693345">
              <w:t>, please specify</w:t>
            </w:r>
          </w:p>
        </w:tc>
        <w:tc>
          <w:tcPr>
            <w:tcW w:w="3420" w:type="dxa"/>
          </w:tcPr>
          <w:p w14:paraId="0218F75A" w14:textId="77777777" w:rsidR="000026D3" w:rsidRPr="00833D3D" w:rsidRDefault="000026D3" w:rsidP="00F85A49">
            <w:pPr>
              <w:pStyle w:val="NoSpacing"/>
              <w:rPr>
                <w:sz w:val="20"/>
              </w:rPr>
            </w:pPr>
            <w:r w:rsidRPr="00833D3D">
              <w:rPr>
                <w:sz w:val="20"/>
              </w:rPr>
              <w:lastRenderedPageBreak/>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0019D5AC" w14:textId="36E9883A" w:rsidR="000026D3" w:rsidRPr="00833D3D" w:rsidRDefault="000026D3" w:rsidP="00F85A49">
            <w:pPr>
              <w:pStyle w:val="NoSpacing"/>
              <w:rPr>
                <w:sz w:val="20"/>
              </w:rPr>
            </w:pPr>
            <w:r w:rsidRPr="00833D3D">
              <w:rPr>
                <w:sz w:val="20"/>
              </w:rPr>
              <w:lastRenderedPageBreak/>
              <w:t>9=Rice</w:t>
            </w:r>
            <w:r w:rsidR="00E524EF">
              <w:rPr>
                <w:sz w:val="20"/>
              </w:rPr>
              <w:t xml:space="preserve">                       10= Finger millet</w:t>
            </w:r>
          </w:p>
        </w:tc>
        <w:tc>
          <w:tcPr>
            <w:tcW w:w="2610" w:type="dxa"/>
          </w:tcPr>
          <w:p w14:paraId="7A26CAFF" w14:textId="77777777" w:rsidR="000026D3" w:rsidRPr="00833D3D" w:rsidRDefault="000026D3" w:rsidP="00F85A49">
            <w:pPr>
              <w:pStyle w:val="NoSpacing"/>
              <w:rPr>
                <w:sz w:val="20"/>
              </w:rPr>
            </w:pPr>
            <w:r w:rsidRPr="00833D3D">
              <w:rPr>
                <w:sz w:val="20"/>
              </w:rPr>
              <w:lastRenderedPageBreak/>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lastRenderedPageBreak/>
              <w:t>19=Sugarcane</w:t>
            </w:r>
          </w:p>
        </w:tc>
        <w:tc>
          <w:tcPr>
            <w:tcW w:w="2430" w:type="dxa"/>
          </w:tcPr>
          <w:p w14:paraId="1E7ECA76" w14:textId="77777777" w:rsidR="000026D3" w:rsidRPr="00833D3D" w:rsidRDefault="000026D3" w:rsidP="00F85A49">
            <w:pPr>
              <w:pStyle w:val="NoSpacing"/>
              <w:rPr>
                <w:sz w:val="20"/>
              </w:rPr>
            </w:pPr>
            <w:r w:rsidRPr="00833D3D">
              <w:rPr>
                <w:sz w:val="20"/>
              </w:rPr>
              <w:lastRenderedPageBreak/>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lastRenderedPageBreak/>
              <w:t>97=Other, please specify</w:t>
            </w:r>
          </w:p>
        </w:tc>
      </w:tr>
    </w:tbl>
    <w:p w14:paraId="173D4870" w14:textId="3AC6088E" w:rsidR="00833D3D" w:rsidRDefault="00833D3D" w:rsidP="00F85A49">
      <w:pPr>
        <w:pStyle w:val="NoSpacing"/>
      </w:pPr>
    </w:p>
    <w:tbl>
      <w:tblPr>
        <w:tblStyle w:val="TableGrid22"/>
        <w:tblW w:w="11154" w:type="dxa"/>
        <w:tblCellMar>
          <w:left w:w="72" w:type="dxa"/>
          <w:right w:w="72" w:type="dxa"/>
        </w:tblCellMar>
        <w:tblLook w:val="04A0" w:firstRow="1" w:lastRow="0" w:firstColumn="1" w:lastColumn="0" w:noHBand="0" w:noVBand="1"/>
      </w:tblPr>
      <w:tblGrid>
        <w:gridCol w:w="682"/>
        <w:gridCol w:w="1397"/>
        <w:gridCol w:w="1652"/>
        <w:gridCol w:w="1497"/>
        <w:gridCol w:w="1368"/>
        <w:gridCol w:w="1230"/>
        <w:gridCol w:w="1138"/>
        <w:gridCol w:w="1114"/>
        <w:gridCol w:w="1076"/>
      </w:tblGrid>
      <w:tr w:rsidR="006641A7" w:rsidRPr="00833D3D" w14:paraId="31CF2365" w14:textId="17DDB104" w:rsidTr="006641A7">
        <w:trPr>
          <w:trHeight w:val="20"/>
        </w:trPr>
        <w:tc>
          <w:tcPr>
            <w:tcW w:w="682" w:type="dxa"/>
          </w:tcPr>
          <w:p w14:paraId="2510B1CD" w14:textId="643760E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Field</w:t>
            </w:r>
          </w:p>
        </w:tc>
        <w:tc>
          <w:tcPr>
            <w:tcW w:w="1397" w:type="dxa"/>
          </w:tcPr>
          <w:p w14:paraId="35CFBF41" w14:textId="2AC9735B" w:rsidR="006641A7" w:rsidRDefault="006641A7" w:rsidP="00E8536F">
            <w:pPr>
              <w:pStyle w:val="NoSpacing"/>
              <w:rPr>
                <w:rFonts w:asciiTheme="minorHAnsi" w:hAnsiTheme="minorHAnsi"/>
                <w:sz w:val="20"/>
                <w:szCs w:val="20"/>
              </w:rPr>
            </w:pPr>
            <w:r w:rsidRPr="00E8536F">
              <w:rPr>
                <w:rFonts w:asciiTheme="minorHAnsi" w:hAnsiTheme="minorHAnsi"/>
                <w:sz w:val="20"/>
                <w:szCs w:val="20"/>
              </w:rPr>
              <w:t xml:space="preserve">L10. What was the </w:t>
            </w:r>
            <w:r w:rsidRPr="00E8536F">
              <w:rPr>
                <w:rFonts w:asciiTheme="minorHAnsi" w:hAnsiTheme="minorHAnsi"/>
                <w:b/>
                <w:sz w:val="20"/>
                <w:szCs w:val="20"/>
              </w:rPr>
              <w:t>main crop</w:t>
            </w:r>
            <w:r w:rsidRPr="00E8536F">
              <w:rPr>
                <w:rFonts w:asciiTheme="minorHAnsi" w:hAnsiTheme="minorHAnsi"/>
                <w:sz w:val="20"/>
                <w:szCs w:val="20"/>
              </w:rPr>
              <w:t xml:space="preserve"> your household planted on this field during this agricultural season (201</w:t>
            </w:r>
            <w:r>
              <w:rPr>
                <w:rFonts w:asciiTheme="minorHAnsi" w:hAnsiTheme="minorHAnsi"/>
                <w:sz w:val="20"/>
                <w:szCs w:val="20"/>
              </w:rPr>
              <w:t>4</w:t>
            </w:r>
            <w:r w:rsidRPr="00E8536F">
              <w:rPr>
                <w:rFonts w:asciiTheme="minorHAnsi" w:hAnsiTheme="minorHAnsi"/>
                <w:sz w:val="20"/>
                <w:szCs w:val="20"/>
              </w:rPr>
              <w:t>3/201</w:t>
            </w:r>
            <w:r>
              <w:rPr>
                <w:rFonts w:asciiTheme="minorHAnsi" w:hAnsiTheme="minorHAnsi"/>
                <w:sz w:val="20"/>
                <w:szCs w:val="20"/>
              </w:rPr>
              <w:t>5</w:t>
            </w:r>
            <w:r w:rsidRPr="00E8536F">
              <w:rPr>
                <w:rFonts w:asciiTheme="minorHAnsi" w:hAnsiTheme="minorHAnsi"/>
                <w:sz w:val="20"/>
                <w:szCs w:val="20"/>
              </w:rPr>
              <w:t>4)?</w:t>
            </w:r>
          </w:p>
          <w:p w14:paraId="42159553" w14:textId="0D5B3D28" w:rsidR="006641A7" w:rsidRPr="00E8536F" w:rsidRDefault="006641A7" w:rsidP="00E8536F">
            <w:pPr>
              <w:pStyle w:val="NoSpacing"/>
              <w:rPr>
                <w:rFonts w:asciiTheme="minorHAnsi" w:hAnsiTheme="minorHAnsi"/>
                <w:sz w:val="20"/>
                <w:szCs w:val="20"/>
              </w:rPr>
            </w:pPr>
          </w:p>
          <w:p w14:paraId="01CCA2FC" w14:textId="0045EBDF"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Answer only if L4=1</w:t>
            </w:r>
          </w:p>
          <w:p w14:paraId="604B75A4" w14:textId="7BBF0CD7" w:rsidR="006641A7" w:rsidRPr="00E8536F" w:rsidRDefault="006641A7" w:rsidP="00E8536F">
            <w:pPr>
              <w:pStyle w:val="NoSpacing"/>
              <w:rPr>
                <w:rFonts w:asciiTheme="minorHAnsi" w:hAnsiTheme="minorHAnsi"/>
                <w:sz w:val="20"/>
                <w:szCs w:val="20"/>
              </w:rPr>
            </w:pPr>
            <w:r w:rsidRPr="00E8536F">
              <w:rPr>
                <w:rFonts w:asciiTheme="minorHAnsi" w:hAnsiTheme="minorHAnsi"/>
                <w:i/>
                <w:sz w:val="20"/>
                <w:szCs w:val="20"/>
              </w:rPr>
              <w:t>(See Code 115)</w:t>
            </w:r>
          </w:p>
        </w:tc>
        <w:tc>
          <w:tcPr>
            <w:tcW w:w="1652" w:type="dxa"/>
          </w:tcPr>
          <w:p w14:paraId="0C81D965" w14:textId="6B5C9E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L11. What was the method by which this field was acquired by your household?</w:t>
            </w:r>
          </w:p>
          <w:p w14:paraId="6C7DBBF3" w14:textId="5B3E6293" w:rsidR="006641A7" w:rsidRPr="00E8536F" w:rsidRDefault="006641A7" w:rsidP="00E8536F">
            <w:pPr>
              <w:pStyle w:val="NoSpacing"/>
              <w:rPr>
                <w:rFonts w:asciiTheme="minorHAnsi" w:hAnsiTheme="minorHAnsi"/>
                <w:sz w:val="20"/>
                <w:szCs w:val="20"/>
              </w:rPr>
            </w:pPr>
          </w:p>
          <w:p w14:paraId="2EA04553" w14:textId="03588463"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1=Inherited</w:t>
            </w:r>
          </w:p>
          <w:p w14:paraId="5590584B" w14:textId="001A8D38"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2=Allocated by village</w:t>
            </w:r>
          </w:p>
          <w:p w14:paraId="1D98189A" w14:textId="15A84C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3=Purchased</w:t>
            </w:r>
          </w:p>
          <w:p w14:paraId="6EF4A03D" w14:textId="74906134"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4=Rented</w:t>
            </w:r>
          </w:p>
          <w:p w14:paraId="39B42B43" w14:textId="61EDF03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5=Borrowed</w:t>
            </w:r>
          </w:p>
          <w:p w14:paraId="4FEC80C8" w14:textId="0026839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46ED272E" w14:textId="609233FB"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L.11=1, skip to L.14</w:t>
            </w:r>
          </w:p>
          <w:p w14:paraId="029B4D4B" w14:textId="63E10A03"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L11=3 or 4, skip to L.13</w:t>
            </w:r>
          </w:p>
          <w:p w14:paraId="3F155186" w14:textId="4B49F78C"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 3,4, 97, Skip to L13.</w:t>
            </w:r>
          </w:p>
        </w:tc>
        <w:tc>
          <w:tcPr>
            <w:tcW w:w="1497" w:type="dxa"/>
          </w:tcPr>
          <w:p w14:paraId="1C1B1D84" w14:textId="6FAA834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L12. Who allocated the land?</w:t>
            </w:r>
          </w:p>
          <w:p w14:paraId="7C6A3726"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1=Headman</w:t>
            </w:r>
          </w:p>
          <w:p w14:paraId="11D2AE95"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2=Headman’s Induna</w:t>
            </w:r>
          </w:p>
          <w:p w14:paraId="5A8054AE"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3=Chief</w:t>
            </w:r>
          </w:p>
          <w:p w14:paraId="3C5CC0E6" w14:textId="177DC140" w:rsidR="009229F9" w:rsidRDefault="009229F9" w:rsidP="00E8536F">
            <w:pPr>
              <w:pStyle w:val="NoSpacing"/>
              <w:rPr>
                <w:rFonts w:asciiTheme="minorHAnsi" w:hAnsiTheme="minorHAnsi"/>
                <w:sz w:val="20"/>
                <w:szCs w:val="20"/>
              </w:rPr>
            </w:pPr>
            <w:r>
              <w:rPr>
                <w:rFonts w:asciiTheme="minorHAnsi" w:hAnsiTheme="minorHAnsi"/>
                <w:sz w:val="20"/>
                <w:szCs w:val="20"/>
              </w:rPr>
              <w:t>4=</w:t>
            </w:r>
            <w:r w:rsidRPr="009229F9">
              <w:rPr>
                <w:rFonts w:asciiTheme="minorHAnsi" w:hAnsiTheme="minorHAnsi"/>
                <w:sz w:val="20"/>
                <w:szCs w:val="20"/>
              </w:rPr>
              <w:t xml:space="preserve"> Chief’s Induna</w:t>
            </w:r>
          </w:p>
          <w:p w14:paraId="3A641393" w14:textId="4E6B6B9F" w:rsidR="006641A7" w:rsidRPr="00E8536F" w:rsidRDefault="009229F9" w:rsidP="00E8536F">
            <w:pPr>
              <w:pStyle w:val="NoSpacing"/>
              <w:rPr>
                <w:rFonts w:asciiTheme="minorHAnsi" w:hAnsiTheme="minorHAnsi"/>
                <w:sz w:val="20"/>
                <w:szCs w:val="20"/>
              </w:rPr>
            </w:pPr>
            <w:r>
              <w:rPr>
                <w:rFonts w:asciiTheme="minorHAnsi" w:hAnsiTheme="minorHAnsi"/>
                <w:sz w:val="20"/>
                <w:szCs w:val="20"/>
              </w:rPr>
              <w:t>5</w:t>
            </w:r>
            <w:r w:rsidR="006641A7" w:rsidRPr="00E8536F">
              <w:rPr>
                <w:rFonts w:asciiTheme="minorHAnsi" w:hAnsiTheme="minorHAnsi"/>
                <w:sz w:val="20"/>
                <w:szCs w:val="20"/>
              </w:rPr>
              <w:t>=Village Committee</w:t>
            </w:r>
          </w:p>
          <w:p w14:paraId="2C4FCC4A" w14:textId="12388FDD" w:rsidR="006641A7" w:rsidRPr="00E8536F" w:rsidRDefault="00B35654" w:rsidP="00E8536F">
            <w:pPr>
              <w:pStyle w:val="NoSpacing"/>
              <w:rPr>
                <w:rFonts w:asciiTheme="minorHAnsi" w:hAnsiTheme="minorHAnsi"/>
                <w:sz w:val="20"/>
                <w:szCs w:val="20"/>
              </w:rPr>
            </w:pPr>
            <w:r>
              <w:rPr>
                <w:rFonts w:asciiTheme="minorHAnsi" w:hAnsiTheme="minorHAnsi"/>
                <w:sz w:val="20"/>
                <w:szCs w:val="20"/>
              </w:rPr>
              <w:t>6</w:t>
            </w:r>
            <w:r w:rsidR="006641A7" w:rsidRPr="00E8536F">
              <w:rPr>
                <w:rFonts w:asciiTheme="minorHAnsi" w:hAnsiTheme="minorHAnsi"/>
                <w:sz w:val="20"/>
                <w:szCs w:val="20"/>
              </w:rPr>
              <w:t>=Elders</w:t>
            </w:r>
          </w:p>
          <w:p w14:paraId="59898646" w14:textId="60C9BE01"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7DB294C4" w14:textId="368B0CDF" w:rsidR="006641A7" w:rsidRPr="00E8536F" w:rsidRDefault="006641A7" w:rsidP="00E8536F">
            <w:pPr>
              <w:pStyle w:val="NoSpacing"/>
              <w:rPr>
                <w:rFonts w:asciiTheme="minorHAnsi" w:hAnsiTheme="minorHAnsi"/>
                <w:i/>
                <w:sz w:val="20"/>
                <w:szCs w:val="20"/>
              </w:rPr>
            </w:pPr>
          </w:p>
        </w:tc>
        <w:tc>
          <w:tcPr>
            <w:tcW w:w="1368" w:type="dxa"/>
          </w:tcPr>
          <w:p w14:paraId="3B049B7A" w14:textId="0F799F0E"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L13. How much did you pay to acquire this land?</w:t>
            </w:r>
          </w:p>
          <w:p w14:paraId="47020E80" w14:textId="47D79FF9" w:rsidR="006641A7" w:rsidRPr="00E8536F" w:rsidRDefault="006641A7" w:rsidP="00E8536F">
            <w:pPr>
              <w:pStyle w:val="NoSpacing"/>
              <w:rPr>
                <w:rFonts w:asciiTheme="minorHAnsi" w:hAnsiTheme="minorHAnsi"/>
                <w:sz w:val="20"/>
                <w:szCs w:val="20"/>
              </w:rPr>
            </w:pPr>
          </w:p>
        </w:tc>
        <w:tc>
          <w:tcPr>
            <w:tcW w:w="1230" w:type="dxa"/>
          </w:tcPr>
          <w:p w14:paraId="2FE5457E" w14:textId="3620DCAA"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L14. What year did your household acquire this field?</w:t>
            </w:r>
          </w:p>
          <w:p w14:paraId="1ED5400C" w14:textId="25BE2AFE" w:rsidR="006641A7" w:rsidRPr="00E8536F" w:rsidRDefault="006641A7" w:rsidP="00E8536F">
            <w:pPr>
              <w:pStyle w:val="NoSpacing"/>
              <w:rPr>
                <w:rFonts w:asciiTheme="minorHAnsi" w:hAnsiTheme="minorHAnsi"/>
                <w:sz w:val="20"/>
                <w:szCs w:val="20"/>
              </w:rPr>
            </w:pPr>
          </w:p>
          <w:p w14:paraId="09A7B504" w14:textId="0B8425D2"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don't know because it has been in the family a long time, enter 777</w:t>
            </w:r>
          </w:p>
        </w:tc>
        <w:tc>
          <w:tcPr>
            <w:tcW w:w="1138" w:type="dxa"/>
          </w:tcPr>
          <w:p w14:paraId="2EF7D84A" w14:textId="40B4D9D4" w:rsidR="006641A7" w:rsidRDefault="006641A7" w:rsidP="00E8536F">
            <w:pPr>
              <w:pStyle w:val="NoSpacing"/>
              <w:rPr>
                <w:rFonts w:asciiTheme="minorHAnsi" w:hAnsiTheme="minorHAnsi"/>
                <w:sz w:val="20"/>
                <w:szCs w:val="20"/>
              </w:rPr>
            </w:pPr>
            <w:r w:rsidRPr="00E8536F">
              <w:rPr>
                <w:rFonts w:asciiTheme="minorHAnsi" w:hAnsiTheme="minorHAnsi"/>
                <w:sz w:val="20"/>
                <w:szCs w:val="20"/>
              </w:rPr>
              <w:t>L15. What year did you clear the field?</w:t>
            </w:r>
          </w:p>
          <w:p w14:paraId="59F136E2" w14:textId="75156F22" w:rsidR="006641A7" w:rsidRPr="00E8536F" w:rsidRDefault="006641A7" w:rsidP="00E8536F">
            <w:pPr>
              <w:pStyle w:val="NoSpacing"/>
              <w:rPr>
                <w:rFonts w:asciiTheme="minorHAnsi" w:hAnsiTheme="minorHAnsi"/>
                <w:sz w:val="20"/>
                <w:szCs w:val="20"/>
              </w:rPr>
            </w:pPr>
          </w:p>
          <w:p w14:paraId="01D7FD73" w14:textId="2E4623CA"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did not clear the field/was cleared when they got it, enter 777</w:t>
            </w:r>
          </w:p>
        </w:tc>
        <w:tc>
          <w:tcPr>
            <w:tcW w:w="1114" w:type="dxa"/>
          </w:tcPr>
          <w:p w14:paraId="7EA2C9B6" w14:textId="53D7B9F9"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L.16 What is the primary soil type of this field?</w:t>
            </w:r>
          </w:p>
          <w:p w14:paraId="462148EC" w14:textId="16066B23"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Texture, not color</w:t>
            </w:r>
          </w:p>
          <w:p w14:paraId="12686536" w14:textId="7A59D64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Clay</w:t>
            </w:r>
          </w:p>
          <w:p w14:paraId="49FF71E7" w14:textId="72A49C31"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2=</w:t>
            </w:r>
            <w:r w:rsidRPr="00E8536F">
              <w:rPr>
                <w:rFonts w:asciiTheme="minorHAnsi" w:hAnsiTheme="minorHAnsi"/>
                <w:i/>
                <w:sz w:val="20"/>
                <w:szCs w:val="20"/>
              </w:rPr>
              <w:t>Sandy</w:t>
            </w:r>
          </w:p>
          <w:p w14:paraId="5DDAC9A0" w14:textId="4C298CA3" w:rsidR="006641A7"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3=</w:t>
            </w:r>
            <w:r w:rsidRPr="00E8536F">
              <w:rPr>
                <w:rFonts w:asciiTheme="minorHAnsi" w:hAnsiTheme="minorHAnsi"/>
                <w:i/>
                <w:sz w:val="20"/>
                <w:szCs w:val="20"/>
              </w:rPr>
              <w:t>Loamy</w:t>
            </w:r>
          </w:p>
          <w:p w14:paraId="068A7297" w14:textId="715AA01A" w:rsidR="006641A7" w:rsidRPr="00E8536F" w:rsidRDefault="001C3818"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4</w:t>
            </w:r>
            <w:r w:rsidR="006641A7">
              <w:rPr>
                <w:rFonts w:asciiTheme="minorHAnsi" w:hAnsiTheme="minorHAnsi"/>
                <w:i/>
                <w:sz w:val="20"/>
                <w:szCs w:val="20"/>
              </w:rPr>
              <w:t>=</w:t>
            </w:r>
            <w:r w:rsidR="006641A7" w:rsidRPr="00E8536F">
              <w:rPr>
                <w:rFonts w:asciiTheme="minorHAnsi" w:hAnsiTheme="minorHAnsi"/>
                <w:i/>
                <w:sz w:val="20"/>
                <w:szCs w:val="20"/>
              </w:rPr>
              <w:t>Silt</w:t>
            </w:r>
          </w:p>
          <w:p w14:paraId="085ACC7F" w14:textId="64510200" w:rsidR="006641A7" w:rsidRPr="00E8536F" w:rsidRDefault="006641A7" w:rsidP="00E8536F">
            <w:pPr>
              <w:pStyle w:val="TableParagraph"/>
              <w:kinsoku w:val="0"/>
              <w:overflowPunct w:val="0"/>
              <w:spacing w:afterLines="20" w:after="48"/>
              <w:rPr>
                <w:rFonts w:asciiTheme="minorHAnsi" w:hAnsiTheme="minorHAnsi"/>
                <w:i/>
                <w:sz w:val="20"/>
                <w:szCs w:val="20"/>
              </w:rPr>
            </w:pPr>
            <w:r w:rsidRPr="00E8536F">
              <w:rPr>
                <w:rFonts w:asciiTheme="minorHAnsi" w:hAnsiTheme="minorHAnsi"/>
                <w:i/>
                <w:sz w:val="20"/>
                <w:szCs w:val="20"/>
              </w:rPr>
              <w:t>6</w:t>
            </w:r>
            <w:r>
              <w:rPr>
                <w:rFonts w:asciiTheme="minorHAnsi" w:hAnsiTheme="minorHAnsi"/>
                <w:i/>
                <w:sz w:val="20"/>
                <w:szCs w:val="20"/>
              </w:rPr>
              <w:t>=</w:t>
            </w:r>
            <w:r w:rsidRPr="00E8536F">
              <w:rPr>
                <w:rFonts w:asciiTheme="minorHAnsi" w:hAnsiTheme="minorHAnsi"/>
                <w:i/>
                <w:sz w:val="20"/>
                <w:szCs w:val="20"/>
              </w:rPr>
              <w:t>Gravel</w:t>
            </w:r>
          </w:p>
          <w:p w14:paraId="1E63DC1C" w14:textId="6AE56573"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97=</w:t>
            </w:r>
            <w:r w:rsidRPr="00E8536F">
              <w:rPr>
                <w:rFonts w:asciiTheme="minorHAnsi" w:hAnsiTheme="minorHAnsi"/>
                <w:i/>
                <w:sz w:val="20"/>
                <w:szCs w:val="20"/>
              </w:rPr>
              <w:t>Other</w:t>
            </w:r>
          </w:p>
          <w:p w14:paraId="041E1DC3" w14:textId="7D71ED0D" w:rsidR="006641A7" w:rsidRPr="00E8536F" w:rsidRDefault="006641A7" w:rsidP="00E8536F">
            <w:pPr>
              <w:pStyle w:val="NoSpacing"/>
              <w:rPr>
                <w:rFonts w:asciiTheme="minorHAnsi" w:hAnsiTheme="minorHAnsi"/>
                <w:i/>
                <w:sz w:val="20"/>
                <w:szCs w:val="20"/>
              </w:rPr>
            </w:pPr>
          </w:p>
          <w:p w14:paraId="35B972B6" w14:textId="16A00ABB" w:rsidR="006641A7" w:rsidRPr="00E8536F" w:rsidRDefault="006641A7" w:rsidP="00E8536F">
            <w:pPr>
              <w:pStyle w:val="NoSpacing"/>
              <w:rPr>
                <w:rFonts w:asciiTheme="minorHAnsi" w:hAnsiTheme="minorHAnsi"/>
                <w:i/>
                <w:sz w:val="20"/>
                <w:szCs w:val="20"/>
              </w:rPr>
            </w:pPr>
          </w:p>
        </w:tc>
        <w:tc>
          <w:tcPr>
            <w:tcW w:w="1076" w:type="dxa"/>
          </w:tcPr>
          <w:p w14:paraId="3F82F4F0" w14:textId="14C856EB"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 xml:space="preserve">L.17 Overall, what is the slope of </w:t>
            </w:r>
            <w:proofErr w:type="gramStart"/>
            <w:r w:rsidRPr="00E8536F">
              <w:rPr>
                <w:rFonts w:asciiTheme="minorHAnsi" w:hAnsiTheme="minorHAnsi"/>
                <w:sz w:val="20"/>
                <w:szCs w:val="20"/>
              </w:rPr>
              <w:t>this  field</w:t>
            </w:r>
            <w:proofErr w:type="gramEnd"/>
            <w:r w:rsidRPr="00E8536F">
              <w:rPr>
                <w:rFonts w:asciiTheme="minorHAnsi" w:hAnsiTheme="minorHAnsi"/>
                <w:sz w:val="20"/>
                <w:szCs w:val="20"/>
              </w:rPr>
              <w:t>?</w:t>
            </w:r>
          </w:p>
          <w:p w14:paraId="1DFB8104" w14:textId="64BB2493" w:rsidR="006641A7" w:rsidRPr="00E8536F" w:rsidRDefault="006641A7" w:rsidP="00E8536F">
            <w:pPr>
              <w:pStyle w:val="NoSpacing"/>
              <w:rPr>
                <w:rFonts w:asciiTheme="minorHAnsi" w:hAnsiTheme="minorHAnsi"/>
                <w:sz w:val="20"/>
                <w:szCs w:val="20"/>
              </w:rPr>
            </w:pPr>
          </w:p>
          <w:p w14:paraId="54914A86" w14:textId="4329407C"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Flat</w:t>
            </w:r>
          </w:p>
          <w:p w14:paraId="64E4C8E0" w14:textId="106002D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 xml:space="preserve">2= </w:t>
            </w:r>
            <w:r w:rsidRPr="00E8536F">
              <w:rPr>
                <w:rFonts w:asciiTheme="minorHAnsi" w:hAnsiTheme="minorHAnsi"/>
                <w:i/>
                <w:sz w:val="20"/>
                <w:szCs w:val="20"/>
              </w:rPr>
              <w:t>Slightly sloped</w:t>
            </w:r>
          </w:p>
          <w:p w14:paraId="16C4D0BE" w14:textId="3FF8626C" w:rsidR="006641A7" w:rsidRPr="00E8536F" w:rsidRDefault="006641A7" w:rsidP="00E8536F">
            <w:pPr>
              <w:pStyle w:val="NoSpacing"/>
              <w:rPr>
                <w:rFonts w:asciiTheme="minorHAnsi" w:hAnsiTheme="minorHAnsi"/>
                <w:sz w:val="20"/>
                <w:szCs w:val="20"/>
              </w:rPr>
            </w:pPr>
            <w:r>
              <w:rPr>
                <w:rFonts w:asciiTheme="minorHAnsi" w:hAnsiTheme="minorHAnsi"/>
                <w:i/>
                <w:sz w:val="20"/>
                <w:szCs w:val="20"/>
              </w:rPr>
              <w:t xml:space="preserve">3= </w:t>
            </w:r>
            <w:r w:rsidRPr="00E8536F">
              <w:rPr>
                <w:rFonts w:asciiTheme="minorHAnsi" w:hAnsiTheme="minorHAnsi"/>
                <w:i/>
                <w:sz w:val="20"/>
                <w:szCs w:val="20"/>
              </w:rPr>
              <w:t>Steeply sloped</w:t>
            </w:r>
          </w:p>
        </w:tc>
      </w:tr>
      <w:tr w:rsidR="006641A7" w:rsidRPr="00AF4ABB" w14:paraId="37E822EB" w14:textId="2F1E692C" w:rsidTr="006641A7">
        <w:trPr>
          <w:trHeight w:val="20"/>
        </w:trPr>
        <w:tc>
          <w:tcPr>
            <w:tcW w:w="682" w:type="dxa"/>
          </w:tcPr>
          <w:p w14:paraId="728DB9D2" w14:textId="2EDC9729" w:rsidR="006641A7" w:rsidRPr="00AF4ABB" w:rsidRDefault="006641A7" w:rsidP="00F85A49">
            <w:pPr>
              <w:pStyle w:val="NoSpacing"/>
              <w:rPr>
                <w:b/>
                <w:bCs/>
                <w:sz w:val="18"/>
              </w:rPr>
            </w:pPr>
            <w:r w:rsidRPr="00AF4ABB">
              <w:rPr>
                <w:b/>
                <w:bCs/>
                <w:sz w:val="18"/>
              </w:rPr>
              <w:t>FIELD</w:t>
            </w:r>
          </w:p>
        </w:tc>
        <w:tc>
          <w:tcPr>
            <w:tcW w:w="1397" w:type="dxa"/>
          </w:tcPr>
          <w:p w14:paraId="233B1CC2" w14:textId="10854916" w:rsidR="006641A7" w:rsidRPr="002C0C4A" w:rsidRDefault="006641A7" w:rsidP="00F85A49">
            <w:pPr>
              <w:pStyle w:val="NoSpacing"/>
              <w:rPr>
                <w:b/>
                <w:bCs/>
                <w:sz w:val="18"/>
              </w:rPr>
            </w:pPr>
            <w:proofErr w:type="spellStart"/>
            <w:r w:rsidRPr="002C0C4A">
              <w:rPr>
                <w:b/>
                <w:bCs/>
                <w:sz w:val="18"/>
              </w:rPr>
              <w:t>main_crop</w:t>
            </w:r>
            <w:proofErr w:type="spellEnd"/>
          </w:p>
        </w:tc>
        <w:tc>
          <w:tcPr>
            <w:tcW w:w="1652" w:type="dxa"/>
          </w:tcPr>
          <w:p w14:paraId="421EAF37" w14:textId="6451922E" w:rsidR="006641A7" w:rsidRPr="002C0C4A" w:rsidRDefault="006641A7" w:rsidP="00F85A49">
            <w:pPr>
              <w:pStyle w:val="NoSpacing"/>
              <w:rPr>
                <w:b/>
                <w:bCs/>
                <w:sz w:val="18"/>
              </w:rPr>
            </w:pPr>
            <w:proofErr w:type="spellStart"/>
            <w:r w:rsidRPr="002C0C4A">
              <w:rPr>
                <w:b/>
                <w:bCs/>
                <w:sz w:val="18"/>
              </w:rPr>
              <w:t>acquired_method</w:t>
            </w:r>
            <w:proofErr w:type="spellEnd"/>
          </w:p>
        </w:tc>
        <w:tc>
          <w:tcPr>
            <w:tcW w:w="1497" w:type="dxa"/>
          </w:tcPr>
          <w:p w14:paraId="6E80BA08" w14:textId="4A7FD915" w:rsidR="006641A7" w:rsidRPr="00AF4ABB" w:rsidRDefault="006641A7" w:rsidP="00F85A49">
            <w:pPr>
              <w:pStyle w:val="NoSpacing"/>
              <w:rPr>
                <w:b/>
                <w:bCs/>
                <w:sz w:val="18"/>
              </w:rPr>
            </w:pPr>
            <w:proofErr w:type="spellStart"/>
            <w:r>
              <w:rPr>
                <w:b/>
                <w:bCs/>
                <w:sz w:val="18"/>
              </w:rPr>
              <w:t>Whoallocated</w:t>
            </w:r>
            <w:proofErr w:type="spellEnd"/>
          </w:p>
        </w:tc>
        <w:tc>
          <w:tcPr>
            <w:tcW w:w="1368" w:type="dxa"/>
          </w:tcPr>
          <w:p w14:paraId="5B6DC40F" w14:textId="1B27B132" w:rsidR="006641A7" w:rsidRPr="00AF4ABB" w:rsidRDefault="006641A7" w:rsidP="00F85A49">
            <w:pPr>
              <w:pStyle w:val="NoSpacing"/>
              <w:rPr>
                <w:b/>
                <w:bCs/>
                <w:sz w:val="18"/>
              </w:rPr>
            </w:pPr>
            <w:proofErr w:type="spellStart"/>
            <w:r>
              <w:rPr>
                <w:b/>
                <w:bCs/>
                <w:sz w:val="18"/>
              </w:rPr>
              <w:t>Howmuchpaid</w:t>
            </w:r>
            <w:proofErr w:type="spellEnd"/>
          </w:p>
        </w:tc>
        <w:tc>
          <w:tcPr>
            <w:tcW w:w="1230" w:type="dxa"/>
          </w:tcPr>
          <w:p w14:paraId="2E34A99F" w14:textId="5CC58BFA" w:rsidR="006641A7" w:rsidRPr="00AF4ABB" w:rsidRDefault="006641A7" w:rsidP="00F85A49">
            <w:pPr>
              <w:pStyle w:val="NoSpacing"/>
              <w:rPr>
                <w:b/>
                <w:bCs/>
                <w:sz w:val="18"/>
              </w:rPr>
            </w:pPr>
            <w:proofErr w:type="spellStart"/>
            <w:r w:rsidRPr="00AF4ABB">
              <w:rPr>
                <w:b/>
                <w:bCs/>
                <w:sz w:val="18"/>
              </w:rPr>
              <w:t>year_acquire</w:t>
            </w:r>
            <w:proofErr w:type="spellEnd"/>
          </w:p>
        </w:tc>
        <w:tc>
          <w:tcPr>
            <w:tcW w:w="1138" w:type="dxa"/>
          </w:tcPr>
          <w:p w14:paraId="355C0E08" w14:textId="58B5B02D" w:rsidR="006641A7" w:rsidRPr="00AF4ABB" w:rsidRDefault="006641A7" w:rsidP="00F85A49">
            <w:pPr>
              <w:pStyle w:val="NoSpacing"/>
              <w:rPr>
                <w:b/>
                <w:bCs/>
                <w:sz w:val="18"/>
              </w:rPr>
            </w:pPr>
            <w:proofErr w:type="spellStart"/>
            <w:r>
              <w:rPr>
                <w:b/>
                <w:bCs/>
                <w:sz w:val="18"/>
              </w:rPr>
              <w:t>yearcleared</w:t>
            </w:r>
            <w:proofErr w:type="spellEnd"/>
          </w:p>
        </w:tc>
        <w:tc>
          <w:tcPr>
            <w:tcW w:w="1114" w:type="dxa"/>
          </w:tcPr>
          <w:p w14:paraId="0F5A9943" w14:textId="4D3498E5" w:rsidR="006641A7" w:rsidRDefault="006641A7" w:rsidP="00F85A49">
            <w:pPr>
              <w:pStyle w:val="NoSpacing"/>
              <w:rPr>
                <w:b/>
                <w:bCs/>
                <w:sz w:val="18"/>
              </w:rPr>
            </w:pPr>
          </w:p>
        </w:tc>
        <w:tc>
          <w:tcPr>
            <w:tcW w:w="1076" w:type="dxa"/>
          </w:tcPr>
          <w:p w14:paraId="76662D21" w14:textId="75DA6E44" w:rsidR="006641A7" w:rsidRDefault="006641A7" w:rsidP="00F85A49">
            <w:pPr>
              <w:pStyle w:val="NoSpacing"/>
              <w:rPr>
                <w:b/>
                <w:bCs/>
                <w:sz w:val="18"/>
              </w:rPr>
            </w:pPr>
          </w:p>
        </w:tc>
      </w:tr>
      <w:tr w:rsidR="006641A7" w:rsidRPr="00833D3D" w14:paraId="38685A42" w14:textId="7936FD0A" w:rsidTr="006641A7">
        <w:trPr>
          <w:trHeight w:val="20"/>
        </w:trPr>
        <w:tc>
          <w:tcPr>
            <w:tcW w:w="682" w:type="dxa"/>
          </w:tcPr>
          <w:p w14:paraId="5F905448" w14:textId="3CB59194" w:rsidR="006641A7" w:rsidRPr="00833D3D" w:rsidRDefault="006641A7" w:rsidP="00F85A49">
            <w:pPr>
              <w:pStyle w:val="NoSpacing"/>
            </w:pPr>
            <w:r w:rsidRPr="00833D3D">
              <w:t>1</w:t>
            </w:r>
          </w:p>
        </w:tc>
        <w:tc>
          <w:tcPr>
            <w:tcW w:w="1397" w:type="dxa"/>
          </w:tcPr>
          <w:p w14:paraId="60DE6AB6" w14:textId="1C9EB761" w:rsidR="006641A7" w:rsidRPr="00FD52B4" w:rsidRDefault="006641A7" w:rsidP="00F85A49">
            <w:pPr>
              <w:pStyle w:val="NoSpacing"/>
            </w:pPr>
          </w:p>
        </w:tc>
        <w:tc>
          <w:tcPr>
            <w:tcW w:w="1652" w:type="dxa"/>
          </w:tcPr>
          <w:p w14:paraId="3EFE2FDD" w14:textId="0FEDCB33" w:rsidR="006641A7" w:rsidRPr="00FD52B4" w:rsidRDefault="006641A7" w:rsidP="00F85A49">
            <w:pPr>
              <w:pStyle w:val="NoSpacing"/>
            </w:pPr>
          </w:p>
        </w:tc>
        <w:tc>
          <w:tcPr>
            <w:tcW w:w="1497" w:type="dxa"/>
          </w:tcPr>
          <w:p w14:paraId="3D971143" w14:textId="30991787" w:rsidR="006641A7" w:rsidRPr="00833D3D" w:rsidRDefault="006641A7" w:rsidP="00F85A49">
            <w:pPr>
              <w:pStyle w:val="NoSpacing"/>
            </w:pPr>
          </w:p>
        </w:tc>
        <w:tc>
          <w:tcPr>
            <w:tcW w:w="1368" w:type="dxa"/>
          </w:tcPr>
          <w:p w14:paraId="677DFC32" w14:textId="7C287220" w:rsidR="006641A7" w:rsidRPr="00833D3D" w:rsidRDefault="006641A7" w:rsidP="00F85A49">
            <w:pPr>
              <w:pStyle w:val="NoSpacing"/>
            </w:pPr>
          </w:p>
        </w:tc>
        <w:tc>
          <w:tcPr>
            <w:tcW w:w="1230" w:type="dxa"/>
          </w:tcPr>
          <w:p w14:paraId="387F05BB" w14:textId="36AF3EE5" w:rsidR="006641A7" w:rsidRPr="00833D3D" w:rsidRDefault="006641A7" w:rsidP="00F85A49">
            <w:pPr>
              <w:pStyle w:val="NoSpacing"/>
            </w:pPr>
          </w:p>
        </w:tc>
        <w:tc>
          <w:tcPr>
            <w:tcW w:w="1138" w:type="dxa"/>
          </w:tcPr>
          <w:p w14:paraId="7C0BA59B" w14:textId="7C0CA809" w:rsidR="006641A7" w:rsidRPr="00833D3D" w:rsidRDefault="006641A7" w:rsidP="00F85A49">
            <w:pPr>
              <w:pStyle w:val="NoSpacing"/>
            </w:pPr>
          </w:p>
        </w:tc>
        <w:tc>
          <w:tcPr>
            <w:tcW w:w="1114" w:type="dxa"/>
          </w:tcPr>
          <w:p w14:paraId="6BAAC10D" w14:textId="0C97611A" w:rsidR="006641A7" w:rsidRPr="00833D3D" w:rsidRDefault="006641A7" w:rsidP="00F85A49">
            <w:pPr>
              <w:pStyle w:val="NoSpacing"/>
            </w:pPr>
          </w:p>
        </w:tc>
        <w:tc>
          <w:tcPr>
            <w:tcW w:w="1076" w:type="dxa"/>
          </w:tcPr>
          <w:p w14:paraId="14281AD8" w14:textId="2674D16D" w:rsidR="006641A7" w:rsidRPr="00833D3D" w:rsidRDefault="006641A7" w:rsidP="00F85A49">
            <w:pPr>
              <w:pStyle w:val="NoSpacing"/>
            </w:pPr>
          </w:p>
        </w:tc>
      </w:tr>
      <w:tr w:rsidR="006641A7" w:rsidRPr="00833D3D" w14:paraId="3267112A" w14:textId="3028F70A" w:rsidTr="006641A7">
        <w:trPr>
          <w:trHeight w:val="20"/>
        </w:trPr>
        <w:tc>
          <w:tcPr>
            <w:tcW w:w="682" w:type="dxa"/>
          </w:tcPr>
          <w:p w14:paraId="165B6388" w14:textId="4D966E3B" w:rsidR="006641A7" w:rsidRPr="00833D3D" w:rsidRDefault="006641A7" w:rsidP="00F85A49">
            <w:pPr>
              <w:pStyle w:val="NoSpacing"/>
            </w:pPr>
            <w:r w:rsidRPr="00833D3D">
              <w:t>2</w:t>
            </w:r>
          </w:p>
        </w:tc>
        <w:tc>
          <w:tcPr>
            <w:tcW w:w="1397" w:type="dxa"/>
          </w:tcPr>
          <w:p w14:paraId="49A33EC0" w14:textId="1F0FA22E" w:rsidR="006641A7" w:rsidRPr="00FD52B4" w:rsidRDefault="006641A7" w:rsidP="00F85A49">
            <w:pPr>
              <w:pStyle w:val="NoSpacing"/>
            </w:pPr>
          </w:p>
        </w:tc>
        <w:tc>
          <w:tcPr>
            <w:tcW w:w="1652" w:type="dxa"/>
          </w:tcPr>
          <w:p w14:paraId="4B060BCF" w14:textId="35CD82E6" w:rsidR="006641A7" w:rsidRPr="00FD52B4" w:rsidRDefault="006641A7" w:rsidP="00F85A49">
            <w:pPr>
              <w:pStyle w:val="NoSpacing"/>
            </w:pPr>
          </w:p>
        </w:tc>
        <w:tc>
          <w:tcPr>
            <w:tcW w:w="1497" w:type="dxa"/>
          </w:tcPr>
          <w:p w14:paraId="44CD2E9B" w14:textId="28237045" w:rsidR="006641A7" w:rsidRPr="00833D3D" w:rsidRDefault="006641A7" w:rsidP="00F85A49">
            <w:pPr>
              <w:pStyle w:val="NoSpacing"/>
            </w:pPr>
          </w:p>
        </w:tc>
        <w:tc>
          <w:tcPr>
            <w:tcW w:w="1368" w:type="dxa"/>
          </w:tcPr>
          <w:p w14:paraId="0E81C8BA" w14:textId="7296E22D" w:rsidR="006641A7" w:rsidRPr="00833D3D" w:rsidRDefault="006641A7" w:rsidP="00F85A49">
            <w:pPr>
              <w:pStyle w:val="NoSpacing"/>
            </w:pPr>
          </w:p>
        </w:tc>
        <w:tc>
          <w:tcPr>
            <w:tcW w:w="1230" w:type="dxa"/>
          </w:tcPr>
          <w:p w14:paraId="41FFCEE7" w14:textId="216FD3C2" w:rsidR="006641A7" w:rsidRPr="00833D3D" w:rsidRDefault="006641A7" w:rsidP="00F85A49">
            <w:pPr>
              <w:pStyle w:val="NoSpacing"/>
            </w:pPr>
          </w:p>
        </w:tc>
        <w:tc>
          <w:tcPr>
            <w:tcW w:w="1138" w:type="dxa"/>
          </w:tcPr>
          <w:p w14:paraId="0DB1516F" w14:textId="5A1B733F" w:rsidR="006641A7" w:rsidRPr="00833D3D" w:rsidRDefault="006641A7" w:rsidP="00F85A49">
            <w:pPr>
              <w:pStyle w:val="NoSpacing"/>
            </w:pPr>
          </w:p>
        </w:tc>
        <w:tc>
          <w:tcPr>
            <w:tcW w:w="1114" w:type="dxa"/>
          </w:tcPr>
          <w:p w14:paraId="3D9D8580" w14:textId="6A211372" w:rsidR="006641A7" w:rsidRPr="00833D3D" w:rsidRDefault="006641A7" w:rsidP="00F85A49">
            <w:pPr>
              <w:pStyle w:val="NoSpacing"/>
            </w:pPr>
          </w:p>
        </w:tc>
        <w:tc>
          <w:tcPr>
            <w:tcW w:w="1076" w:type="dxa"/>
          </w:tcPr>
          <w:p w14:paraId="7E859AF0" w14:textId="11F3FB45" w:rsidR="006641A7" w:rsidRPr="00833D3D" w:rsidRDefault="006641A7" w:rsidP="00F85A49">
            <w:pPr>
              <w:pStyle w:val="NoSpacing"/>
            </w:pPr>
          </w:p>
        </w:tc>
      </w:tr>
      <w:tr w:rsidR="006641A7" w:rsidRPr="00833D3D" w14:paraId="7964D87C" w14:textId="08C9E50A" w:rsidTr="006641A7">
        <w:trPr>
          <w:trHeight w:val="20"/>
        </w:trPr>
        <w:tc>
          <w:tcPr>
            <w:tcW w:w="682" w:type="dxa"/>
          </w:tcPr>
          <w:p w14:paraId="370A3806" w14:textId="2E99F90D" w:rsidR="006641A7" w:rsidRPr="00833D3D" w:rsidRDefault="006641A7" w:rsidP="00F85A49">
            <w:pPr>
              <w:pStyle w:val="NoSpacing"/>
            </w:pPr>
            <w:r w:rsidRPr="00833D3D">
              <w:t>3</w:t>
            </w:r>
          </w:p>
        </w:tc>
        <w:tc>
          <w:tcPr>
            <w:tcW w:w="1397" w:type="dxa"/>
          </w:tcPr>
          <w:p w14:paraId="3CD11A6B" w14:textId="63F426F6" w:rsidR="006641A7" w:rsidRPr="00FD52B4" w:rsidRDefault="006641A7" w:rsidP="00F85A49">
            <w:pPr>
              <w:pStyle w:val="NoSpacing"/>
            </w:pPr>
          </w:p>
        </w:tc>
        <w:tc>
          <w:tcPr>
            <w:tcW w:w="1652" w:type="dxa"/>
          </w:tcPr>
          <w:p w14:paraId="1E1407C3" w14:textId="288790E6" w:rsidR="006641A7" w:rsidRPr="00FD52B4" w:rsidRDefault="006641A7" w:rsidP="00F85A49">
            <w:pPr>
              <w:pStyle w:val="NoSpacing"/>
            </w:pPr>
          </w:p>
        </w:tc>
        <w:tc>
          <w:tcPr>
            <w:tcW w:w="1497" w:type="dxa"/>
          </w:tcPr>
          <w:p w14:paraId="6D1A76C9" w14:textId="73CE7FC0" w:rsidR="006641A7" w:rsidRPr="00833D3D" w:rsidRDefault="006641A7" w:rsidP="00F85A49">
            <w:pPr>
              <w:pStyle w:val="NoSpacing"/>
            </w:pPr>
          </w:p>
        </w:tc>
        <w:tc>
          <w:tcPr>
            <w:tcW w:w="1368" w:type="dxa"/>
          </w:tcPr>
          <w:p w14:paraId="2B4BEA7E" w14:textId="5407CB6E" w:rsidR="006641A7" w:rsidRPr="00833D3D" w:rsidRDefault="006641A7" w:rsidP="00F85A49">
            <w:pPr>
              <w:pStyle w:val="NoSpacing"/>
            </w:pPr>
          </w:p>
        </w:tc>
        <w:tc>
          <w:tcPr>
            <w:tcW w:w="1230" w:type="dxa"/>
          </w:tcPr>
          <w:p w14:paraId="017A858E" w14:textId="4A141D57" w:rsidR="006641A7" w:rsidRPr="00833D3D" w:rsidRDefault="006641A7" w:rsidP="00F85A49">
            <w:pPr>
              <w:pStyle w:val="NoSpacing"/>
            </w:pPr>
          </w:p>
        </w:tc>
        <w:tc>
          <w:tcPr>
            <w:tcW w:w="1138" w:type="dxa"/>
          </w:tcPr>
          <w:p w14:paraId="54625786" w14:textId="00B67F68" w:rsidR="006641A7" w:rsidRPr="00833D3D" w:rsidRDefault="006641A7" w:rsidP="00F85A49">
            <w:pPr>
              <w:pStyle w:val="NoSpacing"/>
            </w:pPr>
          </w:p>
        </w:tc>
        <w:tc>
          <w:tcPr>
            <w:tcW w:w="1114" w:type="dxa"/>
          </w:tcPr>
          <w:p w14:paraId="1E524A34" w14:textId="7442625D" w:rsidR="006641A7" w:rsidRPr="00833D3D" w:rsidRDefault="006641A7" w:rsidP="00F85A49">
            <w:pPr>
              <w:pStyle w:val="NoSpacing"/>
            </w:pPr>
          </w:p>
        </w:tc>
        <w:tc>
          <w:tcPr>
            <w:tcW w:w="1076" w:type="dxa"/>
          </w:tcPr>
          <w:p w14:paraId="1FA618F9" w14:textId="31C482B9" w:rsidR="006641A7" w:rsidRPr="00833D3D" w:rsidRDefault="006641A7" w:rsidP="00F85A49">
            <w:pPr>
              <w:pStyle w:val="NoSpacing"/>
            </w:pPr>
          </w:p>
        </w:tc>
      </w:tr>
      <w:tr w:rsidR="006641A7" w:rsidRPr="00833D3D" w14:paraId="7AD97A6C" w14:textId="427F0F5A" w:rsidTr="006641A7">
        <w:trPr>
          <w:trHeight w:val="20"/>
        </w:trPr>
        <w:tc>
          <w:tcPr>
            <w:tcW w:w="682" w:type="dxa"/>
          </w:tcPr>
          <w:p w14:paraId="2CD20B87" w14:textId="446465AF" w:rsidR="006641A7" w:rsidRPr="00833D3D" w:rsidRDefault="006641A7" w:rsidP="00F85A49">
            <w:pPr>
              <w:pStyle w:val="NoSpacing"/>
            </w:pPr>
            <w:r w:rsidRPr="00833D3D">
              <w:t>4</w:t>
            </w:r>
          </w:p>
        </w:tc>
        <w:tc>
          <w:tcPr>
            <w:tcW w:w="1397" w:type="dxa"/>
          </w:tcPr>
          <w:p w14:paraId="44947BA9" w14:textId="5A9DB520" w:rsidR="006641A7" w:rsidRPr="00FD52B4" w:rsidRDefault="006641A7" w:rsidP="00F85A49">
            <w:pPr>
              <w:pStyle w:val="NoSpacing"/>
            </w:pPr>
          </w:p>
        </w:tc>
        <w:tc>
          <w:tcPr>
            <w:tcW w:w="1652" w:type="dxa"/>
          </w:tcPr>
          <w:p w14:paraId="111104E6" w14:textId="6F3A828F" w:rsidR="006641A7" w:rsidRPr="00FD52B4" w:rsidRDefault="006641A7" w:rsidP="00F85A49">
            <w:pPr>
              <w:pStyle w:val="NoSpacing"/>
            </w:pPr>
          </w:p>
        </w:tc>
        <w:tc>
          <w:tcPr>
            <w:tcW w:w="1497" w:type="dxa"/>
          </w:tcPr>
          <w:p w14:paraId="4837EAD5" w14:textId="32AFA468" w:rsidR="006641A7" w:rsidRPr="00833D3D" w:rsidRDefault="006641A7" w:rsidP="00F85A49">
            <w:pPr>
              <w:pStyle w:val="NoSpacing"/>
            </w:pPr>
          </w:p>
        </w:tc>
        <w:tc>
          <w:tcPr>
            <w:tcW w:w="1368" w:type="dxa"/>
          </w:tcPr>
          <w:p w14:paraId="2438CCEA" w14:textId="1742F862" w:rsidR="006641A7" w:rsidRPr="00833D3D" w:rsidRDefault="006641A7" w:rsidP="00F85A49">
            <w:pPr>
              <w:pStyle w:val="NoSpacing"/>
            </w:pPr>
          </w:p>
        </w:tc>
        <w:tc>
          <w:tcPr>
            <w:tcW w:w="1230" w:type="dxa"/>
          </w:tcPr>
          <w:p w14:paraId="54F5B0A3" w14:textId="7F3F8FD4" w:rsidR="006641A7" w:rsidRPr="00833D3D" w:rsidRDefault="006641A7" w:rsidP="00F85A49">
            <w:pPr>
              <w:pStyle w:val="NoSpacing"/>
            </w:pPr>
          </w:p>
        </w:tc>
        <w:tc>
          <w:tcPr>
            <w:tcW w:w="1138" w:type="dxa"/>
          </w:tcPr>
          <w:p w14:paraId="7086492F" w14:textId="447DBC1D" w:rsidR="006641A7" w:rsidRPr="00833D3D" w:rsidRDefault="006641A7" w:rsidP="00F85A49">
            <w:pPr>
              <w:pStyle w:val="NoSpacing"/>
            </w:pPr>
          </w:p>
        </w:tc>
        <w:tc>
          <w:tcPr>
            <w:tcW w:w="1114" w:type="dxa"/>
          </w:tcPr>
          <w:p w14:paraId="4125ABD4" w14:textId="26A6875E" w:rsidR="006641A7" w:rsidRPr="00833D3D" w:rsidRDefault="006641A7" w:rsidP="00F85A49">
            <w:pPr>
              <w:pStyle w:val="NoSpacing"/>
            </w:pPr>
          </w:p>
        </w:tc>
        <w:tc>
          <w:tcPr>
            <w:tcW w:w="1076" w:type="dxa"/>
          </w:tcPr>
          <w:p w14:paraId="4AFFA536" w14:textId="5DA3EB07" w:rsidR="006641A7" w:rsidRPr="00833D3D" w:rsidRDefault="006641A7" w:rsidP="00F85A49">
            <w:pPr>
              <w:pStyle w:val="NoSpacing"/>
            </w:pPr>
          </w:p>
        </w:tc>
      </w:tr>
      <w:tr w:rsidR="006641A7" w:rsidRPr="00833D3D" w14:paraId="18FA05EC" w14:textId="33CDF497" w:rsidTr="006641A7">
        <w:trPr>
          <w:trHeight w:val="20"/>
        </w:trPr>
        <w:tc>
          <w:tcPr>
            <w:tcW w:w="682" w:type="dxa"/>
          </w:tcPr>
          <w:p w14:paraId="043A7454" w14:textId="1F7CD0A8" w:rsidR="006641A7" w:rsidRPr="00833D3D" w:rsidRDefault="006641A7" w:rsidP="00F85A49">
            <w:pPr>
              <w:pStyle w:val="NoSpacing"/>
            </w:pPr>
            <w:r w:rsidRPr="00833D3D">
              <w:t>5</w:t>
            </w:r>
          </w:p>
        </w:tc>
        <w:tc>
          <w:tcPr>
            <w:tcW w:w="1397" w:type="dxa"/>
          </w:tcPr>
          <w:p w14:paraId="5E56635B" w14:textId="125D7229" w:rsidR="006641A7" w:rsidRPr="00FD52B4" w:rsidRDefault="006641A7" w:rsidP="00F85A49">
            <w:pPr>
              <w:pStyle w:val="NoSpacing"/>
            </w:pPr>
          </w:p>
        </w:tc>
        <w:tc>
          <w:tcPr>
            <w:tcW w:w="1652" w:type="dxa"/>
          </w:tcPr>
          <w:p w14:paraId="518D6DFE" w14:textId="25F13A0E" w:rsidR="006641A7" w:rsidRPr="00FD52B4" w:rsidRDefault="006641A7" w:rsidP="00F85A49">
            <w:pPr>
              <w:pStyle w:val="NoSpacing"/>
            </w:pPr>
          </w:p>
        </w:tc>
        <w:tc>
          <w:tcPr>
            <w:tcW w:w="1497" w:type="dxa"/>
          </w:tcPr>
          <w:p w14:paraId="292CBF89" w14:textId="324CF68A" w:rsidR="006641A7" w:rsidRPr="00833D3D" w:rsidRDefault="006641A7" w:rsidP="00F85A49">
            <w:pPr>
              <w:pStyle w:val="NoSpacing"/>
            </w:pPr>
          </w:p>
        </w:tc>
        <w:tc>
          <w:tcPr>
            <w:tcW w:w="1368" w:type="dxa"/>
          </w:tcPr>
          <w:p w14:paraId="34BCAF1B" w14:textId="4D9AE299" w:rsidR="006641A7" w:rsidRPr="00833D3D" w:rsidRDefault="006641A7" w:rsidP="00F85A49">
            <w:pPr>
              <w:pStyle w:val="NoSpacing"/>
            </w:pPr>
          </w:p>
        </w:tc>
        <w:tc>
          <w:tcPr>
            <w:tcW w:w="1230" w:type="dxa"/>
          </w:tcPr>
          <w:p w14:paraId="39C17AF2" w14:textId="49F3F8F3" w:rsidR="006641A7" w:rsidRPr="00833D3D" w:rsidRDefault="006641A7" w:rsidP="00F85A49">
            <w:pPr>
              <w:pStyle w:val="NoSpacing"/>
            </w:pPr>
          </w:p>
        </w:tc>
        <w:tc>
          <w:tcPr>
            <w:tcW w:w="1138" w:type="dxa"/>
          </w:tcPr>
          <w:p w14:paraId="4E966F4E" w14:textId="2FA2554D" w:rsidR="006641A7" w:rsidRPr="00833D3D" w:rsidRDefault="006641A7" w:rsidP="00F85A49">
            <w:pPr>
              <w:pStyle w:val="NoSpacing"/>
            </w:pPr>
          </w:p>
        </w:tc>
        <w:tc>
          <w:tcPr>
            <w:tcW w:w="1114" w:type="dxa"/>
          </w:tcPr>
          <w:p w14:paraId="267DD727" w14:textId="01AF2858" w:rsidR="006641A7" w:rsidRPr="00833D3D" w:rsidRDefault="006641A7" w:rsidP="00F85A49">
            <w:pPr>
              <w:pStyle w:val="NoSpacing"/>
            </w:pPr>
          </w:p>
        </w:tc>
        <w:tc>
          <w:tcPr>
            <w:tcW w:w="1076" w:type="dxa"/>
          </w:tcPr>
          <w:p w14:paraId="46CA6288" w14:textId="37AB6261" w:rsidR="006641A7" w:rsidRPr="00833D3D" w:rsidRDefault="006641A7" w:rsidP="00F85A49">
            <w:pPr>
              <w:pStyle w:val="NoSpacing"/>
            </w:pPr>
          </w:p>
        </w:tc>
      </w:tr>
      <w:tr w:rsidR="006641A7" w:rsidRPr="00833D3D" w14:paraId="55687C00" w14:textId="02E5FE2C" w:rsidTr="006641A7">
        <w:trPr>
          <w:trHeight w:val="20"/>
        </w:trPr>
        <w:tc>
          <w:tcPr>
            <w:tcW w:w="682" w:type="dxa"/>
          </w:tcPr>
          <w:p w14:paraId="4AC1FF48" w14:textId="7F2D158D" w:rsidR="006641A7" w:rsidRPr="00833D3D" w:rsidRDefault="006641A7" w:rsidP="00F85A49">
            <w:pPr>
              <w:pStyle w:val="NoSpacing"/>
            </w:pPr>
            <w:r w:rsidRPr="00833D3D">
              <w:t>6</w:t>
            </w:r>
          </w:p>
        </w:tc>
        <w:tc>
          <w:tcPr>
            <w:tcW w:w="1397" w:type="dxa"/>
          </w:tcPr>
          <w:p w14:paraId="1B3D4C68" w14:textId="7FA0B41C" w:rsidR="006641A7" w:rsidRPr="00FD52B4" w:rsidRDefault="006641A7" w:rsidP="00F85A49">
            <w:pPr>
              <w:pStyle w:val="NoSpacing"/>
            </w:pPr>
          </w:p>
        </w:tc>
        <w:tc>
          <w:tcPr>
            <w:tcW w:w="1652" w:type="dxa"/>
          </w:tcPr>
          <w:p w14:paraId="0F6B511D" w14:textId="532A99F8" w:rsidR="006641A7" w:rsidRPr="00FD52B4" w:rsidRDefault="006641A7" w:rsidP="00F85A49">
            <w:pPr>
              <w:pStyle w:val="NoSpacing"/>
            </w:pPr>
          </w:p>
        </w:tc>
        <w:tc>
          <w:tcPr>
            <w:tcW w:w="1497" w:type="dxa"/>
          </w:tcPr>
          <w:p w14:paraId="36A560BD" w14:textId="2461AC6B" w:rsidR="006641A7" w:rsidRPr="00833D3D" w:rsidRDefault="006641A7" w:rsidP="00F85A49">
            <w:pPr>
              <w:pStyle w:val="NoSpacing"/>
            </w:pPr>
          </w:p>
        </w:tc>
        <w:tc>
          <w:tcPr>
            <w:tcW w:w="1368" w:type="dxa"/>
          </w:tcPr>
          <w:p w14:paraId="017D0875" w14:textId="522038DF" w:rsidR="006641A7" w:rsidRPr="00833D3D" w:rsidRDefault="006641A7" w:rsidP="00F85A49">
            <w:pPr>
              <w:pStyle w:val="NoSpacing"/>
            </w:pPr>
          </w:p>
        </w:tc>
        <w:tc>
          <w:tcPr>
            <w:tcW w:w="1230" w:type="dxa"/>
          </w:tcPr>
          <w:p w14:paraId="231384DA" w14:textId="39329F19" w:rsidR="006641A7" w:rsidRPr="00833D3D" w:rsidRDefault="006641A7" w:rsidP="00F85A49">
            <w:pPr>
              <w:pStyle w:val="NoSpacing"/>
            </w:pPr>
          </w:p>
        </w:tc>
        <w:tc>
          <w:tcPr>
            <w:tcW w:w="1138" w:type="dxa"/>
          </w:tcPr>
          <w:p w14:paraId="3EDC6554" w14:textId="660E64FC" w:rsidR="006641A7" w:rsidRPr="00833D3D" w:rsidRDefault="006641A7" w:rsidP="00F85A49">
            <w:pPr>
              <w:pStyle w:val="NoSpacing"/>
            </w:pPr>
          </w:p>
        </w:tc>
        <w:tc>
          <w:tcPr>
            <w:tcW w:w="1114" w:type="dxa"/>
          </w:tcPr>
          <w:p w14:paraId="3DCD19EE" w14:textId="51450EC2" w:rsidR="006641A7" w:rsidRPr="00833D3D" w:rsidRDefault="006641A7" w:rsidP="00F85A49">
            <w:pPr>
              <w:pStyle w:val="NoSpacing"/>
            </w:pPr>
          </w:p>
        </w:tc>
        <w:tc>
          <w:tcPr>
            <w:tcW w:w="1076" w:type="dxa"/>
          </w:tcPr>
          <w:p w14:paraId="01AA4962" w14:textId="615401F0" w:rsidR="006641A7" w:rsidRPr="00833D3D" w:rsidRDefault="006641A7" w:rsidP="00F85A49">
            <w:pPr>
              <w:pStyle w:val="NoSpacing"/>
            </w:pPr>
          </w:p>
        </w:tc>
      </w:tr>
      <w:tr w:rsidR="006641A7" w:rsidRPr="00833D3D" w14:paraId="1FE400DC" w14:textId="60129B5F" w:rsidTr="006641A7">
        <w:trPr>
          <w:trHeight w:val="20"/>
        </w:trPr>
        <w:tc>
          <w:tcPr>
            <w:tcW w:w="682" w:type="dxa"/>
          </w:tcPr>
          <w:p w14:paraId="2469E1F2" w14:textId="4C54950E" w:rsidR="006641A7" w:rsidRPr="00833D3D" w:rsidRDefault="006641A7" w:rsidP="00F85A49">
            <w:pPr>
              <w:pStyle w:val="NoSpacing"/>
            </w:pPr>
            <w:r w:rsidRPr="00833D3D">
              <w:t>7</w:t>
            </w:r>
          </w:p>
        </w:tc>
        <w:tc>
          <w:tcPr>
            <w:tcW w:w="1397" w:type="dxa"/>
          </w:tcPr>
          <w:p w14:paraId="00C5F743" w14:textId="63E72755" w:rsidR="006641A7" w:rsidRPr="00FD52B4" w:rsidRDefault="006641A7" w:rsidP="00F85A49">
            <w:pPr>
              <w:pStyle w:val="NoSpacing"/>
            </w:pPr>
          </w:p>
        </w:tc>
        <w:tc>
          <w:tcPr>
            <w:tcW w:w="1652" w:type="dxa"/>
          </w:tcPr>
          <w:p w14:paraId="0D0DC181" w14:textId="35DCD247" w:rsidR="006641A7" w:rsidRPr="00FD52B4" w:rsidRDefault="006641A7" w:rsidP="00F85A49">
            <w:pPr>
              <w:pStyle w:val="NoSpacing"/>
            </w:pPr>
          </w:p>
        </w:tc>
        <w:tc>
          <w:tcPr>
            <w:tcW w:w="1497" w:type="dxa"/>
          </w:tcPr>
          <w:p w14:paraId="63E38747" w14:textId="737BC4EF" w:rsidR="006641A7" w:rsidRPr="00833D3D" w:rsidRDefault="006641A7" w:rsidP="00F85A49">
            <w:pPr>
              <w:pStyle w:val="NoSpacing"/>
            </w:pPr>
          </w:p>
        </w:tc>
        <w:tc>
          <w:tcPr>
            <w:tcW w:w="1368" w:type="dxa"/>
          </w:tcPr>
          <w:p w14:paraId="2AC99AA7" w14:textId="6E3EE82D" w:rsidR="006641A7" w:rsidRPr="00833D3D" w:rsidRDefault="006641A7" w:rsidP="00F85A49">
            <w:pPr>
              <w:pStyle w:val="NoSpacing"/>
            </w:pPr>
          </w:p>
        </w:tc>
        <w:tc>
          <w:tcPr>
            <w:tcW w:w="1230" w:type="dxa"/>
          </w:tcPr>
          <w:p w14:paraId="63C53B5E" w14:textId="7E5E0127" w:rsidR="006641A7" w:rsidRPr="00833D3D" w:rsidRDefault="006641A7" w:rsidP="00F85A49">
            <w:pPr>
              <w:pStyle w:val="NoSpacing"/>
            </w:pPr>
          </w:p>
        </w:tc>
        <w:tc>
          <w:tcPr>
            <w:tcW w:w="1138" w:type="dxa"/>
          </w:tcPr>
          <w:p w14:paraId="20836642" w14:textId="775F2A47" w:rsidR="006641A7" w:rsidRPr="00833D3D" w:rsidRDefault="006641A7" w:rsidP="00F85A49">
            <w:pPr>
              <w:pStyle w:val="NoSpacing"/>
            </w:pPr>
          </w:p>
        </w:tc>
        <w:tc>
          <w:tcPr>
            <w:tcW w:w="1114" w:type="dxa"/>
          </w:tcPr>
          <w:p w14:paraId="45E82680" w14:textId="18E5E267" w:rsidR="006641A7" w:rsidRPr="00833D3D" w:rsidRDefault="006641A7" w:rsidP="00F85A49">
            <w:pPr>
              <w:pStyle w:val="NoSpacing"/>
            </w:pPr>
          </w:p>
        </w:tc>
        <w:tc>
          <w:tcPr>
            <w:tcW w:w="1076" w:type="dxa"/>
          </w:tcPr>
          <w:p w14:paraId="014784B6" w14:textId="462B3F97" w:rsidR="006641A7" w:rsidRPr="00833D3D" w:rsidRDefault="006641A7" w:rsidP="00F85A49">
            <w:pPr>
              <w:pStyle w:val="NoSpacing"/>
            </w:pPr>
          </w:p>
        </w:tc>
      </w:tr>
      <w:tr w:rsidR="006641A7" w:rsidRPr="00833D3D" w14:paraId="2AA1AC9F" w14:textId="5E90BC07" w:rsidTr="006641A7">
        <w:trPr>
          <w:trHeight w:val="20"/>
        </w:trPr>
        <w:tc>
          <w:tcPr>
            <w:tcW w:w="682" w:type="dxa"/>
          </w:tcPr>
          <w:p w14:paraId="0901BECF" w14:textId="44DF71F0" w:rsidR="006641A7" w:rsidRPr="00833D3D" w:rsidRDefault="006641A7" w:rsidP="00F85A49">
            <w:pPr>
              <w:pStyle w:val="NoSpacing"/>
            </w:pPr>
            <w:r w:rsidRPr="00833D3D">
              <w:t>8</w:t>
            </w:r>
          </w:p>
        </w:tc>
        <w:tc>
          <w:tcPr>
            <w:tcW w:w="1397" w:type="dxa"/>
          </w:tcPr>
          <w:p w14:paraId="5F748E05" w14:textId="4B22E9A4" w:rsidR="006641A7" w:rsidRPr="00FD52B4" w:rsidRDefault="006641A7" w:rsidP="00F85A49">
            <w:pPr>
              <w:pStyle w:val="NoSpacing"/>
            </w:pPr>
          </w:p>
        </w:tc>
        <w:tc>
          <w:tcPr>
            <w:tcW w:w="1652" w:type="dxa"/>
          </w:tcPr>
          <w:p w14:paraId="2301C3BC" w14:textId="156A102C" w:rsidR="006641A7" w:rsidRPr="00FD52B4" w:rsidRDefault="006641A7" w:rsidP="00F85A49">
            <w:pPr>
              <w:pStyle w:val="NoSpacing"/>
            </w:pPr>
          </w:p>
        </w:tc>
        <w:tc>
          <w:tcPr>
            <w:tcW w:w="1497" w:type="dxa"/>
          </w:tcPr>
          <w:p w14:paraId="6BF378D6" w14:textId="20FB286D" w:rsidR="006641A7" w:rsidRPr="00833D3D" w:rsidRDefault="006641A7" w:rsidP="00F85A49">
            <w:pPr>
              <w:pStyle w:val="NoSpacing"/>
            </w:pPr>
          </w:p>
        </w:tc>
        <w:tc>
          <w:tcPr>
            <w:tcW w:w="1368" w:type="dxa"/>
          </w:tcPr>
          <w:p w14:paraId="766F9A95" w14:textId="5E4A992A" w:rsidR="006641A7" w:rsidRPr="00833D3D" w:rsidRDefault="006641A7" w:rsidP="00F85A49">
            <w:pPr>
              <w:pStyle w:val="NoSpacing"/>
            </w:pPr>
          </w:p>
        </w:tc>
        <w:tc>
          <w:tcPr>
            <w:tcW w:w="1230" w:type="dxa"/>
          </w:tcPr>
          <w:p w14:paraId="15BECBCB" w14:textId="6EE2C99B" w:rsidR="006641A7" w:rsidRPr="00833D3D" w:rsidRDefault="006641A7" w:rsidP="00F85A49">
            <w:pPr>
              <w:pStyle w:val="NoSpacing"/>
            </w:pPr>
          </w:p>
        </w:tc>
        <w:tc>
          <w:tcPr>
            <w:tcW w:w="1138" w:type="dxa"/>
          </w:tcPr>
          <w:p w14:paraId="539CE753" w14:textId="0D5D27FD" w:rsidR="006641A7" w:rsidRPr="00833D3D" w:rsidRDefault="006641A7" w:rsidP="00F85A49">
            <w:pPr>
              <w:pStyle w:val="NoSpacing"/>
            </w:pPr>
          </w:p>
        </w:tc>
        <w:tc>
          <w:tcPr>
            <w:tcW w:w="1114" w:type="dxa"/>
          </w:tcPr>
          <w:p w14:paraId="59127E39" w14:textId="49D3BEF2" w:rsidR="006641A7" w:rsidRPr="00833D3D" w:rsidRDefault="006641A7" w:rsidP="00F85A49">
            <w:pPr>
              <w:pStyle w:val="NoSpacing"/>
            </w:pPr>
          </w:p>
        </w:tc>
        <w:tc>
          <w:tcPr>
            <w:tcW w:w="1076" w:type="dxa"/>
          </w:tcPr>
          <w:p w14:paraId="319B6D7F" w14:textId="5B511FEE" w:rsidR="006641A7" w:rsidRPr="00833D3D" w:rsidRDefault="006641A7" w:rsidP="00F85A49">
            <w:pPr>
              <w:pStyle w:val="NoSpacing"/>
            </w:pPr>
          </w:p>
        </w:tc>
      </w:tr>
      <w:tr w:rsidR="006641A7" w:rsidRPr="00833D3D" w14:paraId="1D6CA1B4" w14:textId="26637212" w:rsidTr="006641A7">
        <w:trPr>
          <w:trHeight w:val="20"/>
        </w:trPr>
        <w:tc>
          <w:tcPr>
            <w:tcW w:w="682" w:type="dxa"/>
          </w:tcPr>
          <w:p w14:paraId="176824CF" w14:textId="718A3E71" w:rsidR="006641A7" w:rsidRPr="00833D3D" w:rsidRDefault="006641A7" w:rsidP="00F85A49">
            <w:pPr>
              <w:pStyle w:val="NoSpacing"/>
            </w:pPr>
            <w:r w:rsidRPr="00833D3D">
              <w:t>9</w:t>
            </w:r>
          </w:p>
        </w:tc>
        <w:tc>
          <w:tcPr>
            <w:tcW w:w="1397" w:type="dxa"/>
          </w:tcPr>
          <w:p w14:paraId="6531912F" w14:textId="5F8A7673" w:rsidR="006641A7" w:rsidRPr="00FD52B4" w:rsidRDefault="006641A7" w:rsidP="00F85A49">
            <w:pPr>
              <w:pStyle w:val="NoSpacing"/>
            </w:pPr>
          </w:p>
        </w:tc>
        <w:tc>
          <w:tcPr>
            <w:tcW w:w="1652" w:type="dxa"/>
          </w:tcPr>
          <w:p w14:paraId="1158D2E6" w14:textId="5DEF0E4A" w:rsidR="006641A7" w:rsidRPr="00FD52B4" w:rsidRDefault="006641A7" w:rsidP="00F85A49">
            <w:pPr>
              <w:pStyle w:val="NoSpacing"/>
            </w:pPr>
          </w:p>
        </w:tc>
        <w:tc>
          <w:tcPr>
            <w:tcW w:w="1497" w:type="dxa"/>
          </w:tcPr>
          <w:p w14:paraId="7B299A1C" w14:textId="37041808" w:rsidR="006641A7" w:rsidRPr="00833D3D" w:rsidRDefault="006641A7" w:rsidP="00F85A49">
            <w:pPr>
              <w:pStyle w:val="NoSpacing"/>
            </w:pPr>
          </w:p>
        </w:tc>
        <w:tc>
          <w:tcPr>
            <w:tcW w:w="1368" w:type="dxa"/>
          </w:tcPr>
          <w:p w14:paraId="060A176A" w14:textId="331ABB01" w:rsidR="006641A7" w:rsidRPr="00833D3D" w:rsidRDefault="006641A7" w:rsidP="00F85A49">
            <w:pPr>
              <w:pStyle w:val="NoSpacing"/>
            </w:pPr>
          </w:p>
        </w:tc>
        <w:tc>
          <w:tcPr>
            <w:tcW w:w="1230" w:type="dxa"/>
          </w:tcPr>
          <w:p w14:paraId="179F6FCA" w14:textId="2384F5DF" w:rsidR="006641A7" w:rsidRPr="00833D3D" w:rsidRDefault="006641A7" w:rsidP="00F85A49">
            <w:pPr>
              <w:pStyle w:val="NoSpacing"/>
            </w:pPr>
          </w:p>
        </w:tc>
        <w:tc>
          <w:tcPr>
            <w:tcW w:w="1138" w:type="dxa"/>
          </w:tcPr>
          <w:p w14:paraId="5A904EA1" w14:textId="3ED9440E" w:rsidR="006641A7" w:rsidRPr="00833D3D" w:rsidRDefault="006641A7" w:rsidP="00F85A49">
            <w:pPr>
              <w:pStyle w:val="NoSpacing"/>
            </w:pPr>
          </w:p>
        </w:tc>
        <w:tc>
          <w:tcPr>
            <w:tcW w:w="1114" w:type="dxa"/>
          </w:tcPr>
          <w:p w14:paraId="376C8CFB" w14:textId="301490F9" w:rsidR="006641A7" w:rsidRPr="00833D3D" w:rsidRDefault="006641A7" w:rsidP="00F85A49">
            <w:pPr>
              <w:pStyle w:val="NoSpacing"/>
            </w:pPr>
          </w:p>
        </w:tc>
        <w:tc>
          <w:tcPr>
            <w:tcW w:w="1076" w:type="dxa"/>
          </w:tcPr>
          <w:p w14:paraId="3496829D" w14:textId="200A69AA" w:rsidR="006641A7" w:rsidRPr="00833D3D" w:rsidRDefault="006641A7" w:rsidP="00F85A49">
            <w:pPr>
              <w:pStyle w:val="NoSpacing"/>
            </w:pPr>
          </w:p>
        </w:tc>
      </w:tr>
      <w:tr w:rsidR="006641A7" w:rsidRPr="00833D3D" w14:paraId="20F79AEF" w14:textId="61AD8E35" w:rsidTr="006641A7">
        <w:trPr>
          <w:trHeight w:val="20"/>
        </w:trPr>
        <w:tc>
          <w:tcPr>
            <w:tcW w:w="682" w:type="dxa"/>
          </w:tcPr>
          <w:p w14:paraId="6B843EFE" w14:textId="501BF6D4" w:rsidR="006641A7" w:rsidRPr="00833D3D" w:rsidRDefault="006641A7" w:rsidP="00F85A49">
            <w:pPr>
              <w:pStyle w:val="NoSpacing"/>
            </w:pPr>
            <w:r w:rsidRPr="00833D3D">
              <w:t>10</w:t>
            </w:r>
          </w:p>
        </w:tc>
        <w:tc>
          <w:tcPr>
            <w:tcW w:w="1397" w:type="dxa"/>
          </w:tcPr>
          <w:p w14:paraId="236FAAB2" w14:textId="5BD8F822" w:rsidR="006641A7" w:rsidRPr="00FD52B4" w:rsidRDefault="006641A7" w:rsidP="00F85A49">
            <w:pPr>
              <w:pStyle w:val="NoSpacing"/>
            </w:pPr>
          </w:p>
        </w:tc>
        <w:tc>
          <w:tcPr>
            <w:tcW w:w="1652" w:type="dxa"/>
          </w:tcPr>
          <w:p w14:paraId="4B7196DA" w14:textId="2DB41761" w:rsidR="006641A7" w:rsidRPr="00FD52B4" w:rsidRDefault="006641A7" w:rsidP="00F85A49">
            <w:pPr>
              <w:pStyle w:val="NoSpacing"/>
            </w:pPr>
          </w:p>
        </w:tc>
        <w:tc>
          <w:tcPr>
            <w:tcW w:w="1497" w:type="dxa"/>
          </w:tcPr>
          <w:p w14:paraId="0EB62CE9" w14:textId="70F1B4B5" w:rsidR="006641A7" w:rsidRPr="00833D3D" w:rsidRDefault="006641A7" w:rsidP="00F85A49">
            <w:pPr>
              <w:pStyle w:val="NoSpacing"/>
            </w:pPr>
          </w:p>
        </w:tc>
        <w:tc>
          <w:tcPr>
            <w:tcW w:w="1368" w:type="dxa"/>
          </w:tcPr>
          <w:p w14:paraId="7DE5922D" w14:textId="03AE871B" w:rsidR="006641A7" w:rsidRPr="00833D3D" w:rsidRDefault="006641A7" w:rsidP="00F85A49">
            <w:pPr>
              <w:pStyle w:val="NoSpacing"/>
            </w:pPr>
          </w:p>
        </w:tc>
        <w:tc>
          <w:tcPr>
            <w:tcW w:w="1230" w:type="dxa"/>
          </w:tcPr>
          <w:p w14:paraId="5FB4F758" w14:textId="5981DA51" w:rsidR="006641A7" w:rsidRPr="00833D3D" w:rsidRDefault="006641A7" w:rsidP="00F85A49">
            <w:pPr>
              <w:pStyle w:val="NoSpacing"/>
            </w:pPr>
          </w:p>
        </w:tc>
        <w:tc>
          <w:tcPr>
            <w:tcW w:w="1138" w:type="dxa"/>
          </w:tcPr>
          <w:p w14:paraId="3C81D61E" w14:textId="65A14883" w:rsidR="006641A7" w:rsidRPr="00833D3D" w:rsidRDefault="006641A7" w:rsidP="00F85A49">
            <w:pPr>
              <w:pStyle w:val="NoSpacing"/>
            </w:pPr>
          </w:p>
        </w:tc>
        <w:tc>
          <w:tcPr>
            <w:tcW w:w="1114" w:type="dxa"/>
          </w:tcPr>
          <w:p w14:paraId="13E832C5" w14:textId="7767C9CA" w:rsidR="006641A7" w:rsidRPr="00833D3D" w:rsidRDefault="006641A7" w:rsidP="00F85A49">
            <w:pPr>
              <w:pStyle w:val="NoSpacing"/>
            </w:pPr>
          </w:p>
        </w:tc>
        <w:tc>
          <w:tcPr>
            <w:tcW w:w="1076" w:type="dxa"/>
          </w:tcPr>
          <w:p w14:paraId="410C84AB" w14:textId="63B5426B" w:rsidR="006641A7" w:rsidRPr="00833D3D" w:rsidRDefault="006641A7" w:rsidP="00F85A49">
            <w:pPr>
              <w:pStyle w:val="NoSpacing"/>
            </w:pPr>
          </w:p>
        </w:tc>
      </w:tr>
    </w:tbl>
    <w:p w14:paraId="1B2B9AFF" w14:textId="77777777" w:rsidR="00D62D1A" w:rsidRDefault="00D62D1A" w:rsidP="00F85A49">
      <w:pPr>
        <w:pStyle w:val="NoSpacing"/>
      </w:pPr>
    </w:p>
    <w:p w14:paraId="3F196DD2" w14:textId="77777777" w:rsidR="00506035" w:rsidRDefault="00506035" w:rsidP="00F85A49">
      <w:pPr>
        <w:pStyle w:val="NoSpacing"/>
      </w:pPr>
    </w:p>
    <w:p w14:paraId="5EB59D94" w14:textId="77777777" w:rsidR="00E8536F" w:rsidRDefault="00E8536F" w:rsidP="00F85A49">
      <w:pPr>
        <w:pStyle w:val="NoSpacing"/>
      </w:pPr>
    </w:p>
    <w:p w14:paraId="786B226F" w14:textId="77777777" w:rsidR="00E8536F" w:rsidRDefault="00E8536F" w:rsidP="00F85A49">
      <w:pPr>
        <w:pStyle w:val="NoSpacing"/>
      </w:pPr>
    </w:p>
    <w:p w14:paraId="4114FD33" w14:textId="77777777" w:rsidR="00E8536F" w:rsidRDefault="00E8536F" w:rsidP="00F85A49">
      <w:pPr>
        <w:pStyle w:val="NoSpacing"/>
      </w:pPr>
    </w:p>
    <w:p w14:paraId="5D42778D" w14:textId="77777777" w:rsidR="00E8536F" w:rsidRDefault="00E8536F" w:rsidP="00F85A49">
      <w:pPr>
        <w:pStyle w:val="NoSpacing"/>
      </w:pPr>
    </w:p>
    <w:p w14:paraId="4D96EEA6" w14:textId="77777777" w:rsidR="00506035" w:rsidRDefault="00506035" w:rsidP="00F85A49">
      <w:pPr>
        <w:pStyle w:val="NoSpacing"/>
      </w:pPr>
    </w:p>
    <w:p w14:paraId="324E3C95" w14:textId="77777777" w:rsidR="00506035" w:rsidRDefault="00506035" w:rsidP="00F85A49">
      <w:pPr>
        <w:pStyle w:val="NoSpacing"/>
      </w:pPr>
    </w:p>
    <w:p w14:paraId="666B8DAB" w14:textId="77777777" w:rsidR="00E8536F" w:rsidRDefault="00E8536F" w:rsidP="00F85A49">
      <w:pPr>
        <w:pStyle w:val="NoSpacing"/>
      </w:pPr>
    </w:p>
    <w:p w14:paraId="4726CE02" w14:textId="77777777" w:rsidR="00E8536F" w:rsidRDefault="00E8536F" w:rsidP="00F85A49">
      <w:pPr>
        <w:pStyle w:val="NoSpacing"/>
      </w:pPr>
    </w:p>
    <w:p w14:paraId="7A542FF8" w14:textId="77777777" w:rsidR="00304CBE" w:rsidRDefault="00304CBE" w:rsidP="00F85A49">
      <w:pPr>
        <w:pStyle w:val="NoSpacing"/>
      </w:pPr>
    </w:p>
    <w:p w14:paraId="1C391FB3" w14:textId="3DF12D61" w:rsidR="00FD52B4" w:rsidRDefault="00D62D1A" w:rsidP="00F85A49">
      <w:pPr>
        <w:pStyle w:val="NoSpacing"/>
      </w:pPr>
      <w:r>
        <w:t>Across all of your fields, p</w:t>
      </w:r>
      <w:r w:rsidR="0037763A" w:rsidRPr="0037763A">
        <w:t xml:space="preserve">lease indicate the </w:t>
      </w:r>
      <w:r w:rsidR="00CA1D3D">
        <w:t xml:space="preserve">main </w:t>
      </w:r>
      <w:r w:rsidR="0037763A" w:rsidRPr="0037763A">
        <w:t xml:space="preserve">crops planted/harvested during the </w:t>
      </w:r>
      <w:r w:rsidR="00CD44D6" w:rsidRPr="0037763A">
        <w:t>201</w:t>
      </w:r>
      <w:r w:rsidR="00CD44D6">
        <w:t>4</w:t>
      </w:r>
      <w:r w:rsidR="0037763A" w:rsidRPr="0037763A">
        <w:t>/</w:t>
      </w:r>
      <w:r w:rsidR="00CD44D6" w:rsidRPr="0037763A">
        <w:t>201</w:t>
      </w:r>
      <w:r w:rsidR="00CD44D6">
        <w:t>5</w:t>
      </w:r>
      <w:r w:rsidR="00CD44D6" w:rsidRPr="0037763A">
        <w:t xml:space="preserve"> </w:t>
      </w:r>
      <w:r w:rsidR="0037763A" w:rsidRPr="0037763A">
        <w:t>agricultural season, and indicate amounts consumed, sold or given away</w:t>
      </w:r>
      <w:r>
        <w:t xml:space="preserve"> (see code 115 above)</w:t>
      </w:r>
      <w:r w:rsidR="0037763A" w:rsidRPr="0037763A">
        <w:t>:</w:t>
      </w:r>
    </w:p>
    <w:p w14:paraId="36BA0A5A" w14:textId="77777777" w:rsidR="00E8536F" w:rsidRDefault="00E8536F" w:rsidP="00F85A49">
      <w:pPr>
        <w:pStyle w:val="NoSpacing"/>
      </w:pP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37763A" w14:paraId="76699088" w14:textId="77777777" w:rsidTr="003C1039">
        <w:trPr>
          <w:jc w:val="center"/>
        </w:trPr>
        <w:tc>
          <w:tcPr>
            <w:tcW w:w="1269" w:type="dxa"/>
          </w:tcPr>
          <w:p w14:paraId="5681C5E8" w14:textId="42C941E1" w:rsidR="0037763A" w:rsidRPr="0037763A" w:rsidRDefault="00CA1D3D" w:rsidP="00F85A49">
            <w:pPr>
              <w:pStyle w:val="NoSpacing"/>
            </w:pPr>
            <w:r>
              <w:t xml:space="preserve">Main </w:t>
            </w:r>
            <w:r w:rsidR="0037763A" w:rsidRPr="0037763A">
              <w:t>Crop</w:t>
            </w:r>
            <w:r>
              <w:t xml:space="preserve"> Indicated</w:t>
            </w:r>
          </w:p>
        </w:tc>
        <w:tc>
          <w:tcPr>
            <w:tcW w:w="3430" w:type="dxa"/>
            <w:gridSpan w:val="2"/>
          </w:tcPr>
          <w:p w14:paraId="4B9231BE" w14:textId="6B954051" w:rsidR="0037763A" w:rsidRPr="0037763A" w:rsidRDefault="002C3BA2" w:rsidP="00E65CE2">
            <w:pPr>
              <w:pStyle w:val="NoSpacing"/>
            </w:pPr>
            <w:r>
              <w:t>L</w:t>
            </w:r>
            <w:r w:rsidR="00E524EF">
              <w:t>20.</w:t>
            </w:r>
            <w:r w:rsidR="00A90CFD">
              <w:t xml:space="preserve"> </w:t>
            </w:r>
            <w:r w:rsidR="0037763A" w:rsidRPr="0037763A">
              <w:t xml:space="preserve">Size area planted (Indicate </w:t>
            </w:r>
            <w:proofErr w:type="spellStart"/>
            <w:r w:rsidR="0037763A" w:rsidRPr="0037763A">
              <w:t>Limas</w:t>
            </w:r>
            <w:proofErr w:type="spellEnd"/>
            <w:r w:rsidR="0037763A" w:rsidRPr="0037763A">
              <w:t>, Hectares, Acres, # basins)</w:t>
            </w:r>
          </w:p>
        </w:tc>
        <w:tc>
          <w:tcPr>
            <w:tcW w:w="1085" w:type="dxa"/>
          </w:tcPr>
          <w:p w14:paraId="428B2568" w14:textId="14194992" w:rsidR="0037763A" w:rsidRPr="0037763A" w:rsidRDefault="00E524EF" w:rsidP="00E65CE2">
            <w:pPr>
              <w:pStyle w:val="NoSpacing"/>
            </w:pPr>
            <w:r>
              <w:t>L21</w:t>
            </w:r>
            <w:r w:rsidR="00A90CFD">
              <w:t xml:space="preserve">. </w:t>
            </w:r>
            <w:r w:rsidR="0037763A" w:rsidRPr="0037763A">
              <w:t># bags harvested</w:t>
            </w:r>
          </w:p>
        </w:tc>
        <w:tc>
          <w:tcPr>
            <w:tcW w:w="1123" w:type="dxa"/>
          </w:tcPr>
          <w:p w14:paraId="6F26E962" w14:textId="78366A17" w:rsidR="0037763A" w:rsidRPr="0037763A" w:rsidRDefault="00A90CFD" w:rsidP="002C3BA2">
            <w:pPr>
              <w:pStyle w:val="NoSpacing"/>
            </w:pPr>
            <w:r>
              <w:t>L</w:t>
            </w:r>
            <w:r w:rsidR="00E524EF">
              <w:t>21b</w:t>
            </w:r>
            <w:r>
              <w:t xml:space="preserve">. </w:t>
            </w:r>
            <w:r w:rsidR="0037763A" w:rsidRPr="0037763A">
              <w:t>Size Bags (KG)</w:t>
            </w:r>
          </w:p>
        </w:tc>
        <w:tc>
          <w:tcPr>
            <w:tcW w:w="1170" w:type="dxa"/>
          </w:tcPr>
          <w:p w14:paraId="42D4564D" w14:textId="05004644" w:rsidR="0037763A" w:rsidRPr="0037763A" w:rsidRDefault="00A90CFD" w:rsidP="002C3BA2">
            <w:pPr>
              <w:pStyle w:val="NoSpacing"/>
            </w:pPr>
            <w:r>
              <w:t>L</w:t>
            </w:r>
            <w:r w:rsidR="00E524EF">
              <w:t>22</w:t>
            </w:r>
            <w:r>
              <w:t xml:space="preserve">. </w:t>
            </w:r>
            <w:r w:rsidR="0037763A" w:rsidRPr="0037763A">
              <w:t># bags sold</w:t>
            </w:r>
          </w:p>
        </w:tc>
        <w:tc>
          <w:tcPr>
            <w:tcW w:w="771" w:type="dxa"/>
          </w:tcPr>
          <w:p w14:paraId="66FFB1FE" w14:textId="358B8494" w:rsidR="0037763A" w:rsidRPr="0037763A" w:rsidRDefault="00A90CFD" w:rsidP="002C3BA2">
            <w:pPr>
              <w:pStyle w:val="NoSpacing"/>
            </w:pPr>
            <w:r>
              <w:t>L</w:t>
            </w:r>
            <w:r w:rsidR="00E524EF">
              <w:t>22</w:t>
            </w:r>
            <w:r>
              <w:t xml:space="preserve">b. </w:t>
            </w:r>
            <w:r w:rsidR="0037763A" w:rsidRPr="0037763A">
              <w:t>Price / Bag</w:t>
            </w:r>
          </w:p>
        </w:tc>
        <w:tc>
          <w:tcPr>
            <w:tcW w:w="1282" w:type="dxa"/>
          </w:tcPr>
          <w:p w14:paraId="7A5C5E4C" w14:textId="304B01F7" w:rsidR="0037763A" w:rsidRPr="0037763A" w:rsidRDefault="00A90CFD" w:rsidP="002C3BA2">
            <w:pPr>
              <w:pStyle w:val="NoSpacing"/>
            </w:pPr>
            <w:r>
              <w:t>L</w:t>
            </w:r>
            <w:r w:rsidR="00E524EF">
              <w:t>23</w:t>
            </w:r>
            <w:r>
              <w:t xml:space="preserve">. </w:t>
            </w:r>
            <w:r w:rsidR="0037763A" w:rsidRPr="0037763A">
              <w:t># bags consumed (household)</w:t>
            </w:r>
          </w:p>
        </w:tc>
        <w:tc>
          <w:tcPr>
            <w:tcW w:w="2935" w:type="dxa"/>
          </w:tcPr>
          <w:p w14:paraId="449A8192" w14:textId="6B7852AD" w:rsidR="0037763A" w:rsidRPr="0037763A" w:rsidRDefault="00A90CFD" w:rsidP="002C3BA2">
            <w:pPr>
              <w:pStyle w:val="NoSpacing"/>
            </w:pPr>
            <w:r>
              <w:t>L</w:t>
            </w:r>
            <w:r w:rsidR="00E524EF">
              <w:t>24</w:t>
            </w:r>
            <w:r>
              <w:t xml:space="preserve">. </w:t>
            </w:r>
            <w:r w:rsidR="0037763A" w:rsidRPr="0037763A">
              <w:t># bags given away</w:t>
            </w:r>
          </w:p>
        </w:tc>
      </w:tr>
      <w:tr w:rsidR="003C1039" w:rsidRPr="0037763A" w14:paraId="0021CEF4" w14:textId="77777777" w:rsidTr="003C1039">
        <w:trPr>
          <w:jc w:val="center"/>
        </w:trPr>
        <w:tc>
          <w:tcPr>
            <w:tcW w:w="1269" w:type="dxa"/>
          </w:tcPr>
          <w:p w14:paraId="4ADAB115" w14:textId="77777777" w:rsidR="003C1039" w:rsidRPr="0037763A" w:rsidRDefault="003C1039" w:rsidP="00F85A49">
            <w:pPr>
              <w:pStyle w:val="NoSpacing"/>
            </w:pPr>
          </w:p>
        </w:tc>
        <w:tc>
          <w:tcPr>
            <w:tcW w:w="1715" w:type="dxa"/>
          </w:tcPr>
          <w:p w14:paraId="09D82B60" w14:textId="654ABB35" w:rsidR="003C1039" w:rsidRPr="0037763A" w:rsidRDefault="003C1039" w:rsidP="00F85A49">
            <w:pPr>
              <w:pStyle w:val="NoSpacing"/>
            </w:pPr>
            <w:r>
              <w:t>Am</w:t>
            </w:r>
            <w:r w:rsidR="00CA1D3D">
              <w:t>ou</w:t>
            </w:r>
            <w:r>
              <w:t>nt</w:t>
            </w:r>
          </w:p>
        </w:tc>
        <w:tc>
          <w:tcPr>
            <w:tcW w:w="1715" w:type="dxa"/>
          </w:tcPr>
          <w:p w14:paraId="42C86040" w14:textId="4C2AD24D" w:rsidR="003C1039" w:rsidRPr="0037763A" w:rsidRDefault="003C1039" w:rsidP="00F85A49">
            <w:pPr>
              <w:pStyle w:val="NoSpacing"/>
            </w:pPr>
            <w:r>
              <w:t xml:space="preserve">Unit </w:t>
            </w:r>
          </w:p>
        </w:tc>
        <w:tc>
          <w:tcPr>
            <w:tcW w:w="1085" w:type="dxa"/>
          </w:tcPr>
          <w:p w14:paraId="1C214720" w14:textId="77777777" w:rsidR="003C1039" w:rsidRPr="0037763A" w:rsidRDefault="003C1039" w:rsidP="00F85A49">
            <w:pPr>
              <w:pStyle w:val="NoSpacing"/>
            </w:pPr>
          </w:p>
        </w:tc>
        <w:tc>
          <w:tcPr>
            <w:tcW w:w="1123" w:type="dxa"/>
          </w:tcPr>
          <w:p w14:paraId="43B2623A" w14:textId="77777777" w:rsidR="003C1039" w:rsidRPr="0037763A" w:rsidRDefault="003C1039" w:rsidP="00F85A49">
            <w:pPr>
              <w:pStyle w:val="NoSpacing"/>
            </w:pPr>
          </w:p>
        </w:tc>
        <w:tc>
          <w:tcPr>
            <w:tcW w:w="1170" w:type="dxa"/>
          </w:tcPr>
          <w:p w14:paraId="2D6F2F7A" w14:textId="77777777" w:rsidR="003C1039" w:rsidRPr="0037763A" w:rsidRDefault="003C1039" w:rsidP="00F85A49">
            <w:pPr>
              <w:pStyle w:val="NoSpacing"/>
            </w:pPr>
          </w:p>
        </w:tc>
        <w:tc>
          <w:tcPr>
            <w:tcW w:w="771" w:type="dxa"/>
          </w:tcPr>
          <w:p w14:paraId="1D7D1E15" w14:textId="77777777" w:rsidR="003C1039" w:rsidRPr="0037763A" w:rsidRDefault="003C1039" w:rsidP="00F85A49">
            <w:pPr>
              <w:pStyle w:val="NoSpacing"/>
            </w:pPr>
          </w:p>
        </w:tc>
        <w:tc>
          <w:tcPr>
            <w:tcW w:w="1282" w:type="dxa"/>
          </w:tcPr>
          <w:p w14:paraId="63F7DF66" w14:textId="77777777" w:rsidR="003C1039" w:rsidRPr="0037763A" w:rsidRDefault="003C1039" w:rsidP="00F85A49">
            <w:pPr>
              <w:pStyle w:val="NoSpacing"/>
            </w:pPr>
          </w:p>
        </w:tc>
        <w:tc>
          <w:tcPr>
            <w:tcW w:w="2935" w:type="dxa"/>
          </w:tcPr>
          <w:p w14:paraId="374228BE" w14:textId="77777777" w:rsidR="003C1039" w:rsidRPr="0037763A" w:rsidRDefault="003C1039" w:rsidP="00F85A49">
            <w:pPr>
              <w:pStyle w:val="NoSpacing"/>
            </w:pPr>
          </w:p>
        </w:tc>
      </w:tr>
      <w:tr w:rsidR="003C1039" w:rsidRPr="0037763A" w14:paraId="01715C96" w14:textId="77777777" w:rsidTr="003C1039">
        <w:trPr>
          <w:jc w:val="center"/>
        </w:trPr>
        <w:tc>
          <w:tcPr>
            <w:tcW w:w="1269" w:type="dxa"/>
          </w:tcPr>
          <w:p w14:paraId="2C0D1685" w14:textId="5F075340" w:rsidR="003C1039" w:rsidRPr="0037763A" w:rsidRDefault="003C1039" w:rsidP="00F85A49">
            <w:pPr>
              <w:pStyle w:val="NoSpacing"/>
            </w:pPr>
          </w:p>
        </w:tc>
        <w:tc>
          <w:tcPr>
            <w:tcW w:w="1715" w:type="dxa"/>
          </w:tcPr>
          <w:p w14:paraId="1A389761" w14:textId="77777777" w:rsidR="003C1039" w:rsidRPr="0037763A" w:rsidRDefault="003C1039" w:rsidP="00F85A49">
            <w:pPr>
              <w:pStyle w:val="NoSpacing"/>
            </w:pPr>
          </w:p>
        </w:tc>
        <w:tc>
          <w:tcPr>
            <w:tcW w:w="1715" w:type="dxa"/>
          </w:tcPr>
          <w:p w14:paraId="0D25C8C8" w14:textId="10BF6955" w:rsidR="003C1039" w:rsidRPr="0037763A" w:rsidRDefault="003C1039" w:rsidP="00F85A49">
            <w:pPr>
              <w:pStyle w:val="NoSpacing"/>
            </w:pPr>
          </w:p>
        </w:tc>
        <w:tc>
          <w:tcPr>
            <w:tcW w:w="1085" w:type="dxa"/>
          </w:tcPr>
          <w:p w14:paraId="7D94680F" w14:textId="77777777" w:rsidR="003C1039" w:rsidRPr="0037763A" w:rsidRDefault="003C1039" w:rsidP="00F85A49">
            <w:pPr>
              <w:pStyle w:val="NoSpacing"/>
            </w:pPr>
          </w:p>
        </w:tc>
        <w:tc>
          <w:tcPr>
            <w:tcW w:w="1123" w:type="dxa"/>
          </w:tcPr>
          <w:p w14:paraId="41690B9F" w14:textId="77777777" w:rsidR="003C1039" w:rsidRPr="0037763A" w:rsidRDefault="003C1039" w:rsidP="00F85A49">
            <w:pPr>
              <w:pStyle w:val="NoSpacing"/>
            </w:pPr>
          </w:p>
        </w:tc>
        <w:tc>
          <w:tcPr>
            <w:tcW w:w="1170" w:type="dxa"/>
          </w:tcPr>
          <w:p w14:paraId="75EFBC7C" w14:textId="77777777" w:rsidR="003C1039" w:rsidRPr="0037763A" w:rsidRDefault="003C1039" w:rsidP="00F85A49">
            <w:pPr>
              <w:pStyle w:val="NoSpacing"/>
            </w:pPr>
          </w:p>
        </w:tc>
        <w:tc>
          <w:tcPr>
            <w:tcW w:w="771" w:type="dxa"/>
          </w:tcPr>
          <w:p w14:paraId="091EC634" w14:textId="77777777" w:rsidR="003C1039" w:rsidRPr="0037763A" w:rsidRDefault="003C1039" w:rsidP="00F85A49">
            <w:pPr>
              <w:pStyle w:val="NoSpacing"/>
            </w:pPr>
          </w:p>
        </w:tc>
        <w:tc>
          <w:tcPr>
            <w:tcW w:w="1282" w:type="dxa"/>
          </w:tcPr>
          <w:p w14:paraId="7CA674C1" w14:textId="77777777" w:rsidR="003C1039" w:rsidRPr="0037763A" w:rsidRDefault="003C1039" w:rsidP="00F85A49">
            <w:pPr>
              <w:pStyle w:val="NoSpacing"/>
            </w:pPr>
          </w:p>
        </w:tc>
        <w:tc>
          <w:tcPr>
            <w:tcW w:w="2935" w:type="dxa"/>
          </w:tcPr>
          <w:p w14:paraId="18DA1557" w14:textId="77777777" w:rsidR="003C1039" w:rsidRPr="0037763A" w:rsidRDefault="003C1039" w:rsidP="00F85A49">
            <w:pPr>
              <w:pStyle w:val="NoSpacing"/>
            </w:pPr>
          </w:p>
        </w:tc>
      </w:tr>
      <w:tr w:rsidR="003C1039" w:rsidRPr="0037763A" w14:paraId="3263FB3D" w14:textId="77777777" w:rsidTr="003C1039">
        <w:trPr>
          <w:jc w:val="center"/>
        </w:trPr>
        <w:tc>
          <w:tcPr>
            <w:tcW w:w="1269" w:type="dxa"/>
          </w:tcPr>
          <w:p w14:paraId="74F99FE2" w14:textId="77777777" w:rsidR="003C1039" w:rsidRPr="0037763A" w:rsidRDefault="003C1039" w:rsidP="00F85A49">
            <w:pPr>
              <w:pStyle w:val="NoSpacing"/>
            </w:pPr>
          </w:p>
        </w:tc>
        <w:tc>
          <w:tcPr>
            <w:tcW w:w="1715" w:type="dxa"/>
          </w:tcPr>
          <w:p w14:paraId="1BE73A97" w14:textId="77777777" w:rsidR="003C1039" w:rsidRPr="0037763A" w:rsidRDefault="003C1039" w:rsidP="00F85A49">
            <w:pPr>
              <w:pStyle w:val="NoSpacing"/>
            </w:pPr>
          </w:p>
        </w:tc>
        <w:tc>
          <w:tcPr>
            <w:tcW w:w="1715" w:type="dxa"/>
          </w:tcPr>
          <w:p w14:paraId="2777A68D" w14:textId="7C77D304" w:rsidR="003C1039" w:rsidRPr="0037763A" w:rsidRDefault="003C1039" w:rsidP="00F85A49">
            <w:pPr>
              <w:pStyle w:val="NoSpacing"/>
            </w:pPr>
          </w:p>
        </w:tc>
        <w:tc>
          <w:tcPr>
            <w:tcW w:w="1085" w:type="dxa"/>
          </w:tcPr>
          <w:p w14:paraId="343D4192" w14:textId="77777777" w:rsidR="003C1039" w:rsidRPr="0037763A" w:rsidRDefault="003C1039" w:rsidP="00F85A49">
            <w:pPr>
              <w:pStyle w:val="NoSpacing"/>
            </w:pPr>
          </w:p>
        </w:tc>
        <w:tc>
          <w:tcPr>
            <w:tcW w:w="1123" w:type="dxa"/>
          </w:tcPr>
          <w:p w14:paraId="2D09496B" w14:textId="77777777" w:rsidR="003C1039" w:rsidRPr="0037763A" w:rsidRDefault="003C1039" w:rsidP="00F85A49">
            <w:pPr>
              <w:pStyle w:val="NoSpacing"/>
            </w:pPr>
          </w:p>
        </w:tc>
        <w:tc>
          <w:tcPr>
            <w:tcW w:w="1170" w:type="dxa"/>
          </w:tcPr>
          <w:p w14:paraId="58525D5E" w14:textId="77777777" w:rsidR="003C1039" w:rsidRPr="0037763A" w:rsidRDefault="003C1039" w:rsidP="00F85A49">
            <w:pPr>
              <w:pStyle w:val="NoSpacing"/>
            </w:pPr>
          </w:p>
        </w:tc>
        <w:tc>
          <w:tcPr>
            <w:tcW w:w="771" w:type="dxa"/>
          </w:tcPr>
          <w:p w14:paraId="6AD4D4A2" w14:textId="77777777" w:rsidR="003C1039" w:rsidRPr="0037763A" w:rsidRDefault="003C1039" w:rsidP="00F85A49">
            <w:pPr>
              <w:pStyle w:val="NoSpacing"/>
            </w:pPr>
          </w:p>
        </w:tc>
        <w:tc>
          <w:tcPr>
            <w:tcW w:w="1282" w:type="dxa"/>
          </w:tcPr>
          <w:p w14:paraId="01EE43DD" w14:textId="77777777" w:rsidR="003C1039" w:rsidRPr="0037763A" w:rsidRDefault="003C1039" w:rsidP="00F85A49">
            <w:pPr>
              <w:pStyle w:val="NoSpacing"/>
            </w:pPr>
          </w:p>
        </w:tc>
        <w:tc>
          <w:tcPr>
            <w:tcW w:w="2935" w:type="dxa"/>
          </w:tcPr>
          <w:p w14:paraId="2CAE3640" w14:textId="77777777" w:rsidR="003C1039" w:rsidRPr="0037763A" w:rsidRDefault="003C1039" w:rsidP="00F85A49">
            <w:pPr>
              <w:pStyle w:val="NoSpacing"/>
            </w:pPr>
          </w:p>
        </w:tc>
      </w:tr>
      <w:tr w:rsidR="003C1039" w:rsidRPr="0037763A" w14:paraId="611304AC" w14:textId="77777777" w:rsidTr="003C1039">
        <w:trPr>
          <w:jc w:val="center"/>
        </w:trPr>
        <w:tc>
          <w:tcPr>
            <w:tcW w:w="1269" w:type="dxa"/>
          </w:tcPr>
          <w:p w14:paraId="40AA104D" w14:textId="77777777" w:rsidR="003C1039" w:rsidRPr="0037763A" w:rsidRDefault="003C1039" w:rsidP="00F85A49">
            <w:pPr>
              <w:pStyle w:val="NoSpacing"/>
            </w:pPr>
          </w:p>
        </w:tc>
        <w:tc>
          <w:tcPr>
            <w:tcW w:w="1715" w:type="dxa"/>
          </w:tcPr>
          <w:p w14:paraId="58818929" w14:textId="77777777" w:rsidR="003C1039" w:rsidRPr="0037763A" w:rsidRDefault="003C1039" w:rsidP="00F85A49">
            <w:pPr>
              <w:pStyle w:val="NoSpacing"/>
            </w:pPr>
          </w:p>
        </w:tc>
        <w:tc>
          <w:tcPr>
            <w:tcW w:w="1715" w:type="dxa"/>
          </w:tcPr>
          <w:p w14:paraId="57403C34" w14:textId="375F27AA" w:rsidR="003C1039" w:rsidRPr="0037763A" w:rsidRDefault="003C1039" w:rsidP="00F85A49">
            <w:pPr>
              <w:pStyle w:val="NoSpacing"/>
            </w:pPr>
          </w:p>
        </w:tc>
        <w:tc>
          <w:tcPr>
            <w:tcW w:w="1085" w:type="dxa"/>
          </w:tcPr>
          <w:p w14:paraId="565275C0" w14:textId="77777777" w:rsidR="003C1039" w:rsidRPr="0037763A" w:rsidRDefault="003C1039" w:rsidP="00F85A49">
            <w:pPr>
              <w:pStyle w:val="NoSpacing"/>
            </w:pPr>
          </w:p>
        </w:tc>
        <w:tc>
          <w:tcPr>
            <w:tcW w:w="1123" w:type="dxa"/>
          </w:tcPr>
          <w:p w14:paraId="347C1EF1" w14:textId="77777777" w:rsidR="003C1039" w:rsidRPr="0037763A" w:rsidRDefault="003C1039" w:rsidP="00F85A49">
            <w:pPr>
              <w:pStyle w:val="NoSpacing"/>
            </w:pPr>
          </w:p>
        </w:tc>
        <w:tc>
          <w:tcPr>
            <w:tcW w:w="1170" w:type="dxa"/>
          </w:tcPr>
          <w:p w14:paraId="18BBD560" w14:textId="77777777" w:rsidR="003C1039" w:rsidRPr="0037763A" w:rsidRDefault="003C1039" w:rsidP="00F85A49">
            <w:pPr>
              <w:pStyle w:val="NoSpacing"/>
            </w:pPr>
          </w:p>
        </w:tc>
        <w:tc>
          <w:tcPr>
            <w:tcW w:w="771" w:type="dxa"/>
          </w:tcPr>
          <w:p w14:paraId="78F584D6" w14:textId="77777777" w:rsidR="003C1039" w:rsidRPr="0037763A" w:rsidRDefault="003C1039" w:rsidP="00F85A49">
            <w:pPr>
              <w:pStyle w:val="NoSpacing"/>
            </w:pPr>
          </w:p>
        </w:tc>
        <w:tc>
          <w:tcPr>
            <w:tcW w:w="1282" w:type="dxa"/>
          </w:tcPr>
          <w:p w14:paraId="7DF5F216" w14:textId="77777777" w:rsidR="003C1039" w:rsidRPr="0037763A" w:rsidRDefault="003C1039" w:rsidP="00F85A49">
            <w:pPr>
              <w:pStyle w:val="NoSpacing"/>
            </w:pPr>
          </w:p>
        </w:tc>
        <w:tc>
          <w:tcPr>
            <w:tcW w:w="2935" w:type="dxa"/>
          </w:tcPr>
          <w:p w14:paraId="5F552901" w14:textId="77777777" w:rsidR="003C1039" w:rsidRPr="0037763A" w:rsidRDefault="003C1039" w:rsidP="00F85A49">
            <w:pPr>
              <w:pStyle w:val="NoSpacing"/>
            </w:pPr>
          </w:p>
        </w:tc>
      </w:tr>
      <w:tr w:rsidR="003C1039" w:rsidRPr="0037763A" w14:paraId="7BE4F6E2" w14:textId="77777777" w:rsidTr="003C1039">
        <w:trPr>
          <w:jc w:val="center"/>
        </w:trPr>
        <w:tc>
          <w:tcPr>
            <w:tcW w:w="1269" w:type="dxa"/>
          </w:tcPr>
          <w:p w14:paraId="31A7173F" w14:textId="77777777" w:rsidR="003C1039" w:rsidRPr="0037763A" w:rsidRDefault="003C1039" w:rsidP="00F85A49">
            <w:pPr>
              <w:pStyle w:val="NoSpacing"/>
            </w:pPr>
          </w:p>
        </w:tc>
        <w:tc>
          <w:tcPr>
            <w:tcW w:w="1715" w:type="dxa"/>
          </w:tcPr>
          <w:p w14:paraId="4E5BEB4F" w14:textId="77777777" w:rsidR="003C1039" w:rsidRPr="0037763A" w:rsidRDefault="003C1039" w:rsidP="00F85A49">
            <w:pPr>
              <w:pStyle w:val="NoSpacing"/>
            </w:pPr>
          </w:p>
        </w:tc>
        <w:tc>
          <w:tcPr>
            <w:tcW w:w="1715" w:type="dxa"/>
          </w:tcPr>
          <w:p w14:paraId="7233A0C7" w14:textId="52D4F230" w:rsidR="003C1039" w:rsidRPr="0037763A" w:rsidRDefault="003C1039" w:rsidP="00F85A49">
            <w:pPr>
              <w:pStyle w:val="NoSpacing"/>
            </w:pPr>
          </w:p>
        </w:tc>
        <w:tc>
          <w:tcPr>
            <w:tcW w:w="1085" w:type="dxa"/>
          </w:tcPr>
          <w:p w14:paraId="41ABEAC7" w14:textId="77777777" w:rsidR="003C1039" w:rsidRPr="0037763A" w:rsidRDefault="003C1039" w:rsidP="00F85A49">
            <w:pPr>
              <w:pStyle w:val="NoSpacing"/>
            </w:pPr>
          </w:p>
        </w:tc>
        <w:tc>
          <w:tcPr>
            <w:tcW w:w="1123" w:type="dxa"/>
          </w:tcPr>
          <w:p w14:paraId="7B5AB120" w14:textId="77777777" w:rsidR="003C1039" w:rsidRPr="0037763A" w:rsidRDefault="003C1039" w:rsidP="00F85A49">
            <w:pPr>
              <w:pStyle w:val="NoSpacing"/>
            </w:pPr>
          </w:p>
        </w:tc>
        <w:tc>
          <w:tcPr>
            <w:tcW w:w="1170" w:type="dxa"/>
          </w:tcPr>
          <w:p w14:paraId="614A1AD9" w14:textId="77777777" w:rsidR="003C1039" w:rsidRPr="0037763A" w:rsidRDefault="003C1039" w:rsidP="00F85A49">
            <w:pPr>
              <w:pStyle w:val="NoSpacing"/>
            </w:pPr>
          </w:p>
        </w:tc>
        <w:tc>
          <w:tcPr>
            <w:tcW w:w="771" w:type="dxa"/>
          </w:tcPr>
          <w:p w14:paraId="72F4EB58" w14:textId="77777777" w:rsidR="003C1039" w:rsidRPr="0037763A" w:rsidRDefault="003C1039" w:rsidP="00F85A49">
            <w:pPr>
              <w:pStyle w:val="NoSpacing"/>
            </w:pPr>
          </w:p>
        </w:tc>
        <w:tc>
          <w:tcPr>
            <w:tcW w:w="1282" w:type="dxa"/>
          </w:tcPr>
          <w:p w14:paraId="38F57A1E" w14:textId="77777777" w:rsidR="003C1039" w:rsidRPr="0037763A" w:rsidRDefault="003C1039" w:rsidP="00F85A49">
            <w:pPr>
              <w:pStyle w:val="NoSpacing"/>
            </w:pPr>
          </w:p>
        </w:tc>
        <w:tc>
          <w:tcPr>
            <w:tcW w:w="2935" w:type="dxa"/>
          </w:tcPr>
          <w:p w14:paraId="3C5AA126" w14:textId="77777777" w:rsidR="003C1039" w:rsidRPr="0037763A" w:rsidRDefault="003C1039" w:rsidP="00F85A49">
            <w:pPr>
              <w:pStyle w:val="NoSpacing"/>
            </w:pPr>
          </w:p>
        </w:tc>
      </w:tr>
    </w:tbl>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5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20"/>
        <w:gridCol w:w="766"/>
        <w:gridCol w:w="2451"/>
        <w:gridCol w:w="1906"/>
        <w:gridCol w:w="1440"/>
        <w:gridCol w:w="2160"/>
        <w:gridCol w:w="1505"/>
        <w:gridCol w:w="1530"/>
        <w:gridCol w:w="1530"/>
        <w:gridCol w:w="1530"/>
      </w:tblGrid>
      <w:tr w:rsidR="00B35654" w:rsidRPr="008F1A89" w14:paraId="0A606153" w14:textId="77777777" w:rsidTr="00B35654">
        <w:trPr>
          <w:trHeight w:val="3725"/>
          <w:jc w:val="center"/>
        </w:trPr>
        <w:tc>
          <w:tcPr>
            <w:tcW w:w="720" w:type="dxa"/>
          </w:tcPr>
          <w:p w14:paraId="351ACB1B" w14:textId="77777777" w:rsidR="00B35654" w:rsidRPr="008F1A89" w:rsidRDefault="00B35654" w:rsidP="00F85A49">
            <w:pPr>
              <w:pStyle w:val="NoSpacing"/>
            </w:pPr>
            <w:r w:rsidRPr="008F1A89">
              <w:t>Field</w:t>
            </w:r>
          </w:p>
        </w:tc>
        <w:tc>
          <w:tcPr>
            <w:tcW w:w="766" w:type="dxa"/>
          </w:tcPr>
          <w:p w14:paraId="5FEEA073" w14:textId="77777777" w:rsidR="00B35654" w:rsidRPr="008F1A89" w:rsidRDefault="00B35654" w:rsidP="00F85A49">
            <w:pPr>
              <w:pStyle w:val="NoSpacing"/>
            </w:pPr>
            <w:r w:rsidRPr="008F1A89">
              <w:t>Field name</w:t>
            </w:r>
          </w:p>
        </w:tc>
        <w:tc>
          <w:tcPr>
            <w:tcW w:w="2451" w:type="dxa"/>
          </w:tcPr>
          <w:p w14:paraId="608E4D38" w14:textId="77777777" w:rsidR="00B35654" w:rsidRPr="008F1A89" w:rsidRDefault="00B35654" w:rsidP="00F85A49">
            <w:pPr>
              <w:pStyle w:val="NoSpacing"/>
            </w:pPr>
            <w:r>
              <w:t xml:space="preserve">M1. </w:t>
            </w:r>
            <w:r w:rsidRPr="008F1A89">
              <w:t>What is the tenure status of this field?</w:t>
            </w:r>
          </w:p>
          <w:p w14:paraId="4E353755" w14:textId="4F618006" w:rsidR="00B35654" w:rsidRPr="008F1A89" w:rsidRDefault="00B35654" w:rsidP="00F85A49">
            <w:pPr>
              <w:pStyle w:val="NoSpacing"/>
            </w:pPr>
            <w:r>
              <w:t xml:space="preserve">1=State land </w:t>
            </w:r>
          </w:p>
          <w:p w14:paraId="6A98977C" w14:textId="77777777" w:rsidR="00B35654" w:rsidRPr="008F1A89" w:rsidRDefault="00B35654" w:rsidP="00F85A49">
            <w:pPr>
              <w:pStyle w:val="NoSpacing"/>
            </w:pPr>
            <w:r w:rsidRPr="008F1A89">
              <w:t>2=Former customary land converted to state land</w:t>
            </w:r>
          </w:p>
          <w:p w14:paraId="7AF8678E" w14:textId="77777777" w:rsidR="00B35654" w:rsidRPr="008F1A89" w:rsidRDefault="00B35654" w:rsidP="00F85A49">
            <w:pPr>
              <w:pStyle w:val="NoSpacing"/>
            </w:pPr>
            <w:r w:rsidRPr="008F1A89">
              <w:t>3=Customary</w:t>
            </w:r>
          </w:p>
          <w:p w14:paraId="26A9A7ED" w14:textId="77777777" w:rsidR="00B35654" w:rsidRPr="008F1A89" w:rsidRDefault="00B35654" w:rsidP="00F85A49">
            <w:pPr>
              <w:pStyle w:val="NoSpacing"/>
            </w:pPr>
            <w:r>
              <w:t>97=Other, please specify</w:t>
            </w:r>
          </w:p>
          <w:p w14:paraId="559BF3F5" w14:textId="77777777" w:rsidR="00B35654" w:rsidRPr="008F1A89" w:rsidRDefault="00B35654" w:rsidP="00F85A49">
            <w:pPr>
              <w:pStyle w:val="NoSpacing"/>
            </w:pPr>
            <w:r w:rsidRPr="008F1A89">
              <w:t>888=Don't know</w:t>
            </w:r>
          </w:p>
          <w:p w14:paraId="5AEAD512" w14:textId="77777777" w:rsidR="00B35654" w:rsidRPr="008F1A89" w:rsidRDefault="00B35654" w:rsidP="00F85A49">
            <w:pPr>
              <w:pStyle w:val="NoSpacing"/>
            </w:pPr>
            <w:r w:rsidRPr="008F1A89">
              <w:t>999=Prefer not to answer</w:t>
            </w:r>
          </w:p>
        </w:tc>
        <w:tc>
          <w:tcPr>
            <w:tcW w:w="1906" w:type="dxa"/>
          </w:tcPr>
          <w:p w14:paraId="7DFCEFEC" w14:textId="77777777" w:rsidR="00B35654" w:rsidRPr="008F1A89" w:rsidRDefault="00B35654" w:rsidP="00F85A49">
            <w:pPr>
              <w:pStyle w:val="NoSpacing"/>
            </w:pPr>
            <w:r>
              <w:t xml:space="preserve">M2. </w:t>
            </w:r>
            <w:r w:rsidRPr="008F1A89">
              <w:t>Do you or your household have any kind of paper documentation for this field?</w:t>
            </w:r>
          </w:p>
          <w:p w14:paraId="6B8D2F83" w14:textId="3A8DBD04" w:rsidR="00B35654" w:rsidRPr="008F1A89" w:rsidRDefault="00B35654" w:rsidP="00F85A49">
            <w:pPr>
              <w:pStyle w:val="NoSpacing"/>
            </w:pPr>
            <w:r>
              <w:t>0</w:t>
            </w:r>
            <w:r w:rsidRPr="008F1A89">
              <w:t>=No</w:t>
            </w:r>
          </w:p>
          <w:p w14:paraId="22649B52" w14:textId="0B306557" w:rsidR="00B35654" w:rsidRPr="008F1A89" w:rsidRDefault="00B35654" w:rsidP="00F85A49">
            <w:pPr>
              <w:pStyle w:val="NoSpacing"/>
            </w:pPr>
            <w:r>
              <w:t>1</w:t>
            </w:r>
            <w:r w:rsidRPr="008F1A89">
              <w:t>=Yes</w:t>
            </w:r>
          </w:p>
          <w:p w14:paraId="08A74D78" w14:textId="77777777" w:rsidR="00B35654" w:rsidRPr="008F1A89" w:rsidRDefault="00B35654" w:rsidP="00F85A49">
            <w:pPr>
              <w:pStyle w:val="NoSpacing"/>
            </w:pPr>
            <w:r w:rsidRPr="008F1A89">
              <w:t>888=Don’t know</w:t>
            </w:r>
          </w:p>
          <w:p w14:paraId="15539C4F" w14:textId="77777777" w:rsidR="00B35654" w:rsidRPr="008F1A89" w:rsidRDefault="00B35654" w:rsidP="00F85A49">
            <w:pPr>
              <w:pStyle w:val="NoSpacing"/>
            </w:pPr>
            <w:r w:rsidRPr="008F1A89">
              <w:t>999=Prefer not to respond</w:t>
            </w:r>
          </w:p>
          <w:p w14:paraId="43A04084" w14:textId="77777777" w:rsidR="00B35654" w:rsidRPr="008F1A89" w:rsidRDefault="00B35654" w:rsidP="00F85A49">
            <w:pPr>
              <w:pStyle w:val="NoSpacing"/>
            </w:pPr>
          </w:p>
          <w:p w14:paraId="75D7DC2B" w14:textId="3B410BAF" w:rsidR="00B35654" w:rsidRPr="008F1A89" w:rsidRDefault="00B35654" w:rsidP="00F85A49">
            <w:pPr>
              <w:pStyle w:val="NoSpacing"/>
              <w:rPr>
                <w:i/>
              </w:rPr>
            </w:pPr>
            <w:r>
              <w:rPr>
                <w:i/>
              </w:rPr>
              <w:t>If not 1, skip to M5</w:t>
            </w:r>
          </w:p>
        </w:tc>
        <w:tc>
          <w:tcPr>
            <w:tcW w:w="1440" w:type="dxa"/>
          </w:tcPr>
          <w:p w14:paraId="7526641D" w14:textId="77777777" w:rsidR="00B35654" w:rsidRPr="008F1A89" w:rsidRDefault="00B35654" w:rsidP="00F85A49">
            <w:pPr>
              <w:pStyle w:val="NoSpacing"/>
            </w:pPr>
            <w:r>
              <w:t xml:space="preserve">M3. </w:t>
            </w:r>
            <w:r w:rsidRPr="008F1A89">
              <w:t>What type of documentation does your household have for this field?</w:t>
            </w:r>
          </w:p>
          <w:p w14:paraId="5CDBAE89" w14:textId="77777777" w:rsidR="00B35654" w:rsidRPr="008F1A89" w:rsidRDefault="00B35654" w:rsidP="00F85A49">
            <w:pPr>
              <w:pStyle w:val="NoSpacing"/>
            </w:pPr>
          </w:p>
          <w:p w14:paraId="72C39D4D" w14:textId="77777777" w:rsidR="00B35654" w:rsidRPr="008F1A89" w:rsidRDefault="00B35654" w:rsidP="00F85A49">
            <w:pPr>
              <w:pStyle w:val="NoSpacing"/>
              <w:rPr>
                <w:i/>
              </w:rPr>
            </w:pPr>
            <w:r>
              <w:rPr>
                <w:i/>
              </w:rPr>
              <w:t>See code 118</w:t>
            </w:r>
            <w:r w:rsidRPr="008F1A89">
              <w:rPr>
                <w:i/>
              </w:rPr>
              <w:t xml:space="preserve"> below</w:t>
            </w:r>
          </w:p>
          <w:p w14:paraId="55768384" w14:textId="5AAC769F" w:rsidR="00B35654" w:rsidRPr="008F1A89" w:rsidRDefault="00B35654" w:rsidP="00F85A49">
            <w:pPr>
              <w:pStyle w:val="NoSpacing"/>
            </w:pPr>
          </w:p>
        </w:tc>
        <w:tc>
          <w:tcPr>
            <w:tcW w:w="2160" w:type="dxa"/>
          </w:tcPr>
          <w:p w14:paraId="046D3EF2" w14:textId="77777777" w:rsidR="00B35654" w:rsidRDefault="00B35654" w:rsidP="00F85A49">
            <w:pPr>
              <w:pStyle w:val="NoSpacing"/>
            </w:pPr>
            <w:r>
              <w:t xml:space="preserve">M.4 Who’s names appear on the document? </w:t>
            </w:r>
          </w:p>
          <w:p w14:paraId="237732DD" w14:textId="77777777" w:rsidR="00B35654" w:rsidRDefault="00B35654" w:rsidP="00F85A49">
            <w:pPr>
              <w:pStyle w:val="NoSpacing"/>
              <w:rPr>
                <w:i/>
              </w:rPr>
            </w:pPr>
            <w:r>
              <w:rPr>
                <w:i/>
              </w:rPr>
              <w:t xml:space="preserve">Select all that apply </w:t>
            </w:r>
          </w:p>
          <w:p w14:paraId="718594C8" w14:textId="77777777" w:rsidR="00B35654" w:rsidRDefault="00B35654" w:rsidP="00F85A49">
            <w:pPr>
              <w:pStyle w:val="NoSpacing"/>
            </w:pPr>
            <w:r>
              <w:t>1=Household head</w:t>
            </w:r>
          </w:p>
          <w:p w14:paraId="03C27813" w14:textId="77777777" w:rsidR="00B35654" w:rsidRDefault="00B35654" w:rsidP="00F85A49">
            <w:pPr>
              <w:pStyle w:val="NoSpacing"/>
            </w:pPr>
            <w:r>
              <w:t>2=Spouse</w:t>
            </w:r>
          </w:p>
          <w:p w14:paraId="4B58DFDA" w14:textId="44FBD38D" w:rsidR="00B35654" w:rsidRDefault="00B35654" w:rsidP="00F85A49">
            <w:pPr>
              <w:pStyle w:val="NoSpacing"/>
            </w:pPr>
            <w:r>
              <w:t>3=Children</w:t>
            </w:r>
          </w:p>
          <w:p w14:paraId="0329117D" w14:textId="77777777" w:rsidR="00B35654" w:rsidRDefault="00B35654" w:rsidP="00F85A49">
            <w:pPr>
              <w:pStyle w:val="NoSpacing"/>
            </w:pPr>
            <w:r>
              <w:t>4=Parents of head or spouse</w:t>
            </w:r>
          </w:p>
          <w:p w14:paraId="59909B6F" w14:textId="77777777" w:rsidR="00B35654" w:rsidRDefault="00B35654" w:rsidP="00F85A49">
            <w:pPr>
              <w:pStyle w:val="NoSpacing"/>
            </w:pPr>
            <w:r>
              <w:t>5=Entire community/headman/chief</w:t>
            </w:r>
          </w:p>
          <w:p w14:paraId="0BB93DA5" w14:textId="5C7E9405" w:rsidR="00B35654" w:rsidRDefault="00B35654" w:rsidP="00F85A49">
            <w:pPr>
              <w:pStyle w:val="NoSpacing"/>
            </w:pPr>
            <w:r>
              <w:t>6= Previous owner</w:t>
            </w:r>
          </w:p>
          <w:p w14:paraId="2B594379" w14:textId="132C24C4" w:rsidR="00B35654" w:rsidRPr="009C3B70" w:rsidRDefault="00B35654" w:rsidP="00F85A49">
            <w:pPr>
              <w:pStyle w:val="NoSpacing"/>
            </w:pPr>
            <w:r>
              <w:t>97=Other</w:t>
            </w:r>
          </w:p>
        </w:tc>
        <w:tc>
          <w:tcPr>
            <w:tcW w:w="1505" w:type="dxa"/>
          </w:tcPr>
          <w:p w14:paraId="4C72B214" w14:textId="77777777" w:rsidR="00B35654" w:rsidRDefault="00B35654" w:rsidP="00F85A49">
            <w:pPr>
              <w:pStyle w:val="NoSpacing"/>
            </w:pPr>
            <w:r>
              <w:t xml:space="preserve">M.5 Would you like to have paper documentation for this field? </w:t>
            </w:r>
          </w:p>
          <w:p w14:paraId="67267B9C" w14:textId="77777777" w:rsidR="00B35654" w:rsidRDefault="00B35654" w:rsidP="00F85A49">
            <w:pPr>
              <w:pStyle w:val="NoSpacing"/>
            </w:pPr>
          </w:p>
          <w:p w14:paraId="4A61016A" w14:textId="77777777" w:rsidR="00B35654" w:rsidRPr="008F1A89" w:rsidRDefault="00B35654" w:rsidP="009C3B70">
            <w:pPr>
              <w:pStyle w:val="NoSpacing"/>
            </w:pPr>
            <w:r>
              <w:t>0</w:t>
            </w:r>
            <w:r w:rsidRPr="008F1A89">
              <w:t>=No</w:t>
            </w:r>
          </w:p>
          <w:p w14:paraId="06800F03" w14:textId="77777777" w:rsidR="00B35654" w:rsidRPr="008F1A89" w:rsidRDefault="00B35654" w:rsidP="009C3B70">
            <w:pPr>
              <w:pStyle w:val="NoSpacing"/>
            </w:pPr>
            <w:r>
              <w:t>1</w:t>
            </w:r>
            <w:r w:rsidRPr="008F1A89">
              <w:t>=Yes</w:t>
            </w:r>
          </w:p>
          <w:p w14:paraId="79CC8ED9" w14:textId="77777777" w:rsidR="00B35654" w:rsidRPr="008F1A89" w:rsidRDefault="00B35654" w:rsidP="009C3B70">
            <w:pPr>
              <w:pStyle w:val="NoSpacing"/>
            </w:pPr>
            <w:r w:rsidRPr="008F1A89">
              <w:t>888=Don’t know</w:t>
            </w:r>
          </w:p>
          <w:p w14:paraId="379113D8" w14:textId="77777777" w:rsidR="00B35654" w:rsidRPr="008F1A89" w:rsidRDefault="00B35654" w:rsidP="009C3B70">
            <w:pPr>
              <w:pStyle w:val="NoSpacing"/>
            </w:pPr>
            <w:r w:rsidRPr="008F1A89">
              <w:t>999=Prefer not to respond</w:t>
            </w:r>
          </w:p>
          <w:p w14:paraId="5CA5CE5C" w14:textId="5AEF76C4" w:rsidR="00B35654" w:rsidRDefault="00B35654" w:rsidP="00F85A49">
            <w:pPr>
              <w:pStyle w:val="NoSpacing"/>
            </w:pPr>
          </w:p>
        </w:tc>
        <w:tc>
          <w:tcPr>
            <w:tcW w:w="1530" w:type="dxa"/>
          </w:tcPr>
          <w:p w14:paraId="7AE313AD" w14:textId="77777777" w:rsidR="00B35654" w:rsidRDefault="00B35654" w:rsidP="00F85A49">
            <w:pPr>
              <w:pStyle w:val="NoSpacing"/>
            </w:pPr>
            <w:r>
              <w:t xml:space="preserve">M.6 Why would you like to have paper documentation for this field? </w:t>
            </w:r>
          </w:p>
          <w:p w14:paraId="21921348" w14:textId="77777777" w:rsidR="00B35654" w:rsidRDefault="00B35654" w:rsidP="00F85A49">
            <w:pPr>
              <w:pStyle w:val="NoSpacing"/>
              <w:rPr>
                <w:i/>
              </w:rPr>
            </w:pPr>
          </w:p>
          <w:p w14:paraId="6ED80C0B" w14:textId="7152E4F9" w:rsidR="00B35654" w:rsidRPr="00E8536F" w:rsidRDefault="00B35654" w:rsidP="00F85A49">
            <w:pPr>
              <w:pStyle w:val="NoSpacing"/>
              <w:rPr>
                <w:i/>
              </w:rPr>
            </w:pPr>
            <w:r w:rsidRPr="00E8536F">
              <w:rPr>
                <w:i/>
              </w:rPr>
              <w:t>Ask if M5=1</w:t>
            </w:r>
          </w:p>
          <w:p w14:paraId="1F0BC505" w14:textId="77777777" w:rsidR="00B35654" w:rsidRDefault="00B35654" w:rsidP="009C3B70">
            <w:pPr>
              <w:pStyle w:val="NoSpacing"/>
              <w:rPr>
                <w:i/>
              </w:rPr>
            </w:pPr>
          </w:p>
          <w:p w14:paraId="6C68749E" w14:textId="7D9D9C8B" w:rsidR="00B35654" w:rsidRPr="00E8536F" w:rsidRDefault="00B35654" w:rsidP="00F85A49">
            <w:pPr>
              <w:pStyle w:val="NoSpacing"/>
              <w:rPr>
                <w:i/>
              </w:rPr>
            </w:pPr>
            <w:r>
              <w:rPr>
                <w:i/>
              </w:rPr>
              <w:t xml:space="preserve">Probe and code, select all that apply </w:t>
            </w:r>
          </w:p>
          <w:p w14:paraId="3680A6A3" w14:textId="64960514" w:rsidR="00B35654" w:rsidRPr="009C3B70" w:rsidRDefault="00B35654" w:rsidP="00F85A49">
            <w:pPr>
              <w:pStyle w:val="NoSpacing"/>
              <w:rPr>
                <w:i/>
              </w:rPr>
            </w:pPr>
            <w:r>
              <w:rPr>
                <w:i/>
              </w:rPr>
              <w:t>See codes 320 below</w:t>
            </w:r>
          </w:p>
        </w:tc>
        <w:tc>
          <w:tcPr>
            <w:tcW w:w="1530" w:type="dxa"/>
          </w:tcPr>
          <w:p w14:paraId="7CAA42F1" w14:textId="77777777" w:rsidR="00B35654" w:rsidRDefault="00B35654" w:rsidP="00F85A49">
            <w:pPr>
              <w:pStyle w:val="NoSpacing"/>
            </w:pPr>
            <w:r>
              <w:t xml:space="preserve">M.7 Would you be willing to pay money for paper documentation for this field? </w:t>
            </w:r>
          </w:p>
          <w:p w14:paraId="43DDF355" w14:textId="3D3EDE22" w:rsidR="00B35654" w:rsidRDefault="00B35654" w:rsidP="00F85A49">
            <w:pPr>
              <w:pStyle w:val="NoSpacing"/>
              <w:rPr>
                <w:i/>
              </w:rPr>
            </w:pPr>
            <w:r w:rsidRPr="00E8536F">
              <w:rPr>
                <w:i/>
              </w:rPr>
              <w:t>Ask if M5=1</w:t>
            </w:r>
          </w:p>
          <w:p w14:paraId="44B88D85" w14:textId="77777777" w:rsidR="00B35654" w:rsidRDefault="00B35654" w:rsidP="00F85A49">
            <w:pPr>
              <w:pStyle w:val="NoSpacing"/>
              <w:rPr>
                <w:i/>
              </w:rPr>
            </w:pPr>
          </w:p>
          <w:p w14:paraId="23E5989C" w14:textId="3E45573E" w:rsidR="00B35654" w:rsidRDefault="00B35654" w:rsidP="00F85A49">
            <w:pPr>
              <w:pStyle w:val="NoSpacing"/>
              <w:rPr>
                <w:i/>
              </w:rPr>
            </w:pPr>
            <w:r>
              <w:rPr>
                <w:i/>
              </w:rPr>
              <w:t>If No, Skip to M8</w:t>
            </w:r>
          </w:p>
          <w:p w14:paraId="509D04E4" w14:textId="77777777" w:rsidR="00B35654" w:rsidRPr="00E8536F" w:rsidRDefault="00B35654" w:rsidP="00F85A49">
            <w:pPr>
              <w:pStyle w:val="NoSpacing"/>
              <w:rPr>
                <w:i/>
              </w:rPr>
            </w:pPr>
          </w:p>
          <w:p w14:paraId="2AD71103" w14:textId="77777777" w:rsidR="00B35654" w:rsidRPr="008F1A89" w:rsidRDefault="00B35654" w:rsidP="009C3B70">
            <w:pPr>
              <w:pStyle w:val="NoSpacing"/>
            </w:pPr>
            <w:r>
              <w:t>0</w:t>
            </w:r>
            <w:r w:rsidRPr="008F1A89">
              <w:t>=No</w:t>
            </w:r>
          </w:p>
          <w:p w14:paraId="17B46481" w14:textId="77777777" w:rsidR="00B35654" w:rsidRPr="008F1A89" w:rsidRDefault="00B35654" w:rsidP="009C3B70">
            <w:pPr>
              <w:pStyle w:val="NoSpacing"/>
            </w:pPr>
            <w:r>
              <w:t>1</w:t>
            </w:r>
            <w:r w:rsidRPr="008F1A89">
              <w:t>=Yes</w:t>
            </w:r>
          </w:p>
          <w:p w14:paraId="7E80561E" w14:textId="77777777" w:rsidR="00B35654" w:rsidRPr="008F1A89" w:rsidRDefault="00B35654" w:rsidP="009C3B70">
            <w:pPr>
              <w:pStyle w:val="NoSpacing"/>
            </w:pPr>
            <w:r w:rsidRPr="008F1A89">
              <w:t>888=Don’t know</w:t>
            </w:r>
          </w:p>
          <w:p w14:paraId="78BDE1D6" w14:textId="504F74C0" w:rsidR="00B35654" w:rsidRDefault="00B35654" w:rsidP="00F85A49">
            <w:pPr>
              <w:pStyle w:val="NoSpacing"/>
            </w:pPr>
            <w:r w:rsidRPr="008F1A89">
              <w:t>999=Prefer not to respon</w:t>
            </w:r>
            <w:r>
              <w:t>d</w:t>
            </w:r>
          </w:p>
        </w:tc>
        <w:tc>
          <w:tcPr>
            <w:tcW w:w="1530" w:type="dxa"/>
          </w:tcPr>
          <w:p w14:paraId="34CCE057" w14:textId="063430EC" w:rsidR="00B35654" w:rsidRDefault="00B35654" w:rsidP="00F85A49">
            <w:pPr>
              <w:pStyle w:val="NoSpacing"/>
            </w:pPr>
            <w:r>
              <w:t xml:space="preserve">M.8 Why would you not like to have paper documentation for this field? </w:t>
            </w:r>
          </w:p>
          <w:p w14:paraId="32D191B2" w14:textId="77777777" w:rsidR="00B35654" w:rsidRDefault="00B35654" w:rsidP="00F85A49">
            <w:pPr>
              <w:pStyle w:val="NoSpacing"/>
            </w:pPr>
          </w:p>
          <w:p w14:paraId="2FDCA215" w14:textId="1F29BB86" w:rsidR="00B35654" w:rsidRPr="00E8536F" w:rsidRDefault="00B35654" w:rsidP="00F85A49">
            <w:pPr>
              <w:pStyle w:val="NoSpacing"/>
              <w:rPr>
                <w:i/>
              </w:rPr>
            </w:pPr>
            <w:r w:rsidRPr="00E8536F">
              <w:rPr>
                <w:i/>
              </w:rPr>
              <w:t>Ask if M5=0</w:t>
            </w:r>
          </w:p>
          <w:p w14:paraId="2CCF1E99" w14:textId="77777777" w:rsidR="00B35654" w:rsidRPr="00E8536F" w:rsidRDefault="00B35654" w:rsidP="00F85A49">
            <w:pPr>
              <w:pStyle w:val="NoSpacing"/>
              <w:rPr>
                <w:i/>
              </w:rPr>
            </w:pPr>
          </w:p>
          <w:p w14:paraId="20D5B19F" w14:textId="410BD2AA" w:rsidR="00B35654" w:rsidRPr="009C3B70" w:rsidRDefault="00B35654" w:rsidP="00F85A49">
            <w:pPr>
              <w:pStyle w:val="NoSpacing"/>
              <w:rPr>
                <w:i/>
              </w:rPr>
            </w:pPr>
            <w:r w:rsidRPr="00E8536F">
              <w:rPr>
                <w:i/>
              </w:rPr>
              <w:t xml:space="preserve">Probe and code, select all that apply </w:t>
            </w:r>
          </w:p>
          <w:p w14:paraId="136379A8" w14:textId="43E4D88E" w:rsidR="00B35654" w:rsidRPr="009C3B70" w:rsidRDefault="00B35654" w:rsidP="00F85A49">
            <w:pPr>
              <w:pStyle w:val="NoSpacing"/>
              <w:rPr>
                <w:i/>
              </w:rPr>
            </w:pPr>
            <w:r>
              <w:rPr>
                <w:i/>
              </w:rPr>
              <w:t xml:space="preserve">See codes 321 below </w:t>
            </w:r>
          </w:p>
        </w:tc>
      </w:tr>
      <w:tr w:rsidR="00B35654" w:rsidRPr="008F1A89" w14:paraId="57EBDE83" w14:textId="77777777" w:rsidTr="00B35654">
        <w:trPr>
          <w:trHeight w:val="20"/>
          <w:jc w:val="center"/>
        </w:trPr>
        <w:tc>
          <w:tcPr>
            <w:tcW w:w="720" w:type="dxa"/>
          </w:tcPr>
          <w:p w14:paraId="2E82570A" w14:textId="4EF2DAFB" w:rsidR="00B35654" w:rsidRPr="008F1A89" w:rsidRDefault="00B35654" w:rsidP="00F85A49">
            <w:pPr>
              <w:pStyle w:val="NoSpacing"/>
              <w:rPr>
                <w:b/>
                <w:bCs/>
                <w:sz w:val="18"/>
              </w:rPr>
            </w:pPr>
            <w:r w:rsidRPr="008F1A89">
              <w:rPr>
                <w:b/>
                <w:bCs/>
                <w:sz w:val="18"/>
              </w:rPr>
              <w:t>FIELD</w:t>
            </w:r>
          </w:p>
        </w:tc>
        <w:tc>
          <w:tcPr>
            <w:tcW w:w="766" w:type="dxa"/>
          </w:tcPr>
          <w:p w14:paraId="5951E2B6" w14:textId="77777777" w:rsidR="00B35654" w:rsidRPr="008F1A89" w:rsidRDefault="00B35654" w:rsidP="00F85A49">
            <w:pPr>
              <w:pStyle w:val="NoSpacing"/>
              <w:rPr>
                <w:b/>
                <w:bCs/>
                <w:sz w:val="18"/>
              </w:rPr>
            </w:pPr>
            <w:proofErr w:type="spellStart"/>
            <w:r w:rsidRPr="008F1A89">
              <w:rPr>
                <w:b/>
                <w:bCs/>
                <w:sz w:val="18"/>
              </w:rPr>
              <w:t>f_nickname</w:t>
            </w:r>
            <w:proofErr w:type="spellEnd"/>
          </w:p>
        </w:tc>
        <w:tc>
          <w:tcPr>
            <w:tcW w:w="2451" w:type="dxa"/>
          </w:tcPr>
          <w:p w14:paraId="35735648" w14:textId="77777777" w:rsidR="00B35654" w:rsidRPr="008F1A89" w:rsidRDefault="00B35654" w:rsidP="00F85A49">
            <w:pPr>
              <w:pStyle w:val="NoSpacing"/>
              <w:rPr>
                <w:b/>
                <w:bCs/>
                <w:sz w:val="18"/>
              </w:rPr>
            </w:pPr>
            <w:proofErr w:type="spellStart"/>
            <w:r w:rsidRPr="008F1A89">
              <w:rPr>
                <w:b/>
                <w:bCs/>
                <w:sz w:val="18"/>
              </w:rPr>
              <w:t>tenurestatus</w:t>
            </w:r>
            <w:proofErr w:type="spellEnd"/>
          </w:p>
        </w:tc>
        <w:tc>
          <w:tcPr>
            <w:tcW w:w="1906" w:type="dxa"/>
          </w:tcPr>
          <w:p w14:paraId="24C1CCCB" w14:textId="77777777" w:rsidR="00B35654" w:rsidRPr="008F1A89" w:rsidRDefault="00B35654" w:rsidP="00F85A49">
            <w:pPr>
              <w:pStyle w:val="NoSpacing"/>
              <w:rPr>
                <w:b/>
                <w:bCs/>
                <w:sz w:val="18"/>
              </w:rPr>
            </w:pPr>
            <w:proofErr w:type="spellStart"/>
            <w:r w:rsidRPr="008F1A89">
              <w:rPr>
                <w:b/>
                <w:bCs/>
                <w:sz w:val="18"/>
              </w:rPr>
              <w:t>paperdoc</w:t>
            </w:r>
            <w:proofErr w:type="spellEnd"/>
          </w:p>
        </w:tc>
        <w:tc>
          <w:tcPr>
            <w:tcW w:w="1440" w:type="dxa"/>
          </w:tcPr>
          <w:p w14:paraId="39DA49E9" w14:textId="77777777" w:rsidR="00B35654" w:rsidRPr="008F1A89" w:rsidRDefault="00B35654" w:rsidP="00F85A49">
            <w:pPr>
              <w:pStyle w:val="NoSpacing"/>
              <w:rPr>
                <w:b/>
                <w:bCs/>
                <w:sz w:val="18"/>
              </w:rPr>
            </w:pPr>
            <w:r w:rsidRPr="008F1A89">
              <w:rPr>
                <w:b/>
                <w:bCs/>
                <w:sz w:val="18"/>
              </w:rPr>
              <w:t>document</w:t>
            </w:r>
          </w:p>
        </w:tc>
        <w:tc>
          <w:tcPr>
            <w:tcW w:w="2160" w:type="dxa"/>
          </w:tcPr>
          <w:p w14:paraId="7A7A9671" w14:textId="77777777" w:rsidR="00B35654" w:rsidRPr="008F1A89" w:rsidRDefault="00B35654" w:rsidP="00F85A49">
            <w:pPr>
              <w:pStyle w:val="NoSpacing"/>
              <w:rPr>
                <w:b/>
                <w:bCs/>
                <w:sz w:val="18"/>
              </w:rPr>
            </w:pPr>
          </w:p>
        </w:tc>
        <w:tc>
          <w:tcPr>
            <w:tcW w:w="1505" w:type="dxa"/>
          </w:tcPr>
          <w:p w14:paraId="42BEDF8E" w14:textId="1A7E4DC7" w:rsidR="00B35654" w:rsidRPr="008F1A89" w:rsidRDefault="00B35654" w:rsidP="00F85A49">
            <w:pPr>
              <w:pStyle w:val="NoSpacing"/>
              <w:rPr>
                <w:b/>
                <w:bCs/>
                <w:sz w:val="18"/>
              </w:rPr>
            </w:pPr>
          </w:p>
        </w:tc>
        <w:tc>
          <w:tcPr>
            <w:tcW w:w="1530" w:type="dxa"/>
          </w:tcPr>
          <w:p w14:paraId="1C21F4E3" w14:textId="5FEA8360" w:rsidR="00B35654" w:rsidRPr="008F1A89" w:rsidRDefault="00B35654" w:rsidP="00F85A49">
            <w:pPr>
              <w:pStyle w:val="NoSpacing"/>
              <w:rPr>
                <w:b/>
                <w:bCs/>
                <w:sz w:val="18"/>
              </w:rPr>
            </w:pPr>
          </w:p>
        </w:tc>
        <w:tc>
          <w:tcPr>
            <w:tcW w:w="1530" w:type="dxa"/>
          </w:tcPr>
          <w:p w14:paraId="0606CE90" w14:textId="00857D3B" w:rsidR="00B35654" w:rsidRPr="008F1A89" w:rsidRDefault="00B35654" w:rsidP="00F85A49">
            <w:pPr>
              <w:pStyle w:val="NoSpacing"/>
              <w:rPr>
                <w:b/>
                <w:bCs/>
                <w:sz w:val="18"/>
              </w:rPr>
            </w:pPr>
          </w:p>
        </w:tc>
        <w:tc>
          <w:tcPr>
            <w:tcW w:w="1530" w:type="dxa"/>
          </w:tcPr>
          <w:p w14:paraId="0A29B007" w14:textId="568E8E5D" w:rsidR="00B35654" w:rsidRPr="008F1A89" w:rsidRDefault="00B35654" w:rsidP="00F85A49">
            <w:pPr>
              <w:pStyle w:val="NoSpacing"/>
              <w:rPr>
                <w:b/>
                <w:bCs/>
                <w:sz w:val="18"/>
              </w:rPr>
            </w:pPr>
          </w:p>
        </w:tc>
      </w:tr>
      <w:tr w:rsidR="00B35654" w:rsidRPr="008F1A89" w14:paraId="3BECEBE7" w14:textId="77777777" w:rsidTr="00B35654">
        <w:trPr>
          <w:trHeight w:val="20"/>
          <w:jc w:val="center"/>
        </w:trPr>
        <w:tc>
          <w:tcPr>
            <w:tcW w:w="720" w:type="dxa"/>
          </w:tcPr>
          <w:p w14:paraId="0EC41EF6" w14:textId="77777777" w:rsidR="00B35654" w:rsidRPr="008F1A89" w:rsidRDefault="00B35654" w:rsidP="00F85A49">
            <w:pPr>
              <w:pStyle w:val="NoSpacing"/>
            </w:pPr>
            <w:r w:rsidRPr="008F1A89">
              <w:t>1</w:t>
            </w:r>
          </w:p>
        </w:tc>
        <w:tc>
          <w:tcPr>
            <w:tcW w:w="766" w:type="dxa"/>
          </w:tcPr>
          <w:p w14:paraId="14E46EE7" w14:textId="77777777" w:rsidR="00B35654" w:rsidRPr="008F1A89" w:rsidRDefault="00B35654" w:rsidP="00F85A49">
            <w:pPr>
              <w:pStyle w:val="NoSpacing"/>
            </w:pPr>
          </w:p>
        </w:tc>
        <w:tc>
          <w:tcPr>
            <w:tcW w:w="2451" w:type="dxa"/>
          </w:tcPr>
          <w:p w14:paraId="1A7F5BDA" w14:textId="77777777" w:rsidR="00B35654" w:rsidRPr="008F1A89" w:rsidRDefault="00B35654" w:rsidP="00F85A49">
            <w:pPr>
              <w:pStyle w:val="NoSpacing"/>
            </w:pPr>
          </w:p>
        </w:tc>
        <w:tc>
          <w:tcPr>
            <w:tcW w:w="1906" w:type="dxa"/>
          </w:tcPr>
          <w:p w14:paraId="22F37C0F" w14:textId="77777777" w:rsidR="00B35654" w:rsidRPr="008F1A89" w:rsidRDefault="00B35654" w:rsidP="00F85A49">
            <w:pPr>
              <w:pStyle w:val="NoSpacing"/>
            </w:pPr>
          </w:p>
        </w:tc>
        <w:tc>
          <w:tcPr>
            <w:tcW w:w="1440" w:type="dxa"/>
          </w:tcPr>
          <w:p w14:paraId="71EB1853" w14:textId="77777777" w:rsidR="00B35654" w:rsidRPr="008F1A89" w:rsidRDefault="00B35654" w:rsidP="00F85A49">
            <w:pPr>
              <w:pStyle w:val="NoSpacing"/>
            </w:pPr>
          </w:p>
        </w:tc>
        <w:tc>
          <w:tcPr>
            <w:tcW w:w="2160" w:type="dxa"/>
          </w:tcPr>
          <w:p w14:paraId="7C7F3C25" w14:textId="77777777" w:rsidR="00B35654" w:rsidRPr="008F1A89" w:rsidRDefault="00B35654" w:rsidP="00F85A49">
            <w:pPr>
              <w:pStyle w:val="NoSpacing"/>
            </w:pPr>
          </w:p>
        </w:tc>
        <w:tc>
          <w:tcPr>
            <w:tcW w:w="1505" w:type="dxa"/>
          </w:tcPr>
          <w:p w14:paraId="37F53D48" w14:textId="4BEA745F" w:rsidR="00B35654" w:rsidRPr="008F1A89" w:rsidRDefault="00B35654" w:rsidP="00F85A49">
            <w:pPr>
              <w:pStyle w:val="NoSpacing"/>
            </w:pPr>
          </w:p>
        </w:tc>
        <w:tc>
          <w:tcPr>
            <w:tcW w:w="1530" w:type="dxa"/>
          </w:tcPr>
          <w:p w14:paraId="1EFA7FE6" w14:textId="2F9310B8" w:rsidR="00B35654" w:rsidRPr="008F1A89" w:rsidRDefault="00B35654" w:rsidP="00F85A49">
            <w:pPr>
              <w:pStyle w:val="NoSpacing"/>
            </w:pPr>
          </w:p>
        </w:tc>
        <w:tc>
          <w:tcPr>
            <w:tcW w:w="1530" w:type="dxa"/>
          </w:tcPr>
          <w:p w14:paraId="033A21AB" w14:textId="5DBC61A3" w:rsidR="00B35654" w:rsidRPr="008F1A89" w:rsidRDefault="00B35654" w:rsidP="00F85A49">
            <w:pPr>
              <w:pStyle w:val="NoSpacing"/>
            </w:pPr>
          </w:p>
        </w:tc>
        <w:tc>
          <w:tcPr>
            <w:tcW w:w="1530" w:type="dxa"/>
          </w:tcPr>
          <w:p w14:paraId="0C3755FB" w14:textId="1522E72B" w:rsidR="00B35654" w:rsidRPr="008F1A89" w:rsidRDefault="00B35654" w:rsidP="00F85A49">
            <w:pPr>
              <w:pStyle w:val="NoSpacing"/>
            </w:pPr>
          </w:p>
        </w:tc>
      </w:tr>
      <w:tr w:rsidR="00B35654" w:rsidRPr="008F1A89" w14:paraId="1B873C3D" w14:textId="77777777" w:rsidTr="00B35654">
        <w:trPr>
          <w:trHeight w:val="20"/>
          <w:jc w:val="center"/>
        </w:trPr>
        <w:tc>
          <w:tcPr>
            <w:tcW w:w="720" w:type="dxa"/>
          </w:tcPr>
          <w:p w14:paraId="0B22C946" w14:textId="77777777" w:rsidR="00B35654" w:rsidRPr="008F1A89" w:rsidRDefault="00B35654" w:rsidP="00F85A49">
            <w:pPr>
              <w:pStyle w:val="NoSpacing"/>
            </w:pPr>
            <w:r w:rsidRPr="008F1A89">
              <w:t>2</w:t>
            </w:r>
          </w:p>
        </w:tc>
        <w:tc>
          <w:tcPr>
            <w:tcW w:w="766" w:type="dxa"/>
          </w:tcPr>
          <w:p w14:paraId="5090396D" w14:textId="77777777" w:rsidR="00B35654" w:rsidRPr="008F1A89" w:rsidRDefault="00B35654" w:rsidP="00F85A49">
            <w:pPr>
              <w:pStyle w:val="NoSpacing"/>
            </w:pPr>
          </w:p>
        </w:tc>
        <w:tc>
          <w:tcPr>
            <w:tcW w:w="2451" w:type="dxa"/>
          </w:tcPr>
          <w:p w14:paraId="47F7F0E0" w14:textId="77777777" w:rsidR="00B35654" w:rsidRPr="008F1A89" w:rsidRDefault="00B35654" w:rsidP="00F85A49">
            <w:pPr>
              <w:pStyle w:val="NoSpacing"/>
            </w:pPr>
          </w:p>
        </w:tc>
        <w:tc>
          <w:tcPr>
            <w:tcW w:w="1906" w:type="dxa"/>
          </w:tcPr>
          <w:p w14:paraId="0DE098E5" w14:textId="77777777" w:rsidR="00B35654" w:rsidRPr="008F1A89" w:rsidRDefault="00B35654" w:rsidP="00F85A49">
            <w:pPr>
              <w:pStyle w:val="NoSpacing"/>
            </w:pPr>
          </w:p>
        </w:tc>
        <w:tc>
          <w:tcPr>
            <w:tcW w:w="1440" w:type="dxa"/>
          </w:tcPr>
          <w:p w14:paraId="7C5642A8" w14:textId="77777777" w:rsidR="00B35654" w:rsidRPr="008F1A89" w:rsidRDefault="00B35654" w:rsidP="00F85A49">
            <w:pPr>
              <w:pStyle w:val="NoSpacing"/>
            </w:pPr>
          </w:p>
        </w:tc>
        <w:tc>
          <w:tcPr>
            <w:tcW w:w="2160" w:type="dxa"/>
          </w:tcPr>
          <w:p w14:paraId="258DBD11" w14:textId="77777777" w:rsidR="00B35654" w:rsidRPr="008F1A89" w:rsidRDefault="00B35654" w:rsidP="00F85A49">
            <w:pPr>
              <w:pStyle w:val="NoSpacing"/>
            </w:pPr>
          </w:p>
        </w:tc>
        <w:tc>
          <w:tcPr>
            <w:tcW w:w="1505" w:type="dxa"/>
          </w:tcPr>
          <w:p w14:paraId="76F2B466" w14:textId="38335D44" w:rsidR="00B35654" w:rsidRPr="008F1A89" w:rsidRDefault="00B35654" w:rsidP="00F85A49">
            <w:pPr>
              <w:pStyle w:val="NoSpacing"/>
            </w:pPr>
          </w:p>
        </w:tc>
        <w:tc>
          <w:tcPr>
            <w:tcW w:w="1530" w:type="dxa"/>
          </w:tcPr>
          <w:p w14:paraId="00312D01" w14:textId="563CD636" w:rsidR="00B35654" w:rsidRPr="008F1A89" w:rsidRDefault="00B35654" w:rsidP="00F85A49">
            <w:pPr>
              <w:pStyle w:val="NoSpacing"/>
            </w:pPr>
          </w:p>
        </w:tc>
        <w:tc>
          <w:tcPr>
            <w:tcW w:w="1530" w:type="dxa"/>
          </w:tcPr>
          <w:p w14:paraId="38EA4033" w14:textId="0B0955E7" w:rsidR="00B35654" w:rsidRPr="008F1A89" w:rsidRDefault="00B35654" w:rsidP="00F85A49">
            <w:pPr>
              <w:pStyle w:val="NoSpacing"/>
            </w:pPr>
          </w:p>
        </w:tc>
        <w:tc>
          <w:tcPr>
            <w:tcW w:w="1530" w:type="dxa"/>
          </w:tcPr>
          <w:p w14:paraId="52F8559D" w14:textId="023295B1" w:rsidR="00B35654" w:rsidRPr="008F1A89" w:rsidRDefault="00B35654" w:rsidP="00F85A49">
            <w:pPr>
              <w:pStyle w:val="NoSpacing"/>
            </w:pPr>
          </w:p>
        </w:tc>
      </w:tr>
      <w:tr w:rsidR="00B35654" w:rsidRPr="008F1A89" w14:paraId="3EE04CED" w14:textId="77777777" w:rsidTr="00B35654">
        <w:trPr>
          <w:trHeight w:val="20"/>
          <w:jc w:val="center"/>
        </w:trPr>
        <w:tc>
          <w:tcPr>
            <w:tcW w:w="720" w:type="dxa"/>
          </w:tcPr>
          <w:p w14:paraId="2E1EA00A" w14:textId="77777777" w:rsidR="00B35654" w:rsidRPr="008F1A89" w:rsidRDefault="00B35654" w:rsidP="00F85A49">
            <w:pPr>
              <w:pStyle w:val="NoSpacing"/>
            </w:pPr>
            <w:r w:rsidRPr="008F1A89">
              <w:t>3</w:t>
            </w:r>
          </w:p>
        </w:tc>
        <w:tc>
          <w:tcPr>
            <w:tcW w:w="766" w:type="dxa"/>
          </w:tcPr>
          <w:p w14:paraId="67EE7C18" w14:textId="77777777" w:rsidR="00B35654" w:rsidRPr="008F1A89" w:rsidRDefault="00B35654" w:rsidP="00F85A49">
            <w:pPr>
              <w:pStyle w:val="NoSpacing"/>
            </w:pPr>
          </w:p>
        </w:tc>
        <w:tc>
          <w:tcPr>
            <w:tcW w:w="2451" w:type="dxa"/>
          </w:tcPr>
          <w:p w14:paraId="431B841A" w14:textId="77777777" w:rsidR="00B35654" w:rsidRPr="008F1A89" w:rsidRDefault="00B35654" w:rsidP="00F85A49">
            <w:pPr>
              <w:pStyle w:val="NoSpacing"/>
            </w:pPr>
          </w:p>
        </w:tc>
        <w:tc>
          <w:tcPr>
            <w:tcW w:w="1906" w:type="dxa"/>
          </w:tcPr>
          <w:p w14:paraId="11A7BC0E" w14:textId="77777777" w:rsidR="00B35654" w:rsidRPr="008F1A89" w:rsidRDefault="00B35654" w:rsidP="00F85A49">
            <w:pPr>
              <w:pStyle w:val="NoSpacing"/>
            </w:pPr>
          </w:p>
        </w:tc>
        <w:tc>
          <w:tcPr>
            <w:tcW w:w="1440" w:type="dxa"/>
          </w:tcPr>
          <w:p w14:paraId="6AE61A0F" w14:textId="77777777" w:rsidR="00B35654" w:rsidRPr="008F1A89" w:rsidRDefault="00B35654" w:rsidP="00F85A49">
            <w:pPr>
              <w:pStyle w:val="NoSpacing"/>
            </w:pPr>
          </w:p>
        </w:tc>
        <w:tc>
          <w:tcPr>
            <w:tcW w:w="2160" w:type="dxa"/>
          </w:tcPr>
          <w:p w14:paraId="588E2CCF" w14:textId="77777777" w:rsidR="00B35654" w:rsidRPr="008F1A89" w:rsidRDefault="00B35654" w:rsidP="00F85A49">
            <w:pPr>
              <w:pStyle w:val="NoSpacing"/>
            </w:pPr>
          </w:p>
        </w:tc>
        <w:tc>
          <w:tcPr>
            <w:tcW w:w="1505" w:type="dxa"/>
          </w:tcPr>
          <w:p w14:paraId="055BFD86" w14:textId="499AF3F7" w:rsidR="00B35654" w:rsidRPr="008F1A89" w:rsidRDefault="00B35654" w:rsidP="00F85A49">
            <w:pPr>
              <w:pStyle w:val="NoSpacing"/>
            </w:pPr>
          </w:p>
        </w:tc>
        <w:tc>
          <w:tcPr>
            <w:tcW w:w="1530" w:type="dxa"/>
          </w:tcPr>
          <w:p w14:paraId="5D36E70C" w14:textId="57FFA4A4" w:rsidR="00B35654" w:rsidRPr="008F1A89" w:rsidRDefault="00B35654" w:rsidP="00F85A49">
            <w:pPr>
              <w:pStyle w:val="NoSpacing"/>
            </w:pPr>
          </w:p>
        </w:tc>
        <w:tc>
          <w:tcPr>
            <w:tcW w:w="1530" w:type="dxa"/>
          </w:tcPr>
          <w:p w14:paraId="5B78C452" w14:textId="799827AC" w:rsidR="00B35654" w:rsidRPr="008F1A89" w:rsidRDefault="00B35654" w:rsidP="00F85A49">
            <w:pPr>
              <w:pStyle w:val="NoSpacing"/>
            </w:pPr>
          </w:p>
        </w:tc>
        <w:tc>
          <w:tcPr>
            <w:tcW w:w="1530" w:type="dxa"/>
          </w:tcPr>
          <w:p w14:paraId="466C2882" w14:textId="08DA477D" w:rsidR="00B35654" w:rsidRPr="008F1A89" w:rsidRDefault="00B35654" w:rsidP="00F85A49">
            <w:pPr>
              <w:pStyle w:val="NoSpacing"/>
            </w:pPr>
          </w:p>
        </w:tc>
      </w:tr>
      <w:tr w:rsidR="00B35654" w:rsidRPr="008F1A89" w14:paraId="4484713E" w14:textId="77777777" w:rsidTr="00B35654">
        <w:trPr>
          <w:trHeight w:val="20"/>
          <w:jc w:val="center"/>
        </w:trPr>
        <w:tc>
          <w:tcPr>
            <w:tcW w:w="720" w:type="dxa"/>
          </w:tcPr>
          <w:p w14:paraId="3DF40002" w14:textId="77777777" w:rsidR="00B35654" w:rsidRPr="008F1A89" w:rsidRDefault="00B35654" w:rsidP="00F85A49">
            <w:pPr>
              <w:pStyle w:val="NoSpacing"/>
            </w:pPr>
            <w:r w:rsidRPr="008F1A89">
              <w:t>4</w:t>
            </w:r>
          </w:p>
        </w:tc>
        <w:tc>
          <w:tcPr>
            <w:tcW w:w="766" w:type="dxa"/>
          </w:tcPr>
          <w:p w14:paraId="54B11362" w14:textId="77777777" w:rsidR="00B35654" w:rsidRPr="008F1A89" w:rsidRDefault="00B35654" w:rsidP="00F85A49">
            <w:pPr>
              <w:pStyle w:val="NoSpacing"/>
            </w:pPr>
          </w:p>
        </w:tc>
        <w:tc>
          <w:tcPr>
            <w:tcW w:w="2451" w:type="dxa"/>
          </w:tcPr>
          <w:p w14:paraId="28417B75" w14:textId="77777777" w:rsidR="00B35654" w:rsidRPr="008F1A89" w:rsidRDefault="00B35654" w:rsidP="00F85A49">
            <w:pPr>
              <w:pStyle w:val="NoSpacing"/>
            </w:pPr>
          </w:p>
        </w:tc>
        <w:tc>
          <w:tcPr>
            <w:tcW w:w="1906" w:type="dxa"/>
          </w:tcPr>
          <w:p w14:paraId="7329FDB5" w14:textId="77777777" w:rsidR="00B35654" w:rsidRPr="008F1A89" w:rsidRDefault="00B35654" w:rsidP="00F85A49">
            <w:pPr>
              <w:pStyle w:val="NoSpacing"/>
            </w:pPr>
          </w:p>
        </w:tc>
        <w:tc>
          <w:tcPr>
            <w:tcW w:w="1440" w:type="dxa"/>
          </w:tcPr>
          <w:p w14:paraId="2CF71087" w14:textId="77777777" w:rsidR="00B35654" w:rsidRPr="008F1A89" w:rsidRDefault="00B35654" w:rsidP="00F85A49">
            <w:pPr>
              <w:pStyle w:val="NoSpacing"/>
            </w:pPr>
          </w:p>
        </w:tc>
        <w:tc>
          <w:tcPr>
            <w:tcW w:w="2160" w:type="dxa"/>
          </w:tcPr>
          <w:p w14:paraId="539E8D7B" w14:textId="77777777" w:rsidR="00B35654" w:rsidRPr="008F1A89" w:rsidRDefault="00B35654" w:rsidP="00F85A49">
            <w:pPr>
              <w:pStyle w:val="NoSpacing"/>
            </w:pPr>
          </w:p>
        </w:tc>
        <w:tc>
          <w:tcPr>
            <w:tcW w:w="1505" w:type="dxa"/>
          </w:tcPr>
          <w:p w14:paraId="37A52692" w14:textId="6159F87C" w:rsidR="00B35654" w:rsidRPr="008F1A89" w:rsidRDefault="00B35654" w:rsidP="00F85A49">
            <w:pPr>
              <w:pStyle w:val="NoSpacing"/>
            </w:pPr>
          </w:p>
        </w:tc>
        <w:tc>
          <w:tcPr>
            <w:tcW w:w="1530" w:type="dxa"/>
          </w:tcPr>
          <w:p w14:paraId="2FD34AA1" w14:textId="3519BE45" w:rsidR="00B35654" w:rsidRPr="008F1A89" w:rsidRDefault="00B35654" w:rsidP="00F85A49">
            <w:pPr>
              <w:pStyle w:val="NoSpacing"/>
            </w:pPr>
          </w:p>
        </w:tc>
        <w:tc>
          <w:tcPr>
            <w:tcW w:w="1530" w:type="dxa"/>
          </w:tcPr>
          <w:p w14:paraId="68E6E027" w14:textId="1E4A9F70" w:rsidR="00B35654" w:rsidRPr="008F1A89" w:rsidRDefault="00B35654" w:rsidP="00F85A49">
            <w:pPr>
              <w:pStyle w:val="NoSpacing"/>
            </w:pPr>
          </w:p>
        </w:tc>
        <w:tc>
          <w:tcPr>
            <w:tcW w:w="1530" w:type="dxa"/>
          </w:tcPr>
          <w:p w14:paraId="416389E1" w14:textId="302E087F" w:rsidR="00B35654" w:rsidRPr="008F1A89" w:rsidRDefault="00B35654" w:rsidP="00F85A49">
            <w:pPr>
              <w:pStyle w:val="NoSpacing"/>
            </w:pPr>
          </w:p>
        </w:tc>
      </w:tr>
      <w:tr w:rsidR="00B35654" w:rsidRPr="008F1A89" w14:paraId="1148D8FE" w14:textId="77777777" w:rsidTr="00B35654">
        <w:trPr>
          <w:trHeight w:val="20"/>
          <w:jc w:val="center"/>
        </w:trPr>
        <w:tc>
          <w:tcPr>
            <w:tcW w:w="720" w:type="dxa"/>
          </w:tcPr>
          <w:p w14:paraId="27F931AA" w14:textId="77777777" w:rsidR="00B35654" w:rsidRPr="008F1A89" w:rsidRDefault="00B35654" w:rsidP="00F85A49">
            <w:pPr>
              <w:pStyle w:val="NoSpacing"/>
            </w:pPr>
            <w:r w:rsidRPr="008F1A89">
              <w:t>5</w:t>
            </w:r>
          </w:p>
        </w:tc>
        <w:tc>
          <w:tcPr>
            <w:tcW w:w="766" w:type="dxa"/>
          </w:tcPr>
          <w:p w14:paraId="1DF30DF1" w14:textId="77777777" w:rsidR="00B35654" w:rsidRPr="008F1A89" w:rsidRDefault="00B35654" w:rsidP="00F85A49">
            <w:pPr>
              <w:pStyle w:val="NoSpacing"/>
            </w:pPr>
          </w:p>
        </w:tc>
        <w:tc>
          <w:tcPr>
            <w:tcW w:w="2451" w:type="dxa"/>
          </w:tcPr>
          <w:p w14:paraId="106A9F76" w14:textId="77777777" w:rsidR="00B35654" w:rsidRPr="008F1A89" w:rsidRDefault="00B35654" w:rsidP="00F85A49">
            <w:pPr>
              <w:pStyle w:val="NoSpacing"/>
            </w:pPr>
          </w:p>
        </w:tc>
        <w:tc>
          <w:tcPr>
            <w:tcW w:w="1906" w:type="dxa"/>
          </w:tcPr>
          <w:p w14:paraId="65741B3A" w14:textId="77777777" w:rsidR="00B35654" w:rsidRPr="008F1A89" w:rsidRDefault="00B35654" w:rsidP="00F85A49">
            <w:pPr>
              <w:pStyle w:val="NoSpacing"/>
            </w:pPr>
          </w:p>
        </w:tc>
        <w:tc>
          <w:tcPr>
            <w:tcW w:w="1440" w:type="dxa"/>
          </w:tcPr>
          <w:p w14:paraId="3245641A" w14:textId="77777777" w:rsidR="00B35654" w:rsidRPr="008F1A89" w:rsidRDefault="00B35654" w:rsidP="00F85A49">
            <w:pPr>
              <w:pStyle w:val="NoSpacing"/>
            </w:pPr>
          </w:p>
        </w:tc>
        <w:tc>
          <w:tcPr>
            <w:tcW w:w="2160" w:type="dxa"/>
          </w:tcPr>
          <w:p w14:paraId="0173727D" w14:textId="77777777" w:rsidR="00B35654" w:rsidRPr="008F1A89" w:rsidRDefault="00B35654" w:rsidP="00F85A49">
            <w:pPr>
              <w:pStyle w:val="NoSpacing"/>
            </w:pPr>
          </w:p>
        </w:tc>
        <w:tc>
          <w:tcPr>
            <w:tcW w:w="1505" w:type="dxa"/>
          </w:tcPr>
          <w:p w14:paraId="1737C4DE" w14:textId="04A678C3" w:rsidR="00B35654" w:rsidRPr="008F1A89" w:rsidRDefault="00B35654" w:rsidP="00F85A49">
            <w:pPr>
              <w:pStyle w:val="NoSpacing"/>
            </w:pPr>
          </w:p>
        </w:tc>
        <w:tc>
          <w:tcPr>
            <w:tcW w:w="1530" w:type="dxa"/>
          </w:tcPr>
          <w:p w14:paraId="32BE701F" w14:textId="55C59025" w:rsidR="00B35654" w:rsidRPr="008F1A89" w:rsidRDefault="00B35654" w:rsidP="00F85A49">
            <w:pPr>
              <w:pStyle w:val="NoSpacing"/>
            </w:pPr>
          </w:p>
        </w:tc>
        <w:tc>
          <w:tcPr>
            <w:tcW w:w="1530" w:type="dxa"/>
          </w:tcPr>
          <w:p w14:paraId="2B64C04F" w14:textId="57E2CC24" w:rsidR="00B35654" w:rsidRPr="008F1A89" w:rsidRDefault="00B35654" w:rsidP="00F85A49">
            <w:pPr>
              <w:pStyle w:val="NoSpacing"/>
            </w:pPr>
          </w:p>
        </w:tc>
        <w:tc>
          <w:tcPr>
            <w:tcW w:w="1530" w:type="dxa"/>
          </w:tcPr>
          <w:p w14:paraId="6E720259" w14:textId="759E9701" w:rsidR="00B35654" w:rsidRPr="008F1A89" w:rsidRDefault="00B35654" w:rsidP="00F85A49">
            <w:pPr>
              <w:pStyle w:val="NoSpacing"/>
            </w:pPr>
          </w:p>
        </w:tc>
      </w:tr>
      <w:tr w:rsidR="00B35654" w:rsidRPr="008F1A89" w14:paraId="04D12488" w14:textId="77777777" w:rsidTr="00B35654">
        <w:trPr>
          <w:trHeight w:val="20"/>
          <w:jc w:val="center"/>
        </w:trPr>
        <w:tc>
          <w:tcPr>
            <w:tcW w:w="720" w:type="dxa"/>
          </w:tcPr>
          <w:p w14:paraId="32B93502" w14:textId="77777777" w:rsidR="00B35654" w:rsidRPr="008F1A89" w:rsidRDefault="00B35654" w:rsidP="00F85A49">
            <w:pPr>
              <w:pStyle w:val="NoSpacing"/>
            </w:pPr>
            <w:r w:rsidRPr="008F1A89">
              <w:t>6</w:t>
            </w:r>
          </w:p>
        </w:tc>
        <w:tc>
          <w:tcPr>
            <w:tcW w:w="766" w:type="dxa"/>
          </w:tcPr>
          <w:p w14:paraId="06335211" w14:textId="77777777" w:rsidR="00B35654" w:rsidRPr="008F1A89" w:rsidRDefault="00B35654" w:rsidP="00F85A49">
            <w:pPr>
              <w:pStyle w:val="NoSpacing"/>
            </w:pPr>
          </w:p>
        </w:tc>
        <w:tc>
          <w:tcPr>
            <w:tcW w:w="2451" w:type="dxa"/>
          </w:tcPr>
          <w:p w14:paraId="79DFFC76" w14:textId="77777777" w:rsidR="00B35654" w:rsidRPr="008F1A89" w:rsidRDefault="00B35654" w:rsidP="00F85A49">
            <w:pPr>
              <w:pStyle w:val="NoSpacing"/>
            </w:pPr>
          </w:p>
        </w:tc>
        <w:tc>
          <w:tcPr>
            <w:tcW w:w="1906" w:type="dxa"/>
          </w:tcPr>
          <w:p w14:paraId="20E5341A" w14:textId="77777777" w:rsidR="00B35654" w:rsidRPr="008F1A89" w:rsidRDefault="00B35654" w:rsidP="00F85A49">
            <w:pPr>
              <w:pStyle w:val="NoSpacing"/>
            </w:pPr>
          </w:p>
        </w:tc>
        <w:tc>
          <w:tcPr>
            <w:tcW w:w="1440" w:type="dxa"/>
          </w:tcPr>
          <w:p w14:paraId="140C9F64" w14:textId="77777777" w:rsidR="00B35654" w:rsidRPr="008F1A89" w:rsidRDefault="00B35654" w:rsidP="00F85A49">
            <w:pPr>
              <w:pStyle w:val="NoSpacing"/>
            </w:pPr>
          </w:p>
        </w:tc>
        <w:tc>
          <w:tcPr>
            <w:tcW w:w="2160" w:type="dxa"/>
          </w:tcPr>
          <w:p w14:paraId="0A2FCB80" w14:textId="77777777" w:rsidR="00B35654" w:rsidRPr="008F1A89" w:rsidRDefault="00B35654" w:rsidP="00F85A49">
            <w:pPr>
              <w:pStyle w:val="NoSpacing"/>
            </w:pPr>
          </w:p>
        </w:tc>
        <w:tc>
          <w:tcPr>
            <w:tcW w:w="1505" w:type="dxa"/>
          </w:tcPr>
          <w:p w14:paraId="735613A9" w14:textId="44FBC7E1" w:rsidR="00B35654" w:rsidRPr="008F1A89" w:rsidRDefault="00B35654" w:rsidP="00F85A49">
            <w:pPr>
              <w:pStyle w:val="NoSpacing"/>
            </w:pPr>
          </w:p>
        </w:tc>
        <w:tc>
          <w:tcPr>
            <w:tcW w:w="1530" w:type="dxa"/>
          </w:tcPr>
          <w:p w14:paraId="0A957D72" w14:textId="518841ED" w:rsidR="00B35654" w:rsidRPr="008F1A89" w:rsidRDefault="00B35654" w:rsidP="00F85A49">
            <w:pPr>
              <w:pStyle w:val="NoSpacing"/>
            </w:pPr>
          </w:p>
        </w:tc>
        <w:tc>
          <w:tcPr>
            <w:tcW w:w="1530" w:type="dxa"/>
          </w:tcPr>
          <w:p w14:paraId="4F48447F" w14:textId="4EE03671" w:rsidR="00B35654" w:rsidRPr="008F1A89" w:rsidRDefault="00B35654" w:rsidP="00F85A49">
            <w:pPr>
              <w:pStyle w:val="NoSpacing"/>
            </w:pPr>
          </w:p>
        </w:tc>
        <w:tc>
          <w:tcPr>
            <w:tcW w:w="1530" w:type="dxa"/>
          </w:tcPr>
          <w:p w14:paraId="3DDBA4DC" w14:textId="7784CC56" w:rsidR="00B35654" w:rsidRPr="008F1A89" w:rsidRDefault="00B35654" w:rsidP="00F85A49">
            <w:pPr>
              <w:pStyle w:val="NoSpacing"/>
            </w:pPr>
          </w:p>
        </w:tc>
      </w:tr>
      <w:tr w:rsidR="00B35654" w:rsidRPr="008F1A89" w14:paraId="67AD1374" w14:textId="77777777" w:rsidTr="00B35654">
        <w:trPr>
          <w:trHeight w:val="20"/>
          <w:jc w:val="center"/>
        </w:trPr>
        <w:tc>
          <w:tcPr>
            <w:tcW w:w="720" w:type="dxa"/>
          </w:tcPr>
          <w:p w14:paraId="66732236" w14:textId="77777777" w:rsidR="00B35654" w:rsidRPr="008F1A89" w:rsidRDefault="00B35654" w:rsidP="00F85A49">
            <w:pPr>
              <w:pStyle w:val="NoSpacing"/>
            </w:pPr>
            <w:r w:rsidRPr="008F1A89">
              <w:t>7</w:t>
            </w:r>
          </w:p>
        </w:tc>
        <w:tc>
          <w:tcPr>
            <w:tcW w:w="766" w:type="dxa"/>
          </w:tcPr>
          <w:p w14:paraId="69F46348" w14:textId="77777777" w:rsidR="00B35654" w:rsidRPr="008F1A89" w:rsidRDefault="00B35654" w:rsidP="00F85A49">
            <w:pPr>
              <w:pStyle w:val="NoSpacing"/>
            </w:pPr>
          </w:p>
        </w:tc>
        <w:tc>
          <w:tcPr>
            <w:tcW w:w="2451" w:type="dxa"/>
          </w:tcPr>
          <w:p w14:paraId="5F91B00C" w14:textId="77777777" w:rsidR="00B35654" w:rsidRPr="008F1A89" w:rsidRDefault="00B35654" w:rsidP="00F85A49">
            <w:pPr>
              <w:pStyle w:val="NoSpacing"/>
            </w:pPr>
          </w:p>
        </w:tc>
        <w:tc>
          <w:tcPr>
            <w:tcW w:w="1906" w:type="dxa"/>
          </w:tcPr>
          <w:p w14:paraId="731BB5F7" w14:textId="77777777" w:rsidR="00B35654" w:rsidRPr="008F1A89" w:rsidRDefault="00B35654" w:rsidP="00F85A49">
            <w:pPr>
              <w:pStyle w:val="NoSpacing"/>
            </w:pPr>
          </w:p>
        </w:tc>
        <w:tc>
          <w:tcPr>
            <w:tcW w:w="1440" w:type="dxa"/>
          </w:tcPr>
          <w:p w14:paraId="0920BD5E" w14:textId="77777777" w:rsidR="00B35654" w:rsidRPr="008F1A89" w:rsidRDefault="00B35654" w:rsidP="00F85A49">
            <w:pPr>
              <w:pStyle w:val="NoSpacing"/>
            </w:pPr>
          </w:p>
        </w:tc>
        <w:tc>
          <w:tcPr>
            <w:tcW w:w="2160" w:type="dxa"/>
          </w:tcPr>
          <w:p w14:paraId="6CAF7E37" w14:textId="77777777" w:rsidR="00B35654" w:rsidRPr="008F1A89" w:rsidRDefault="00B35654" w:rsidP="00F85A49">
            <w:pPr>
              <w:pStyle w:val="NoSpacing"/>
            </w:pPr>
          </w:p>
        </w:tc>
        <w:tc>
          <w:tcPr>
            <w:tcW w:w="1505" w:type="dxa"/>
          </w:tcPr>
          <w:p w14:paraId="6E6E433A" w14:textId="669E9463" w:rsidR="00B35654" w:rsidRPr="008F1A89" w:rsidRDefault="00B35654" w:rsidP="00F85A49">
            <w:pPr>
              <w:pStyle w:val="NoSpacing"/>
            </w:pPr>
          </w:p>
        </w:tc>
        <w:tc>
          <w:tcPr>
            <w:tcW w:w="1530" w:type="dxa"/>
          </w:tcPr>
          <w:p w14:paraId="52FF2AFA" w14:textId="483D302E" w:rsidR="00B35654" w:rsidRPr="008F1A89" w:rsidRDefault="00B35654" w:rsidP="00F85A49">
            <w:pPr>
              <w:pStyle w:val="NoSpacing"/>
            </w:pPr>
          </w:p>
        </w:tc>
        <w:tc>
          <w:tcPr>
            <w:tcW w:w="1530" w:type="dxa"/>
          </w:tcPr>
          <w:p w14:paraId="08211DDB" w14:textId="23FA4393" w:rsidR="00B35654" w:rsidRPr="008F1A89" w:rsidRDefault="00B35654" w:rsidP="00F85A49">
            <w:pPr>
              <w:pStyle w:val="NoSpacing"/>
            </w:pPr>
          </w:p>
        </w:tc>
        <w:tc>
          <w:tcPr>
            <w:tcW w:w="1530" w:type="dxa"/>
          </w:tcPr>
          <w:p w14:paraId="5F1A4777" w14:textId="62175E93" w:rsidR="00B35654" w:rsidRPr="008F1A89" w:rsidRDefault="00B35654"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tbl>
      <w:tblPr>
        <w:tblW w:w="15057" w:type="dxa"/>
        <w:jc w:val="center"/>
        <w:tblInd w:w="-2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447"/>
        <w:gridCol w:w="3330"/>
        <w:gridCol w:w="4584"/>
        <w:gridCol w:w="3696"/>
      </w:tblGrid>
      <w:tr w:rsidR="003242D8" w:rsidRPr="008F1A89" w14:paraId="6840EAC0" w14:textId="292CDAAA" w:rsidTr="00E8536F">
        <w:trPr>
          <w:jc w:val="center"/>
        </w:trPr>
        <w:tc>
          <w:tcPr>
            <w:tcW w:w="3447" w:type="dxa"/>
          </w:tcPr>
          <w:p w14:paraId="27908504" w14:textId="77777777" w:rsidR="003242D8" w:rsidRPr="008F1A89" w:rsidRDefault="003242D8" w:rsidP="007665FF">
            <w:pPr>
              <w:pStyle w:val="NoSpacing"/>
              <w:rPr>
                <w:b/>
              </w:rPr>
            </w:pPr>
            <w:r>
              <w:rPr>
                <w:b/>
              </w:rPr>
              <w:t>118</w:t>
            </w:r>
            <w:r w:rsidRPr="00995F62">
              <w:rPr>
                <w:b/>
              </w:rPr>
              <w:t>–</w:t>
            </w:r>
            <w:r w:rsidRPr="008F1A89">
              <w:rPr>
                <w:b/>
              </w:rPr>
              <w:t>Documentation Type</w:t>
            </w:r>
          </w:p>
        </w:tc>
        <w:tc>
          <w:tcPr>
            <w:tcW w:w="3330" w:type="dxa"/>
          </w:tcPr>
          <w:p w14:paraId="6E4BAD36" w14:textId="77777777" w:rsidR="003242D8" w:rsidRPr="008F1A89" w:rsidRDefault="003242D8" w:rsidP="007665FF">
            <w:pPr>
              <w:pStyle w:val="NoSpacing"/>
              <w:rPr>
                <w:b/>
              </w:rPr>
            </w:pPr>
            <w:r>
              <w:rPr>
                <w:b/>
              </w:rPr>
              <w:t>119</w:t>
            </w:r>
            <w:r w:rsidRPr="00995F62">
              <w:rPr>
                <w:b/>
              </w:rPr>
              <w:t>–</w:t>
            </w:r>
            <w:r w:rsidRPr="008F1A89">
              <w:rPr>
                <w:b/>
              </w:rPr>
              <w:t>L</w:t>
            </w:r>
            <w:r>
              <w:rPr>
                <w:b/>
              </w:rPr>
              <w:t>ikelihood scale</w:t>
            </w:r>
          </w:p>
        </w:tc>
        <w:tc>
          <w:tcPr>
            <w:tcW w:w="4584" w:type="dxa"/>
          </w:tcPr>
          <w:p w14:paraId="531CAF35" w14:textId="20F7BEDC" w:rsidR="003242D8" w:rsidRDefault="00E8536F" w:rsidP="007665FF">
            <w:pPr>
              <w:pStyle w:val="NoSpacing"/>
              <w:rPr>
                <w:b/>
              </w:rPr>
            </w:pPr>
            <w:r>
              <w:rPr>
                <w:b/>
              </w:rPr>
              <w:t>Paper doc – why-</w:t>
            </w:r>
            <w:r w:rsidR="00DA2B8F">
              <w:rPr>
                <w:b/>
              </w:rPr>
              <w:t xml:space="preserve"> 3</w:t>
            </w:r>
            <w:r>
              <w:rPr>
                <w:b/>
              </w:rPr>
              <w:t>20</w:t>
            </w:r>
          </w:p>
        </w:tc>
        <w:tc>
          <w:tcPr>
            <w:tcW w:w="3696" w:type="dxa"/>
          </w:tcPr>
          <w:p w14:paraId="38CD6DEC" w14:textId="66DDBB2F" w:rsidR="003242D8" w:rsidRDefault="003242D8" w:rsidP="007665FF">
            <w:pPr>
              <w:pStyle w:val="NoSpacing"/>
              <w:rPr>
                <w:b/>
              </w:rPr>
            </w:pPr>
            <w:r>
              <w:rPr>
                <w:b/>
              </w:rPr>
              <w:t>Paper doc – why not</w:t>
            </w:r>
            <w:r w:rsidR="00DA2B8F">
              <w:rPr>
                <w:b/>
              </w:rPr>
              <w:t xml:space="preserve"> - 3</w:t>
            </w:r>
            <w:r w:rsidR="00E8536F">
              <w:rPr>
                <w:b/>
              </w:rPr>
              <w:t>21</w:t>
            </w:r>
          </w:p>
        </w:tc>
      </w:tr>
      <w:tr w:rsidR="003242D8" w:rsidRPr="00355018" w14:paraId="54056720" w14:textId="3BFEB91F" w:rsidTr="00E8536F">
        <w:trPr>
          <w:trHeight w:val="58"/>
          <w:jc w:val="center"/>
        </w:trPr>
        <w:tc>
          <w:tcPr>
            <w:tcW w:w="3447" w:type="dxa"/>
          </w:tcPr>
          <w:p w14:paraId="1D7AA497" w14:textId="77777777" w:rsidR="003242D8" w:rsidRPr="00DE33B3" w:rsidRDefault="003242D8" w:rsidP="00DE33B3">
            <w:pPr>
              <w:pStyle w:val="NoSpacing"/>
            </w:pPr>
            <w:r w:rsidRPr="00DE33B3">
              <w:t>1=Customary land certificate</w:t>
            </w:r>
          </w:p>
          <w:p w14:paraId="0508EA5C" w14:textId="47FA909B" w:rsidR="003242D8" w:rsidRPr="00DE33B3" w:rsidRDefault="003242D8" w:rsidP="00DE33B3">
            <w:pPr>
              <w:pStyle w:val="NoSpacing"/>
            </w:pPr>
            <w:r w:rsidRPr="00DE33B3">
              <w:t>2=State land lease/title—14 year lease</w:t>
            </w:r>
          </w:p>
          <w:p w14:paraId="4213730F" w14:textId="45B768FC" w:rsidR="003242D8" w:rsidRPr="00DE33B3" w:rsidRDefault="003242D8" w:rsidP="00DE33B3">
            <w:pPr>
              <w:pStyle w:val="NoSpacing"/>
            </w:pPr>
            <w:r w:rsidRPr="00DE33B3">
              <w:t>3=State land lease/title—99 year lease</w:t>
            </w:r>
          </w:p>
          <w:p w14:paraId="7F31E3A8" w14:textId="77777777" w:rsidR="003242D8" w:rsidRPr="00DE33B3" w:rsidRDefault="003242D8" w:rsidP="00DE33B3">
            <w:pPr>
              <w:pStyle w:val="NoSpacing"/>
            </w:pPr>
            <w:r w:rsidRPr="00DE33B3">
              <w:t>4=Letter of consent not yet registered with the Ministry of Lands</w:t>
            </w:r>
          </w:p>
          <w:p w14:paraId="37F7A2BC" w14:textId="77777777" w:rsidR="003242D8" w:rsidRPr="00DE33B3" w:rsidRDefault="003242D8" w:rsidP="00DE33B3">
            <w:pPr>
              <w:pStyle w:val="NoSpacing"/>
            </w:pPr>
            <w:r w:rsidRPr="00DE33B3">
              <w:t>5=Other documentation</w:t>
            </w:r>
          </w:p>
        </w:tc>
        <w:tc>
          <w:tcPr>
            <w:tcW w:w="3330" w:type="dxa"/>
          </w:tcPr>
          <w:p w14:paraId="322AE622" w14:textId="77777777" w:rsidR="003242D8" w:rsidRPr="00DE33B3" w:rsidRDefault="003242D8" w:rsidP="00DE33B3">
            <w:pPr>
              <w:pStyle w:val="NoSpacing"/>
            </w:pPr>
            <w:r w:rsidRPr="00DE33B3">
              <w:t>1=Impossible/would never happen</w:t>
            </w:r>
          </w:p>
          <w:p w14:paraId="32CB660B" w14:textId="77777777" w:rsidR="003242D8" w:rsidRPr="00DE33B3" w:rsidRDefault="003242D8" w:rsidP="00DE33B3">
            <w:pPr>
              <w:pStyle w:val="NoSpacing"/>
            </w:pPr>
            <w:r w:rsidRPr="00DE33B3">
              <w:t xml:space="preserve">2=Highly unlikely </w:t>
            </w:r>
          </w:p>
          <w:p w14:paraId="4016769C" w14:textId="77777777" w:rsidR="003242D8" w:rsidRPr="00DE33B3" w:rsidRDefault="003242D8" w:rsidP="00DE33B3">
            <w:pPr>
              <w:pStyle w:val="NoSpacing"/>
            </w:pPr>
            <w:r w:rsidRPr="00DE33B3">
              <w:t>3=Unsure/I don't know</w:t>
            </w:r>
          </w:p>
          <w:p w14:paraId="38D10481" w14:textId="77777777" w:rsidR="003242D8" w:rsidRPr="00DE33B3" w:rsidRDefault="003242D8" w:rsidP="00DE33B3">
            <w:pPr>
              <w:pStyle w:val="NoSpacing"/>
            </w:pPr>
            <w:r w:rsidRPr="00DE33B3">
              <w:t>4=Likely</w:t>
            </w:r>
          </w:p>
          <w:p w14:paraId="45A6ADCB" w14:textId="77777777" w:rsidR="003242D8" w:rsidRPr="00DE33B3" w:rsidRDefault="003242D8" w:rsidP="00DE33B3">
            <w:pPr>
              <w:pStyle w:val="NoSpacing"/>
            </w:pPr>
            <w:r w:rsidRPr="00DE33B3">
              <w:t xml:space="preserve">5=Very Likely </w:t>
            </w:r>
          </w:p>
          <w:p w14:paraId="266611ED" w14:textId="77777777" w:rsidR="003242D8" w:rsidRPr="00DE33B3" w:rsidRDefault="003242D8" w:rsidP="00DE33B3">
            <w:pPr>
              <w:pStyle w:val="NoSpacing"/>
            </w:pPr>
            <w:r w:rsidRPr="00DE33B3">
              <w:t>6=Happening right now</w:t>
            </w:r>
          </w:p>
          <w:p w14:paraId="34CA6805" w14:textId="77777777" w:rsidR="003242D8" w:rsidRPr="00DE33B3" w:rsidRDefault="003242D8" w:rsidP="00DE33B3">
            <w:pPr>
              <w:pStyle w:val="NoSpacing"/>
            </w:pPr>
            <w:r w:rsidRPr="00DE33B3">
              <w:t>999=Prefer not to respond</w:t>
            </w:r>
          </w:p>
        </w:tc>
        <w:tc>
          <w:tcPr>
            <w:tcW w:w="4584" w:type="dxa"/>
          </w:tcPr>
          <w:p w14:paraId="28099921" w14:textId="70D3A645" w:rsidR="003242D8" w:rsidRDefault="003242D8" w:rsidP="00DE33B3">
            <w:pPr>
              <w:pStyle w:val="NoSpacing"/>
            </w:pPr>
            <w:r>
              <w:t>1=Reduce likelihood of loosing my land</w:t>
            </w:r>
          </w:p>
          <w:p w14:paraId="3D04E793" w14:textId="77777777" w:rsidR="003242D8" w:rsidRDefault="003242D8" w:rsidP="00DE33B3">
            <w:pPr>
              <w:pStyle w:val="NoSpacing"/>
            </w:pPr>
            <w:r>
              <w:t>2=Protects investments I have made on my land</w:t>
            </w:r>
          </w:p>
          <w:p w14:paraId="791EA64B" w14:textId="77777777" w:rsidR="003242D8" w:rsidRDefault="003242D8" w:rsidP="00DE33B3">
            <w:pPr>
              <w:pStyle w:val="NoSpacing"/>
            </w:pPr>
            <w:r>
              <w:t>3=Strengthens the ability for my children to inherit the land</w:t>
            </w:r>
          </w:p>
          <w:p w14:paraId="1FD476CC" w14:textId="77777777" w:rsidR="003242D8" w:rsidRDefault="003242D8" w:rsidP="00DE33B3">
            <w:pPr>
              <w:pStyle w:val="NoSpacing"/>
            </w:pPr>
            <w:r>
              <w:t>4=Helps me obtain access to credit</w:t>
            </w:r>
          </w:p>
          <w:p w14:paraId="4994DCD4" w14:textId="77777777" w:rsidR="003242D8" w:rsidRDefault="003242D8" w:rsidP="00DE33B3">
            <w:pPr>
              <w:pStyle w:val="NoSpacing"/>
            </w:pPr>
            <w:r>
              <w:t>5=Proof that I own the land</w:t>
            </w:r>
          </w:p>
          <w:p w14:paraId="688E7777" w14:textId="77777777" w:rsidR="003242D8" w:rsidRDefault="003242D8" w:rsidP="00DE33B3">
            <w:pPr>
              <w:pStyle w:val="NoSpacing"/>
            </w:pPr>
            <w:r>
              <w:t>6=Just to have it</w:t>
            </w:r>
          </w:p>
          <w:p w14:paraId="55548939" w14:textId="77777777" w:rsidR="003242D8" w:rsidRDefault="003242D8" w:rsidP="00DE33B3">
            <w:pPr>
              <w:pStyle w:val="NoSpacing"/>
            </w:pPr>
            <w:r>
              <w:t xml:space="preserve">7=Because the headman/chief/government will </w:t>
            </w:r>
            <w:r>
              <w:lastRenderedPageBreak/>
              <w:t>make me get it</w:t>
            </w:r>
          </w:p>
          <w:p w14:paraId="0719B4AA" w14:textId="119E3A07" w:rsidR="003242D8" w:rsidRPr="00DE33B3" w:rsidRDefault="003242D8" w:rsidP="00DE33B3">
            <w:pPr>
              <w:pStyle w:val="NoSpacing"/>
            </w:pPr>
            <w:r>
              <w:t xml:space="preserve">8=To reduce disputes </w:t>
            </w:r>
            <w:r w:rsidR="00E8536F">
              <w:t xml:space="preserve">    97= Other</w:t>
            </w:r>
          </w:p>
        </w:tc>
        <w:tc>
          <w:tcPr>
            <w:tcW w:w="3696" w:type="dxa"/>
          </w:tcPr>
          <w:p w14:paraId="0488EF58" w14:textId="77777777" w:rsidR="003242D8" w:rsidRDefault="009E1B28" w:rsidP="00DE33B3">
            <w:pPr>
              <w:pStyle w:val="NoSpacing"/>
            </w:pPr>
            <w:r>
              <w:lastRenderedPageBreak/>
              <w:t>1=Not necessary, my land is secure</w:t>
            </w:r>
          </w:p>
          <w:p w14:paraId="27316D0B" w14:textId="77777777" w:rsidR="009E1B28" w:rsidRDefault="009E1B28" w:rsidP="00DE33B3">
            <w:pPr>
              <w:pStyle w:val="NoSpacing"/>
            </w:pPr>
            <w:r>
              <w:t>2=Don’t want to pay taxes/fees</w:t>
            </w:r>
          </w:p>
          <w:p w14:paraId="59CCF4AE" w14:textId="77777777" w:rsidR="009E1B28" w:rsidRDefault="009E1B28" w:rsidP="00DE33B3">
            <w:pPr>
              <w:pStyle w:val="NoSpacing"/>
            </w:pPr>
            <w:r>
              <w:t xml:space="preserve">3=Will make it easier to have my land reallocated </w:t>
            </w:r>
          </w:p>
          <w:p w14:paraId="6D57EC34" w14:textId="77777777" w:rsidR="009E1B28" w:rsidRDefault="009E1B28" w:rsidP="00DE33B3">
            <w:pPr>
              <w:pStyle w:val="NoSpacing"/>
            </w:pPr>
            <w:r>
              <w:t>4= Will increase disputes</w:t>
            </w:r>
          </w:p>
          <w:p w14:paraId="5E803B6A" w14:textId="77777777" w:rsidR="009E1B28" w:rsidRDefault="009E1B28" w:rsidP="00DE33B3">
            <w:pPr>
              <w:pStyle w:val="NoSpacing"/>
            </w:pPr>
            <w:r>
              <w:t>5=Have not had it before, not how we do things</w:t>
            </w:r>
          </w:p>
          <w:p w14:paraId="0C52DF49" w14:textId="77777777" w:rsidR="009E1B28" w:rsidRDefault="009E1B28" w:rsidP="00DE33B3">
            <w:pPr>
              <w:pStyle w:val="NoSpacing"/>
            </w:pPr>
            <w:r>
              <w:t>6=I don’t have any information about it</w:t>
            </w:r>
          </w:p>
          <w:p w14:paraId="70278B27" w14:textId="77777777" w:rsidR="009E1B28" w:rsidRDefault="009E1B28" w:rsidP="00DE33B3">
            <w:pPr>
              <w:pStyle w:val="NoSpacing"/>
            </w:pPr>
            <w:r>
              <w:lastRenderedPageBreak/>
              <w:t>7=Just don’t want</w:t>
            </w:r>
          </w:p>
          <w:p w14:paraId="3610B18E" w14:textId="3194F5EF" w:rsidR="009E1B28" w:rsidRPr="00DE33B3" w:rsidRDefault="009E1B28" w:rsidP="00DE33B3">
            <w:pPr>
              <w:pStyle w:val="NoSpacing"/>
            </w:pPr>
            <w:r>
              <w:t>97=Other</w:t>
            </w:r>
          </w:p>
        </w:tc>
      </w:tr>
    </w:tbl>
    <w:tbl>
      <w:tblPr>
        <w:tblpPr w:leftFromText="180" w:rightFromText="180" w:vertAnchor="text" w:horzAnchor="margin" w:tblpXSpec="center" w:tblpY="-335"/>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1795"/>
        <w:gridCol w:w="1350"/>
        <w:gridCol w:w="1440"/>
        <w:gridCol w:w="1350"/>
        <w:gridCol w:w="1530"/>
        <w:gridCol w:w="1530"/>
        <w:gridCol w:w="1747"/>
        <w:gridCol w:w="1800"/>
        <w:gridCol w:w="1800"/>
      </w:tblGrid>
      <w:tr w:rsidR="006E0116" w:rsidRPr="008F1A89" w14:paraId="7C936FF0" w14:textId="77777777" w:rsidTr="006E0116">
        <w:trPr>
          <w:trHeight w:val="244"/>
        </w:trPr>
        <w:tc>
          <w:tcPr>
            <w:tcW w:w="797" w:type="dxa"/>
          </w:tcPr>
          <w:p w14:paraId="55E87736" w14:textId="77777777" w:rsidR="00167A1C" w:rsidRPr="008F1A89" w:rsidRDefault="00167A1C" w:rsidP="00167A1C">
            <w:pPr>
              <w:pStyle w:val="NoSpacing"/>
              <w:tabs>
                <w:tab w:val="left" w:pos="3330"/>
              </w:tabs>
            </w:pPr>
            <w:r w:rsidRPr="008F1A89">
              <w:lastRenderedPageBreak/>
              <w:t>Field</w:t>
            </w:r>
          </w:p>
        </w:tc>
        <w:tc>
          <w:tcPr>
            <w:tcW w:w="1795" w:type="dxa"/>
          </w:tcPr>
          <w:p w14:paraId="5232330D" w14:textId="77777777" w:rsidR="00167A1C" w:rsidRPr="008F1A89" w:rsidRDefault="00167A1C" w:rsidP="00167A1C">
            <w:pPr>
              <w:pStyle w:val="NoSpacing"/>
            </w:pPr>
            <w:r>
              <w:t>M9. In the next 3</w:t>
            </w:r>
            <w:r w:rsidRPr="008F1A89">
              <w:t xml:space="preserve"> years, how likely do you think it is that other households within your village may try to cross-over your boundaries (step on your side) and take or use some of this field?</w:t>
            </w:r>
          </w:p>
          <w:p w14:paraId="6ADD4ACB" w14:textId="77777777" w:rsidR="00167A1C" w:rsidRPr="008F1A89" w:rsidRDefault="00167A1C" w:rsidP="00167A1C">
            <w:pPr>
              <w:pStyle w:val="NoSpacing"/>
            </w:pPr>
          </w:p>
          <w:p w14:paraId="468B3C1E" w14:textId="77777777" w:rsidR="00167A1C" w:rsidRDefault="00167A1C" w:rsidP="00167A1C">
            <w:pPr>
              <w:pStyle w:val="NoSpacing"/>
              <w:tabs>
                <w:tab w:val="left" w:pos="3330"/>
              </w:tabs>
            </w:pPr>
            <w:r w:rsidRPr="008F1A89">
              <w:rPr>
                <w:i/>
              </w:rPr>
              <w:t>(See Code 1</w:t>
            </w:r>
            <w:r>
              <w:rPr>
                <w:i/>
              </w:rPr>
              <w:t xml:space="preserve">19 </w:t>
            </w:r>
            <w:r w:rsidRPr="008F1A89">
              <w:rPr>
                <w:i/>
              </w:rPr>
              <w:t>)</w:t>
            </w:r>
          </w:p>
        </w:tc>
        <w:tc>
          <w:tcPr>
            <w:tcW w:w="1350" w:type="dxa"/>
          </w:tcPr>
          <w:p w14:paraId="668E13CD" w14:textId="36688B70" w:rsidR="00167A1C" w:rsidRPr="008F1A89" w:rsidRDefault="00167A1C" w:rsidP="00167A1C">
            <w:pPr>
              <w:pStyle w:val="NoSpacing"/>
            </w:pPr>
            <w:r>
              <w:t xml:space="preserve">M10 In the next 3 </w:t>
            </w:r>
            <w:r w:rsidRPr="008F1A89">
              <w:t>years, how likely do you think it is that elites/big people</w:t>
            </w:r>
            <w:r w:rsidR="00B02B59">
              <w:t xml:space="preserve"> from outside this chiefdom</w:t>
            </w:r>
            <w:r w:rsidRPr="008F1A89">
              <w:t xml:space="preserve"> may take this field without your permission/ agreement?</w:t>
            </w:r>
          </w:p>
          <w:p w14:paraId="739A958F" w14:textId="77777777" w:rsidR="00167A1C" w:rsidRPr="008F1A89" w:rsidRDefault="00167A1C" w:rsidP="00167A1C">
            <w:pPr>
              <w:pStyle w:val="NoSpacing"/>
            </w:pPr>
          </w:p>
          <w:p w14:paraId="0C6872FB" w14:textId="77777777" w:rsidR="00167A1C" w:rsidRDefault="00167A1C" w:rsidP="00167A1C">
            <w:pPr>
              <w:pStyle w:val="NoSpacing"/>
              <w:tabs>
                <w:tab w:val="left" w:pos="3330"/>
              </w:tabs>
            </w:pPr>
            <w:r w:rsidRPr="008F1A89">
              <w:rPr>
                <w:i/>
              </w:rPr>
              <w:t>(See  Code  11</w:t>
            </w:r>
            <w:r>
              <w:rPr>
                <w:i/>
              </w:rPr>
              <w:t>9</w:t>
            </w:r>
            <w:r w:rsidRPr="008F1A89">
              <w:rPr>
                <w:i/>
              </w:rPr>
              <w:t>)</w:t>
            </w:r>
          </w:p>
        </w:tc>
        <w:tc>
          <w:tcPr>
            <w:tcW w:w="1440" w:type="dxa"/>
          </w:tcPr>
          <w:p w14:paraId="1E0FCD8B" w14:textId="3855F703" w:rsidR="00167A1C" w:rsidRPr="008F1A89" w:rsidRDefault="00167A1C" w:rsidP="00167A1C">
            <w:pPr>
              <w:pStyle w:val="NoSpacing"/>
              <w:tabs>
                <w:tab w:val="left" w:pos="3330"/>
              </w:tabs>
            </w:pPr>
            <w:r>
              <w:t xml:space="preserve">M11. </w:t>
            </w:r>
            <w:r w:rsidRPr="008F1A89">
              <w:t xml:space="preserve">In the next </w:t>
            </w:r>
            <w:r w:rsidR="003450A2">
              <w:t>3</w:t>
            </w:r>
            <w:r w:rsidRPr="008F1A89">
              <w:t xml:space="preserve"> years, how likely do you think it is that people from a neighboring </w:t>
            </w:r>
            <w:r>
              <w:t>village</w:t>
            </w:r>
            <w:r w:rsidRPr="008F1A89">
              <w:t xml:space="preserve"> with encroach/cross-over to use this field?</w:t>
            </w:r>
          </w:p>
          <w:p w14:paraId="5F4D167A" w14:textId="77777777" w:rsidR="00167A1C" w:rsidRPr="008F1A89" w:rsidRDefault="00167A1C" w:rsidP="00167A1C">
            <w:pPr>
              <w:pStyle w:val="NoSpacing"/>
              <w:tabs>
                <w:tab w:val="left" w:pos="3330"/>
              </w:tabs>
            </w:pPr>
          </w:p>
          <w:p w14:paraId="2B641D04" w14:textId="77777777" w:rsidR="00167A1C" w:rsidRPr="008F1A89" w:rsidRDefault="00167A1C" w:rsidP="00167A1C">
            <w:pPr>
              <w:pStyle w:val="NoSpacing"/>
              <w:tabs>
                <w:tab w:val="left" w:pos="3330"/>
              </w:tabs>
            </w:pPr>
            <w:r w:rsidRPr="008F1A89">
              <w:t>(</w:t>
            </w:r>
            <w:r w:rsidRPr="008F1A89">
              <w:rPr>
                <w:i/>
              </w:rPr>
              <w:t>See Code 11</w:t>
            </w:r>
            <w:r>
              <w:rPr>
                <w:i/>
              </w:rPr>
              <w:t>9</w:t>
            </w:r>
            <w:r w:rsidRPr="008F1A89">
              <w:rPr>
                <w:i/>
              </w:rPr>
              <w:t>)</w:t>
            </w:r>
          </w:p>
        </w:tc>
        <w:tc>
          <w:tcPr>
            <w:tcW w:w="1350" w:type="dxa"/>
          </w:tcPr>
          <w:p w14:paraId="3AB9DC00" w14:textId="648E827A" w:rsidR="00167A1C" w:rsidRPr="008F1A89" w:rsidRDefault="00167A1C" w:rsidP="00167A1C">
            <w:pPr>
              <w:pStyle w:val="NoSpacing"/>
              <w:tabs>
                <w:tab w:val="left" w:pos="3330"/>
              </w:tabs>
            </w:pPr>
            <w:r>
              <w:t xml:space="preserve">M12. </w:t>
            </w:r>
            <w:r w:rsidRPr="008F1A89">
              <w:t>In the next 3 years, how likely do you think it is that the chief will give this field up for investment purposes?</w:t>
            </w:r>
          </w:p>
          <w:p w14:paraId="0739B2A9" w14:textId="77777777" w:rsidR="00167A1C" w:rsidRPr="008F1A89" w:rsidRDefault="00167A1C" w:rsidP="00167A1C">
            <w:pPr>
              <w:pStyle w:val="NoSpacing"/>
              <w:tabs>
                <w:tab w:val="left" w:pos="3330"/>
              </w:tabs>
            </w:pPr>
          </w:p>
          <w:p w14:paraId="4B87BBE2" w14:textId="77777777" w:rsidR="00167A1C" w:rsidRPr="008F1A89" w:rsidRDefault="00167A1C" w:rsidP="00167A1C">
            <w:pPr>
              <w:pStyle w:val="NoSpacing"/>
              <w:tabs>
                <w:tab w:val="left" w:pos="3330"/>
              </w:tabs>
            </w:pPr>
            <w:r w:rsidRPr="008F1A89">
              <w:rPr>
                <w:i/>
              </w:rPr>
              <w:t>(S</w:t>
            </w:r>
            <w:r>
              <w:rPr>
                <w:i/>
              </w:rPr>
              <w:t xml:space="preserve">ee  Code 119 </w:t>
            </w:r>
            <w:r w:rsidRPr="008F1A89">
              <w:rPr>
                <w:i/>
              </w:rPr>
              <w:t>)</w:t>
            </w:r>
          </w:p>
        </w:tc>
        <w:tc>
          <w:tcPr>
            <w:tcW w:w="1530" w:type="dxa"/>
          </w:tcPr>
          <w:p w14:paraId="313FB9AD" w14:textId="3CFE9A8C" w:rsidR="00167A1C" w:rsidRPr="008F1A89" w:rsidRDefault="00167A1C" w:rsidP="00167A1C">
            <w:pPr>
              <w:pStyle w:val="NoSpacing"/>
              <w:tabs>
                <w:tab w:val="left" w:pos="3330"/>
              </w:tabs>
            </w:pPr>
            <w:r>
              <w:t xml:space="preserve">M13. </w:t>
            </w:r>
            <w:r w:rsidRPr="008F1A89">
              <w:t>In the next 3 years, how likely do you think it is that the village headman will re-allocate some or all of this field to another household or for other purposes:</w:t>
            </w:r>
          </w:p>
          <w:p w14:paraId="74C2DCE3" w14:textId="77777777" w:rsidR="00167A1C" w:rsidRPr="008F1A89" w:rsidRDefault="00167A1C" w:rsidP="00167A1C">
            <w:pPr>
              <w:pStyle w:val="NoSpacing"/>
              <w:tabs>
                <w:tab w:val="left" w:pos="3330"/>
              </w:tabs>
              <w:rPr>
                <w:i/>
              </w:rPr>
            </w:pPr>
          </w:p>
          <w:p w14:paraId="72A0F5C2" w14:textId="77777777" w:rsidR="00167A1C" w:rsidRPr="008F1A89" w:rsidRDefault="00167A1C" w:rsidP="00167A1C">
            <w:pPr>
              <w:pStyle w:val="NoSpacing"/>
              <w:tabs>
                <w:tab w:val="left" w:pos="3330"/>
              </w:tabs>
            </w:pPr>
            <w:r w:rsidRPr="008F1A89">
              <w:rPr>
                <w:i/>
              </w:rPr>
              <w:t xml:space="preserve">(See Code </w:t>
            </w:r>
            <w:r>
              <w:rPr>
                <w:i/>
              </w:rPr>
              <w:t>119</w:t>
            </w:r>
            <w:r w:rsidRPr="008F1A89">
              <w:rPr>
                <w:i/>
              </w:rPr>
              <w:t>)</w:t>
            </w:r>
          </w:p>
        </w:tc>
        <w:tc>
          <w:tcPr>
            <w:tcW w:w="1530" w:type="dxa"/>
          </w:tcPr>
          <w:p w14:paraId="24011913" w14:textId="3F657CF9" w:rsidR="00167A1C" w:rsidRPr="008F1A89" w:rsidRDefault="00167A1C" w:rsidP="00167A1C">
            <w:pPr>
              <w:pStyle w:val="NoSpacing"/>
              <w:tabs>
                <w:tab w:val="left" w:pos="3330"/>
              </w:tabs>
            </w:pPr>
            <w:r>
              <w:t xml:space="preserve">M14. </w:t>
            </w:r>
            <w:r w:rsidRPr="008F1A89">
              <w:t>In the next 3 years, how likely is it that someone from within your extended family will take over the use of this field:</w:t>
            </w:r>
          </w:p>
          <w:p w14:paraId="592BC2A5" w14:textId="77777777" w:rsidR="00167A1C" w:rsidRPr="008F1A89" w:rsidRDefault="00167A1C" w:rsidP="00167A1C">
            <w:pPr>
              <w:pStyle w:val="NoSpacing"/>
              <w:tabs>
                <w:tab w:val="left" w:pos="3330"/>
              </w:tabs>
            </w:pPr>
          </w:p>
          <w:p w14:paraId="7ED71E7C" w14:textId="77777777" w:rsidR="00167A1C" w:rsidRPr="008F1A89" w:rsidRDefault="00167A1C" w:rsidP="00167A1C">
            <w:pPr>
              <w:pStyle w:val="NoSpacing"/>
              <w:tabs>
                <w:tab w:val="left" w:pos="3330"/>
              </w:tabs>
            </w:pPr>
            <w:r w:rsidRPr="008F1A89">
              <w:t>(</w:t>
            </w:r>
            <w:r w:rsidRPr="008F1A89">
              <w:rPr>
                <w:i/>
              </w:rPr>
              <w:t xml:space="preserve">See  Code </w:t>
            </w:r>
            <w:r>
              <w:rPr>
                <w:i/>
              </w:rPr>
              <w:t>119</w:t>
            </w:r>
            <w:r w:rsidRPr="008F1A89">
              <w:rPr>
                <w:i/>
              </w:rPr>
              <w:t>)</w:t>
            </w:r>
          </w:p>
        </w:tc>
        <w:tc>
          <w:tcPr>
            <w:tcW w:w="1747" w:type="dxa"/>
          </w:tcPr>
          <w:p w14:paraId="1DB9867E" w14:textId="77777777" w:rsidR="00167A1C" w:rsidRPr="008F1A89" w:rsidRDefault="00167A1C" w:rsidP="00167A1C">
            <w:pPr>
              <w:pStyle w:val="NoSpacing"/>
              <w:tabs>
                <w:tab w:val="left" w:pos="3330"/>
              </w:tabs>
            </w:pPr>
            <w:r>
              <w:t xml:space="preserve">M15. </w:t>
            </w:r>
            <w:r w:rsidRPr="008F1A89">
              <w:t>How many seasons could you let this field lie fallow without being worried about the field being reallocated to another household?</w:t>
            </w:r>
          </w:p>
          <w:p w14:paraId="71694498" w14:textId="77777777" w:rsidR="00167A1C" w:rsidRPr="008F1A89" w:rsidRDefault="00167A1C" w:rsidP="00167A1C">
            <w:pPr>
              <w:pStyle w:val="NoSpacing"/>
              <w:tabs>
                <w:tab w:val="left" w:pos="3330"/>
              </w:tabs>
            </w:pPr>
          </w:p>
          <w:p w14:paraId="6E797D97" w14:textId="77777777" w:rsidR="00167A1C" w:rsidRPr="008F1A89" w:rsidRDefault="00167A1C" w:rsidP="00167A1C">
            <w:pPr>
              <w:pStyle w:val="NoSpacing"/>
              <w:tabs>
                <w:tab w:val="left" w:pos="3330"/>
              </w:tabs>
            </w:pPr>
            <w:r w:rsidRPr="008F1A89">
              <w:rPr>
                <w:i/>
              </w:rPr>
              <w:t>If they do not think it will ever be reallocated, enter 777</w:t>
            </w:r>
          </w:p>
        </w:tc>
        <w:tc>
          <w:tcPr>
            <w:tcW w:w="1800" w:type="dxa"/>
          </w:tcPr>
          <w:p w14:paraId="45D40C28" w14:textId="72F7B40F" w:rsidR="00167A1C" w:rsidRDefault="00D37BF3" w:rsidP="00167A1C">
            <w:pPr>
              <w:pStyle w:val="NoSpacing"/>
              <w:tabs>
                <w:tab w:val="left" w:pos="3330"/>
              </w:tabs>
            </w:pPr>
            <w:r>
              <w:t xml:space="preserve">M16. </w:t>
            </w:r>
            <w:r w:rsidR="00167A1C">
              <w:t>Have you experienced any land disputes relating to this field over the past 3 years?’</w:t>
            </w:r>
          </w:p>
          <w:p w14:paraId="265E3D6B" w14:textId="77777777" w:rsidR="00167A1C" w:rsidRDefault="00167A1C" w:rsidP="00167A1C">
            <w:pPr>
              <w:pStyle w:val="NoSpacing"/>
              <w:tabs>
                <w:tab w:val="left" w:pos="3330"/>
              </w:tabs>
            </w:pPr>
          </w:p>
          <w:p w14:paraId="72E32F92" w14:textId="77777777" w:rsidR="00167A1C" w:rsidRPr="008F1A89" w:rsidRDefault="00167A1C" w:rsidP="00167A1C">
            <w:pPr>
              <w:pStyle w:val="NoSpacing"/>
              <w:tabs>
                <w:tab w:val="left" w:pos="3330"/>
              </w:tabs>
            </w:pPr>
            <w:r>
              <w:t>0</w:t>
            </w:r>
            <w:r w:rsidRPr="008F1A89">
              <w:t>=No</w:t>
            </w:r>
          </w:p>
          <w:p w14:paraId="10A4FA77" w14:textId="77777777" w:rsidR="00167A1C" w:rsidRPr="008F1A89" w:rsidRDefault="00167A1C" w:rsidP="00167A1C">
            <w:pPr>
              <w:pStyle w:val="NoSpacing"/>
              <w:tabs>
                <w:tab w:val="left" w:pos="3330"/>
              </w:tabs>
            </w:pPr>
            <w:r>
              <w:t>1</w:t>
            </w:r>
            <w:r w:rsidRPr="008F1A89">
              <w:t>=Yes</w:t>
            </w:r>
          </w:p>
          <w:p w14:paraId="24295577" w14:textId="77777777" w:rsidR="00167A1C" w:rsidRPr="008F1A89" w:rsidRDefault="00167A1C" w:rsidP="00167A1C">
            <w:pPr>
              <w:pStyle w:val="NoSpacing"/>
              <w:tabs>
                <w:tab w:val="left" w:pos="3330"/>
              </w:tabs>
            </w:pPr>
            <w:r w:rsidRPr="008F1A89">
              <w:t>888=Don’t know</w:t>
            </w:r>
          </w:p>
          <w:p w14:paraId="60C06C7A" w14:textId="77777777" w:rsidR="00167A1C" w:rsidRPr="008F1A89" w:rsidRDefault="00167A1C" w:rsidP="00167A1C">
            <w:pPr>
              <w:pStyle w:val="NoSpacing"/>
              <w:tabs>
                <w:tab w:val="left" w:pos="3330"/>
              </w:tabs>
            </w:pPr>
            <w:r w:rsidRPr="008F1A89">
              <w:t>999=Prefer not to respond</w:t>
            </w:r>
          </w:p>
          <w:p w14:paraId="510E71A4" w14:textId="77777777" w:rsidR="00167A1C" w:rsidRPr="008F1A89" w:rsidRDefault="00167A1C" w:rsidP="00167A1C">
            <w:pPr>
              <w:pStyle w:val="NoSpacing"/>
              <w:tabs>
                <w:tab w:val="left" w:pos="3330"/>
              </w:tabs>
            </w:pPr>
          </w:p>
        </w:tc>
        <w:tc>
          <w:tcPr>
            <w:tcW w:w="1800" w:type="dxa"/>
          </w:tcPr>
          <w:p w14:paraId="322A7AF1" w14:textId="77777777" w:rsidR="00167A1C" w:rsidRDefault="00167A1C" w:rsidP="00167A1C">
            <w:pPr>
              <w:pStyle w:val="NoSpacing"/>
              <w:tabs>
                <w:tab w:val="left" w:pos="3330"/>
              </w:tabs>
            </w:pPr>
            <w:r>
              <w:t xml:space="preserve">M.17 Have any of these disputes lead to violence or the destruction of property? </w:t>
            </w:r>
          </w:p>
          <w:p w14:paraId="22BB4BA4" w14:textId="77777777" w:rsidR="00167A1C" w:rsidRDefault="00167A1C" w:rsidP="00167A1C">
            <w:pPr>
              <w:pStyle w:val="NoSpacing"/>
              <w:tabs>
                <w:tab w:val="left" w:pos="3330"/>
              </w:tabs>
            </w:pPr>
          </w:p>
          <w:p w14:paraId="0866F4C9" w14:textId="70C97E5C" w:rsidR="00167A1C" w:rsidRPr="00167A1C" w:rsidRDefault="00167A1C" w:rsidP="00167A1C">
            <w:pPr>
              <w:pStyle w:val="NoSpacing"/>
              <w:tabs>
                <w:tab w:val="left" w:pos="3330"/>
              </w:tabs>
              <w:rPr>
                <w:i/>
              </w:rPr>
            </w:pPr>
            <w:r w:rsidRPr="00167A1C">
              <w:rPr>
                <w:i/>
              </w:rPr>
              <w:t>Ask if M16=1</w:t>
            </w:r>
          </w:p>
          <w:p w14:paraId="7D018A3A" w14:textId="77777777" w:rsidR="00167A1C" w:rsidRDefault="00167A1C" w:rsidP="00167A1C">
            <w:pPr>
              <w:pStyle w:val="NoSpacing"/>
              <w:tabs>
                <w:tab w:val="left" w:pos="3330"/>
              </w:tabs>
            </w:pPr>
          </w:p>
          <w:p w14:paraId="06518F20" w14:textId="77777777" w:rsidR="00167A1C" w:rsidRPr="008F1A89" w:rsidRDefault="00167A1C" w:rsidP="00167A1C">
            <w:pPr>
              <w:pStyle w:val="NoSpacing"/>
              <w:tabs>
                <w:tab w:val="left" w:pos="3330"/>
              </w:tabs>
            </w:pPr>
            <w:r>
              <w:t>0</w:t>
            </w:r>
            <w:r w:rsidRPr="008F1A89">
              <w:t>=No</w:t>
            </w:r>
          </w:p>
          <w:p w14:paraId="01EC691D" w14:textId="77777777" w:rsidR="00167A1C" w:rsidRPr="008F1A89" w:rsidRDefault="00167A1C" w:rsidP="00167A1C">
            <w:pPr>
              <w:pStyle w:val="NoSpacing"/>
              <w:tabs>
                <w:tab w:val="left" w:pos="3330"/>
              </w:tabs>
            </w:pPr>
            <w:r>
              <w:t>1</w:t>
            </w:r>
            <w:r w:rsidRPr="008F1A89">
              <w:t>=Yes</w:t>
            </w:r>
          </w:p>
          <w:p w14:paraId="658930A2" w14:textId="77777777" w:rsidR="00167A1C" w:rsidRPr="008F1A89" w:rsidRDefault="00167A1C" w:rsidP="00167A1C">
            <w:pPr>
              <w:pStyle w:val="NoSpacing"/>
              <w:tabs>
                <w:tab w:val="left" w:pos="3330"/>
              </w:tabs>
            </w:pPr>
            <w:r w:rsidRPr="008F1A89">
              <w:t>888=Don’t know</w:t>
            </w:r>
          </w:p>
          <w:p w14:paraId="5B1BB269" w14:textId="77777777" w:rsidR="00167A1C" w:rsidRPr="008F1A89" w:rsidRDefault="00167A1C" w:rsidP="00167A1C">
            <w:pPr>
              <w:pStyle w:val="NoSpacing"/>
              <w:tabs>
                <w:tab w:val="left" w:pos="3330"/>
              </w:tabs>
            </w:pPr>
            <w:r w:rsidRPr="008F1A89">
              <w:t>999=Prefer not to respond</w:t>
            </w:r>
          </w:p>
          <w:p w14:paraId="509844C7" w14:textId="77777777" w:rsidR="00167A1C" w:rsidRDefault="00167A1C" w:rsidP="00167A1C">
            <w:pPr>
              <w:pStyle w:val="NoSpacing"/>
              <w:tabs>
                <w:tab w:val="left" w:pos="3330"/>
              </w:tabs>
            </w:pPr>
          </w:p>
        </w:tc>
      </w:tr>
      <w:tr w:rsidR="006E0116" w:rsidRPr="003C352E" w14:paraId="481B70D7" w14:textId="77777777" w:rsidTr="006E0116">
        <w:trPr>
          <w:trHeight w:val="20"/>
        </w:trPr>
        <w:tc>
          <w:tcPr>
            <w:tcW w:w="797" w:type="dxa"/>
          </w:tcPr>
          <w:p w14:paraId="3F3A4EBC" w14:textId="77777777" w:rsidR="00167A1C" w:rsidRPr="003C352E" w:rsidRDefault="00167A1C" w:rsidP="00167A1C">
            <w:pPr>
              <w:pStyle w:val="NoSpacing"/>
              <w:tabs>
                <w:tab w:val="left" w:pos="3330"/>
              </w:tabs>
              <w:rPr>
                <w:b/>
                <w:bCs/>
                <w:sz w:val="18"/>
              </w:rPr>
            </w:pPr>
            <w:r w:rsidRPr="003C352E">
              <w:rPr>
                <w:b/>
                <w:bCs/>
                <w:sz w:val="18"/>
              </w:rPr>
              <w:t>FIELD</w:t>
            </w:r>
          </w:p>
        </w:tc>
        <w:tc>
          <w:tcPr>
            <w:tcW w:w="1795" w:type="dxa"/>
          </w:tcPr>
          <w:p w14:paraId="3AEB6893"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villhh_encroach</w:t>
            </w:r>
            <w:proofErr w:type="spellEnd"/>
          </w:p>
        </w:tc>
        <w:tc>
          <w:tcPr>
            <w:tcW w:w="1350" w:type="dxa"/>
          </w:tcPr>
          <w:p w14:paraId="7417A6EA"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elite_encroach</w:t>
            </w:r>
            <w:proofErr w:type="spellEnd"/>
          </w:p>
        </w:tc>
        <w:tc>
          <w:tcPr>
            <w:tcW w:w="1440" w:type="dxa"/>
          </w:tcPr>
          <w:p w14:paraId="4A6B6534"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neighvill_encroach</w:t>
            </w:r>
            <w:proofErr w:type="spellEnd"/>
          </w:p>
        </w:tc>
        <w:tc>
          <w:tcPr>
            <w:tcW w:w="1350" w:type="dxa"/>
          </w:tcPr>
          <w:p w14:paraId="15166205" w14:textId="77777777" w:rsidR="00167A1C" w:rsidRPr="00167A1C" w:rsidRDefault="00167A1C" w:rsidP="00167A1C">
            <w:pPr>
              <w:pStyle w:val="NoSpacing"/>
              <w:tabs>
                <w:tab w:val="left" w:pos="3330"/>
              </w:tabs>
              <w:rPr>
                <w:b/>
                <w:bCs/>
                <w:sz w:val="18"/>
                <w:szCs w:val="18"/>
              </w:rPr>
            </w:pPr>
            <w:proofErr w:type="spellStart"/>
            <w:r w:rsidRPr="00167A1C">
              <w:rPr>
                <w:b/>
                <w:sz w:val="18"/>
                <w:szCs w:val="18"/>
              </w:rPr>
              <w:t>chief_invest</w:t>
            </w:r>
            <w:proofErr w:type="spellEnd"/>
          </w:p>
        </w:tc>
        <w:tc>
          <w:tcPr>
            <w:tcW w:w="1530" w:type="dxa"/>
          </w:tcPr>
          <w:p w14:paraId="16BB2366" w14:textId="77777777" w:rsidR="00167A1C" w:rsidRPr="00167A1C" w:rsidRDefault="00167A1C" w:rsidP="00167A1C">
            <w:pPr>
              <w:pStyle w:val="NoSpacing"/>
              <w:tabs>
                <w:tab w:val="left" w:pos="3330"/>
              </w:tabs>
              <w:rPr>
                <w:b/>
                <w:bCs/>
                <w:sz w:val="18"/>
                <w:szCs w:val="18"/>
              </w:rPr>
            </w:pPr>
            <w:proofErr w:type="spellStart"/>
            <w:r w:rsidRPr="00167A1C">
              <w:rPr>
                <w:b/>
                <w:sz w:val="18"/>
                <w:szCs w:val="18"/>
              </w:rPr>
              <w:t>head_reall</w:t>
            </w:r>
            <w:proofErr w:type="spellEnd"/>
          </w:p>
        </w:tc>
        <w:tc>
          <w:tcPr>
            <w:tcW w:w="1530" w:type="dxa"/>
          </w:tcPr>
          <w:p w14:paraId="2449C1C5" w14:textId="77777777" w:rsidR="00167A1C" w:rsidRPr="00167A1C" w:rsidRDefault="00167A1C" w:rsidP="00167A1C">
            <w:pPr>
              <w:pStyle w:val="NoSpacing"/>
              <w:tabs>
                <w:tab w:val="left" w:pos="3330"/>
              </w:tabs>
              <w:rPr>
                <w:b/>
                <w:bCs/>
                <w:sz w:val="18"/>
                <w:szCs w:val="18"/>
              </w:rPr>
            </w:pPr>
            <w:proofErr w:type="spellStart"/>
            <w:r w:rsidRPr="00167A1C">
              <w:rPr>
                <w:b/>
                <w:sz w:val="18"/>
                <w:szCs w:val="18"/>
              </w:rPr>
              <w:t>extfam_takeover</w:t>
            </w:r>
            <w:proofErr w:type="spellEnd"/>
          </w:p>
        </w:tc>
        <w:tc>
          <w:tcPr>
            <w:tcW w:w="1747" w:type="dxa"/>
          </w:tcPr>
          <w:p w14:paraId="3C9B6182"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Noworry_fallow</w:t>
            </w:r>
            <w:proofErr w:type="spellEnd"/>
          </w:p>
        </w:tc>
        <w:tc>
          <w:tcPr>
            <w:tcW w:w="1800" w:type="dxa"/>
            <w:vAlign w:val="center"/>
          </w:tcPr>
          <w:p w14:paraId="2FF881E2" w14:textId="77777777" w:rsidR="00167A1C" w:rsidRPr="00167A1C" w:rsidRDefault="00167A1C" w:rsidP="00167A1C">
            <w:pPr>
              <w:pStyle w:val="NoSpacing"/>
              <w:tabs>
                <w:tab w:val="left" w:pos="3330"/>
              </w:tabs>
              <w:rPr>
                <w:b/>
                <w:bCs/>
                <w:sz w:val="18"/>
                <w:szCs w:val="18"/>
              </w:rPr>
            </w:pPr>
          </w:p>
        </w:tc>
        <w:tc>
          <w:tcPr>
            <w:tcW w:w="1800" w:type="dxa"/>
          </w:tcPr>
          <w:p w14:paraId="6B9B83C8" w14:textId="77777777" w:rsidR="00167A1C" w:rsidRPr="00167A1C" w:rsidRDefault="00167A1C" w:rsidP="00167A1C">
            <w:pPr>
              <w:pStyle w:val="NoSpacing"/>
              <w:tabs>
                <w:tab w:val="left" w:pos="3330"/>
              </w:tabs>
              <w:rPr>
                <w:b/>
                <w:bCs/>
                <w:sz w:val="18"/>
                <w:szCs w:val="18"/>
              </w:rPr>
            </w:pPr>
          </w:p>
        </w:tc>
      </w:tr>
      <w:tr w:rsidR="006E0116" w:rsidRPr="008F1A89" w14:paraId="660089CD" w14:textId="77777777" w:rsidTr="006E0116">
        <w:trPr>
          <w:trHeight w:val="20"/>
        </w:trPr>
        <w:tc>
          <w:tcPr>
            <w:tcW w:w="797" w:type="dxa"/>
          </w:tcPr>
          <w:p w14:paraId="5FC4B235" w14:textId="77777777" w:rsidR="00167A1C" w:rsidRPr="008F1A89" w:rsidRDefault="00167A1C" w:rsidP="00167A1C">
            <w:pPr>
              <w:pStyle w:val="NoSpacing"/>
              <w:tabs>
                <w:tab w:val="left" w:pos="3330"/>
              </w:tabs>
            </w:pPr>
            <w:r w:rsidRPr="008F1A89">
              <w:t>1</w:t>
            </w:r>
          </w:p>
        </w:tc>
        <w:tc>
          <w:tcPr>
            <w:tcW w:w="1795" w:type="dxa"/>
          </w:tcPr>
          <w:p w14:paraId="17F58DBF" w14:textId="77777777" w:rsidR="00167A1C" w:rsidRPr="008F1A89" w:rsidRDefault="00167A1C" w:rsidP="00167A1C">
            <w:pPr>
              <w:pStyle w:val="NoSpacing"/>
              <w:tabs>
                <w:tab w:val="left" w:pos="3330"/>
              </w:tabs>
            </w:pPr>
          </w:p>
        </w:tc>
        <w:tc>
          <w:tcPr>
            <w:tcW w:w="1350" w:type="dxa"/>
          </w:tcPr>
          <w:p w14:paraId="424BA0D8" w14:textId="77777777" w:rsidR="00167A1C" w:rsidRPr="008F1A89" w:rsidRDefault="00167A1C" w:rsidP="00167A1C">
            <w:pPr>
              <w:pStyle w:val="NoSpacing"/>
              <w:tabs>
                <w:tab w:val="left" w:pos="3330"/>
              </w:tabs>
            </w:pPr>
          </w:p>
        </w:tc>
        <w:tc>
          <w:tcPr>
            <w:tcW w:w="1440" w:type="dxa"/>
          </w:tcPr>
          <w:p w14:paraId="6A664ABE" w14:textId="77777777" w:rsidR="00167A1C" w:rsidRPr="008F1A89" w:rsidRDefault="00167A1C" w:rsidP="00167A1C">
            <w:pPr>
              <w:pStyle w:val="NoSpacing"/>
              <w:tabs>
                <w:tab w:val="left" w:pos="3330"/>
              </w:tabs>
            </w:pPr>
          </w:p>
        </w:tc>
        <w:tc>
          <w:tcPr>
            <w:tcW w:w="1350" w:type="dxa"/>
          </w:tcPr>
          <w:p w14:paraId="714E57C7" w14:textId="77777777" w:rsidR="00167A1C" w:rsidRPr="008F1A89" w:rsidRDefault="00167A1C" w:rsidP="00167A1C">
            <w:pPr>
              <w:pStyle w:val="NoSpacing"/>
              <w:tabs>
                <w:tab w:val="left" w:pos="3330"/>
              </w:tabs>
            </w:pPr>
          </w:p>
        </w:tc>
        <w:tc>
          <w:tcPr>
            <w:tcW w:w="1530" w:type="dxa"/>
          </w:tcPr>
          <w:p w14:paraId="658A57B0" w14:textId="77777777" w:rsidR="00167A1C" w:rsidRPr="008F1A89" w:rsidRDefault="00167A1C" w:rsidP="00167A1C">
            <w:pPr>
              <w:pStyle w:val="NoSpacing"/>
              <w:tabs>
                <w:tab w:val="left" w:pos="3330"/>
              </w:tabs>
            </w:pPr>
          </w:p>
        </w:tc>
        <w:tc>
          <w:tcPr>
            <w:tcW w:w="1530" w:type="dxa"/>
          </w:tcPr>
          <w:p w14:paraId="0752F872" w14:textId="77777777" w:rsidR="00167A1C" w:rsidRPr="008F1A89" w:rsidRDefault="00167A1C" w:rsidP="00167A1C">
            <w:pPr>
              <w:pStyle w:val="NoSpacing"/>
              <w:tabs>
                <w:tab w:val="left" w:pos="3330"/>
              </w:tabs>
            </w:pPr>
          </w:p>
        </w:tc>
        <w:tc>
          <w:tcPr>
            <w:tcW w:w="1747" w:type="dxa"/>
          </w:tcPr>
          <w:p w14:paraId="1511EA69" w14:textId="77777777" w:rsidR="00167A1C" w:rsidRPr="008F1A89" w:rsidRDefault="00167A1C" w:rsidP="00167A1C">
            <w:pPr>
              <w:pStyle w:val="NoSpacing"/>
              <w:tabs>
                <w:tab w:val="left" w:pos="3330"/>
              </w:tabs>
            </w:pPr>
          </w:p>
        </w:tc>
        <w:tc>
          <w:tcPr>
            <w:tcW w:w="1800" w:type="dxa"/>
          </w:tcPr>
          <w:p w14:paraId="6B5A6C13" w14:textId="77777777" w:rsidR="00167A1C" w:rsidRPr="008F1A89" w:rsidRDefault="00167A1C" w:rsidP="00167A1C">
            <w:pPr>
              <w:pStyle w:val="NoSpacing"/>
              <w:tabs>
                <w:tab w:val="left" w:pos="3330"/>
              </w:tabs>
            </w:pPr>
          </w:p>
        </w:tc>
        <w:tc>
          <w:tcPr>
            <w:tcW w:w="1800" w:type="dxa"/>
          </w:tcPr>
          <w:p w14:paraId="06F0FC02" w14:textId="77777777" w:rsidR="00167A1C" w:rsidRPr="008F1A89" w:rsidRDefault="00167A1C" w:rsidP="00167A1C">
            <w:pPr>
              <w:pStyle w:val="NoSpacing"/>
              <w:tabs>
                <w:tab w:val="left" w:pos="3330"/>
              </w:tabs>
            </w:pPr>
          </w:p>
        </w:tc>
      </w:tr>
      <w:tr w:rsidR="006E0116" w:rsidRPr="008F1A89" w14:paraId="45EFF29B" w14:textId="77777777" w:rsidTr="006E0116">
        <w:trPr>
          <w:trHeight w:val="20"/>
        </w:trPr>
        <w:tc>
          <w:tcPr>
            <w:tcW w:w="797" w:type="dxa"/>
          </w:tcPr>
          <w:p w14:paraId="3DB37CB4" w14:textId="77777777" w:rsidR="00167A1C" w:rsidRPr="008F1A89" w:rsidRDefault="00167A1C" w:rsidP="00167A1C">
            <w:pPr>
              <w:pStyle w:val="NoSpacing"/>
              <w:tabs>
                <w:tab w:val="left" w:pos="3330"/>
              </w:tabs>
            </w:pPr>
            <w:r w:rsidRPr="008F1A89">
              <w:t xml:space="preserve"> 2</w:t>
            </w:r>
          </w:p>
        </w:tc>
        <w:tc>
          <w:tcPr>
            <w:tcW w:w="1795" w:type="dxa"/>
          </w:tcPr>
          <w:p w14:paraId="29C3C934" w14:textId="77777777" w:rsidR="00167A1C" w:rsidRPr="008F1A89" w:rsidRDefault="00167A1C" w:rsidP="00167A1C">
            <w:pPr>
              <w:pStyle w:val="NoSpacing"/>
              <w:tabs>
                <w:tab w:val="left" w:pos="3330"/>
              </w:tabs>
            </w:pPr>
          </w:p>
        </w:tc>
        <w:tc>
          <w:tcPr>
            <w:tcW w:w="1350" w:type="dxa"/>
          </w:tcPr>
          <w:p w14:paraId="570A9220" w14:textId="77777777" w:rsidR="00167A1C" w:rsidRPr="008F1A89" w:rsidRDefault="00167A1C" w:rsidP="00167A1C">
            <w:pPr>
              <w:pStyle w:val="NoSpacing"/>
              <w:tabs>
                <w:tab w:val="left" w:pos="3330"/>
              </w:tabs>
            </w:pPr>
          </w:p>
        </w:tc>
        <w:tc>
          <w:tcPr>
            <w:tcW w:w="1440" w:type="dxa"/>
          </w:tcPr>
          <w:p w14:paraId="4B94C558" w14:textId="77777777" w:rsidR="00167A1C" w:rsidRPr="008F1A89" w:rsidRDefault="00167A1C" w:rsidP="00167A1C">
            <w:pPr>
              <w:pStyle w:val="NoSpacing"/>
              <w:tabs>
                <w:tab w:val="left" w:pos="3330"/>
              </w:tabs>
            </w:pPr>
          </w:p>
        </w:tc>
        <w:tc>
          <w:tcPr>
            <w:tcW w:w="1350" w:type="dxa"/>
          </w:tcPr>
          <w:p w14:paraId="25639424" w14:textId="77777777" w:rsidR="00167A1C" w:rsidRPr="008F1A89" w:rsidRDefault="00167A1C" w:rsidP="00167A1C">
            <w:pPr>
              <w:pStyle w:val="NoSpacing"/>
              <w:tabs>
                <w:tab w:val="left" w:pos="3330"/>
              </w:tabs>
            </w:pPr>
          </w:p>
        </w:tc>
        <w:tc>
          <w:tcPr>
            <w:tcW w:w="1530" w:type="dxa"/>
          </w:tcPr>
          <w:p w14:paraId="7836F461" w14:textId="77777777" w:rsidR="00167A1C" w:rsidRPr="008F1A89" w:rsidRDefault="00167A1C" w:rsidP="00167A1C">
            <w:pPr>
              <w:pStyle w:val="NoSpacing"/>
              <w:tabs>
                <w:tab w:val="left" w:pos="3330"/>
              </w:tabs>
            </w:pPr>
          </w:p>
        </w:tc>
        <w:tc>
          <w:tcPr>
            <w:tcW w:w="1530" w:type="dxa"/>
          </w:tcPr>
          <w:p w14:paraId="6F4A1C21" w14:textId="77777777" w:rsidR="00167A1C" w:rsidRPr="008F1A89" w:rsidRDefault="00167A1C" w:rsidP="00167A1C">
            <w:pPr>
              <w:pStyle w:val="NoSpacing"/>
              <w:tabs>
                <w:tab w:val="left" w:pos="3330"/>
              </w:tabs>
            </w:pPr>
          </w:p>
        </w:tc>
        <w:tc>
          <w:tcPr>
            <w:tcW w:w="1747" w:type="dxa"/>
          </w:tcPr>
          <w:p w14:paraId="0926179A" w14:textId="77777777" w:rsidR="00167A1C" w:rsidRPr="008F1A89" w:rsidRDefault="00167A1C" w:rsidP="00167A1C">
            <w:pPr>
              <w:pStyle w:val="NoSpacing"/>
              <w:tabs>
                <w:tab w:val="left" w:pos="3330"/>
              </w:tabs>
            </w:pPr>
          </w:p>
        </w:tc>
        <w:tc>
          <w:tcPr>
            <w:tcW w:w="1800" w:type="dxa"/>
          </w:tcPr>
          <w:p w14:paraId="15641AEE" w14:textId="77777777" w:rsidR="00167A1C" w:rsidRPr="008F1A89" w:rsidRDefault="00167A1C" w:rsidP="00167A1C">
            <w:pPr>
              <w:pStyle w:val="NoSpacing"/>
              <w:tabs>
                <w:tab w:val="left" w:pos="3330"/>
              </w:tabs>
            </w:pPr>
          </w:p>
        </w:tc>
        <w:tc>
          <w:tcPr>
            <w:tcW w:w="1800" w:type="dxa"/>
          </w:tcPr>
          <w:p w14:paraId="3C69E7D7" w14:textId="77777777" w:rsidR="00167A1C" w:rsidRPr="008F1A89" w:rsidRDefault="00167A1C" w:rsidP="00167A1C">
            <w:pPr>
              <w:pStyle w:val="NoSpacing"/>
              <w:tabs>
                <w:tab w:val="left" w:pos="3330"/>
              </w:tabs>
            </w:pPr>
          </w:p>
        </w:tc>
      </w:tr>
      <w:tr w:rsidR="006E0116" w:rsidRPr="008F1A89" w14:paraId="27F4E29F" w14:textId="77777777" w:rsidTr="006E0116">
        <w:trPr>
          <w:trHeight w:val="20"/>
        </w:trPr>
        <w:tc>
          <w:tcPr>
            <w:tcW w:w="797" w:type="dxa"/>
          </w:tcPr>
          <w:p w14:paraId="213AF36F" w14:textId="77777777" w:rsidR="00167A1C" w:rsidRPr="008F1A89" w:rsidRDefault="00167A1C" w:rsidP="00167A1C">
            <w:pPr>
              <w:pStyle w:val="NoSpacing"/>
              <w:tabs>
                <w:tab w:val="left" w:pos="3330"/>
              </w:tabs>
            </w:pPr>
            <w:r w:rsidRPr="008F1A89">
              <w:t>3</w:t>
            </w:r>
          </w:p>
        </w:tc>
        <w:tc>
          <w:tcPr>
            <w:tcW w:w="1795" w:type="dxa"/>
          </w:tcPr>
          <w:p w14:paraId="6D99BBF8" w14:textId="77777777" w:rsidR="00167A1C" w:rsidRPr="008F1A89" w:rsidRDefault="00167A1C" w:rsidP="00167A1C">
            <w:pPr>
              <w:pStyle w:val="NoSpacing"/>
              <w:tabs>
                <w:tab w:val="left" w:pos="3330"/>
              </w:tabs>
            </w:pPr>
          </w:p>
        </w:tc>
        <w:tc>
          <w:tcPr>
            <w:tcW w:w="1350" w:type="dxa"/>
          </w:tcPr>
          <w:p w14:paraId="3DCD0058" w14:textId="77777777" w:rsidR="00167A1C" w:rsidRPr="008F1A89" w:rsidRDefault="00167A1C" w:rsidP="00167A1C">
            <w:pPr>
              <w:pStyle w:val="NoSpacing"/>
              <w:tabs>
                <w:tab w:val="left" w:pos="3330"/>
              </w:tabs>
            </w:pPr>
          </w:p>
        </w:tc>
        <w:tc>
          <w:tcPr>
            <w:tcW w:w="1440" w:type="dxa"/>
          </w:tcPr>
          <w:p w14:paraId="7C931558" w14:textId="77777777" w:rsidR="00167A1C" w:rsidRPr="008F1A89" w:rsidRDefault="00167A1C" w:rsidP="00167A1C">
            <w:pPr>
              <w:pStyle w:val="NoSpacing"/>
              <w:tabs>
                <w:tab w:val="left" w:pos="3330"/>
              </w:tabs>
            </w:pPr>
          </w:p>
        </w:tc>
        <w:tc>
          <w:tcPr>
            <w:tcW w:w="1350" w:type="dxa"/>
          </w:tcPr>
          <w:p w14:paraId="31A6C7F5" w14:textId="77777777" w:rsidR="00167A1C" w:rsidRPr="008F1A89" w:rsidRDefault="00167A1C" w:rsidP="00167A1C">
            <w:pPr>
              <w:pStyle w:val="NoSpacing"/>
              <w:tabs>
                <w:tab w:val="left" w:pos="3330"/>
              </w:tabs>
            </w:pPr>
          </w:p>
        </w:tc>
        <w:tc>
          <w:tcPr>
            <w:tcW w:w="1530" w:type="dxa"/>
          </w:tcPr>
          <w:p w14:paraId="6651C690" w14:textId="77777777" w:rsidR="00167A1C" w:rsidRPr="008F1A89" w:rsidRDefault="00167A1C" w:rsidP="00167A1C">
            <w:pPr>
              <w:pStyle w:val="NoSpacing"/>
              <w:tabs>
                <w:tab w:val="left" w:pos="3330"/>
              </w:tabs>
            </w:pPr>
          </w:p>
        </w:tc>
        <w:tc>
          <w:tcPr>
            <w:tcW w:w="1530" w:type="dxa"/>
          </w:tcPr>
          <w:p w14:paraId="6A3B63DE" w14:textId="77777777" w:rsidR="00167A1C" w:rsidRPr="008F1A89" w:rsidRDefault="00167A1C" w:rsidP="00167A1C">
            <w:pPr>
              <w:pStyle w:val="NoSpacing"/>
              <w:tabs>
                <w:tab w:val="left" w:pos="3330"/>
              </w:tabs>
            </w:pPr>
          </w:p>
        </w:tc>
        <w:tc>
          <w:tcPr>
            <w:tcW w:w="1747" w:type="dxa"/>
          </w:tcPr>
          <w:p w14:paraId="03732886" w14:textId="77777777" w:rsidR="00167A1C" w:rsidRPr="008F1A89" w:rsidRDefault="00167A1C" w:rsidP="00167A1C">
            <w:pPr>
              <w:pStyle w:val="NoSpacing"/>
              <w:tabs>
                <w:tab w:val="left" w:pos="3330"/>
              </w:tabs>
            </w:pPr>
          </w:p>
        </w:tc>
        <w:tc>
          <w:tcPr>
            <w:tcW w:w="1800" w:type="dxa"/>
          </w:tcPr>
          <w:p w14:paraId="73E64D3B" w14:textId="77777777" w:rsidR="00167A1C" w:rsidRPr="008F1A89" w:rsidRDefault="00167A1C" w:rsidP="00167A1C">
            <w:pPr>
              <w:pStyle w:val="NoSpacing"/>
              <w:tabs>
                <w:tab w:val="left" w:pos="3330"/>
              </w:tabs>
            </w:pPr>
          </w:p>
        </w:tc>
        <w:tc>
          <w:tcPr>
            <w:tcW w:w="1800" w:type="dxa"/>
          </w:tcPr>
          <w:p w14:paraId="652DC53F" w14:textId="77777777" w:rsidR="00167A1C" w:rsidRPr="008F1A89" w:rsidRDefault="00167A1C" w:rsidP="00167A1C">
            <w:pPr>
              <w:pStyle w:val="NoSpacing"/>
              <w:tabs>
                <w:tab w:val="left" w:pos="3330"/>
              </w:tabs>
            </w:pPr>
          </w:p>
        </w:tc>
      </w:tr>
      <w:tr w:rsidR="006E0116" w:rsidRPr="008F1A89" w14:paraId="7FC2E237" w14:textId="77777777" w:rsidTr="006E0116">
        <w:trPr>
          <w:trHeight w:val="20"/>
        </w:trPr>
        <w:tc>
          <w:tcPr>
            <w:tcW w:w="797" w:type="dxa"/>
          </w:tcPr>
          <w:p w14:paraId="78A6B457" w14:textId="77777777" w:rsidR="00167A1C" w:rsidRPr="008F1A89" w:rsidRDefault="00167A1C" w:rsidP="00167A1C">
            <w:pPr>
              <w:pStyle w:val="NoSpacing"/>
              <w:tabs>
                <w:tab w:val="left" w:pos="3330"/>
              </w:tabs>
            </w:pPr>
            <w:r w:rsidRPr="008F1A89">
              <w:t>4</w:t>
            </w:r>
          </w:p>
        </w:tc>
        <w:tc>
          <w:tcPr>
            <w:tcW w:w="1795" w:type="dxa"/>
          </w:tcPr>
          <w:p w14:paraId="2E6171DB" w14:textId="77777777" w:rsidR="00167A1C" w:rsidRPr="008F1A89" w:rsidRDefault="00167A1C" w:rsidP="00167A1C">
            <w:pPr>
              <w:pStyle w:val="NoSpacing"/>
              <w:tabs>
                <w:tab w:val="left" w:pos="3330"/>
              </w:tabs>
            </w:pPr>
          </w:p>
        </w:tc>
        <w:tc>
          <w:tcPr>
            <w:tcW w:w="1350" w:type="dxa"/>
          </w:tcPr>
          <w:p w14:paraId="6B59A8F6" w14:textId="77777777" w:rsidR="00167A1C" w:rsidRPr="008F1A89" w:rsidRDefault="00167A1C" w:rsidP="00167A1C">
            <w:pPr>
              <w:pStyle w:val="NoSpacing"/>
              <w:tabs>
                <w:tab w:val="left" w:pos="3330"/>
              </w:tabs>
            </w:pPr>
          </w:p>
        </w:tc>
        <w:tc>
          <w:tcPr>
            <w:tcW w:w="1440" w:type="dxa"/>
          </w:tcPr>
          <w:p w14:paraId="69B3CD5E" w14:textId="77777777" w:rsidR="00167A1C" w:rsidRPr="008F1A89" w:rsidRDefault="00167A1C" w:rsidP="00167A1C">
            <w:pPr>
              <w:pStyle w:val="NoSpacing"/>
              <w:tabs>
                <w:tab w:val="left" w:pos="3330"/>
              </w:tabs>
            </w:pPr>
          </w:p>
        </w:tc>
        <w:tc>
          <w:tcPr>
            <w:tcW w:w="1350" w:type="dxa"/>
          </w:tcPr>
          <w:p w14:paraId="31DA6D7C" w14:textId="77777777" w:rsidR="00167A1C" w:rsidRPr="008F1A89" w:rsidRDefault="00167A1C" w:rsidP="00167A1C">
            <w:pPr>
              <w:pStyle w:val="NoSpacing"/>
              <w:tabs>
                <w:tab w:val="left" w:pos="3330"/>
              </w:tabs>
            </w:pPr>
          </w:p>
        </w:tc>
        <w:tc>
          <w:tcPr>
            <w:tcW w:w="1530" w:type="dxa"/>
          </w:tcPr>
          <w:p w14:paraId="23A6FBD3" w14:textId="77777777" w:rsidR="00167A1C" w:rsidRPr="008F1A89" w:rsidRDefault="00167A1C" w:rsidP="00167A1C">
            <w:pPr>
              <w:pStyle w:val="NoSpacing"/>
              <w:tabs>
                <w:tab w:val="left" w:pos="3330"/>
              </w:tabs>
            </w:pPr>
          </w:p>
        </w:tc>
        <w:tc>
          <w:tcPr>
            <w:tcW w:w="1530" w:type="dxa"/>
          </w:tcPr>
          <w:p w14:paraId="581795F5" w14:textId="77777777" w:rsidR="00167A1C" w:rsidRPr="008F1A89" w:rsidRDefault="00167A1C" w:rsidP="00167A1C">
            <w:pPr>
              <w:pStyle w:val="NoSpacing"/>
              <w:tabs>
                <w:tab w:val="left" w:pos="3330"/>
              </w:tabs>
            </w:pPr>
          </w:p>
        </w:tc>
        <w:tc>
          <w:tcPr>
            <w:tcW w:w="1747" w:type="dxa"/>
          </w:tcPr>
          <w:p w14:paraId="1BE0BCB6" w14:textId="77777777" w:rsidR="00167A1C" w:rsidRPr="008F1A89" w:rsidRDefault="00167A1C" w:rsidP="00167A1C">
            <w:pPr>
              <w:pStyle w:val="NoSpacing"/>
              <w:tabs>
                <w:tab w:val="left" w:pos="3330"/>
              </w:tabs>
            </w:pPr>
          </w:p>
        </w:tc>
        <w:tc>
          <w:tcPr>
            <w:tcW w:w="1800" w:type="dxa"/>
          </w:tcPr>
          <w:p w14:paraId="17B44A64" w14:textId="77777777" w:rsidR="00167A1C" w:rsidRPr="008F1A89" w:rsidRDefault="00167A1C" w:rsidP="00167A1C">
            <w:pPr>
              <w:pStyle w:val="NoSpacing"/>
              <w:tabs>
                <w:tab w:val="left" w:pos="3330"/>
              </w:tabs>
            </w:pPr>
          </w:p>
        </w:tc>
        <w:tc>
          <w:tcPr>
            <w:tcW w:w="1800" w:type="dxa"/>
          </w:tcPr>
          <w:p w14:paraId="7A96A19C" w14:textId="77777777" w:rsidR="00167A1C" w:rsidRPr="008F1A89" w:rsidRDefault="00167A1C" w:rsidP="00167A1C">
            <w:pPr>
              <w:pStyle w:val="NoSpacing"/>
              <w:tabs>
                <w:tab w:val="left" w:pos="3330"/>
              </w:tabs>
            </w:pPr>
          </w:p>
        </w:tc>
      </w:tr>
      <w:tr w:rsidR="006E0116" w:rsidRPr="008F1A89" w14:paraId="7B03BF4F" w14:textId="77777777" w:rsidTr="006E0116">
        <w:trPr>
          <w:trHeight w:val="20"/>
        </w:trPr>
        <w:tc>
          <w:tcPr>
            <w:tcW w:w="797" w:type="dxa"/>
          </w:tcPr>
          <w:p w14:paraId="726D649E" w14:textId="77777777" w:rsidR="00167A1C" w:rsidRPr="008F1A89" w:rsidRDefault="00167A1C" w:rsidP="00167A1C">
            <w:pPr>
              <w:pStyle w:val="NoSpacing"/>
              <w:tabs>
                <w:tab w:val="left" w:pos="3330"/>
              </w:tabs>
            </w:pPr>
            <w:r w:rsidRPr="008F1A89">
              <w:t>5</w:t>
            </w:r>
          </w:p>
        </w:tc>
        <w:tc>
          <w:tcPr>
            <w:tcW w:w="1795" w:type="dxa"/>
          </w:tcPr>
          <w:p w14:paraId="69B9FF5A" w14:textId="77777777" w:rsidR="00167A1C" w:rsidRPr="008F1A89" w:rsidRDefault="00167A1C" w:rsidP="00167A1C">
            <w:pPr>
              <w:pStyle w:val="NoSpacing"/>
              <w:tabs>
                <w:tab w:val="left" w:pos="3330"/>
              </w:tabs>
            </w:pPr>
          </w:p>
        </w:tc>
        <w:tc>
          <w:tcPr>
            <w:tcW w:w="1350" w:type="dxa"/>
          </w:tcPr>
          <w:p w14:paraId="1F860693" w14:textId="77777777" w:rsidR="00167A1C" w:rsidRPr="008F1A89" w:rsidRDefault="00167A1C" w:rsidP="00167A1C">
            <w:pPr>
              <w:pStyle w:val="NoSpacing"/>
              <w:tabs>
                <w:tab w:val="left" w:pos="3330"/>
              </w:tabs>
            </w:pPr>
          </w:p>
        </w:tc>
        <w:tc>
          <w:tcPr>
            <w:tcW w:w="1440" w:type="dxa"/>
          </w:tcPr>
          <w:p w14:paraId="73B6F7F0" w14:textId="77777777" w:rsidR="00167A1C" w:rsidRPr="008F1A89" w:rsidRDefault="00167A1C" w:rsidP="00167A1C">
            <w:pPr>
              <w:pStyle w:val="NoSpacing"/>
              <w:tabs>
                <w:tab w:val="left" w:pos="3330"/>
              </w:tabs>
            </w:pPr>
          </w:p>
        </w:tc>
        <w:tc>
          <w:tcPr>
            <w:tcW w:w="1350" w:type="dxa"/>
          </w:tcPr>
          <w:p w14:paraId="4D52976A" w14:textId="77777777" w:rsidR="00167A1C" w:rsidRPr="008F1A89" w:rsidRDefault="00167A1C" w:rsidP="00167A1C">
            <w:pPr>
              <w:pStyle w:val="NoSpacing"/>
              <w:tabs>
                <w:tab w:val="left" w:pos="3330"/>
              </w:tabs>
            </w:pPr>
          </w:p>
        </w:tc>
        <w:tc>
          <w:tcPr>
            <w:tcW w:w="1530" w:type="dxa"/>
          </w:tcPr>
          <w:p w14:paraId="7487A6A1" w14:textId="77777777" w:rsidR="00167A1C" w:rsidRPr="008F1A89" w:rsidRDefault="00167A1C" w:rsidP="00167A1C">
            <w:pPr>
              <w:pStyle w:val="NoSpacing"/>
              <w:tabs>
                <w:tab w:val="left" w:pos="3330"/>
              </w:tabs>
            </w:pPr>
          </w:p>
        </w:tc>
        <w:tc>
          <w:tcPr>
            <w:tcW w:w="1530" w:type="dxa"/>
          </w:tcPr>
          <w:p w14:paraId="131068A0" w14:textId="77777777" w:rsidR="00167A1C" w:rsidRPr="008F1A89" w:rsidRDefault="00167A1C" w:rsidP="00167A1C">
            <w:pPr>
              <w:pStyle w:val="NoSpacing"/>
              <w:tabs>
                <w:tab w:val="left" w:pos="3330"/>
              </w:tabs>
            </w:pPr>
          </w:p>
        </w:tc>
        <w:tc>
          <w:tcPr>
            <w:tcW w:w="1747" w:type="dxa"/>
          </w:tcPr>
          <w:p w14:paraId="778A7872" w14:textId="77777777" w:rsidR="00167A1C" w:rsidRPr="008F1A89" w:rsidRDefault="00167A1C" w:rsidP="00167A1C">
            <w:pPr>
              <w:pStyle w:val="NoSpacing"/>
              <w:tabs>
                <w:tab w:val="left" w:pos="3330"/>
              </w:tabs>
            </w:pPr>
          </w:p>
        </w:tc>
        <w:tc>
          <w:tcPr>
            <w:tcW w:w="1800" w:type="dxa"/>
          </w:tcPr>
          <w:p w14:paraId="163BA1B5" w14:textId="77777777" w:rsidR="00167A1C" w:rsidRPr="008F1A89" w:rsidRDefault="00167A1C" w:rsidP="00167A1C">
            <w:pPr>
              <w:pStyle w:val="NoSpacing"/>
              <w:tabs>
                <w:tab w:val="left" w:pos="3330"/>
              </w:tabs>
            </w:pPr>
          </w:p>
        </w:tc>
        <w:tc>
          <w:tcPr>
            <w:tcW w:w="1800" w:type="dxa"/>
          </w:tcPr>
          <w:p w14:paraId="08B74CA3" w14:textId="77777777" w:rsidR="00167A1C" w:rsidRPr="008F1A89" w:rsidRDefault="00167A1C" w:rsidP="00167A1C">
            <w:pPr>
              <w:pStyle w:val="NoSpacing"/>
              <w:tabs>
                <w:tab w:val="left" w:pos="3330"/>
              </w:tabs>
            </w:pPr>
          </w:p>
        </w:tc>
      </w:tr>
      <w:tr w:rsidR="006E0116" w:rsidRPr="008F1A89" w14:paraId="24EED993" w14:textId="77777777" w:rsidTr="006E0116">
        <w:trPr>
          <w:trHeight w:val="20"/>
        </w:trPr>
        <w:tc>
          <w:tcPr>
            <w:tcW w:w="797" w:type="dxa"/>
          </w:tcPr>
          <w:p w14:paraId="59CF3F72" w14:textId="77777777" w:rsidR="00167A1C" w:rsidRPr="008F1A89" w:rsidRDefault="00167A1C" w:rsidP="00167A1C">
            <w:pPr>
              <w:pStyle w:val="NoSpacing"/>
              <w:tabs>
                <w:tab w:val="left" w:pos="3330"/>
              </w:tabs>
            </w:pPr>
            <w:r w:rsidRPr="008F1A89">
              <w:t>6</w:t>
            </w:r>
          </w:p>
        </w:tc>
        <w:tc>
          <w:tcPr>
            <w:tcW w:w="1795" w:type="dxa"/>
          </w:tcPr>
          <w:p w14:paraId="7EC1DB17" w14:textId="77777777" w:rsidR="00167A1C" w:rsidRPr="008F1A89" w:rsidRDefault="00167A1C" w:rsidP="00167A1C">
            <w:pPr>
              <w:pStyle w:val="NoSpacing"/>
              <w:tabs>
                <w:tab w:val="left" w:pos="3330"/>
              </w:tabs>
            </w:pPr>
          </w:p>
        </w:tc>
        <w:tc>
          <w:tcPr>
            <w:tcW w:w="1350" w:type="dxa"/>
          </w:tcPr>
          <w:p w14:paraId="6DFF0A06" w14:textId="77777777" w:rsidR="00167A1C" w:rsidRPr="008F1A89" w:rsidRDefault="00167A1C" w:rsidP="00167A1C">
            <w:pPr>
              <w:pStyle w:val="NoSpacing"/>
              <w:tabs>
                <w:tab w:val="left" w:pos="3330"/>
              </w:tabs>
            </w:pPr>
          </w:p>
        </w:tc>
        <w:tc>
          <w:tcPr>
            <w:tcW w:w="1440" w:type="dxa"/>
          </w:tcPr>
          <w:p w14:paraId="6C306E01" w14:textId="77777777" w:rsidR="00167A1C" w:rsidRPr="008F1A89" w:rsidRDefault="00167A1C" w:rsidP="00167A1C">
            <w:pPr>
              <w:pStyle w:val="NoSpacing"/>
              <w:tabs>
                <w:tab w:val="left" w:pos="3330"/>
              </w:tabs>
            </w:pPr>
          </w:p>
        </w:tc>
        <w:tc>
          <w:tcPr>
            <w:tcW w:w="1350" w:type="dxa"/>
          </w:tcPr>
          <w:p w14:paraId="18F916E0" w14:textId="77777777" w:rsidR="00167A1C" w:rsidRPr="008F1A89" w:rsidRDefault="00167A1C" w:rsidP="00167A1C">
            <w:pPr>
              <w:pStyle w:val="NoSpacing"/>
              <w:tabs>
                <w:tab w:val="left" w:pos="3330"/>
              </w:tabs>
            </w:pPr>
          </w:p>
        </w:tc>
        <w:tc>
          <w:tcPr>
            <w:tcW w:w="1530" w:type="dxa"/>
          </w:tcPr>
          <w:p w14:paraId="26EF4241" w14:textId="77777777" w:rsidR="00167A1C" w:rsidRPr="008F1A89" w:rsidRDefault="00167A1C" w:rsidP="00167A1C">
            <w:pPr>
              <w:pStyle w:val="NoSpacing"/>
              <w:tabs>
                <w:tab w:val="left" w:pos="3330"/>
              </w:tabs>
            </w:pPr>
          </w:p>
        </w:tc>
        <w:tc>
          <w:tcPr>
            <w:tcW w:w="1530" w:type="dxa"/>
          </w:tcPr>
          <w:p w14:paraId="43CD77E7" w14:textId="77777777" w:rsidR="00167A1C" w:rsidRPr="008F1A89" w:rsidRDefault="00167A1C" w:rsidP="00167A1C">
            <w:pPr>
              <w:pStyle w:val="NoSpacing"/>
              <w:tabs>
                <w:tab w:val="left" w:pos="3330"/>
              </w:tabs>
            </w:pPr>
          </w:p>
        </w:tc>
        <w:tc>
          <w:tcPr>
            <w:tcW w:w="1747" w:type="dxa"/>
          </w:tcPr>
          <w:p w14:paraId="3C7DACEA" w14:textId="77777777" w:rsidR="00167A1C" w:rsidRPr="008F1A89" w:rsidRDefault="00167A1C" w:rsidP="00167A1C">
            <w:pPr>
              <w:pStyle w:val="NoSpacing"/>
              <w:tabs>
                <w:tab w:val="left" w:pos="3330"/>
              </w:tabs>
            </w:pPr>
          </w:p>
        </w:tc>
        <w:tc>
          <w:tcPr>
            <w:tcW w:w="1800" w:type="dxa"/>
          </w:tcPr>
          <w:p w14:paraId="3C5F583D" w14:textId="77777777" w:rsidR="00167A1C" w:rsidRPr="008F1A89" w:rsidRDefault="00167A1C" w:rsidP="00167A1C">
            <w:pPr>
              <w:pStyle w:val="NoSpacing"/>
              <w:tabs>
                <w:tab w:val="left" w:pos="3330"/>
              </w:tabs>
            </w:pPr>
          </w:p>
        </w:tc>
        <w:tc>
          <w:tcPr>
            <w:tcW w:w="1800" w:type="dxa"/>
          </w:tcPr>
          <w:p w14:paraId="30C8DDB9" w14:textId="77777777" w:rsidR="00167A1C" w:rsidRPr="008F1A89" w:rsidRDefault="00167A1C" w:rsidP="00167A1C">
            <w:pPr>
              <w:pStyle w:val="NoSpacing"/>
              <w:tabs>
                <w:tab w:val="left" w:pos="3330"/>
              </w:tabs>
            </w:pPr>
          </w:p>
        </w:tc>
      </w:tr>
      <w:tr w:rsidR="006E0116" w:rsidRPr="008F1A89" w14:paraId="725D209E" w14:textId="77777777" w:rsidTr="006E0116">
        <w:trPr>
          <w:trHeight w:val="20"/>
        </w:trPr>
        <w:tc>
          <w:tcPr>
            <w:tcW w:w="797" w:type="dxa"/>
          </w:tcPr>
          <w:p w14:paraId="7A1DAE4C" w14:textId="77777777" w:rsidR="00167A1C" w:rsidRPr="008F1A89" w:rsidRDefault="00167A1C" w:rsidP="00167A1C">
            <w:pPr>
              <w:pStyle w:val="NoSpacing"/>
              <w:tabs>
                <w:tab w:val="left" w:pos="3330"/>
              </w:tabs>
            </w:pPr>
            <w:r w:rsidRPr="008F1A89">
              <w:t>7</w:t>
            </w:r>
          </w:p>
        </w:tc>
        <w:tc>
          <w:tcPr>
            <w:tcW w:w="1795" w:type="dxa"/>
          </w:tcPr>
          <w:p w14:paraId="5FB487E7" w14:textId="77777777" w:rsidR="00167A1C" w:rsidRPr="008F1A89" w:rsidRDefault="00167A1C" w:rsidP="00167A1C">
            <w:pPr>
              <w:pStyle w:val="NoSpacing"/>
              <w:tabs>
                <w:tab w:val="left" w:pos="3330"/>
              </w:tabs>
            </w:pPr>
          </w:p>
        </w:tc>
        <w:tc>
          <w:tcPr>
            <w:tcW w:w="1350" w:type="dxa"/>
          </w:tcPr>
          <w:p w14:paraId="2BCE9125" w14:textId="77777777" w:rsidR="00167A1C" w:rsidRPr="008F1A89" w:rsidRDefault="00167A1C" w:rsidP="00167A1C">
            <w:pPr>
              <w:pStyle w:val="NoSpacing"/>
              <w:tabs>
                <w:tab w:val="left" w:pos="3330"/>
              </w:tabs>
            </w:pPr>
          </w:p>
        </w:tc>
        <w:tc>
          <w:tcPr>
            <w:tcW w:w="1440" w:type="dxa"/>
          </w:tcPr>
          <w:p w14:paraId="2EA30552" w14:textId="77777777" w:rsidR="00167A1C" w:rsidRPr="008F1A89" w:rsidRDefault="00167A1C" w:rsidP="00167A1C">
            <w:pPr>
              <w:pStyle w:val="NoSpacing"/>
              <w:tabs>
                <w:tab w:val="left" w:pos="3330"/>
              </w:tabs>
            </w:pPr>
          </w:p>
        </w:tc>
        <w:tc>
          <w:tcPr>
            <w:tcW w:w="1350" w:type="dxa"/>
          </w:tcPr>
          <w:p w14:paraId="3F0FDC34" w14:textId="77777777" w:rsidR="00167A1C" w:rsidRPr="008F1A89" w:rsidRDefault="00167A1C" w:rsidP="00167A1C">
            <w:pPr>
              <w:pStyle w:val="NoSpacing"/>
              <w:tabs>
                <w:tab w:val="left" w:pos="3330"/>
              </w:tabs>
            </w:pPr>
          </w:p>
        </w:tc>
        <w:tc>
          <w:tcPr>
            <w:tcW w:w="1530" w:type="dxa"/>
          </w:tcPr>
          <w:p w14:paraId="5E7F8052" w14:textId="77777777" w:rsidR="00167A1C" w:rsidRPr="008F1A89" w:rsidRDefault="00167A1C" w:rsidP="00167A1C">
            <w:pPr>
              <w:pStyle w:val="NoSpacing"/>
              <w:tabs>
                <w:tab w:val="left" w:pos="3330"/>
              </w:tabs>
            </w:pPr>
          </w:p>
        </w:tc>
        <w:tc>
          <w:tcPr>
            <w:tcW w:w="1530" w:type="dxa"/>
          </w:tcPr>
          <w:p w14:paraId="5C6AA3ED" w14:textId="77777777" w:rsidR="00167A1C" w:rsidRPr="008F1A89" w:rsidRDefault="00167A1C" w:rsidP="00167A1C">
            <w:pPr>
              <w:pStyle w:val="NoSpacing"/>
              <w:tabs>
                <w:tab w:val="left" w:pos="3330"/>
              </w:tabs>
            </w:pPr>
          </w:p>
        </w:tc>
        <w:tc>
          <w:tcPr>
            <w:tcW w:w="1747" w:type="dxa"/>
          </w:tcPr>
          <w:p w14:paraId="021FA8A6" w14:textId="77777777" w:rsidR="00167A1C" w:rsidRPr="008F1A89" w:rsidRDefault="00167A1C" w:rsidP="00167A1C">
            <w:pPr>
              <w:pStyle w:val="NoSpacing"/>
              <w:tabs>
                <w:tab w:val="left" w:pos="3330"/>
              </w:tabs>
            </w:pPr>
          </w:p>
        </w:tc>
        <w:tc>
          <w:tcPr>
            <w:tcW w:w="1800" w:type="dxa"/>
          </w:tcPr>
          <w:p w14:paraId="13958ADA" w14:textId="77777777" w:rsidR="00167A1C" w:rsidRPr="008F1A89" w:rsidRDefault="00167A1C" w:rsidP="00167A1C">
            <w:pPr>
              <w:pStyle w:val="NoSpacing"/>
              <w:tabs>
                <w:tab w:val="left" w:pos="3330"/>
              </w:tabs>
            </w:pPr>
          </w:p>
        </w:tc>
        <w:tc>
          <w:tcPr>
            <w:tcW w:w="1800" w:type="dxa"/>
          </w:tcPr>
          <w:p w14:paraId="6AFC768E" w14:textId="77777777" w:rsidR="00167A1C" w:rsidRPr="008F1A89" w:rsidRDefault="00167A1C" w:rsidP="00167A1C">
            <w:pPr>
              <w:pStyle w:val="NoSpacing"/>
              <w:tabs>
                <w:tab w:val="left" w:pos="3330"/>
              </w:tabs>
            </w:pPr>
          </w:p>
        </w:tc>
      </w:tr>
      <w:tr w:rsidR="006E0116" w:rsidRPr="008F1A89" w14:paraId="18A37F22" w14:textId="77777777" w:rsidTr="006E0116">
        <w:trPr>
          <w:trHeight w:val="20"/>
        </w:trPr>
        <w:tc>
          <w:tcPr>
            <w:tcW w:w="797" w:type="dxa"/>
          </w:tcPr>
          <w:p w14:paraId="79B930FA" w14:textId="77777777" w:rsidR="00167A1C" w:rsidRPr="008F1A89" w:rsidRDefault="00167A1C" w:rsidP="00167A1C">
            <w:pPr>
              <w:pStyle w:val="NoSpacing"/>
              <w:tabs>
                <w:tab w:val="left" w:pos="3330"/>
              </w:tabs>
            </w:pPr>
            <w:r w:rsidRPr="008F1A89">
              <w:t>8</w:t>
            </w:r>
          </w:p>
        </w:tc>
        <w:tc>
          <w:tcPr>
            <w:tcW w:w="1795" w:type="dxa"/>
          </w:tcPr>
          <w:p w14:paraId="5098D018" w14:textId="77777777" w:rsidR="00167A1C" w:rsidRPr="008F1A89" w:rsidRDefault="00167A1C" w:rsidP="00167A1C">
            <w:pPr>
              <w:pStyle w:val="NoSpacing"/>
              <w:tabs>
                <w:tab w:val="left" w:pos="3330"/>
              </w:tabs>
            </w:pPr>
          </w:p>
        </w:tc>
        <w:tc>
          <w:tcPr>
            <w:tcW w:w="1350" w:type="dxa"/>
          </w:tcPr>
          <w:p w14:paraId="11740A81" w14:textId="77777777" w:rsidR="00167A1C" w:rsidRPr="008F1A89" w:rsidRDefault="00167A1C" w:rsidP="00167A1C">
            <w:pPr>
              <w:pStyle w:val="NoSpacing"/>
              <w:tabs>
                <w:tab w:val="left" w:pos="3330"/>
              </w:tabs>
            </w:pPr>
          </w:p>
        </w:tc>
        <w:tc>
          <w:tcPr>
            <w:tcW w:w="1440" w:type="dxa"/>
          </w:tcPr>
          <w:p w14:paraId="2BC3ABEA" w14:textId="77777777" w:rsidR="00167A1C" w:rsidRPr="008F1A89" w:rsidRDefault="00167A1C" w:rsidP="00167A1C">
            <w:pPr>
              <w:pStyle w:val="NoSpacing"/>
              <w:tabs>
                <w:tab w:val="left" w:pos="3330"/>
              </w:tabs>
            </w:pPr>
          </w:p>
        </w:tc>
        <w:tc>
          <w:tcPr>
            <w:tcW w:w="1350" w:type="dxa"/>
          </w:tcPr>
          <w:p w14:paraId="0CA6FA91" w14:textId="77777777" w:rsidR="00167A1C" w:rsidRPr="008F1A89" w:rsidRDefault="00167A1C" w:rsidP="00167A1C">
            <w:pPr>
              <w:pStyle w:val="NoSpacing"/>
              <w:tabs>
                <w:tab w:val="left" w:pos="3330"/>
              </w:tabs>
            </w:pPr>
          </w:p>
        </w:tc>
        <w:tc>
          <w:tcPr>
            <w:tcW w:w="1530" w:type="dxa"/>
          </w:tcPr>
          <w:p w14:paraId="7CE735E2" w14:textId="77777777" w:rsidR="00167A1C" w:rsidRPr="008F1A89" w:rsidRDefault="00167A1C" w:rsidP="00167A1C">
            <w:pPr>
              <w:pStyle w:val="NoSpacing"/>
              <w:tabs>
                <w:tab w:val="left" w:pos="3330"/>
              </w:tabs>
            </w:pPr>
          </w:p>
        </w:tc>
        <w:tc>
          <w:tcPr>
            <w:tcW w:w="1530" w:type="dxa"/>
          </w:tcPr>
          <w:p w14:paraId="4D0B1B8F" w14:textId="77777777" w:rsidR="00167A1C" w:rsidRPr="008F1A89" w:rsidRDefault="00167A1C" w:rsidP="00167A1C">
            <w:pPr>
              <w:pStyle w:val="NoSpacing"/>
              <w:tabs>
                <w:tab w:val="left" w:pos="3330"/>
              </w:tabs>
            </w:pPr>
          </w:p>
        </w:tc>
        <w:tc>
          <w:tcPr>
            <w:tcW w:w="1747" w:type="dxa"/>
          </w:tcPr>
          <w:p w14:paraId="3E2D0B8D" w14:textId="77777777" w:rsidR="00167A1C" w:rsidRPr="008F1A89" w:rsidRDefault="00167A1C" w:rsidP="00167A1C">
            <w:pPr>
              <w:pStyle w:val="NoSpacing"/>
              <w:tabs>
                <w:tab w:val="left" w:pos="3330"/>
              </w:tabs>
            </w:pPr>
          </w:p>
        </w:tc>
        <w:tc>
          <w:tcPr>
            <w:tcW w:w="1800" w:type="dxa"/>
          </w:tcPr>
          <w:p w14:paraId="6120E874" w14:textId="77777777" w:rsidR="00167A1C" w:rsidRPr="008F1A89" w:rsidRDefault="00167A1C" w:rsidP="00167A1C">
            <w:pPr>
              <w:pStyle w:val="NoSpacing"/>
              <w:tabs>
                <w:tab w:val="left" w:pos="3330"/>
              </w:tabs>
            </w:pPr>
          </w:p>
        </w:tc>
        <w:tc>
          <w:tcPr>
            <w:tcW w:w="1800" w:type="dxa"/>
          </w:tcPr>
          <w:p w14:paraId="468287E0" w14:textId="77777777" w:rsidR="00167A1C" w:rsidRPr="008F1A89" w:rsidRDefault="00167A1C" w:rsidP="00167A1C">
            <w:pPr>
              <w:pStyle w:val="NoSpacing"/>
              <w:tabs>
                <w:tab w:val="left" w:pos="3330"/>
              </w:tabs>
            </w:pPr>
          </w:p>
        </w:tc>
      </w:tr>
      <w:tr w:rsidR="006E0116" w:rsidRPr="008F1A89" w14:paraId="40BCFB00" w14:textId="77777777" w:rsidTr="006E0116">
        <w:trPr>
          <w:trHeight w:val="20"/>
        </w:trPr>
        <w:tc>
          <w:tcPr>
            <w:tcW w:w="797" w:type="dxa"/>
          </w:tcPr>
          <w:p w14:paraId="5350FE43" w14:textId="77777777" w:rsidR="00167A1C" w:rsidRPr="008F1A89" w:rsidRDefault="00167A1C" w:rsidP="00167A1C">
            <w:pPr>
              <w:pStyle w:val="NoSpacing"/>
              <w:tabs>
                <w:tab w:val="left" w:pos="3330"/>
              </w:tabs>
            </w:pPr>
            <w:r w:rsidRPr="008F1A89">
              <w:t>9</w:t>
            </w:r>
          </w:p>
        </w:tc>
        <w:tc>
          <w:tcPr>
            <w:tcW w:w="1795" w:type="dxa"/>
          </w:tcPr>
          <w:p w14:paraId="6537320B" w14:textId="77777777" w:rsidR="00167A1C" w:rsidRPr="008F1A89" w:rsidRDefault="00167A1C" w:rsidP="00167A1C">
            <w:pPr>
              <w:pStyle w:val="NoSpacing"/>
              <w:tabs>
                <w:tab w:val="left" w:pos="3330"/>
              </w:tabs>
            </w:pPr>
          </w:p>
        </w:tc>
        <w:tc>
          <w:tcPr>
            <w:tcW w:w="1350" w:type="dxa"/>
          </w:tcPr>
          <w:p w14:paraId="1187CACF" w14:textId="77777777" w:rsidR="00167A1C" w:rsidRPr="008F1A89" w:rsidRDefault="00167A1C" w:rsidP="00167A1C">
            <w:pPr>
              <w:pStyle w:val="NoSpacing"/>
              <w:tabs>
                <w:tab w:val="left" w:pos="3330"/>
              </w:tabs>
            </w:pPr>
          </w:p>
        </w:tc>
        <w:tc>
          <w:tcPr>
            <w:tcW w:w="1440" w:type="dxa"/>
          </w:tcPr>
          <w:p w14:paraId="217C0F83" w14:textId="77777777" w:rsidR="00167A1C" w:rsidRPr="008F1A89" w:rsidRDefault="00167A1C" w:rsidP="00167A1C">
            <w:pPr>
              <w:pStyle w:val="NoSpacing"/>
              <w:tabs>
                <w:tab w:val="left" w:pos="3330"/>
              </w:tabs>
            </w:pPr>
          </w:p>
        </w:tc>
        <w:tc>
          <w:tcPr>
            <w:tcW w:w="1350" w:type="dxa"/>
          </w:tcPr>
          <w:p w14:paraId="2F6BE3CA" w14:textId="77777777" w:rsidR="00167A1C" w:rsidRPr="008F1A89" w:rsidRDefault="00167A1C" w:rsidP="00167A1C">
            <w:pPr>
              <w:pStyle w:val="NoSpacing"/>
              <w:tabs>
                <w:tab w:val="left" w:pos="3330"/>
              </w:tabs>
            </w:pPr>
          </w:p>
        </w:tc>
        <w:tc>
          <w:tcPr>
            <w:tcW w:w="1530" w:type="dxa"/>
          </w:tcPr>
          <w:p w14:paraId="590E95FF" w14:textId="77777777" w:rsidR="00167A1C" w:rsidRPr="008F1A89" w:rsidRDefault="00167A1C" w:rsidP="00167A1C">
            <w:pPr>
              <w:pStyle w:val="NoSpacing"/>
              <w:tabs>
                <w:tab w:val="left" w:pos="3330"/>
              </w:tabs>
            </w:pPr>
          </w:p>
        </w:tc>
        <w:tc>
          <w:tcPr>
            <w:tcW w:w="1530" w:type="dxa"/>
          </w:tcPr>
          <w:p w14:paraId="1F9D3AC5" w14:textId="77777777" w:rsidR="00167A1C" w:rsidRPr="008F1A89" w:rsidRDefault="00167A1C" w:rsidP="00167A1C">
            <w:pPr>
              <w:pStyle w:val="NoSpacing"/>
              <w:tabs>
                <w:tab w:val="left" w:pos="3330"/>
              </w:tabs>
            </w:pPr>
          </w:p>
        </w:tc>
        <w:tc>
          <w:tcPr>
            <w:tcW w:w="1747" w:type="dxa"/>
          </w:tcPr>
          <w:p w14:paraId="6DE456F4" w14:textId="77777777" w:rsidR="00167A1C" w:rsidRPr="008F1A89" w:rsidRDefault="00167A1C" w:rsidP="00167A1C">
            <w:pPr>
              <w:pStyle w:val="NoSpacing"/>
              <w:tabs>
                <w:tab w:val="left" w:pos="3330"/>
              </w:tabs>
            </w:pPr>
          </w:p>
        </w:tc>
        <w:tc>
          <w:tcPr>
            <w:tcW w:w="1800" w:type="dxa"/>
          </w:tcPr>
          <w:p w14:paraId="6BE8C21A" w14:textId="77777777" w:rsidR="00167A1C" w:rsidRPr="008F1A89" w:rsidRDefault="00167A1C" w:rsidP="00167A1C">
            <w:pPr>
              <w:pStyle w:val="NoSpacing"/>
              <w:tabs>
                <w:tab w:val="left" w:pos="3330"/>
              </w:tabs>
            </w:pPr>
          </w:p>
        </w:tc>
        <w:tc>
          <w:tcPr>
            <w:tcW w:w="1800" w:type="dxa"/>
          </w:tcPr>
          <w:p w14:paraId="5B6B5C33" w14:textId="77777777" w:rsidR="00167A1C" w:rsidRPr="008F1A89" w:rsidRDefault="00167A1C" w:rsidP="00167A1C">
            <w:pPr>
              <w:pStyle w:val="NoSpacing"/>
              <w:tabs>
                <w:tab w:val="left" w:pos="3330"/>
              </w:tabs>
            </w:pPr>
          </w:p>
        </w:tc>
      </w:tr>
      <w:tr w:rsidR="006E0116" w:rsidRPr="008F1A89" w14:paraId="09A8A8BE" w14:textId="77777777" w:rsidTr="006E0116">
        <w:trPr>
          <w:trHeight w:val="20"/>
        </w:trPr>
        <w:tc>
          <w:tcPr>
            <w:tcW w:w="797" w:type="dxa"/>
          </w:tcPr>
          <w:p w14:paraId="2CF60D1D" w14:textId="77777777" w:rsidR="00167A1C" w:rsidRPr="008F1A89" w:rsidRDefault="00167A1C" w:rsidP="00167A1C">
            <w:pPr>
              <w:pStyle w:val="NoSpacing"/>
              <w:tabs>
                <w:tab w:val="left" w:pos="3330"/>
              </w:tabs>
            </w:pPr>
            <w:r w:rsidRPr="008F1A89">
              <w:t>10</w:t>
            </w:r>
          </w:p>
        </w:tc>
        <w:tc>
          <w:tcPr>
            <w:tcW w:w="1795" w:type="dxa"/>
          </w:tcPr>
          <w:p w14:paraId="7661CA67" w14:textId="77777777" w:rsidR="00167A1C" w:rsidRPr="008F1A89" w:rsidRDefault="00167A1C" w:rsidP="00167A1C">
            <w:pPr>
              <w:pStyle w:val="NoSpacing"/>
              <w:tabs>
                <w:tab w:val="left" w:pos="3330"/>
              </w:tabs>
            </w:pPr>
          </w:p>
        </w:tc>
        <w:tc>
          <w:tcPr>
            <w:tcW w:w="1350" w:type="dxa"/>
          </w:tcPr>
          <w:p w14:paraId="209ECC74" w14:textId="77777777" w:rsidR="00167A1C" w:rsidRPr="008F1A89" w:rsidRDefault="00167A1C" w:rsidP="00167A1C">
            <w:pPr>
              <w:pStyle w:val="NoSpacing"/>
              <w:tabs>
                <w:tab w:val="left" w:pos="3330"/>
              </w:tabs>
            </w:pPr>
          </w:p>
        </w:tc>
        <w:tc>
          <w:tcPr>
            <w:tcW w:w="1440" w:type="dxa"/>
          </w:tcPr>
          <w:p w14:paraId="07163B5C" w14:textId="77777777" w:rsidR="00167A1C" w:rsidRPr="008F1A89" w:rsidRDefault="00167A1C" w:rsidP="00167A1C">
            <w:pPr>
              <w:pStyle w:val="NoSpacing"/>
              <w:tabs>
                <w:tab w:val="left" w:pos="3330"/>
              </w:tabs>
            </w:pPr>
          </w:p>
        </w:tc>
        <w:tc>
          <w:tcPr>
            <w:tcW w:w="1350" w:type="dxa"/>
          </w:tcPr>
          <w:p w14:paraId="7AEFFB41" w14:textId="77777777" w:rsidR="00167A1C" w:rsidRPr="008F1A89" w:rsidRDefault="00167A1C" w:rsidP="00167A1C">
            <w:pPr>
              <w:pStyle w:val="NoSpacing"/>
              <w:tabs>
                <w:tab w:val="left" w:pos="3330"/>
              </w:tabs>
            </w:pPr>
          </w:p>
        </w:tc>
        <w:tc>
          <w:tcPr>
            <w:tcW w:w="1530" w:type="dxa"/>
          </w:tcPr>
          <w:p w14:paraId="6386EDB6" w14:textId="77777777" w:rsidR="00167A1C" w:rsidRPr="008F1A89" w:rsidRDefault="00167A1C" w:rsidP="00167A1C">
            <w:pPr>
              <w:pStyle w:val="NoSpacing"/>
              <w:tabs>
                <w:tab w:val="left" w:pos="3330"/>
              </w:tabs>
            </w:pPr>
          </w:p>
        </w:tc>
        <w:tc>
          <w:tcPr>
            <w:tcW w:w="1530" w:type="dxa"/>
          </w:tcPr>
          <w:p w14:paraId="4A5A5E1F" w14:textId="77777777" w:rsidR="00167A1C" w:rsidRPr="008F1A89" w:rsidRDefault="00167A1C" w:rsidP="00167A1C">
            <w:pPr>
              <w:pStyle w:val="NoSpacing"/>
              <w:tabs>
                <w:tab w:val="left" w:pos="3330"/>
              </w:tabs>
            </w:pPr>
          </w:p>
        </w:tc>
        <w:tc>
          <w:tcPr>
            <w:tcW w:w="1747" w:type="dxa"/>
          </w:tcPr>
          <w:p w14:paraId="07D9A089" w14:textId="77777777" w:rsidR="00167A1C" w:rsidRPr="008F1A89" w:rsidRDefault="00167A1C" w:rsidP="00167A1C">
            <w:pPr>
              <w:pStyle w:val="NoSpacing"/>
              <w:tabs>
                <w:tab w:val="left" w:pos="3330"/>
              </w:tabs>
            </w:pPr>
          </w:p>
        </w:tc>
        <w:tc>
          <w:tcPr>
            <w:tcW w:w="1800" w:type="dxa"/>
          </w:tcPr>
          <w:p w14:paraId="42F05002" w14:textId="77777777" w:rsidR="00167A1C" w:rsidRPr="008F1A89" w:rsidRDefault="00167A1C" w:rsidP="00167A1C">
            <w:pPr>
              <w:pStyle w:val="NoSpacing"/>
              <w:tabs>
                <w:tab w:val="left" w:pos="3330"/>
              </w:tabs>
            </w:pPr>
          </w:p>
        </w:tc>
        <w:tc>
          <w:tcPr>
            <w:tcW w:w="1800" w:type="dxa"/>
          </w:tcPr>
          <w:p w14:paraId="183A24F6" w14:textId="77777777" w:rsidR="00167A1C" w:rsidRPr="008F1A89" w:rsidRDefault="00167A1C" w:rsidP="00167A1C">
            <w:pPr>
              <w:pStyle w:val="NoSpacing"/>
              <w:tabs>
                <w:tab w:val="left" w:pos="3330"/>
              </w:tabs>
            </w:pPr>
          </w:p>
        </w:tc>
      </w:tr>
    </w:tbl>
    <w:p w14:paraId="00AF2C6B" w14:textId="77777777" w:rsidR="00304CBE" w:rsidRDefault="00304CBE" w:rsidP="00F85A49">
      <w:pPr>
        <w:pStyle w:val="NoSpacing"/>
      </w:pPr>
    </w:p>
    <w:tbl>
      <w:tblPr>
        <w:tblStyle w:val="TableGrid"/>
        <w:tblW w:w="0" w:type="auto"/>
        <w:tblLook w:val="04A0" w:firstRow="1" w:lastRow="0" w:firstColumn="1" w:lastColumn="0" w:noHBand="0" w:noVBand="1"/>
      </w:tblPr>
      <w:tblGrid>
        <w:gridCol w:w="8028"/>
        <w:gridCol w:w="5148"/>
      </w:tblGrid>
      <w:tr w:rsidR="006E0116" w14:paraId="583577A5" w14:textId="77777777" w:rsidTr="00435F33">
        <w:tc>
          <w:tcPr>
            <w:tcW w:w="8028" w:type="dxa"/>
          </w:tcPr>
          <w:p w14:paraId="268974D2" w14:textId="31FCDE49" w:rsidR="006E0116" w:rsidRDefault="006E0116" w:rsidP="00F85A49">
            <w:pPr>
              <w:pStyle w:val="NoSpacing"/>
            </w:pPr>
            <w:r>
              <w:t xml:space="preserve">M.18 </w:t>
            </w:r>
            <w:r w:rsidR="00EA07D6" w:rsidRPr="00EA07D6">
              <w:t>Does anyone outside of your household make decisions about how you manage your fields?  (For example, crops that you can plant or what to do with surplus crops)</w:t>
            </w:r>
            <w:r>
              <w:t xml:space="preserve"> </w:t>
            </w:r>
          </w:p>
          <w:p w14:paraId="5A1AD110" w14:textId="77777777" w:rsidR="006E0116" w:rsidRDefault="006E0116" w:rsidP="00F85A49">
            <w:pPr>
              <w:pStyle w:val="NoSpacing"/>
              <w:rPr>
                <w:i/>
              </w:rPr>
            </w:pPr>
            <w:r>
              <w:rPr>
                <w:i/>
              </w:rPr>
              <w:t>If 0, skip to M20</w:t>
            </w:r>
          </w:p>
          <w:p w14:paraId="038427FA" w14:textId="5AD375A2" w:rsidR="00EA07D6" w:rsidRPr="00EA07D6" w:rsidRDefault="00EA07D6" w:rsidP="00F85A49">
            <w:pPr>
              <w:pStyle w:val="NoSpacing"/>
            </w:pPr>
          </w:p>
        </w:tc>
        <w:tc>
          <w:tcPr>
            <w:tcW w:w="5148" w:type="dxa"/>
          </w:tcPr>
          <w:p w14:paraId="32D368EE" w14:textId="77777777" w:rsidR="006E0116" w:rsidRDefault="006E0116" w:rsidP="00F85A49">
            <w:pPr>
              <w:pStyle w:val="NoSpacing"/>
            </w:pPr>
            <w:r>
              <w:t>0=No</w:t>
            </w:r>
          </w:p>
          <w:p w14:paraId="7FFE41F6" w14:textId="432916BD" w:rsidR="006E0116" w:rsidRDefault="006E0116" w:rsidP="00F85A49">
            <w:pPr>
              <w:pStyle w:val="NoSpacing"/>
            </w:pPr>
            <w:r>
              <w:t>1=Yes</w:t>
            </w:r>
          </w:p>
        </w:tc>
      </w:tr>
      <w:tr w:rsidR="006E0116" w14:paraId="34B0788B" w14:textId="77777777" w:rsidTr="00435F33">
        <w:tc>
          <w:tcPr>
            <w:tcW w:w="8028" w:type="dxa"/>
          </w:tcPr>
          <w:p w14:paraId="163BE9C2" w14:textId="736D4CD2" w:rsidR="006E0116" w:rsidRPr="006E0116" w:rsidRDefault="006E0116" w:rsidP="00F85A49">
            <w:pPr>
              <w:pStyle w:val="NoSpacing"/>
            </w:pPr>
            <w:r>
              <w:t xml:space="preserve">M.19 Who makes decisions about your fields? </w:t>
            </w:r>
          </w:p>
        </w:tc>
        <w:tc>
          <w:tcPr>
            <w:tcW w:w="5148" w:type="dxa"/>
          </w:tcPr>
          <w:p w14:paraId="117BF266" w14:textId="23B12438" w:rsidR="006E0116" w:rsidRDefault="006E0116" w:rsidP="00F85A49">
            <w:pPr>
              <w:pStyle w:val="NoSpacing"/>
            </w:pPr>
            <w:r>
              <w:t>1=Family member outside the household</w:t>
            </w:r>
          </w:p>
          <w:p w14:paraId="068FD7F3" w14:textId="575C360E" w:rsidR="006E0116" w:rsidRDefault="006E0116" w:rsidP="00F85A49">
            <w:pPr>
              <w:pStyle w:val="NoSpacing"/>
            </w:pPr>
            <w:r>
              <w:t xml:space="preserve">2=Non-related village member </w:t>
            </w:r>
          </w:p>
          <w:p w14:paraId="5DC73017" w14:textId="09C07974" w:rsidR="006E0116" w:rsidRDefault="00EC1618" w:rsidP="00F85A49">
            <w:pPr>
              <w:pStyle w:val="NoSpacing"/>
            </w:pPr>
            <w:r>
              <w:lastRenderedPageBreak/>
              <w:t>3=Headman/i</w:t>
            </w:r>
            <w:r w:rsidR="006E0116">
              <w:t>nduna</w:t>
            </w:r>
          </w:p>
          <w:p w14:paraId="5BEB9286" w14:textId="701B7B6B" w:rsidR="006E0116" w:rsidRDefault="006E0116" w:rsidP="00F85A49">
            <w:pPr>
              <w:pStyle w:val="NoSpacing"/>
            </w:pPr>
            <w:r>
              <w:t>4=Village elders</w:t>
            </w:r>
          </w:p>
          <w:p w14:paraId="5FA0872D" w14:textId="566618E4" w:rsidR="006E0116" w:rsidRDefault="006E0116" w:rsidP="00F85A49">
            <w:pPr>
              <w:pStyle w:val="NoSpacing"/>
            </w:pPr>
            <w:r>
              <w:t>5=Other village committee</w:t>
            </w:r>
          </w:p>
          <w:p w14:paraId="07929A72" w14:textId="351DAF75" w:rsidR="006E0116" w:rsidRDefault="006E0116" w:rsidP="00F85A49">
            <w:pPr>
              <w:pStyle w:val="NoSpacing"/>
              <w:rPr>
                <w:ins w:id="1" w:author="Stephanie Fenner" w:date="2015-03-10T06:20:00Z"/>
              </w:rPr>
            </w:pPr>
            <w:r>
              <w:t>6=Chief</w:t>
            </w:r>
            <w:r w:rsidR="00EC1618">
              <w:t>/</w:t>
            </w:r>
            <w:proofErr w:type="spellStart"/>
            <w:r w:rsidR="00EC1618">
              <w:t>induna</w:t>
            </w:r>
            <w:proofErr w:type="spellEnd"/>
          </w:p>
          <w:p w14:paraId="73A8D811" w14:textId="77777777" w:rsidR="006E0116" w:rsidRDefault="006E0116" w:rsidP="00F85A49">
            <w:pPr>
              <w:pStyle w:val="NoSpacing"/>
            </w:pPr>
            <w:r>
              <w:t xml:space="preserve">7=Government official </w:t>
            </w:r>
          </w:p>
          <w:p w14:paraId="138371C6" w14:textId="5D36D31F" w:rsidR="006E0116" w:rsidRDefault="006E0116" w:rsidP="00F85A49">
            <w:pPr>
              <w:pStyle w:val="NoSpacing"/>
            </w:pPr>
            <w:r>
              <w:t>97=Other</w:t>
            </w:r>
          </w:p>
        </w:tc>
      </w:tr>
      <w:tr w:rsidR="006E0116" w14:paraId="67C956E0" w14:textId="77777777" w:rsidTr="006E0116">
        <w:tc>
          <w:tcPr>
            <w:tcW w:w="8028" w:type="dxa"/>
          </w:tcPr>
          <w:p w14:paraId="03DBE726" w14:textId="2F7601FB" w:rsidR="006E0116" w:rsidRDefault="006E0116" w:rsidP="00F85A49">
            <w:pPr>
              <w:pStyle w:val="NoSpacing"/>
            </w:pPr>
            <w:r>
              <w:lastRenderedPageBreak/>
              <w:t xml:space="preserve">M.19b Other, specify </w:t>
            </w:r>
          </w:p>
        </w:tc>
        <w:tc>
          <w:tcPr>
            <w:tcW w:w="5148" w:type="dxa"/>
          </w:tcPr>
          <w:p w14:paraId="263F5C6C" w14:textId="77777777" w:rsidR="006E0116" w:rsidRDefault="006E0116" w:rsidP="00F85A49">
            <w:pPr>
              <w:pStyle w:val="NoSpacing"/>
            </w:pPr>
          </w:p>
        </w:tc>
      </w:tr>
    </w:tbl>
    <w:p w14:paraId="2A576A0B" w14:textId="77777777" w:rsidR="0007070F" w:rsidRDefault="0007070F" w:rsidP="00F85A49">
      <w:pPr>
        <w:pStyle w:val="NoSpacing"/>
      </w:pPr>
    </w:p>
    <w:p w14:paraId="768BE49C" w14:textId="77777777" w:rsidR="0007070F" w:rsidRDefault="0007070F" w:rsidP="00F85A49">
      <w:pPr>
        <w:pStyle w:val="NoSpacing"/>
      </w:pP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3006"/>
        <w:gridCol w:w="1170"/>
      </w:tblGrid>
      <w:tr w:rsidR="006E0116" w:rsidRPr="00DA2B8F" w14:paraId="151FD417" w14:textId="77777777" w:rsidTr="00435F33">
        <w:trPr>
          <w:trHeight w:val="611"/>
          <w:jc w:val="center"/>
        </w:trPr>
        <w:tc>
          <w:tcPr>
            <w:tcW w:w="360" w:type="dxa"/>
            <w:tcBorders>
              <w:top w:val="single" w:sz="4" w:space="0" w:color="auto"/>
              <w:left w:val="single" w:sz="4" w:space="0" w:color="000000"/>
              <w:bottom w:val="single" w:sz="4" w:space="0" w:color="auto"/>
              <w:right w:val="single" w:sz="4" w:space="0" w:color="000000"/>
            </w:tcBorders>
          </w:tcPr>
          <w:p w14:paraId="555E49FE" w14:textId="51372DAD" w:rsidR="006E0116" w:rsidRPr="008E76B9" w:rsidRDefault="006E0116" w:rsidP="00DF445D">
            <w:pPr>
              <w:pStyle w:val="NoSpacing"/>
            </w:pPr>
          </w:p>
        </w:tc>
        <w:tc>
          <w:tcPr>
            <w:tcW w:w="9409" w:type="dxa"/>
            <w:gridSpan w:val="3"/>
            <w:tcBorders>
              <w:top w:val="single" w:sz="4" w:space="0" w:color="auto"/>
              <w:left w:val="single" w:sz="4" w:space="0" w:color="000000"/>
              <w:bottom w:val="single" w:sz="4" w:space="0" w:color="auto"/>
              <w:right w:val="single" w:sz="18" w:space="0" w:color="000000"/>
            </w:tcBorders>
          </w:tcPr>
          <w:p w14:paraId="79EF7084" w14:textId="46C782AE" w:rsidR="006E0116" w:rsidRPr="00DA2B8F" w:rsidRDefault="006E0116" w:rsidP="00304CBE">
            <w:pPr>
              <w:pStyle w:val="NoSpacing"/>
              <w:rPr>
                <w:rFonts w:asciiTheme="minorHAnsi" w:hAnsiTheme="minorHAnsi"/>
              </w:rPr>
            </w:pPr>
            <w:r>
              <w:rPr>
                <w:rFonts w:asciiTheme="minorHAnsi" w:hAnsiTheme="minorHAnsi"/>
              </w:rPr>
              <w:t xml:space="preserve">M.20 Thinking about disputes </w:t>
            </w:r>
            <w:r w:rsidR="00D37BF3">
              <w:rPr>
                <w:rFonts w:asciiTheme="minorHAnsi" w:hAnsiTheme="minorHAnsi"/>
              </w:rPr>
              <w:t>over the last 1 year</w:t>
            </w:r>
            <w:r w:rsidR="007576A0">
              <w:rPr>
                <w:rFonts w:asciiTheme="minorHAnsi" w:hAnsiTheme="minorHAnsi"/>
              </w:rPr>
              <w:t xml:space="preserve"> </w:t>
            </w:r>
            <w:r>
              <w:rPr>
                <w:rFonts w:asciiTheme="minorHAnsi" w:hAnsiTheme="minorHAnsi"/>
              </w:rPr>
              <w:t xml:space="preserve">across all of your fields, can you please tell me how many disputes your household has experienced about each of the following topics: </w:t>
            </w:r>
          </w:p>
          <w:p w14:paraId="70F2291B" w14:textId="0332322D" w:rsidR="006E0116" w:rsidRPr="00DA2B8F" w:rsidRDefault="006E0116" w:rsidP="00DF445D">
            <w:pPr>
              <w:pStyle w:val="NoSpacing"/>
              <w:rPr>
                <w:rFonts w:asciiTheme="minorHAnsi" w:hAnsiTheme="minorHAnsi"/>
                <w:i/>
              </w:rPr>
            </w:pPr>
          </w:p>
        </w:tc>
      </w:tr>
      <w:tr w:rsidR="0007070F" w:rsidRPr="00DA2B8F" w14:paraId="1C896A7F" w14:textId="77777777" w:rsidTr="00435F33">
        <w:trPr>
          <w:trHeight w:val="386"/>
          <w:jc w:val="center"/>
        </w:trPr>
        <w:tc>
          <w:tcPr>
            <w:tcW w:w="360" w:type="dxa"/>
            <w:tcBorders>
              <w:top w:val="single" w:sz="4" w:space="0" w:color="auto"/>
              <w:left w:val="single" w:sz="4" w:space="0" w:color="000000"/>
              <w:bottom w:val="single" w:sz="4" w:space="0" w:color="auto"/>
              <w:right w:val="single" w:sz="4" w:space="0" w:color="000000"/>
            </w:tcBorders>
          </w:tcPr>
          <w:p w14:paraId="13EEA20D"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44CB884A" w14:textId="6D24E859" w:rsidR="0007070F" w:rsidRDefault="0007070F" w:rsidP="00304CBE">
            <w:pPr>
              <w:pStyle w:val="NoSpacing"/>
              <w:rPr>
                <w:rFonts w:asciiTheme="minorHAnsi" w:hAnsiTheme="minorHAnsi"/>
              </w:rPr>
            </w:pPr>
            <w:r>
              <w:rPr>
                <w:rFonts w:asciiTheme="minorHAnsi" w:hAnsiTheme="minorHAnsi"/>
              </w:rPr>
              <w:t xml:space="preserve">a. Boundaries </w:t>
            </w:r>
          </w:p>
        </w:tc>
        <w:tc>
          <w:tcPr>
            <w:tcW w:w="3006" w:type="dxa"/>
            <w:tcBorders>
              <w:top w:val="single" w:sz="4" w:space="0" w:color="auto"/>
              <w:bottom w:val="single" w:sz="4" w:space="0" w:color="auto"/>
              <w:right w:val="single" w:sz="18" w:space="0" w:color="000000"/>
            </w:tcBorders>
          </w:tcPr>
          <w:p w14:paraId="4F38683B" w14:textId="77777777" w:rsidR="0007070F" w:rsidRPr="00DA2B8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203881C" w14:textId="77777777" w:rsidR="0007070F" w:rsidRDefault="0007070F" w:rsidP="00DF445D">
            <w:pPr>
              <w:pStyle w:val="NoSpacing"/>
              <w:rPr>
                <w:rFonts w:asciiTheme="minorHAnsi" w:hAnsiTheme="minorHAnsi"/>
                <w:i/>
              </w:rPr>
            </w:pPr>
          </w:p>
        </w:tc>
      </w:tr>
      <w:tr w:rsidR="0007070F" w:rsidRPr="00DA2B8F" w14:paraId="7601258B" w14:textId="77777777" w:rsidTr="00435F33">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6C1D5EA9"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3DC578EC" w14:textId="253C5827" w:rsidR="0007070F" w:rsidRDefault="0007070F" w:rsidP="00304CBE">
            <w:pPr>
              <w:pStyle w:val="NoSpacing"/>
              <w:rPr>
                <w:rFonts w:asciiTheme="minorHAnsi" w:hAnsiTheme="minorHAnsi"/>
              </w:rPr>
            </w:pPr>
            <w:r>
              <w:rPr>
                <w:rFonts w:asciiTheme="minorHAnsi" w:hAnsiTheme="minorHAnsi"/>
              </w:rPr>
              <w:t xml:space="preserve">b. Inheritance </w:t>
            </w:r>
          </w:p>
        </w:tc>
        <w:tc>
          <w:tcPr>
            <w:tcW w:w="3006" w:type="dxa"/>
            <w:tcBorders>
              <w:top w:val="single" w:sz="4" w:space="0" w:color="auto"/>
              <w:bottom w:val="single" w:sz="4" w:space="0" w:color="auto"/>
              <w:right w:val="single" w:sz="18" w:space="0" w:color="000000"/>
            </w:tcBorders>
          </w:tcPr>
          <w:p w14:paraId="5BBCD591" w14:textId="575FC5B7" w:rsidR="0007070F" w:rsidRPr="00DA2B8F" w:rsidRDefault="0007070F" w:rsidP="00DF445D">
            <w:pPr>
              <w:pStyle w:val="NoSpacing"/>
              <w:rPr>
                <w:rFonts w:asciiTheme="minorHAnsi" w:hAnsiTheme="minorHAnsi"/>
              </w:rPr>
            </w:pPr>
            <w:r>
              <w:rPr>
                <w:rFonts w:asciiTheme="minorHAnsi" w:hAnsiTheme="minorHAnsi"/>
              </w:rPr>
              <w:t xml:space="preserve"> </w:t>
            </w:r>
          </w:p>
        </w:tc>
        <w:tc>
          <w:tcPr>
            <w:tcW w:w="1170" w:type="dxa"/>
            <w:tcBorders>
              <w:top w:val="single" w:sz="4" w:space="0" w:color="auto"/>
              <w:left w:val="single" w:sz="18" w:space="0" w:color="000000"/>
              <w:bottom w:val="single" w:sz="4" w:space="0" w:color="auto"/>
              <w:right w:val="single" w:sz="18" w:space="0" w:color="000000"/>
            </w:tcBorders>
          </w:tcPr>
          <w:p w14:paraId="765A01BA" w14:textId="77777777" w:rsidR="0007070F" w:rsidRDefault="0007070F" w:rsidP="00DF445D">
            <w:pPr>
              <w:pStyle w:val="NoSpacing"/>
              <w:rPr>
                <w:rFonts w:asciiTheme="minorHAnsi" w:hAnsiTheme="minorHAnsi"/>
                <w:i/>
              </w:rPr>
            </w:pPr>
          </w:p>
        </w:tc>
      </w:tr>
      <w:tr w:rsidR="0007070F" w:rsidRPr="00DA2B8F" w14:paraId="1FDF9681"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CEA2FA4"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2F3280B8" w14:textId="5357951D" w:rsidR="0007070F" w:rsidRDefault="0007070F" w:rsidP="00304CBE">
            <w:pPr>
              <w:pStyle w:val="NoSpacing"/>
              <w:rPr>
                <w:rFonts w:asciiTheme="minorHAnsi" w:hAnsiTheme="minorHAnsi"/>
              </w:rPr>
            </w:pPr>
            <w:r>
              <w:rPr>
                <w:rFonts w:asciiTheme="minorHAnsi" w:hAnsiTheme="minorHAnsi"/>
              </w:rPr>
              <w:t xml:space="preserve">c. Livestock grazing </w:t>
            </w:r>
          </w:p>
        </w:tc>
        <w:tc>
          <w:tcPr>
            <w:tcW w:w="3006" w:type="dxa"/>
            <w:tcBorders>
              <w:top w:val="single" w:sz="4" w:space="0" w:color="auto"/>
              <w:bottom w:val="single" w:sz="4" w:space="0" w:color="auto"/>
              <w:right w:val="single" w:sz="18" w:space="0" w:color="000000"/>
            </w:tcBorders>
          </w:tcPr>
          <w:p w14:paraId="3F80DA07"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D390773" w14:textId="77777777" w:rsidR="0007070F" w:rsidRDefault="0007070F" w:rsidP="00DF445D">
            <w:pPr>
              <w:pStyle w:val="NoSpacing"/>
              <w:rPr>
                <w:rFonts w:asciiTheme="minorHAnsi" w:hAnsiTheme="minorHAnsi"/>
                <w:i/>
              </w:rPr>
            </w:pPr>
          </w:p>
        </w:tc>
      </w:tr>
      <w:tr w:rsidR="0007070F" w:rsidRPr="00DA2B8F" w14:paraId="28119D84"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4CE66E9"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6D4EC2D2" w14:textId="62004E34" w:rsidR="0007070F" w:rsidRDefault="0007070F" w:rsidP="00304CBE">
            <w:pPr>
              <w:pStyle w:val="NoSpacing"/>
              <w:rPr>
                <w:rFonts w:asciiTheme="minorHAnsi" w:hAnsiTheme="minorHAnsi"/>
              </w:rPr>
            </w:pPr>
            <w:r>
              <w:rPr>
                <w:rFonts w:asciiTheme="minorHAnsi" w:hAnsiTheme="minorHAnsi"/>
              </w:rPr>
              <w:t xml:space="preserve">d. Land allocation </w:t>
            </w:r>
          </w:p>
        </w:tc>
        <w:tc>
          <w:tcPr>
            <w:tcW w:w="3006" w:type="dxa"/>
            <w:tcBorders>
              <w:top w:val="single" w:sz="4" w:space="0" w:color="auto"/>
              <w:bottom w:val="single" w:sz="4" w:space="0" w:color="auto"/>
              <w:right w:val="single" w:sz="18" w:space="0" w:color="000000"/>
            </w:tcBorders>
          </w:tcPr>
          <w:p w14:paraId="0194EBC1"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924E929" w14:textId="77777777" w:rsidR="0007070F" w:rsidRDefault="0007070F" w:rsidP="00DF445D">
            <w:pPr>
              <w:pStyle w:val="NoSpacing"/>
              <w:rPr>
                <w:rFonts w:asciiTheme="minorHAnsi" w:hAnsiTheme="minorHAnsi"/>
                <w:i/>
              </w:rPr>
            </w:pPr>
          </w:p>
        </w:tc>
      </w:tr>
      <w:tr w:rsidR="0007070F" w:rsidRPr="00DA2B8F" w14:paraId="51E4E21B"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6CAFA046"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28A480F0" w14:textId="40C50478" w:rsidR="0007070F" w:rsidRDefault="0007070F" w:rsidP="00304CBE">
            <w:pPr>
              <w:pStyle w:val="NoSpacing"/>
              <w:rPr>
                <w:rFonts w:asciiTheme="minorHAnsi" w:hAnsiTheme="minorHAnsi"/>
              </w:rPr>
            </w:pPr>
            <w:r>
              <w:rPr>
                <w:rFonts w:asciiTheme="minorHAnsi" w:hAnsiTheme="minorHAnsi"/>
              </w:rPr>
              <w:t xml:space="preserve">e. Renting land </w:t>
            </w:r>
          </w:p>
        </w:tc>
        <w:tc>
          <w:tcPr>
            <w:tcW w:w="3006" w:type="dxa"/>
            <w:tcBorders>
              <w:top w:val="single" w:sz="4" w:space="0" w:color="auto"/>
              <w:bottom w:val="single" w:sz="4" w:space="0" w:color="auto"/>
              <w:right w:val="single" w:sz="18" w:space="0" w:color="000000"/>
            </w:tcBorders>
          </w:tcPr>
          <w:p w14:paraId="49F3330E"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11FA7EF3" w14:textId="77777777" w:rsidR="0007070F" w:rsidRDefault="0007070F" w:rsidP="00DF445D">
            <w:pPr>
              <w:pStyle w:val="NoSpacing"/>
              <w:rPr>
                <w:rFonts w:asciiTheme="minorHAnsi" w:hAnsiTheme="minorHAnsi"/>
                <w:i/>
              </w:rPr>
            </w:pPr>
          </w:p>
        </w:tc>
      </w:tr>
      <w:tr w:rsidR="0007070F" w:rsidRPr="00DA2B8F" w14:paraId="10438F75"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AE8CABD"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2FB692B2" w14:textId="4AEDA6F6" w:rsidR="0007070F" w:rsidRDefault="0007070F" w:rsidP="00304CBE">
            <w:pPr>
              <w:pStyle w:val="NoSpacing"/>
              <w:rPr>
                <w:rFonts w:asciiTheme="minorHAnsi" w:hAnsiTheme="minorHAnsi"/>
              </w:rPr>
            </w:pPr>
            <w:r>
              <w:rPr>
                <w:rFonts w:asciiTheme="minorHAnsi" w:hAnsiTheme="minorHAnsi"/>
              </w:rPr>
              <w:t xml:space="preserve">f. Tree cutting/ownership </w:t>
            </w:r>
          </w:p>
        </w:tc>
        <w:tc>
          <w:tcPr>
            <w:tcW w:w="3006" w:type="dxa"/>
            <w:tcBorders>
              <w:top w:val="single" w:sz="4" w:space="0" w:color="auto"/>
              <w:bottom w:val="single" w:sz="4" w:space="0" w:color="auto"/>
              <w:right w:val="single" w:sz="18" w:space="0" w:color="000000"/>
            </w:tcBorders>
          </w:tcPr>
          <w:p w14:paraId="0A268EEF"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04461941" w14:textId="77777777" w:rsidR="0007070F" w:rsidRDefault="0007070F" w:rsidP="00DF445D">
            <w:pPr>
              <w:pStyle w:val="NoSpacing"/>
              <w:rPr>
                <w:rFonts w:asciiTheme="minorHAnsi" w:hAnsiTheme="minorHAnsi"/>
                <w:i/>
              </w:rPr>
            </w:pPr>
          </w:p>
        </w:tc>
      </w:tr>
      <w:tr w:rsidR="0007070F" w:rsidRPr="00DA2B8F" w14:paraId="2C444D56"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6E8A79A"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3672A3CD" w14:textId="1A2B1671" w:rsidR="0007070F" w:rsidRDefault="0007070F" w:rsidP="00304CBE">
            <w:pPr>
              <w:pStyle w:val="NoSpacing"/>
              <w:rPr>
                <w:rFonts w:asciiTheme="minorHAnsi" w:hAnsiTheme="minorHAnsi"/>
              </w:rPr>
            </w:pPr>
            <w:r>
              <w:rPr>
                <w:rFonts w:asciiTheme="minorHAnsi" w:hAnsiTheme="minorHAnsi"/>
              </w:rPr>
              <w:t xml:space="preserve">g. Fire/burning </w:t>
            </w:r>
          </w:p>
        </w:tc>
        <w:tc>
          <w:tcPr>
            <w:tcW w:w="3006" w:type="dxa"/>
            <w:tcBorders>
              <w:top w:val="single" w:sz="4" w:space="0" w:color="auto"/>
              <w:bottom w:val="single" w:sz="4" w:space="0" w:color="auto"/>
              <w:right w:val="single" w:sz="18" w:space="0" w:color="000000"/>
            </w:tcBorders>
          </w:tcPr>
          <w:p w14:paraId="6702B5AE"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E00B59D" w14:textId="77777777" w:rsidR="0007070F" w:rsidRDefault="0007070F" w:rsidP="00DF445D">
            <w:pPr>
              <w:pStyle w:val="NoSpacing"/>
              <w:rPr>
                <w:rFonts w:asciiTheme="minorHAnsi" w:hAnsiTheme="minorHAnsi"/>
                <w:i/>
              </w:rPr>
            </w:pPr>
          </w:p>
        </w:tc>
      </w:tr>
      <w:tr w:rsidR="0007070F" w:rsidRPr="00DA2B8F" w14:paraId="6E129FC9"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5E161F7"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52780896" w14:textId="661AA0BF" w:rsidR="0007070F" w:rsidRDefault="0007070F" w:rsidP="00304CBE">
            <w:pPr>
              <w:pStyle w:val="NoSpacing"/>
              <w:rPr>
                <w:rFonts w:asciiTheme="minorHAnsi" w:hAnsiTheme="minorHAnsi"/>
              </w:rPr>
            </w:pPr>
            <w:r>
              <w:rPr>
                <w:rFonts w:asciiTheme="minorHAnsi" w:hAnsiTheme="minorHAnsi"/>
              </w:rPr>
              <w:t xml:space="preserve">h. Fencing </w:t>
            </w:r>
          </w:p>
        </w:tc>
        <w:tc>
          <w:tcPr>
            <w:tcW w:w="3006" w:type="dxa"/>
            <w:tcBorders>
              <w:top w:val="single" w:sz="4" w:space="0" w:color="auto"/>
              <w:bottom w:val="single" w:sz="4" w:space="0" w:color="auto"/>
              <w:right w:val="single" w:sz="18" w:space="0" w:color="000000"/>
            </w:tcBorders>
          </w:tcPr>
          <w:p w14:paraId="61EE43BF"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0CA9EDC0" w14:textId="77777777" w:rsidR="0007070F" w:rsidRDefault="0007070F" w:rsidP="00DF445D">
            <w:pPr>
              <w:pStyle w:val="NoSpacing"/>
              <w:rPr>
                <w:rFonts w:asciiTheme="minorHAnsi" w:hAnsiTheme="minorHAnsi"/>
                <w:i/>
              </w:rPr>
            </w:pPr>
          </w:p>
        </w:tc>
      </w:tr>
      <w:tr w:rsidR="0007070F" w:rsidRPr="00DA2B8F" w14:paraId="777769F7" w14:textId="77777777" w:rsidTr="0007070F">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8F58AF8" w14:textId="77777777" w:rsidR="0007070F" w:rsidRPr="008E76B9" w:rsidRDefault="0007070F" w:rsidP="00DF445D">
            <w:pPr>
              <w:pStyle w:val="NoSpacing"/>
            </w:pPr>
          </w:p>
        </w:tc>
        <w:tc>
          <w:tcPr>
            <w:tcW w:w="5233" w:type="dxa"/>
            <w:tcBorders>
              <w:top w:val="single" w:sz="4" w:space="0" w:color="auto"/>
              <w:left w:val="single" w:sz="4" w:space="0" w:color="000000"/>
              <w:bottom w:val="single" w:sz="4" w:space="0" w:color="auto"/>
            </w:tcBorders>
          </w:tcPr>
          <w:p w14:paraId="3EE1233C" w14:textId="1955C512" w:rsidR="0007070F" w:rsidRDefault="0007070F" w:rsidP="00304CBE">
            <w:pPr>
              <w:pStyle w:val="NoSpacing"/>
              <w:rPr>
                <w:rFonts w:asciiTheme="minorHAnsi" w:hAnsiTheme="minorHAnsi"/>
              </w:rPr>
            </w:pPr>
            <w:proofErr w:type="spellStart"/>
            <w:r>
              <w:rPr>
                <w:rFonts w:asciiTheme="minorHAnsi" w:hAnsiTheme="minorHAnsi"/>
              </w:rPr>
              <w:t>i</w:t>
            </w:r>
            <w:proofErr w:type="spellEnd"/>
            <w:r>
              <w:rPr>
                <w:rFonts w:asciiTheme="minorHAnsi" w:hAnsiTheme="minorHAnsi"/>
              </w:rPr>
              <w:t xml:space="preserve">. All other conflict types </w:t>
            </w:r>
          </w:p>
        </w:tc>
        <w:tc>
          <w:tcPr>
            <w:tcW w:w="3006" w:type="dxa"/>
            <w:tcBorders>
              <w:top w:val="single" w:sz="4" w:space="0" w:color="auto"/>
              <w:bottom w:val="single" w:sz="4" w:space="0" w:color="auto"/>
              <w:right w:val="single" w:sz="18" w:space="0" w:color="000000"/>
            </w:tcBorders>
          </w:tcPr>
          <w:p w14:paraId="5E119826" w14:textId="77777777" w:rsidR="0007070F" w:rsidRDefault="0007070F" w:rsidP="00DF445D">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406E476" w14:textId="77777777" w:rsidR="0007070F" w:rsidRDefault="0007070F" w:rsidP="00DF445D">
            <w:pPr>
              <w:pStyle w:val="NoSpacing"/>
              <w:rPr>
                <w:rFonts w:asciiTheme="minorHAnsi" w:hAnsiTheme="minorHAnsi"/>
                <w:i/>
              </w:rPr>
            </w:pPr>
          </w:p>
        </w:tc>
      </w:tr>
    </w:tbl>
    <w:tbl>
      <w:tblPr>
        <w:tblStyle w:val="TableGrid"/>
        <w:tblpPr w:leftFromText="180" w:rightFromText="180" w:vertAnchor="text" w:horzAnchor="page" w:tblpX="1153" w:tblpY="660"/>
        <w:tblW w:w="11031" w:type="dxa"/>
        <w:tblCellMar>
          <w:left w:w="72" w:type="dxa"/>
          <w:right w:w="72" w:type="dxa"/>
        </w:tblCellMar>
        <w:tblLook w:val="04A0" w:firstRow="1" w:lastRow="0" w:firstColumn="1" w:lastColumn="0" w:noHBand="0" w:noVBand="1"/>
      </w:tblPr>
      <w:tblGrid>
        <w:gridCol w:w="360"/>
        <w:gridCol w:w="5040"/>
        <w:gridCol w:w="4543"/>
        <w:gridCol w:w="1088"/>
      </w:tblGrid>
      <w:tr w:rsidR="0007070F" w:rsidRPr="00B00F85" w14:paraId="58F85E38" w14:textId="77777777" w:rsidTr="0007070F">
        <w:trPr>
          <w:trHeight w:val="432"/>
        </w:trPr>
        <w:tc>
          <w:tcPr>
            <w:tcW w:w="11031" w:type="dxa"/>
            <w:gridSpan w:val="4"/>
            <w:tcBorders>
              <w:right w:val="single" w:sz="18" w:space="0" w:color="000000" w:themeColor="accent3"/>
            </w:tcBorders>
          </w:tcPr>
          <w:p w14:paraId="7230E61A" w14:textId="77777777" w:rsidR="0007070F" w:rsidRPr="00B00F85" w:rsidRDefault="0007070F" w:rsidP="0007070F">
            <w:pPr>
              <w:pStyle w:val="Heading3"/>
              <w:spacing w:line="240" w:lineRule="auto"/>
              <w:outlineLvl w:val="2"/>
              <w:rPr>
                <w:caps w:val="0"/>
              </w:rPr>
            </w:pPr>
            <w:r>
              <w:rPr>
                <w:caps w:val="0"/>
              </w:rPr>
              <w:t>SURVEY EXPERIMENT 2: Version 1</w:t>
            </w:r>
          </w:p>
        </w:tc>
      </w:tr>
      <w:tr w:rsidR="0007070F" w:rsidRPr="001D532F" w14:paraId="1FF01578" w14:textId="77777777" w:rsidTr="0007070F">
        <w:tc>
          <w:tcPr>
            <w:tcW w:w="360" w:type="dxa"/>
          </w:tcPr>
          <w:p w14:paraId="4B435E0A" w14:textId="77777777" w:rsidR="0007070F" w:rsidRPr="00C755D3" w:rsidRDefault="0007070F" w:rsidP="0007070F">
            <w:pPr>
              <w:pStyle w:val="NoSpacing"/>
            </w:pPr>
          </w:p>
        </w:tc>
        <w:tc>
          <w:tcPr>
            <w:tcW w:w="5040" w:type="dxa"/>
            <w:tcBorders>
              <w:bottom w:val="single" w:sz="4" w:space="0" w:color="auto"/>
              <w:right w:val="nil"/>
            </w:tcBorders>
          </w:tcPr>
          <w:p w14:paraId="727B7B59" w14:textId="08925A02" w:rsidR="0007070F" w:rsidRDefault="0007070F" w:rsidP="0007070F">
            <w:r>
              <w:t xml:space="preserve">In the last year, how many of the following activities did you participate in to earn money for your household? I do not want you to tell me the names of the activities you participated in, only the total number of activities. </w:t>
            </w:r>
            <w:r w:rsidR="0069598F">
              <w:t xml:space="preserve"> </w:t>
            </w:r>
            <w:r w:rsidR="0069598F" w:rsidRPr="0069598F">
              <w:t xml:space="preserve">Tell us HOW MANY, NOT </w:t>
            </w:r>
            <w:r w:rsidR="0069598F" w:rsidRPr="0069598F">
              <w:lastRenderedPageBreak/>
              <w:t>which ones.</w:t>
            </w:r>
          </w:p>
        </w:tc>
        <w:tc>
          <w:tcPr>
            <w:tcW w:w="4543" w:type="dxa"/>
            <w:tcBorders>
              <w:left w:val="nil"/>
              <w:bottom w:val="single" w:sz="4" w:space="0" w:color="auto"/>
              <w:right w:val="single" w:sz="18" w:space="0" w:color="000000" w:themeColor="accent3"/>
            </w:tcBorders>
          </w:tcPr>
          <w:p w14:paraId="0637FDBF" w14:textId="31B7D1F3" w:rsidR="0007070F" w:rsidRDefault="0007070F" w:rsidP="0007070F">
            <w:pPr>
              <w:pStyle w:val="NoSpacing"/>
              <w:rPr>
                <w:sz w:val="20"/>
              </w:rPr>
            </w:pPr>
            <w:r>
              <w:rPr>
                <w:sz w:val="20"/>
              </w:rPr>
              <w:lastRenderedPageBreak/>
              <w:t>Activity 1=</w:t>
            </w:r>
            <w:r w:rsidRPr="00B00F85">
              <w:rPr>
                <w:sz w:val="20"/>
              </w:rPr>
              <w:t xml:space="preserve"> </w:t>
            </w:r>
            <w:r w:rsidR="00E560F4">
              <w:rPr>
                <w:sz w:val="20"/>
              </w:rPr>
              <w:t>Collecting fuelwood</w:t>
            </w:r>
            <w:r w:rsidRPr="00B00F85">
              <w:rPr>
                <w:sz w:val="20"/>
              </w:rPr>
              <w:t xml:space="preserve"> </w:t>
            </w:r>
          </w:p>
          <w:p w14:paraId="2D0E37F8" w14:textId="73FE3349" w:rsidR="0007070F" w:rsidRPr="00990B9D" w:rsidRDefault="0007070F" w:rsidP="0007070F">
            <w:pPr>
              <w:pStyle w:val="NoSpacing"/>
              <w:rPr>
                <w:sz w:val="20"/>
              </w:rPr>
            </w:pPr>
            <w:r>
              <w:rPr>
                <w:sz w:val="20"/>
              </w:rPr>
              <w:t>Activity 2</w:t>
            </w:r>
            <w:r w:rsidRPr="00B00F85">
              <w:rPr>
                <w:sz w:val="20"/>
              </w:rPr>
              <w:t xml:space="preserve">= </w:t>
            </w:r>
            <w:r w:rsidR="00E560F4">
              <w:rPr>
                <w:sz w:val="20"/>
              </w:rPr>
              <w:t>Harvesting mushrooms</w:t>
            </w:r>
          </w:p>
          <w:p w14:paraId="1585E5AF" w14:textId="7A0279D1" w:rsidR="0007070F" w:rsidRDefault="0007070F" w:rsidP="0007070F">
            <w:pPr>
              <w:pStyle w:val="NoSpacing"/>
              <w:rPr>
                <w:sz w:val="20"/>
              </w:rPr>
            </w:pPr>
            <w:r>
              <w:rPr>
                <w:sz w:val="20"/>
              </w:rPr>
              <w:t>Activity 3</w:t>
            </w:r>
            <w:r w:rsidRPr="00B00F85">
              <w:rPr>
                <w:sz w:val="20"/>
              </w:rPr>
              <w:t xml:space="preserve">= </w:t>
            </w:r>
            <w:r w:rsidR="00E560F4">
              <w:rPr>
                <w:sz w:val="20"/>
              </w:rPr>
              <w:t>Conservation farming</w:t>
            </w:r>
          </w:p>
          <w:p w14:paraId="4CC93414" w14:textId="73E59702" w:rsidR="0007070F" w:rsidRDefault="0007070F" w:rsidP="0007070F">
            <w:pPr>
              <w:pStyle w:val="NoSpacing"/>
              <w:rPr>
                <w:sz w:val="20"/>
              </w:rPr>
            </w:pPr>
            <w:r>
              <w:rPr>
                <w:sz w:val="20"/>
              </w:rPr>
              <w:t>Activity 4</w:t>
            </w:r>
            <w:r w:rsidRPr="00B00F85">
              <w:rPr>
                <w:sz w:val="20"/>
              </w:rPr>
              <w:t>=</w:t>
            </w:r>
            <w:r>
              <w:rPr>
                <w:sz w:val="20"/>
              </w:rPr>
              <w:t xml:space="preserve"> </w:t>
            </w:r>
            <w:r w:rsidR="00E560F4">
              <w:rPr>
                <w:sz w:val="20"/>
              </w:rPr>
              <w:t xml:space="preserve">Selling horses </w:t>
            </w:r>
          </w:p>
          <w:p w14:paraId="5DDFC45F" w14:textId="77777777" w:rsidR="0007070F" w:rsidRPr="00990B9D" w:rsidRDefault="0007070F" w:rsidP="0007070F">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C7D59EF" w14:textId="77777777" w:rsidR="0007070F" w:rsidRPr="001D532F" w:rsidRDefault="0007070F" w:rsidP="0007070F">
            <w:pPr>
              <w:pStyle w:val="NoSpacing"/>
              <w:rPr>
                <w:i/>
              </w:rPr>
            </w:pPr>
            <w:r>
              <w:rPr>
                <w:i/>
              </w:rPr>
              <w:t>(Integer)</w:t>
            </w:r>
          </w:p>
        </w:tc>
      </w:tr>
    </w:tbl>
    <w:p w14:paraId="75DE24BA" w14:textId="587468F2" w:rsidR="003C352E" w:rsidRDefault="0007070F" w:rsidP="00F85A49">
      <w:pPr>
        <w:pStyle w:val="NoSpacing"/>
      </w:pPr>
      <w:r>
        <w:lastRenderedPageBreak/>
        <w:t xml:space="preserve"> </w:t>
      </w:r>
      <w:r w:rsidR="003C352E">
        <w:br w:type="page"/>
      </w:r>
    </w:p>
    <w:p w14:paraId="519BF86A" w14:textId="31C5EB41" w:rsidR="00B760AE" w:rsidRDefault="00B760AE" w:rsidP="00B760AE"/>
    <w:p w14:paraId="4E5C10EA" w14:textId="77777777" w:rsidR="00B760AE" w:rsidRDefault="00B760AE" w:rsidP="00B760AE"/>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091049FD" w14:textId="77777777" w:rsidTr="00EB76FC">
        <w:trPr>
          <w:trHeight w:val="432"/>
          <w:jc w:val="center"/>
        </w:trPr>
        <w:tc>
          <w:tcPr>
            <w:tcW w:w="11031" w:type="dxa"/>
            <w:gridSpan w:val="4"/>
            <w:tcBorders>
              <w:right w:val="single" w:sz="18" w:space="0" w:color="000000" w:themeColor="accent3"/>
            </w:tcBorders>
          </w:tcPr>
          <w:p w14:paraId="3D01CC88" w14:textId="173E5C76" w:rsidR="00B760AE" w:rsidRPr="00B00F85" w:rsidRDefault="00B760AE" w:rsidP="00EB76FC">
            <w:pPr>
              <w:pStyle w:val="Heading3"/>
              <w:spacing w:line="240" w:lineRule="auto"/>
              <w:outlineLvl w:val="2"/>
              <w:rPr>
                <w:caps w:val="0"/>
              </w:rPr>
            </w:pPr>
            <w:r>
              <w:rPr>
                <w:caps w:val="0"/>
              </w:rPr>
              <w:t>SURVEY EXPERIMENT 2: Version 2</w:t>
            </w:r>
          </w:p>
        </w:tc>
      </w:tr>
      <w:tr w:rsidR="00B760AE" w:rsidRPr="001D532F" w14:paraId="5CFC7E3C" w14:textId="50639BBF" w:rsidTr="00EB76FC">
        <w:trPr>
          <w:jc w:val="center"/>
        </w:trPr>
        <w:tc>
          <w:tcPr>
            <w:tcW w:w="360" w:type="dxa"/>
          </w:tcPr>
          <w:p w14:paraId="50F31473" w14:textId="77777777" w:rsidR="00B760AE" w:rsidRPr="00C755D3" w:rsidRDefault="00B760AE" w:rsidP="00EB76FC">
            <w:pPr>
              <w:pStyle w:val="NoSpacing"/>
            </w:pPr>
          </w:p>
        </w:tc>
        <w:tc>
          <w:tcPr>
            <w:tcW w:w="5040" w:type="dxa"/>
            <w:tcBorders>
              <w:bottom w:val="single" w:sz="4" w:space="0" w:color="auto"/>
              <w:right w:val="nil"/>
            </w:tcBorders>
          </w:tcPr>
          <w:p w14:paraId="186459B2" w14:textId="6BC9D3AC" w:rsidR="00B760AE" w:rsidRDefault="00B760AE" w:rsidP="00EB76FC">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4920E2F8" w14:textId="77777777" w:rsidR="00E560F4" w:rsidRDefault="00E560F4" w:rsidP="00E560F4">
            <w:pPr>
              <w:pStyle w:val="NoSpacing"/>
              <w:rPr>
                <w:sz w:val="20"/>
              </w:rPr>
            </w:pPr>
            <w:r>
              <w:rPr>
                <w:sz w:val="20"/>
              </w:rPr>
              <w:t>Activity 1=</w:t>
            </w:r>
            <w:r w:rsidRPr="00B00F85">
              <w:rPr>
                <w:sz w:val="20"/>
              </w:rPr>
              <w:t xml:space="preserve"> </w:t>
            </w:r>
            <w:r>
              <w:rPr>
                <w:sz w:val="20"/>
              </w:rPr>
              <w:t>Collecting fuelwood</w:t>
            </w:r>
            <w:r w:rsidRPr="00B00F85">
              <w:rPr>
                <w:sz w:val="20"/>
              </w:rPr>
              <w:t xml:space="preserve"> </w:t>
            </w:r>
          </w:p>
          <w:p w14:paraId="0DB00D74" w14:textId="77777777" w:rsidR="00E560F4" w:rsidRPr="00990B9D" w:rsidRDefault="00E560F4" w:rsidP="00E560F4">
            <w:pPr>
              <w:pStyle w:val="NoSpacing"/>
              <w:rPr>
                <w:sz w:val="20"/>
              </w:rPr>
            </w:pPr>
            <w:r>
              <w:rPr>
                <w:sz w:val="20"/>
              </w:rPr>
              <w:t>Activity 2</w:t>
            </w:r>
            <w:r w:rsidRPr="00B00F85">
              <w:rPr>
                <w:sz w:val="20"/>
              </w:rPr>
              <w:t xml:space="preserve">= </w:t>
            </w:r>
            <w:r>
              <w:rPr>
                <w:sz w:val="20"/>
              </w:rPr>
              <w:t>Harvesting mushrooms</w:t>
            </w:r>
          </w:p>
          <w:p w14:paraId="3600C7F3" w14:textId="77777777" w:rsidR="00E560F4" w:rsidRDefault="00E560F4" w:rsidP="00E560F4">
            <w:pPr>
              <w:pStyle w:val="NoSpacing"/>
              <w:rPr>
                <w:sz w:val="20"/>
              </w:rPr>
            </w:pPr>
            <w:r>
              <w:rPr>
                <w:sz w:val="20"/>
              </w:rPr>
              <w:t>Activity 3</w:t>
            </w:r>
            <w:r w:rsidRPr="00B00F85">
              <w:rPr>
                <w:sz w:val="20"/>
              </w:rPr>
              <w:t xml:space="preserve">= </w:t>
            </w:r>
            <w:r>
              <w:rPr>
                <w:sz w:val="20"/>
              </w:rPr>
              <w:t>Conservation farming</w:t>
            </w:r>
          </w:p>
          <w:p w14:paraId="57038094" w14:textId="77777777" w:rsidR="00E560F4" w:rsidRDefault="00E560F4" w:rsidP="00E560F4">
            <w:pPr>
              <w:pStyle w:val="NoSpacing"/>
              <w:rPr>
                <w:sz w:val="20"/>
              </w:rPr>
            </w:pPr>
            <w:r>
              <w:rPr>
                <w:sz w:val="20"/>
              </w:rPr>
              <w:t>Activity 4</w:t>
            </w:r>
            <w:r w:rsidRPr="00B00F85">
              <w:rPr>
                <w:sz w:val="20"/>
              </w:rPr>
              <w:t>=</w:t>
            </w:r>
            <w:r>
              <w:rPr>
                <w:sz w:val="20"/>
              </w:rPr>
              <w:t xml:space="preserve"> Selling horses </w:t>
            </w:r>
          </w:p>
          <w:p w14:paraId="73E01721" w14:textId="77777777" w:rsidR="00B760AE" w:rsidRDefault="00B760AE" w:rsidP="00EB76FC">
            <w:pPr>
              <w:pStyle w:val="NoSpacing"/>
              <w:rPr>
                <w:sz w:val="20"/>
              </w:rPr>
            </w:pPr>
            <w:r>
              <w:rPr>
                <w:sz w:val="20"/>
              </w:rPr>
              <w:t xml:space="preserve">Activity 5= Charcoaling </w:t>
            </w:r>
          </w:p>
          <w:p w14:paraId="76E43297" w14:textId="77777777"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B75B063" w14:textId="77777777" w:rsidR="00B760AE" w:rsidRPr="001D532F" w:rsidRDefault="00B760AE" w:rsidP="00EB76FC">
            <w:pPr>
              <w:pStyle w:val="NoSpacing"/>
              <w:rPr>
                <w:i/>
              </w:rPr>
            </w:pPr>
            <w:r>
              <w:rPr>
                <w:i/>
              </w:rPr>
              <w:t>(Integer)</w:t>
            </w:r>
          </w:p>
        </w:tc>
      </w:tr>
    </w:tbl>
    <w:p w14:paraId="347FF037" w14:textId="77777777" w:rsidR="00B760AE" w:rsidRDefault="00B760AE" w:rsidP="00CF545B">
      <w:pPr>
        <w:pStyle w:val="Heading3"/>
        <w:spacing w:before="0" w:after="240" w:line="240" w:lineRule="auto"/>
        <w:rPr>
          <w:caps w:val="0"/>
        </w:rPr>
      </w:pPr>
    </w:p>
    <w:p w14:paraId="63F7E482" w14:textId="6E89F879" w:rsidR="00CF545B" w:rsidRDefault="00CF545B" w:rsidP="00CF545B">
      <w:pPr>
        <w:pStyle w:val="Heading3"/>
        <w:spacing w:before="0" w:after="240" w:line="240" w:lineRule="auto"/>
      </w:pPr>
      <w:r w:rsidRPr="003C352E">
        <w:rPr>
          <w:caps w:val="0"/>
        </w:rPr>
        <w:t xml:space="preserve">SECTION </w:t>
      </w:r>
      <w:r>
        <w:rPr>
          <w:caps w:val="0"/>
        </w:rPr>
        <w:t>N</w:t>
      </w:r>
      <w:r w:rsidRPr="003C352E">
        <w:rPr>
          <w:caps w:val="0"/>
        </w:rPr>
        <w:t xml:space="preserve">: </w:t>
      </w:r>
      <w:r>
        <w:rPr>
          <w:caps w:val="0"/>
        </w:rPr>
        <w:t>FARMLAND GOVERNANCE</w:t>
      </w:r>
    </w:p>
    <w:p w14:paraId="2BBBFBFE" w14:textId="77777777" w:rsidR="007075D6" w:rsidRDefault="007075D6" w:rsidP="007075D6">
      <w:pPr>
        <w:pStyle w:val="NoSpacing"/>
      </w:pPr>
      <w:r w:rsidRPr="003C223A">
        <w:t>Now I am going to ask you some questions about decision-making about forest-related issues in your village.</w:t>
      </w:r>
    </w:p>
    <w:p w14:paraId="11395060" w14:textId="77777777" w:rsidR="007075D6" w:rsidRPr="003C223A" w:rsidRDefault="007075D6" w:rsidP="007075D6">
      <w:pPr>
        <w:pStyle w:val="NoSpacing"/>
      </w:pP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7075D6" w:rsidRPr="003C223A" w14:paraId="57071B55"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CD923A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0139BA81" w14:textId="7A63BD4A" w:rsidR="007075D6" w:rsidRDefault="00167A1C" w:rsidP="007075D6">
            <w:pPr>
              <w:pStyle w:val="NoSpacing"/>
            </w:pPr>
            <w:r>
              <w:t xml:space="preserve">N1. </w:t>
            </w:r>
            <w:r w:rsidR="007075D6">
              <w:t xml:space="preserve">Does your village have a Village Land Committee?  </w:t>
            </w:r>
          </w:p>
        </w:tc>
        <w:tc>
          <w:tcPr>
            <w:tcW w:w="3504" w:type="dxa"/>
            <w:tcBorders>
              <w:top w:val="single" w:sz="4" w:space="0" w:color="000000"/>
              <w:bottom w:val="single" w:sz="4" w:space="0" w:color="000000"/>
              <w:right w:val="single" w:sz="18" w:space="0" w:color="000000"/>
            </w:tcBorders>
          </w:tcPr>
          <w:p w14:paraId="3125B716" w14:textId="77777777" w:rsidR="007075D6" w:rsidRDefault="007075D6" w:rsidP="007075D6">
            <w:pPr>
              <w:pStyle w:val="NoSpacing"/>
              <w:rPr>
                <w:sz w:val="20"/>
              </w:rPr>
            </w:pPr>
            <w:r>
              <w:rPr>
                <w:sz w:val="20"/>
              </w:rPr>
              <w:t>0=No</w:t>
            </w:r>
          </w:p>
          <w:p w14:paraId="0EED9179" w14:textId="77777777" w:rsidR="007075D6" w:rsidRDefault="007075D6" w:rsidP="007075D6">
            <w:pPr>
              <w:pStyle w:val="NoSpacing"/>
              <w:rPr>
                <w:sz w:val="20"/>
              </w:rPr>
            </w:pPr>
            <w:r>
              <w:rPr>
                <w:sz w:val="20"/>
              </w:rPr>
              <w:t>1=Yes</w:t>
            </w:r>
          </w:p>
          <w:p w14:paraId="4AF29790" w14:textId="77777777" w:rsidR="007075D6" w:rsidRDefault="007075D6" w:rsidP="007075D6">
            <w:pPr>
              <w:pStyle w:val="NoSpacing"/>
              <w:rPr>
                <w:sz w:val="20"/>
              </w:rPr>
            </w:pPr>
            <w:r>
              <w:rPr>
                <w:sz w:val="20"/>
              </w:rPr>
              <w:t>888=Don’t know</w:t>
            </w:r>
          </w:p>
          <w:p w14:paraId="1EB48B81" w14:textId="57AD4986" w:rsidR="007075D6" w:rsidRPr="00CE532A" w:rsidRDefault="007075D6" w:rsidP="007075D6">
            <w:pPr>
              <w:pStyle w:val="NoSpacing"/>
              <w:rPr>
                <w:sz w:val="20"/>
              </w:rPr>
            </w:pPr>
            <w:r>
              <w:rPr>
                <w:sz w:val="20"/>
              </w:rPr>
              <w:t>999=Prefer not to respond</w:t>
            </w:r>
          </w:p>
        </w:tc>
        <w:tc>
          <w:tcPr>
            <w:tcW w:w="1080" w:type="dxa"/>
            <w:tcBorders>
              <w:top w:val="single" w:sz="18" w:space="0" w:color="000000"/>
              <w:left w:val="single" w:sz="18" w:space="0" w:color="000000"/>
              <w:bottom w:val="single" w:sz="18" w:space="0" w:color="auto"/>
              <w:right w:val="single" w:sz="18" w:space="0" w:color="000000"/>
            </w:tcBorders>
          </w:tcPr>
          <w:p w14:paraId="0F58A6E3" w14:textId="77777777" w:rsidR="007075D6" w:rsidRPr="003C223A" w:rsidRDefault="007075D6" w:rsidP="00283D98">
            <w:pPr>
              <w:pStyle w:val="NoSpacing"/>
              <w:rPr>
                <w:i/>
              </w:rPr>
            </w:pPr>
          </w:p>
        </w:tc>
      </w:tr>
      <w:tr w:rsidR="007075D6" w:rsidRPr="003C223A" w14:paraId="7D122381"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BF016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6BA6E812" w14:textId="2E0F4B61" w:rsidR="007075D6" w:rsidRPr="003C223A" w:rsidRDefault="00167A1C" w:rsidP="007075D6">
            <w:pPr>
              <w:pStyle w:val="NoSpacing"/>
            </w:pPr>
            <w:r>
              <w:t>N2</w:t>
            </w:r>
            <w:r w:rsidR="007075D6">
              <w:t xml:space="preserve">. </w:t>
            </w:r>
            <w:r w:rsidR="007075D6" w:rsidRPr="003C223A">
              <w:t xml:space="preserve"> In your village, what person or group is the most important decision maker about the forests that your </w:t>
            </w:r>
            <w:r w:rsidR="007075D6">
              <w:t>village</w:t>
            </w:r>
            <w:r w:rsidR="007075D6" w:rsidRPr="003C223A">
              <w:t xml:space="preserve"> uses? </w:t>
            </w:r>
          </w:p>
        </w:tc>
        <w:tc>
          <w:tcPr>
            <w:tcW w:w="3504" w:type="dxa"/>
            <w:tcBorders>
              <w:top w:val="single" w:sz="4" w:space="0" w:color="000000"/>
              <w:bottom w:val="single" w:sz="4" w:space="0" w:color="000000"/>
              <w:right w:val="single" w:sz="18" w:space="0" w:color="000000"/>
            </w:tcBorders>
          </w:tcPr>
          <w:p w14:paraId="7D21F831" w14:textId="77777777" w:rsidR="007075D6" w:rsidRPr="00CE532A" w:rsidRDefault="007075D6" w:rsidP="00283D98">
            <w:pPr>
              <w:pStyle w:val="NoSpacing"/>
              <w:rPr>
                <w:sz w:val="20"/>
              </w:rPr>
            </w:pPr>
            <w:r w:rsidRPr="00CE532A">
              <w:rPr>
                <w:sz w:val="20"/>
              </w:rPr>
              <w:t>1=Headman</w:t>
            </w:r>
          </w:p>
          <w:p w14:paraId="1B3B612B" w14:textId="20EB4F6C" w:rsidR="007075D6" w:rsidRPr="00CE532A" w:rsidRDefault="007075D6" w:rsidP="00283D98">
            <w:pPr>
              <w:pStyle w:val="NoSpacing"/>
              <w:rPr>
                <w:sz w:val="20"/>
              </w:rPr>
            </w:pPr>
            <w:r w:rsidRPr="00CE532A">
              <w:rPr>
                <w:sz w:val="20"/>
              </w:rPr>
              <w:t>2=</w:t>
            </w:r>
            <w:ins w:id="2" w:author="Stephanie Fenner" w:date="2015-03-10T06:21:00Z">
              <w:r w:rsidR="009229F9">
                <w:rPr>
                  <w:sz w:val="20"/>
                </w:rPr>
                <w:t xml:space="preserve">Headman’s </w:t>
              </w:r>
            </w:ins>
            <w:r w:rsidRPr="00CE532A">
              <w:rPr>
                <w:sz w:val="20"/>
              </w:rPr>
              <w:t>Induna</w:t>
            </w:r>
          </w:p>
          <w:p w14:paraId="500B81B7" w14:textId="77777777" w:rsidR="007075D6" w:rsidRDefault="007075D6" w:rsidP="00283D98">
            <w:pPr>
              <w:pStyle w:val="NoSpacing"/>
              <w:rPr>
                <w:ins w:id="3" w:author="Stephanie Fenner" w:date="2015-03-10T06:21:00Z"/>
                <w:sz w:val="20"/>
              </w:rPr>
            </w:pPr>
            <w:r w:rsidRPr="00CE532A">
              <w:rPr>
                <w:sz w:val="20"/>
              </w:rPr>
              <w:t>3=Chief</w:t>
            </w:r>
          </w:p>
          <w:p w14:paraId="7E52957B" w14:textId="7820A610" w:rsidR="009229F9" w:rsidRPr="00CE532A" w:rsidRDefault="009229F9" w:rsidP="00283D98">
            <w:pPr>
              <w:pStyle w:val="NoSpacing"/>
              <w:rPr>
                <w:sz w:val="20"/>
              </w:rPr>
            </w:pPr>
            <w:ins w:id="4" w:author="Stephanie Fenner" w:date="2015-03-10T06:21:00Z">
              <w:r>
                <w:rPr>
                  <w:sz w:val="20"/>
                </w:rPr>
                <w:t>4= Chief’s Induna</w:t>
              </w:r>
            </w:ins>
          </w:p>
          <w:p w14:paraId="647C342D" w14:textId="777F8197" w:rsidR="007075D6" w:rsidRPr="00CE532A" w:rsidRDefault="007075D6" w:rsidP="00283D98">
            <w:pPr>
              <w:pStyle w:val="NoSpacing"/>
              <w:rPr>
                <w:sz w:val="20"/>
              </w:rPr>
            </w:pPr>
            <w:del w:id="5" w:author="Stephanie Fenner" w:date="2015-03-10T06:21:00Z">
              <w:r w:rsidRPr="00CE532A" w:rsidDel="009229F9">
                <w:rPr>
                  <w:sz w:val="20"/>
                </w:rPr>
                <w:delText>4</w:delText>
              </w:r>
            </w:del>
            <w:ins w:id="6" w:author="Stephanie Fenner" w:date="2015-03-10T06:21:00Z">
              <w:r w:rsidR="009229F9">
                <w:rPr>
                  <w:sz w:val="20"/>
                </w:rPr>
                <w:t>5</w:t>
              </w:r>
            </w:ins>
            <w:r w:rsidRPr="00CE532A">
              <w:rPr>
                <w:sz w:val="20"/>
              </w:rPr>
              <w:t>=Council of Elders</w:t>
            </w:r>
          </w:p>
          <w:p w14:paraId="0BEA955E" w14:textId="60F8555B" w:rsidR="007075D6" w:rsidRPr="00CE532A" w:rsidRDefault="007075D6" w:rsidP="00283D98">
            <w:pPr>
              <w:pStyle w:val="NoSpacing"/>
              <w:rPr>
                <w:sz w:val="20"/>
              </w:rPr>
            </w:pPr>
            <w:del w:id="7" w:author="Stephanie Fenner" w:date="2015-03-10T06:21:00Z">
              <w:r w:rsidRPr="00CE532A" w:rsidDel="009229F9">
                <w:rPr>
                  <w:sz w:val="20"/>
                </w:rPr>
                <w:delText>5</w:delText>
              </w:r>
            </w:del>
            <w:ins w:id="8" w:author="Stephanie Fenner" w:date="2015-03-10T06:21:00Z">
              <w:r w:rsidR="009229F9">
                <w:rPr>
                  <w:sz w:val="20"/>
                </w:rPr>
                <w:t>6</w:t>
              </w:r>
            </w:ins>
            <w:r w:rsidRPr="00CE532A">
              <w:rPr>
                <w:sz w:val="20"/>
              </w:rPr>
              <w:t>=</w:t>
            </w:r>
            <w:r w:rsidR="00D94898">
              <w:rPr>
                <w:sz w:val="20"/>
              </w:rPr>
              <w:t xml:space="preserve">Village Land Committee </w:t>
            </w:r>
          </w:p>
          <w:p w14:paraId="4170E3A8" w14:textId="6E57077F" w:rsidR="007075D6" w:rsidRPr="00CE532A" w:rsidRDefault="007075D6" w:rsidP="00283D98">
            <w:pPr>
              <w:pStyle w:val="NoSpacing"/>
              <w:rPr>
                <w:sz w:val="20"/>
              </w:rPr>
            </w:pPr>
            <w:del w:id="9" w:author="Stephanie Fenner" w:date="2015-03-10T06:21:00Z">
              <w:r w:rsidRPr="00CE532A" w:rsidDel="009229F9">
                <w:rPr>
                  <w:sz w:val="20"/>
                </w:rPr>
                <w:delText>6</w:delText>
              </w:r>
            </w:del>
            <w:ins w:id="10" w:author="Stephanie Fenner" w:date="2015-03-10T06:21:00Z">
              <w:r w:rsidR="009229F9">
                <w:rPr>
                  <w:sz w:val="20"/>
                </w:rPr>
                <w:t>7</w:t>
              </w:r>
            </w:ins>
            <w:r w:rsidRPr="00CE532A">
              <w:rPr>
                <w:sz w:val="20"/>
              </w:rPr>
              <w:t>=Local government</w:t>
            </w:r>
          </w:p>
          <w:p w14:paraId="22DA79D4" w14:textId="76BAEBDE" w:rsidR="007075D6" w:rsidRDefault="007075D6" w:rsidP="00283D98">
            <w:pPr>
              <w:pStyle w:val="NoSpacing"/>
              <w:rPr>
                <w:sz w:val="20"/>
              </w:rPr>
            </w:pPr>
            <w:del w:id="11" w:author="Stephanie Fenner" w:date="2015-03-10T06:21:00Z">
              <w:r w:rsidRPr="00CE532A" w:rsidDel="009229F9">
                <w:rPr>
                  <w:sz w:val="20"/>
                </w:rPr>
                <w:delText>7</w:delText>
              </w:r>
            </w:del>
            <w:ins w:id="12" w:author="Stephanie Fenner" w:date="2015-03-10T06:21:00Z">
              <w:r w:rsidR="009229F9">
                <w:rPr>
                  <w:sz w:val="20"/>
                </w:rPr>
                <w:t>8</w:t>
              </w:r>
            </w:ins>
            <w:r w:rsidRPr="00CE532A">
              <w:rPr>
                <w:sz w:val="20"/>
              </w:rPr>
              <w:t>=</w:t>
            </w:r>
            <w:r w:rsidR="00D94898">
              <w:rPr>
                <w:sz w:val="20"/>
              </w:rPr>
              <w:t>Department of agriculture/ extension officers</w:t>
            </w:r>
          </w:p>
          <w:p w14:paraId="32806CAB" w14:textId="31448254" w:rsidR="007075D6" w:rsidRDefault="007075D6" w:rsidP="00283D98">
            <w:pPr>
              <w:pStyle w:val="NoSpacing"/>
              <w:rPr>
                <w:sz w:val="20"/>
              </w:rPr>
            </w:pPr>
            <w:del w:id="13" w:author="Stephanie Fenner" w:date="2015-03-10T06:21:00Z">
              <w:r w:rsidDel="009229F9">
                <w:rPr>
                  <w:sz w:val="20"/>
                </w:rPr>
                <w:delText>8</w:delText>
              </w:r>
            </w:del>
            <w:ins w:id="14" w:author="Stephanie Fenner" w:date="2015-03-10T06:21:00Z">
              <w:r w:rsidR="009229F9">
                <w:rPr>
                  <w:sz w:val="20"/>
                </w:rPr>
                <w:t>9</w:t>
              </w:r>
            </w:ins>
            <w:r>
              <w:rPr>
                <w:sz w:val="20"/>
              </w:rPr>
              <w:t>=</w:t>
            </w:r>
            <w:r>
              <w:t>Most or all villagers together</w:t>
            </w:r>
          </w:p>
          <w:p w14:paraId="03D5ADDF" w14:textId="6F3B3E49" w:rsidR="007075D6" w:rsidRPr="00CE532A" w:rsidRDefault="007075D6" w:rsidP="00283D98">
            <w:pPr>
              <w:pStyle w:val="NoSpacing"/>
              <w:rPr>
                <w:sz w:val="20"/>
              </w:rPr>
            </w:pPr>
            <w:del w:id="15" w:author="Stephanie Fenner" w:date="2015-03-10T06:21:00Z">
              <w:r w:rsidDel="009229F9">
                <w:rPr>
                  <w:sz w:val="20"/>
                </w:rPr>
                <w:delText>9</w:delText>
              </w:r>
            </w:del>
            <w:ins w:id="16" w:author="Stephanie Fenner" w:date="2015-03-10T06:21:00Z">
              <w:r w:rsidR="009229F9">
                <w:rPr>
                  <w:sz w:val="20"/>
                </w:rPr>
                <w:t>10</w:t>
              </w:r>
            </w:ins>
            <w:r>
              <w:rPr>
                <w:sz w:val="20"/>
              </w:rPr>
              <w:t>=</w:t>
            </w:r>
            <w:r>
              <w:t>a local or national NGO</w:t>
            </w:r>
          </w:p>
          <w:p w14:paraId="377BFE02"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2ACC5CD5" w14:textId="77777777" w:rsidR="007075D6" w:rsidRPr="003C223A" w:rsidRDefault="007075D6" w:rsidP="00283D98">
            <w:pPr>
              <w:pStyle w:val="NoSpacing"/>
              <w:rPr>
                <w:i/>
              </w:rPr>
            </w:pPr>
            <w:r w:rsidRPr="003C223A">
              <w:rPr>
                <w:i/>
              </w:rPr>
              <w:t>(Code)</w:t>
            </w:r>
          </w:p>
        </w:tc>
      </w:tr>
      <w:tr w:rsidR="007075D6" w:rsidRPr="003C223A" w14:paraId="42487AEE"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BE8FAAF" w14:textId="77777777" w:rsidR="007075D6" w:rsidRPr="003C223A" w:rsidRDefault="007075D6" w:rsidP="00283D98">
            <w:pPr>
              <w:pStyle w:val="NoSpacing"/>
            </w:pPr>
          </w:p>
        </w:tc>
        <w:tc>
          <w:tcPr>
            <w:tcW w:w="4639" w:type="dxa"/>
            <w:tcBorders>
              <w:left w:val="single" w:sz="4" w:space="0" w:color="auto"/>
              <w:right w:val="single" w:sz="18" w:space="0" w:color="000000"/>
            </w:tcBorders>
          </w:tcPr>
          <w:p w14:paraId="73E5D7EC" w14:textId="2421595E" w:rsidR="007075D6" w:rsidRPr="003C223A" w:rsidRDefault="00167A1C" w:rsidP="007075D6">
            <w:pPr>
              <w:pStyle w:val="NoSpacing"/>
            </w:pPr>
            <w:r>
              <w:t>N2</w:t>
            </w:r>
            <w:r w:rsidR="007075D6">
              <w:t xml:space="preserve">b.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auto"/>
              <w:right w:val="single" w:sz="18" w:space="0" w:color="000000"/>
            </w:tcBorders>
          </w:tcPr>
          <w:p w14:paraId="53997C75" w14:textId="77777777" w:rsidR="007075D6" w:rsidRPr="003C223A" w:rsidRDefault="007075D6" w:rsidP="00283D98">
            <w:pPr>
              <w:pStyle w:val="NoSpacing"/>
            </w:pPr>
            <w:r w:rsidRPr="003C223A">
              <w:rPr>
                <w:i/>
              </w:rPr>
              <w:t>(Text)</w:t>
            </w:r>
          </w:p>
        </w:tc>
      </w:tr>
      <w:tr w:rsidR="007075D6" w:rsidRPr="003C223A" w14:paraId="08985414"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71A0E1E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auto"/>
              <w:right w:val="nil"/>
            </w:tcBorders>
          </w:tcPr>
          <w:p w14:paraId="4407A599" w14:textId="0B59AD0B" w:rsidR="007075D6" w:rsidRPr="003C223A" w:rsidRDefault="00167A1C" w:rsidP="00283D98">
            <w:pPr>
              <w:pStyle w:val="NoSpacing"/>
            </w:pPr>
            <w:r>
              <w:t>N3</w:t>
            </w:r>
            <w:r w:rsidR="007075D6">
              <w:t xml:space="preserve">. </w:t>
            </w:r>
            <w:r w:rsidR="007075D6" w:rsidRPr="003C223A">
              <w:t>How satisfied are you with how</w:t>
            </w:r>
            <w:r w:rsidR="007075D6">
              <w:t xml:space="preserve"> your village leaders manage forests in this village? </w:t>
            </w:r>
          </w:p>
          <w:p w14:paraId="7468C575" w14:textId="77777777" w:rsidR="007075D6" w:rsidRPr="003C223A" w:rsidRDefault="007075D6" w:rsidP="00283D98">
            <w:pPr>
              <w:pStyle w:val="NoSpacing"/>
            </w:pPr>
          </w:p>
        </w:tc>
        <w:tc>
          <w:tcPr>
            <w:tcW w:w="3504" w:type="dxa"/>
            <w:tcBorders>
              <w:top w:val="single" w:sz="4" w:space="0" w:color="000000"/>
              <w:left w:val="nil"/>
              <w:bottom w:val="single" w:sz="4" w:space="0" w:color="auto"/>
              <w:right w:val="single" w:sz="18" w:space="0" w:color="000000"/>
            </w:tcBorders>
          </w:tcPr>
          <w:p w14:paraId="726C0267" w14:textId="77777777" w:rsidR="007075D6" w:rsidRPr="003C223A" w:rsidRDefault="007075D6" w:rsidP="00283D98">
            <w:pPr>
              <w:pStyle w:val="NoSpacing"/>
            </w:pPr>
            <w:r w:rsidRPr="003C223A">
              <w:t>1=Very satisfied</w:t>
            </w:r>
          </w:p>
          <w:p w14:paraId="34A50EA6" w14:textId="77777777" w:rsidR="007075D6" w:rsidRPr="003C223A" w:rsidRDefault="007075D6" w:rsidP="00283D98">
            <w:pPr>
              <w:pStyle w:val="NoSpacing"/>
            </w:pPr>
            <w:r w:rsidRPr="003C223A">
              <w:t>2=Satisfied</w:t>
            </w:r>
          </w:p>
          <w:p w14:paraId="3B2FB911" w14:textId="77777777" w:rsidR="007075D6" w:rsidRPr="003C223A" w:rsidRDefault="007075D6" w:rsidP="00283D98">
            <w:pPr>
              <w:pStyle w:val="NoSpacing"/>
            </w:pPr>
            <w:r w:rsidRPr="003C223A">
              <w:t>3=Neutral</w:t>
            </w:r>
          </w:p>
          <w:p w14:paraId="30DB94F2" w14:textId="77777777" w:rsidR="007075D6" w:rsidRPr="003C223A" w:rsidRDefault="007075D6" w:rsidP="00283D98">
            <w:pPr>
              <w:pStyle w:val="NoSpacing"/>
            </w:pPr>
            <w:r w:rsidRPr="003C223A">
              <w:t>4=Dissatisfied</w:t>
            </w:r>
          </w:p>
          <w:p w14:paraId="72EDE499" w14:textId="77777777" w:rsidR="007075D6" w:rsidRPr="003C223A" w:rsidRDefault="007075D6" w:rsidP="00283D98">
            <w:pPr>
              <w:pStyle w:val="NoSpacing"/>
            </w:pPr>
            <w:r w:rsidRPr="003C223A">
              <w:lastRenderedPageBreak/>
              <w:t>5=Very dissatisfied</w:t>
            </w:r>
          </w:p>
          <w:p w14:paraId="2B67B5DF" w14:textId="77777777" w:rsidR="007075D6" w:rsidRPr="003C223A" w:rsidRDefault="007075D6" w:rsidP="00283D98">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4B90241" w14:textId="77777777" w:rsidR="007075D6" w:rsidRPr="003C223A" w:rsidRDefault="007075D6" w:rsidP="00283D98">
            <w:pPr>
              <w:pStyle w:val="NoSpacing"/>
              <w:rPr>
                <w:i/>
              </w:rPr>
            </w:pPr>
            <w:r w:rsidRPr="003C223A">
              <w:rPr>
                <w:i/>
              </w:rPr>
              <w:lastRenderedPageBreak/>
              <w:t>(Code)</w:t>
            </w:r>
          </w:p>
        </w:tc>
      </w:tr>
      <w:tr w:rsidR="007075D6" w:rsidRPr="003C223A" w14:paraId="22E3EEF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56DE3C4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26BB9F21" w14:textId="4518FBCA" w:rsidR="007075D6" w:rsidRPr="00DA2B8F" w:rsidRDefault="00167A1C" w:rsidP="00283D98">
            <w:pPr>
              <w:pStyle w:val="NoSpacing"/>
              <w:rPr>
                <w:rFonts w:asciiTheme="minorHAnsi" w:hAnsiTheme="minorHAnsi"/>
                <w:color w:val="000000"/>
              </w:rPr>
            </w:pPr>
            <w:r w:rsidRPr="00DA2B8F">
              <w:rPr>
                <w:rFonts w:asciiTheme="minorHAnsi" w:hAnsiTheme="minorHAnsi"/>
              </w:rPr>
              <w:t>N4.</w:t>
            </w:r>
            <w:r w:rsidR="007075D6" w:rsidRPr="00DA2B8F">
              <w:rPr>
                <w:rFonts w:asciiTheme="minorHAnsi" w:hAnsiTheme="minorHAnsi"/>
              </w:rPr>
              <w:t xml:space="preserve"> </w:t>
            </w:r>
            <w:r w:rsidR="007075D6" w:rsidRPr="00DA2B8F">
              <w:rPr>
                <w:rFonts w:asciiTheme="minorHAnsi" w:hAnsiTheme="minorHAnsi"/>
                <w:color w:val="000000"/>
              </w:rPr>
              <w:t>In the past 12 months, were there any meetings held about land use, management, disputes or resolutions of disputes held in your village?</w:t>
            </w:r>
          </w:p>
          <w:p w14:paraId="06D469F7" w14:textId="1329C48A" w:rsidR="007075D6" w:rsidRPr="00DA2B8F" w:rsidRDefault="00167A1C" w:rsidP="00283D98">
            <w:pPr>
              <w:pStyle w:val="NoSpacing"/>
              <w:rPr>
                <w:rFonts w:asciiTheme="minorHAnsi" w:hAnsiTheme="minorHAnsi"/>
                <w:i/>
              </w:rPr>
            </w:pPr>
            <w:r w:rsidRPr="00DA2B8F">
              <w:rPr>
                <w:rFonts w:asciiTheme="minorHAnsi" w:hAnsiTheme="minorHAnsi"/>
                <w:i/>
                <w:color w:val="000000"/>
              </w:rPr>
              <w:t>If not 0, skip to N9</w:t>
            </w:r>
          </w:p>
        </w:tc>
        <w:tc>
          <w:tcPr>
            <w:tcW w:w="3504" w:type="dxa"/>
            <w:tcBorders>
              <w:top w:val="single" w:sz="4" w:space="0" w:color="000000"/>
              <w:bottom w:val="single" w:sz="4" w:space="0" w:color="auto"/>
              <w:right w:val="single" w:sz="18" w:space="0" w:color="000000"/>
            </w:tcBorders>
          </w:tcPr>
          <w:p w14:paraId="1DF1EC51"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0=No</w:t>
            </w:r>
          </w:p>
          <w:p w14:paraId="6503B31E"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1=Yes</w:t>
            </w:r>
          </w:p>
          <w:p w14:paraId="59FB81FA"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888=Don’t know</w:t>
            </w:r>
          </w:p>
          <w:p w14:paraId="20B64C3B"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0C97494E" w14:textId="77777777" w:rsidR="007075D6" w:rsidRPr="003C223A" w:rsidRDefault="007075D6" w:rsidP="00283D98">
            <w:pPr>
              <w:pStyle w:val="NoSpacing"/>
              <w:rPr>
                <w:i/>
              </w:rPr>
            </w:pPr>
          </w:p>
        </w:tc>
      </w:tr>
      <w:tr w:rsidR="007075D6" w:rsidRPr="003C223A" w14:paraId="4774ABE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1D52FAA2"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1365D339" w14:textId="2165AA8C" w:rsidR="007075D6" w:rsidRDefault="00167A1C" w:rsidP="007075D6">
            <w:pPr>
              <w:pStyle w:val="NoSpacing"/>
            </w:pPr>
            <w:r>
              <w:t>N4a.</w:t>
            </w:r>
            <w:r w:rsidR="007075D6">
              <w:t xml:space="preserve"> How many land-related meetings were held? </w:t>
            </w:r>
          </w:p>
        </w:tc>
        <w:tc>
          <w:tcPr>
            <w:tcW w:w="3504" w:type="dxa"/>
            <w:tcBorders>
              <w:top w:val="single" w:sz="4" w:space="0" w:color="000000"/>
              <w:bottom w:val="single" w:sz="4" w:space="0" w:color="auto"/>
              <w:right w:val="single" w:sz="18" w:space="0" w:color="000000"/>
            </w:tcBorders>
          </w:tcPr>
          <w:p w14:paraId="4464F84A" w14:textId="77777777" w:rsidR="007075D6" w:rsidRPr="00CE532A" w:rsidRDefault="007075D6" w:rsidP="00283D98">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70960CC4" w14:textId="77777777" w:rsidR="007075D6" w:rsidRPr="003C223A" w:rsidRDefault="007075D6" w:rsidP="00283D98">
            <w:pPr>
              <w:pStyle w:val="NoSpacing"/>
              <w:rPr>
                <w:i/>
              </w:rPr>
            </w:pPr>
          </w:p>
        </w:tc>
      </w:tr>
      <w:tr w:rsidR="007075D6" w:rsidRPr="003C223A" w14:paraId="5070550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1F3513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4E7FDA2A" w14:textId="143EFC41" w:rsidR="007075D6" w:rsidRPr="003C223A" w:rsidRDefault="00167A1C" w:rsidP="00283D98">
            <w:pPr>
              <w:pStyle w:val="NoSpacing"/>
            </w:pPr>
            <w:r>
              <w:t>N</w:t>
            </w:r>
            <w:r w:rsidR="007075D6">
              <w:t xml:space="preserve">5. </w:t>
            </w:r>
            <w:r w:rsidR="007075D6" w:rsidRPr="003C223A">
              <w:t>How often did you or anyone in your h</w:t>
            </w:r>
            <w:r w:rsidR="007075D6">
              <w:t>ousehold attend meetings about land</w:t>
            </w:r>
            <w:r w:rsidR="007075D6" w:rsidRPr="003C223A">
              <w:t xml:space="preserve"> use, management, </w:t>
            </w:r>
            <w:r w:rsidR="007075D6">
              <w:t>disputes or resolution of disputes?</w:t>
            </w:r>
          </w:p>
          <w:p w14:paraId="19E14AA9" w14:textId="77777777" w:rsidR="007075D6" w:rsidRPr="003C223A" w:rsidRDefault="007075D6" w:rsidP="00283D98">
            <w:pPr>
              <w:pStyle w:val="NoSpacing"/>
            </w:pPr>
          </w:p>
          <w:p w14:paraId="72FA0138" w14:textId="0D87E3B0" w:rsidR="007075D6" w:rsidRPr="003C223A" w:rsidRDefault="00167A1C" w:rsidP="00283D98">
            <w:pPr>
              <w:pStyle w:val="NoSpacing"/>
            </w:pPr>
            <w:r>
              <w:rPr>
                <w:i/>
              </w:rPr>
              <w:t>If N5=5, skip to N9</w:t>
            </w:r>
          </w:p>
        </w:tc>
        <w:tc>
          <w:tcPr>
            <w:tcW w:w="3504" w:type="dxa"/>
            <w:tcBorders>
              <w:top w:val="single" w:sz="4" w:space="0" w:color="000000"/>
              <w:bottom w:val="single" w:sz="4" w:space="0" w:color="auto"/>
              <w:right w:val="single" w:sz="18" w:space="0" w:color="000000"/>
            </w:tcBorders>
          </w:tcPr>
          <w:p w14:paraId="7C0DBAA6" w14:textId="77777777" w:rsidR="007075D6" w:rsidRPr="00CE532A" w:rsidRDefault="007075D6" w:rsidP="00283D98">
            <w:pPr>
              <w:pStyle w:val="NoSpacing"/>
              <w:rPr>
                <w:sz w:val="20"/>
              </w:rPr>
            </w:pPr>
            <w:r w:rsidRPr="00CE532A">
              <w:rPr>
                <w:sz w:val="20"/>
              </w:rPr>
              <w:t>1=Always or nearly every time one was held</w:t>
            </w:r>
          </w:p>
          <w:p w14:paraId="35BE7581" w14:textId="77777777" w:rsidR="007075D6" w:rsidRPr="00CE532A" w:rsidRDefault="007075D6" w:rsidP="00283D98">
            <w:pPr>
              <w:pStyle w:val="NoSpacing"/>
              <w:rPr>
                <w:sz w:val="20"/>
              </w:rPr>
            </w:pPr>
            <w:r w:rsidRPr="00CE532A">
              <w:rPr>
                <w:sz w:val="20"/>
              </w:rPr>
              <w:t>2=Often</w:t>
            </w:r>
          </w:p>
          <w:p w14:paraId="66AEB1CC" w14:textId="77777777" w:rsidR="007075D6" w:rsidRPr="00CE532A" w:rsidRDefault="007075D6" w:rsidP="00283D98">
            <w:pPr>
              <w:pStyle w:val="NoSpacing"/>
              <w:rPr>
                <w:sz w:val="20"/>
              </w:rPr>
            </w:pPr>
            <w:r w:rsidRPr="00CE532A">
              <w:rPr>
                <w:sz w:val="20"/>
              </w:rPr>
              <w:t>3=A few times</w:t>
            </w:r>
          </w:p>
          <w:p w14:paraId="56E7DA71" w14:textId="77777777" w:rsidR="007075D6" w:rsidRPr="00CE532A" w:rsidRDefault="007075D6" w:rsidP="00283D98">
            <w:pPr>
              <w:pStyle w:val="NoSpacing"/>
              <w:rPr>
                <w:sz w:val="20"/>
              </w:rPr>
            </w:pPr>
            <w:r w:rsidRPr="00CE532A">
              <w:rPr>
                <w:sz w:val="20"/>
              </w:rPr>
              <w:t>4=Once or twice</w:t>
            </w:r>
          </w:p>
          <w:p w14:paraId="17B3FA25" w14:textId="77777777" w:rsidR="007075D6" w:rsidRPr="00CE532A" w:rsidRDefault="007075D6" w:rsidP="00283D98">
            <w:pPr>
              <w:pStyle w:val="NoSpacing"/>
              <w:rPr>
                <w:sz w:val="20"/>
              </w:rPr>
            </w:pPr>
            <w:r w:rsidRPr="00CE532A">
              <w:rPr>
                <w:sz w:val="20"/>
              </w:rPr>
              <w:t>5=Never</w:t>
            </w:r>
          </w:p>
          <w:p w14:paraId="6E900FCA" w14:textId="77777777" w:rsidR="007075D6" w:rsidRPr="00CE532A" w:rsidRDefault="007075D6" w:rsidP="00283D98">
            <w:pPr>
              <w:pStyle w:val="NoSpacing"/>
              <w:rPr>
                <w:sz w:val="20"/>
              </w:rPr>
            </w:pPr>
            <w:r w:rsidRPr="00CE532A">
              <w:rPr>
                <w:sz w:val="20"/>
              </w:rPr>
              <w:t>888=Don't know</w:t>
            </w:r>
          </w:p>
          <w:p w14:paraId="27BABAFC" w14:textId="77777777" w:rsidR="007075D6" w:rsidRPr="006D70F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1A4201A" w14:textId="77777777" w:rsidR="007075D6" w:rsidRPr="003C223A" w:rsidRDefault="007075D6" w:rsidP="00283D98">
            <w:pPr>
              <w:pStyle w:val="NoSpacing"/>
              <w:rPr>
                <w:i/>
              </w:rPr>
            </w:pPr>
            <w:r w:rsidRPr="003C223A">
              <w:rPr>
                <w:i/>
              </w:rPr>
              <w:t>(Code)</w:t>
            </w:r>
          </w:p>
        </w:tc>
      </w:tr>
      <w:tr w:rsidR="007075D6" w:rsidRPr="003C223A" w14:paraId="0E2439E4" w14:textId="77777777" w:rsidTr="00283D98">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007A76EA" w14:textId="77777777" w:rsidR="007075D6" w:rsidRPr="003C223A" w:rsidRDefault="007075D6" w:rsidP="00283D98">
            <w:pPr>
              <w:pStyle w:val="NoSpacing"/>
            </w:pPr>
          </w:p>
        </w:tc>
        <w:tc>
          <w:tcPr>
            <w:tcW w:w="4639" w:type="dxa"/>
            <w:tcBorders>
              <w:top w:val="single" w:sz="4" w:space="0" w:color="auto"/>
              <w:left w:val="single" w:sz="4" w:space="0" w:color="000000"/>
              <w:bottom w:val="single" w:sz="4" w:space="0" w:color="000000"/>
            </w:tcBorders>
          </w:tcPr>
          <w:p w14:paraId="7530972B" w14:textId="2F499ADE" w:rsidR="007075D6" w:rsidRPr="004E2864" w:rsidRDefault="00167A1C" w:rsidP="007075D6">
            <w:pPr>
              <w:pStyle w:val="NoSpacing"/>
            </w:pPr>
            <w:r>
              <w:t>N</w:t>
            </w:r>
            <w:r w:rsidR="007075D6">
              <w:t xml:space="preserve">6. How often did women from your household attend land-related meetings? </w:t>
            </w:r>
          </w:p>
        </w:tc>
        <w:tc>
          <w:tcPr>
            <w:tcW w:w="3504" w:type="dxa"/>
            <w:tcBorders>
              <w:top w:val="single" w:sz="4" w:space="0" w:color="auto"/>
              <w:bottom w:val="single" w:sz="4" w:space="0" w:color="000000"/>
              <w:right w:val="single" w:sz="18" w:space="0" w:color="000000"/>
            </w:tcBorders>
          </w:tcPr>
          <w:p w14:paraId="6424343F" w14:textId="77777777" w:rsidR="007075D6" w:rsidRPr="00CE532A" w:rsidRDefault="007075D6" w:rsidP="00283D98">
            <w:pPr>
              <w:pStyle w:val="NoSpacing"/>
              <w:rPr>
                <w:sz w:val="20"/>
              </w:rPr>
            </w:pPr>
            <w:r w:rsidRPr="00CE532A">
              <w:rPr>
                <w:sz w:val="20"/>
              </w:rPr>
              <w:t>1=Always or nearly every time one was held</w:t>
            </w:r>
          </w:p>
          <w:p w14:paraId="5BF5425B" w14:textId="77777777" w:rsidR="007075D6" w:rsidRPr="00CE532A" w:rsidRDefault="007075D6" w:rsidP="00283D98">
            <w:pPr>
              <w:pStyle w:val="NoSpacing"/>
              <w:rPr>
                <w:sz w:val="20"/>
              </w:rPr>
            </w:pPr>
            <w:r w:rsidRPr="00CE532A">
              <w:rPr>
                <w:sz w:val="20"/>
              </w:rPr>
              <w:t>2=Often</w:t>
            </w:r>
          </w:p>
          <w:p w14:paraId="6AFF855B" w14:textId="77777777" w:rsidR="007075D6" w:rsidRPr="00CE532A" w:rsidRDefault="007075D6" w:rsidP="00283D98">
            <w:pPr>
              <w:pStyle w:val="NoSpacing"/>
              <w:rPr>
                <w:sz w:val="20"/>
              </w:rPr>
            </w:pPr>
            <w:r w:rsidRPr="00CE532A">
              <w:rPr>
                <w:sz w:val="20"/>
              </w:rPr>
              <w:t>3=A few times</w:t>
            </w:r>
          </w:p>
          <w:p w14:paraId="67ABEE44" w14:textId="77777777" w:rsidR="007075D6" w:rsidRPr="00CE532A" w:rsidRDefault="007075D6" w:rsidP="00283D98">
            <w:pPr>
              <w:pStyle w:val="NoSpacing"/>
              <w:rPr>
                <w:sz w:val="20"/>
              </w:rPr>
            </w:pPr>
            <w:r w:rsidRPr="00CE532A">
              <w:rPr>
                <w:sz w:val="20"/>
              </w:rPr>
              <w:t>4=Once or twice</w:t>
            </w:r>
          </w:p>
          <w:p w14:paraId="49E08A6F" w14:textId="77777777" w:rsidR="007075D6" w:rsidRPr="00CE532A" w:rsidRDefault="007075D6" w:rsidP="00283D98">
            <w:pPr>
              <w:pStyle w:val="NoSpacing"/>
              <w:rPr>
                <w:sz w:val="20"/>
              </w:rPr>
            </w:pPr>
            <w:r w:rsidRPr="00CE532A">
              <w:rPr>
                <w:sz w:val="20"/>
              </w:rPr>
              <w:t>5=Never</w:t>
            </w:r>
          </w:p>
          <w:p w14:paraId="462B9519" w14:textId="77777777" w:rsidR="007075D6" w:rsidRPr="00CE532A" w:rsidRDefault="007075D6" w:rsidP="00283D98">
            <w:pPr>
              <w:pStyle w:val="NoSpacing"/>
              <w:rPr>
                <w:sz w:val="20"/>
              </w:rPr>
            </w:pPr>
            <w:r w:rsidRPr="00CE532A">
              <w:rPr>
                <w:sz w:val="20"/>
              </w:rPr>
              <w:t>888=Don't know</w:t>
            </w:r>
          </w:p>
          <w:p w14:paraId="1103B295" w14:textId="77777777" w:rsidR="007075D6" w:rsidRPr="003C223A" w:rsidRDefault="007075D6" w:rsidP="00283D98">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55E6B114" w14:textId="77777777" w:rsidR="007075D6" w:rsidRPr="003C223A" w:rsidRDefault="007075D6" w:rsidP="00283D98">
            <w:pPr>
              <w:pStyle w:val="NoSpacing"/>
              <w:rPr>
                <w:i/>
              </w:rPr>
            </w:pPr>
            <w:r w:rsidRPr="003C223A">
              <w:rPr>
                <w:i/>
              </w:rPr>
              <w:t>(Code)</w:t>
            </w:r>
          </w:p>
        </w:tc>
      </w:tr>
      <w:tr w:rsidR="007075D6" w:rsidRPr="003C223A" w14:paraId="49F35DDB"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ECD8957"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000000"/>
            </w:tcBorders>
          </w:tcPr>
          <w:p w14:paraId="4E1A9A35" w14:textId="2DD69F5B" w:rsidR="007075D6" w:rsidRPr="003C223A" w:rsidRDefault="00167A1C" w:rsidP="00283D98">
            <w:pPr>
              <w:pStyle w:val="NoSpacing"/>
            </w:pPr>
            <w:r>
              <w:t>N</w:t>
            </w:r>
            <w:r w:rsidR="007075D6">
              <w:t xml:space="preserve">7. </w:t>
            </w:r>
            <w:r w:rsidR="007075D6" w:rsidRPr="003C223A">
              <w:t>Why did you not attend these meetings? (</w:t>
            </w:r>
            <w:proofErr w:type="spellStart"/>
            <w:r w:rsidR="007075D6" w:rsidRPr="003C223A">
              <w:rPr>
                <w:b/>
              </w:rPr>
              <w:t>forest_no</w:t>
            </w:r>
            <w:proofErr w:type="spellEnd"/>
            <w:r w:rsidR="007075D6">
              <w:rPr>
                <w:b/>
              </w:rPr>
              <w:t xml:space="preserve"> </w:t>
            </w:r>
            <w:r w:rsidR="007075D6" w:rsidRPr="003C223A">
              <w:rPr>
                <w:b/>
              </w:rPr>
              <w:t>participate</w:t>
            </w:r>
            <w:r w:rsidR="007075D6" w:rsidRPr="003C223A">
              <w:t>)</w:t>
            </w:r>
          </w:p>
          <w:p w14:paraId="520E9347" w14:textId="09CC9CAB" w:rsidR="007075D6" w:rsidRDefault="007075D6" w:rsidP="00167A1C">
            <w:pPr>
              <w:pStyle w:val="NoSpacing"/>
              <w:rPr>
                <w:i/>
              </w:rPr>
            </w:pPr>
            <w:r w:rsidRPr="003C223A">
              <w:rPr>
                <w:i/>
              </w:rPr>
              <w:t>Probe and code.</w:t>
            </w:r>
            <w:r w:rsidR="00B43846">
              <w:rPr>
                <w:i/>
              </w:rPr>
              <w:t xml:space="preserve"> Select all that apply.</w:t>
            </w:r>
          </w:p>
          <w:p w14:paraId="1434EE87" w14:textId="77777777" w:rsidR="00167A1C" w:rsidRDefault="00167A1C" w:rsidP="00167A1C">
            <w:pPr>
              <w:pStyle w:val="NoSpacing"/>
              <w:rPr>
                <w:i/>
              </w:rPr>
            </w:pPr>
          </w:p>
          <w:p w14:paraId="6D9AC7A8" w14:textId="414B8350" w:rsidR="00167A1C" w:rsidRPr="003C223A" w:rsidRDefault="00167A1C" w:rsidP="00167A1C">
            <w:pPr>
              <w:pStyle w:val="NoSpacing"/>
              <w:rPr>
                <w:i/>
              </w:rPr>
            </w:pPr>
            <w:r>
              <w:rPr>
                <w:i/>
              </w:rPr>
              <w:t xml:space="preserve">Ask </w:t>
            </w:r>
            <w:r w:rsidRPr="00167A1C">
              <w:rPr>
                <w:i/>
              </w:rPr>
              <w:t>If N5=</w:t>
            </w:r>
            <w:r>
              <w:rPr>
                <w:i/>
              </w:rPr>
              <w:t>5</w:t>
            </w:r>
          </w:p>
        </w:tc>
        <w:tc>
          <w:tcPr>
            <w:tcW w:w="3504" w:type="dxa"/>
            <w:tcBorders>
              <w:top w:val="single" w:sz="4" w:space="0" w:color="000000"/>
              <w:bottom w:val="single" w:sz="4" w:space="0" w:color="000000"/>
              <w:right w:val="single" w:sz="18" w:space="0" w:color="000000"/>
            </w:tcBorders>
          </w:tcPr>
          <w:p w14:paraId="65EA6127" w14:textId="77777777" w:rsidR="007075D6" w:rsidRPr="00CE532A" w:rsidRDefault="007075D6" w:rsidP="00283D98">
            <w:pPr>
              <w:pStyle w:val="NoSpacing"/>
              <w:rPr>
                <w:sz w:val="20"/>
              </w:rPr>
            </w:pPr>
            <w:r w:rsidRPr="00CE532A">
              <w:rPr>
                <w:sz w:val="20"/>
              </w:rPr>
              <w:t>1=Not interested</w:t>
            </w:r>
          </w:p>
          <w:p w14:paraId="6B9E0F60" w14:textId="77777777" w:rsidR="007075D6" w:rsidRPr="00CE532A" w:rsidRDefault="007075D6" w:rsidP="00283D98">
            <w:pPr>
              <w:pStyle w:val="NoSpacing"/>
              <w:rPr>
                <w:sz w:val="20"/>
              </w:rPr>
            </w:pPr>
            <w:r w:rsidRPr="00CE532A">
              <w:rPr>
                <w:sz w:val="20"/>
              </w:rPr>
              <w:t>2=Feel they are not useful</w:t>
            </w:r>
          </w:p>
          <w:p w14:paraId="29C0B988" w14:textId="77777777" w:rsidR="007075D6" w:rsidRPr="00CE532A" w:rsidRDefault="007075D6" w:rsidP="00283D98">
            <w:pPr>
              <w:pStyle w:val="NoSpacing"/>
              <w:rPr>
                <w:sz w:val="20"/>
              </w:rPr>
            </w:pPr>
            <w:r w:rsidRPr="00CE532A">
              <w:rPr>
                <w:sz w:val="20"/>
              </w:rPr>
              <w:t>3=Was no informed/did not know about the meeting</w:t>
            </w:r>
          </w:p>
          <w:p w14:paraId="619A605C" w14:textId="77777777" w:rsidR="007075D6" w:rsidRPr="00CE532A" w:rsidRDefault="007075D6" w:rsidP="00283D98">
            <w:pPr>
              <w:pStyle w:val="NoSpacing"/>
              <w:rPr>
                <w:sz w:val="20"/>
              </w:rPr>
            </w:pPr>
            <w:r>
              <w:rPr>
                <w:sz w:val="20"/>
              </w:rPr>
              <w:t>4</w:t>
            </w:r>
            <w:r w:rsidRPr="00CE532A">
              <w:rPr>
                <w:sz w:val="20"/>
              </w:rPr>
              <w:t>=Busy working/traveling</w:t>
            </w:r>
          </w:p>
          <w:p w14:paraId="7A6F8DF9" w14:textId="77777777" w:rsidR="007075D6" w:rsidRDefault="007075D6" w:rsidP="00283D98">
            <w:pPr>
              <w:pStyle w:val="NoSpacing"/>
              <w:rPr>
                <w:sz w:val="20"/>
              </w:rPr>
            </w:pPr>
            <w:r>
              <w:rPr>
                <w:sz w:val="20"/>
              </w:rPr>
              <w:t>5=Was not invited to the meeting</w:t>
            </w:r>
          </w:p>
          <w:p w14:paraId="24A68085" w14:textId="77777777" w:rsidR="007075D6" w:rsidRDefault="007075D6" w:rsidP="00283D98">
            <w:pPr>
              <w:pStyle w:val="NoSpacing"/>
              <w:rPr>
                <w:sz w:val="20"/>
              </w:rPr>
            </w:pPr>
            <w:r>
              <w:rPr>
                <w:sz w:val="20"/>
              </w:rPr>
              <w:t>6=Meeting only for village leaders/elders</w:t>
            </w:r>
          </w:p>
          <w:p w14:paraId="229D39EC" w14:textId="77777777" w:rsidR="007075D6" w:rsidRPr="00CE532A" w:rsidRDefault="007075D6" w:rsidP="00283D98">
            <w:pPr>
              <w:pStyle w:val="NoSpacing"/>
              <w:rPr>
                <w:sz w:val="20"/>
              </w:rPr>
            </w:pPr>
            <w:r>
              <w:rPr>
                <w:sz w:val="20"/>
              </w:rPr>
              <w:t>7=Meeting only for men in the village</w:t>
            </w:r>
          </w:p>
          <w:p w14:paraId="04C3D0C7"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672D250D" w14:textId="77777777" w:rsidR="007075D6" w:rsidRPr="003C223A" w:rsidRDefault="007075D6" w:rsidP="00283D98">
            <w:pPr>
              <w:pStyle w:val="NoSpacing"/>
              <w:rPr>
                <w:i/>
              </w:rPr>
            </w:pPr>
            <w:r w:rsidRPr="003C223A">
              <w:rPr>
                <w:i/>
              </w:rPr>
              <w:t>(Code)</w:t>
            </w:r>
          </w:p>
        </w:tc>
      </w:tr>
      <w:tr w:rsidR="007075D6" w:rsidRPr="003C223A" w14:paraId="0079194D"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864773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613F79CF" w14:textId="532E9A15" w:rsidR="007075D6" w:rsidRPr="003C223A" w:rsidRDefault="00167A1C" w:rsidP="00283D98">
            <w:pPr>
              <w:pStyle w:val="NoSpacing"/>
            </w:pPr>
            <w:r>
              <w:t>N8</w:t>
            </w:r>
            <w:r w:rsidR="007075D6">
              <w:t xml:space="preserve">.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B30F6CE" w14:textId="77777777" w:rsidR="007075D6" w:rsidRPr="003C223A" w:rsidRDefault="007075D6" w:rsidP="00283D98">
            <w:pPr>
              <w:pStyle w:val="NoSpacing"/>
              <w:rPr>
                <w:i/>
              </w:rPr>
            </w:pPr>
            <w:r w:rsidRPr="003C223A">
              <w:rPr>
                <w:i/>
              </w:rPr>
              <w:t>(Text)</w:t>
            </w:r>
          </w:p>
        </w:tc>
      </w:tr>
    </w:tbl>
    <w:p w14:paraId="40CC57FE" w14:textId="77777777" w:rsidR="007075D6" w:rsidRDefault="007075D6" w:rsidP="007075D6">
      <w:pPr>
        <w:pStyle w:val="NoSpacing"/>
      </w:pPr>
    </w:p>
    <w:p w14:paraId="7A588DE1" w14:textId="77777777" w:rsidR="007075D6" w:rsidRDefault="007075D6" w:rsidP="007075D6">
      <w:pPr>
        <w:pStyle w:val="NoSpacing"/>
      </w:pPr>
    </w:p>
    <w:p w14:paraId="3247D78B" w14:textId="77777777" w:rsidR="007075D6" w:rsidRDefault="007075D6" w:rsidP="007075D6">
      <w:pPr>
        <w:pStyle w:val="NoSpacing"/>
      </w:pPr>
    </w:p>
    <w:p w14:paraId="0924AB11" w14:textId="77777777" w:rsidR="007075D6" w:rsidRDefault="007075D6" w:rsidP="007075D6">
      <w:pPr>
        <w:pStyle w:val="NoSpacing"/>
      </w:pPr>
    </w:p>
    <w:p w14:paraId="5EC36E29" w14:textId="77777777" w:rsidR="007075D6" w:rsidRDefault="007075D6" w:rsidP="007075D6">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7075D6" w:rsidRPr="004009E3" w14:paraId="06A3C85E" w14:textId="77777777" w:rsidTr="00283D98">
        <w:tc>
          <w:tcPr>
            <w:tcW w:w="9468" w:type="dxa"/>
            <w:gridSpan w:val="3"/>
          </w:tcPr>
          <w:p w14:paraId="0A660393" w14:textId="543D147F" w:rsidR="007075D6" w:rsidRPr="004009E3" w:rsidRDefault="007075D6" w:rsidP="00167A1C">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w:t>
            </w:r>
            <w:r w:rsidRPr="004009E3">
              <w:rPr>
                <w:rFonts w:asciiTheme="minorHAnsi" w:hAnsiTheme="minorHAnsi" w:cs="Arial"/>
              </w:rPr>
              <w:lastRenderedPageBreak/>
              <w:t>ladder make lots of important decisions and the people at the bottom (1) of the ladder do not have any say</w:t>
            </w:r>
            <w:r w:rsidR="00167A1C">
              <w:rPr>
                <w:rFonts w:asciiTheme="minorHAnsi" w:hAnsiTheme="minorHAnsi" w:cs="Arial"/>
              </w:rPr>
              <w:t>. S</w:t>
            </w:r>
            <w:r w:rsidRPr="004009E3">
              <w:rPr>
                <w:rFonts w:asciiTheme="minorHAnsi" w:hAnsiTheme="minorHAnsi" w:cs="Arial"/>
              </w:rPr>
              <w:t>ome people can also</w:t>
            </w:r>
            <w:r w:rsidR="00167A1C">
              <w:rPr>
                <w:rFonts w:asciiTheme="minorHAnsi" w:hAnsiTheme="minorHAnsi" w:cs="Arial"/>
              </w:rPr>
              <w:t xml:space="preserve"> be at the middle, meaning, sometimes</w:t>
            </w:r>
            <w:r w:rsidRPr="004009E3">
              <w:rPr>
                <w:rFonts w:asciiTheme="minorHAnsi" w:hAnsiTheme="minorHAnsi" w:cs="Arial"/>
              </w:rPr>
              <w:t xml:space="preserve">, they are high </w:t>
            </w:r>
            <w:r w:rsidRPr="004009E3">
              <w:rPr>
                <w:rFonts w:asciiTheme="minorHAnsi" w:hAnsiTheme="minorHAnsi" w:cs="Arial"/>
                <w:b/>
              </w:rPr>
              <w:t>up</w:t>
            </w:r>
            <w:r w:rsidR="00167A1C">
              <w:rPr>
                <w:rFonts w:asciiTheme="minorHAnsi" w:hAnsiTheme="minorHAnsi" w:cs="Arial"/>
              </w:rPr>
              <w:t xml:space="preserve"> on the ladder and sometime </w:t>
            </w:r>
            <w:r w:rsidRPr="004009E3">
              <w:rPr>
                <w:rFonts w:asciiTheme="minorHAnsi" w:hAnsiTheme="minorHAnsi" w:cs="Arial"/>
              </w:rPr>
              <w:t>they are low down on the ladder.</w:t>
            </w:r>
          </w:p>
        </w:tc>
      </w:tr>
      <w:tr w:rsidR="007075D6" w:rsidRPr="004009E3" w14:paraId="4557EB6B" w14:textId="77777777" w:rsidTr="00283D98">
        <w:tc>
          <w:tcPr>
            <w:tcW w:w="9468" w:type="dxa"/>
            <w:gridSpan w:val="3"/>
          </w:tcPr>
          <w:p w14:paraId="544A66D5" w14:textId="3BCB4B25" w:rsidR="007075D6" w:rsidRPr="004009E3" w:rsidRDefault="00167A1C" w:rsidP="00283D98">
            <w:pPr>
              <w:pStyle w:val="NoSpacing"/>
              <w:rPr>
                <w:rFonts w:asciiTheme="minorHAnsi" w:hAnsiTheme="minorHAnsi"/>
              </w:rPr>
            </w:pPr>
            <w:r>
              <w:rPr>
                <w:rFonts w:asciiTheme="minorHAnsi" w:hAnsiTheme="minorHAnsi" w:cs="Arial"/>
              </w:rPr>
              <w:lastRenderedPageBreak/>
              <w:t xml:space="preserve">N.9 </w:t>
            </w:r>
            <w:r w:rsidR="007075D6" w:rsidRPr="004009E3">
              <w:rPr>
                <w:rFonts w:asciiTheme="minorHAnsi" w:hAnsiTheme="minorHAnsi" w:cs="Arial"/>
              </w:rPr>
              <w:t xml:space="preserve">Where are the following people on this ladder when it comes to making decisions about </w:t>
            </w:r>
            <w:r w:rsidR="007075D6">
              <w:rPr>
                <w:rFonts w:asciiTheme="minorHAnsi" w:hAnsiTheme="minorHAnsi" w:cs="Arial"/>
                <w:b/>
              </w:rPr>
              <w:t>land</w:t>
            </w:r>
            <w:r w:rsidR="007075D6" w:rsidRPr="004009E3">
              <w:rPr>
                <w:rFonts w:asciiTheme="minorHAnsi" w:hAnsiTheme="minorHAnsi" w:cs="Arial"/>
                <w:b/>
              </w:rPr>
              <w:t xml:space="preserve"> use and management</w:t>
            </w:r>
            <w:r w:rsidR="007075D6" w:rsidRPr="004009E3">
              <w:rPr>
                <w:rFonts w:asciiTheme="minorHAnsi" w:hAnsiTheme="minorHAnsi" w:cs="Arial"/>
              </w:rPr>
              <w:t xml:space="preserve"> in this village?</w:t>
            </w:r>
          </w:p>
        </w:tc>
      </w:tr>
      <w:tr w:rsidR="007075D6" w:rsidRPr="004009E3" w14:paraId="6291047E" w14:textId="77777777" w:rsidTr="00283D98">
        <w:tc>
          <w:tcPr>
            <w:tcW w:w="6408" w:type="dxa"/>
          </w:tcPr>
          <w:tbl>
            <w:tblPr>
              <w:tblW w:w="7940" w:type="dxa"/>
              <w:tblLayout w:type="fixed"/>
              <w:tblLook w:val="04A0" w:firstRow="1" w:lastRow="0" w:firstColumn="1" w:lastColumn="0" w:noHBand="0" w:noVBand="1"/>
            </w:tblPr>
            <w:tblGrid>
              <w:gridCol w:w="7940"/>
            </w:tblGrid>
            <w:tr w:rsidR="007075D6" w:rsidRPr="004009E3" w14:paraId="70595686" w14:textId="77777777" w:rsidTr="00283D98">
              <w:trPr>
                <w:trHeight w:val="280"/>
              </w:trPr>
              <w:tc>
                <w:tcPr>
                  <w:tcW w:w="7940" w:type="dxa"/>
                  <w:tcBorders>
                    <w:top w:val="nil"/>
                    <w:left w:val="nil"/>
                    <w:bottom w:val="nil"/>
                    <w:right w:val="nil"/>
                  </w:tcBorders>
                  <w:shd w:val="clear" w:color="auto" w:fill="auto"/>
                  <w:noWrap/>
                  <w:vAlign w:val="bottom"/>
                  <w:hideMark/>
                </w:tcPr>
                <w:p w14:paraId="58EF533E" w14:textId="77777777" w:rsidR="007075D6" w:rsidRPr="004009E3" w:rsidRDefault="007075D6" w:rsidP="00167A1C">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2E594D30" w14:textId="77777777" w:rsidR="007075D6" w:rsidRPr="004009E3" w:rsidRDefault="007075D6" w:rsidP="00283D98">
            <w:pPr>
              <w:pStyle w:val="NoSpacing"/>
              <w:rPr>
                <w:rFonts w:asciiTheme="minorHAnsi" w:hAnsiTheme="minorHAnsi"/>
              </w:rPr>
            </w:pPr>
          </w:p>
        </w:tc>
        <w:tc>
          <w:tcPr>
            <w:tcW w:w="1890" w:type="dxa"/>
          </w:tcPr>
          <w:p w14:paraId="32F303AE" w14:textId="77777777" w:rsidR="007075D6" w:rsidRPr="004009E3" w:rsidRDefault="007075D6" w:rsidP="00283D98">
            <w:pPr>
              <w:pStyle w:val="NoSpacing"/>
              <w:rPr>
                <w:rFonts w:asciiTheme="minorHAnsi" w:hAnsiTheme="minorHAnsi"/>
                <w:i/>
              </w:rPr>
            </w:pPr>
            <w:r w:rsidRPr="004009E3">
              <w:rPr>
                <w:rFonts w:asciiTheme="minorHAnsi" w:hAnsiTheme="minorHAnsi"/>
                <w:i/>
              </w:rPr>
              <w:t>(Integer 1-10)</w:t>
            </w:r>
          </w:p>
        </w:tc>
        <w:tc>
          <w:tcPr>
            <w:tcW w:w="1170" w:type="dxa"/>
          </w:tcPr>
          <w:p w14:paraId="2FE0EA80" w14:textId="77777777" w:rsidR="007075D6" w:rsidRPr="004009E3" w:rsidRDefault="007075D6" w:rsidP="00283D98">
            <w:pPr>
              <w:pStyle w:val="NoSpacing"/>
              <w:rPr>
                <w:rFonts w:asciiTheme="minorHAnsi" w:hAnsiTheme="minorHAnsi"/>
              </w:rPr>
            </w:pPr>
          </w:p>
        </w:tc>
      </w:tr>
      <w:tr w:rsidR="007075D6" w:rsidRPr="004009E3" w14:paraId="0D4801D1" w14:textId="77777777" w:rsidTr="00283D98">
        <w:tc>
          <w:tcPr>
            <w:tcW w:w="6408" w:type="dxa"/>
          </w:tcPr>
          <w:p w14:paraId="7066475D" w14:textId="77777777" w:rsidR="007075D6" w:rsidRPr="004009E3" w:rsidRDefault="007075D6" w:rsidP="00283D98">
            <w:pPr>
              <w:pStyle w:val="NoSpacing"/>
              <w:rPr>
                <w:rFonts w:asciiTheme="minorHAnsi" w:hAnsiTheme="minorHAnsi"/>
              </w:rPr>
            </w:pPr>
            <w:r>
              <w:rPr>
                <w:rFonts w:asciiTheme="minorHAnsi" w:hAnsiTheme="minorHAnsi"/>
              </w:rPr>
              <w:t xml:space="preserve">b. Headman </w:t>
            </w:r>
          </w:p>
        </w:tc>
        <w:tc>
          <w:tcPr>
            <w:tcW w:w="1890" w:type="dxa"/>
          </w:tcPr>
          <w:p w14:paraId="1ECCA2B7"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2B8AF78F" w14:textId="77777777" w:rsidR="007075D6" w:rsidRPr="004009E3" w:rsidRDefault="007075D6" w:rsidP="00283D98">
            <w:pPr>
              <w:pStyle w:val="NoSpacing"/>
              <w:rPr>
                <w:rFonts w:asciiTheme="minorHAnsi" w:hAnsiTheme="minorHAnsi"/>
              </w:rPr>
            </w:pPr>
          </w:p>
        </w:tc>
      </w:tr>
      <w:tr w:rsidR="007075D6" w:rsidRPr="004009E3" w14:paraId="4952EBD1" w14:textId="77777777" w:rsidTr="00283D98">
        <w:tc>
          <w:tcPr>
            <w:tcW w:w="6408" w:type="dxa"/>
          </w:tcPr>
          <w:p w14:paraId="1E7A72BD" w14:textId="77777777" w:rsidR="007075D6" w:rsidRPr="004009E3" w:rsidRDefault="007075D6" w:rsidP="00283D98">
            <w:pPr>
              <w:pStyle w:val="NoSpacing"/>
              <w:rPr>
                <w:rFonts w:asciiTheme="minorHAnsi" w:hAnsiTheme="minorHAnsi"/>
              </w:rPr>
            </w:pPr>
            <w:r>
              <w:rPr>
                <w:rFonts w:asciiTheme="minorHAnsi" w:hAnsiTheme="minorHAnsi"/>
              </w:rPr>
              <w:t xml:space="preserve">c. Women </w:t>
            </w:r>
          </w:p>
        </w:tc>
        <w:tc>
          <w:tcPr>
            <w:tcW w:w="1890" w:type="dxa"/>
          </w:tcPr>
          <w:p w14:paraId="5A907EE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46106E8" w14:textId="77777777" w:rsidR="007075D6" w:rsidRPr="004009E3" w:rsidRDefault="007075D6" w:rsidP="00283D98">
            <w:pPr>
              <w:pStyle w:val="NoSpacing"/>
              <w:rPr>
                <w:rFonts w:asciiTheme="minorHAnsi" w:hAnsiTheme="minorHAnsi"/>
              </w:rPr>
            </w:pPr>
          </w:p>
        </w:tc>
      </w:tr>
      <w:tr w:rsidR="007075D6" w:rsidRPr="004009E3" w14:paraId="42C9EA7F" w14:textId="77777777" w:rsidTr="00283D98">
        <w:tc>
          <w:tcPr>
            <w:tcW w:w="6408" w:type="dxa"/>
          </w:tcPr>
          <w:p w14:paraId="0D2D7C62" w14:textId="77777777" w:rsidR="007075D6" w:rsidRPr="004009E3" w:rsidRDefault="007075D6" w:rsidP="00283D98">
            <w:pPr>
              <w:pStyle w:val="NoSpacing"/>
              <w:rPr>
                <w:rFonts w:asciiTheme="minorHAnsi" w:hAnsiTheme="minorHAnsi"/>
              </w:rPr>
            </w:pPr>
            <w:r>
              <w:rPr>
                <w:rFonts w:asciiTheme="minorHAnsi" w:hAnsiTheme="minorHAnsi"/>
              </w:rPr>
              <w:t>d. Chief</w:t>
            </w:r>
          </w:p>
        </w:tc>
        <w:tc>
          <w:tcPr>
            <w:tcW w:w="1890" w:type="dxa"/>
          </w:tcPr>
          <w:p w14:paraId="25096BB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575C9C1" w14:textId="77777777" w:rsidR="007075D6" w:rsidRPr="004009E3" w:rsidRDefault="007075D6" w:rsidP="00283D98">
            <w:pPr>
              <w:pStyle w:val="NoSpacing"/>
              <w:rPr>
                <w:rFonts w:asciiTheme="minorHAnsi" w:hAnsiTheme="minorHAnsi"/>
              </w:rPr>
            </w:pPr>
          </w:p>
        </w:tc>
      </w:tr>
      <w:tr w:rsidR="007075D6" w:rsidRPr="004009E3" w14:paraId="76BD5A3F" w14:textId="77777777" w:rsidTr="00283D98">
        <w:tc>
          <w:tcPr>
            <w:tcW w:w="6408" w:type="dxa"/>
          </w:tcPr>
          <w:p w14:paraId="5735EDDD" w14:textId="77777777" w:rsidR="007075D6" w:rsidRPr="004009E3" w:rsidRDefault="007075D6" w:rsidP="00283D98">
            <w:pPr>
              <w:pStyle w:val="NoSpacing"/>
              <w:rPr>
                <w:rFonts w:asciiTheme="minorHAnsi" w:hAnsiTheme="minorHAnsi"/>
              </w:rPr>
            </w:pPr>
            <w:r>
              <w:rPr>
                <w:rFonts w:asciiTheme="minorHAnsi" w:hAnsiTheme="minorHAnsi"/>
              </w:rPr>
              <w:t xml:space="preserve">e. Elders </w:t>
            </w:r>
          </w:p>
        </w:tc>
        <w:tc>
          <w:tcPr>
            <w:tcW w:w="1890" w:type="dxa"/>
          </w:tcPr>
          <w:p w14:paraId="4AF32E6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6E48B7BA" w14:textId="77777777" w:rsidR="007075D6" w:rsidRPr="004009E3" w:rsidRDefault="007075D6" w:rsidP="00283D98">
            <w:pPr>
              <w:pStyle w:val="NoSpacing"/>
              <w:rPr>
                <w:rFonts w:asciiTheme="minorHAnsi" w:hAnsiTheme="minorHAnsi"/>
              </w:rPr>
            </w:pPr>
          </w:p>
        </w:tc>
      </w:tr>
      <w:tr w:rsidR="007075D6" w:rsidRPr="004009E3" w14:paraId="4C119ACE" w14:textId="77777777" w:rsidTr="00283D98">
        <w:tc>
          <w:tcPr>
            <w:tcW w:w="6408" w:type="dxa"/>
          </w:tcPr>
          <w:p w14:paraId="593C1081" w14:textId="77777777" w:rsidR="007075D6" w:rsidRPr="004009E3" w:rsidRDefault="007075D6" w:rsidP="00283D98">
            <w:pPr>
              <w:pStyle w:val="NoSpacing"/>
              <w:rPr>
                <w:rFonts w:asciiTheme="minorHAnsi" w:hAnsiTheme="minorHAnsi"/>
              </w:rPr>
            </w:pPr>
            <w:r>
              <w:rPr>
                <w:rFonts w:asciiTheme="minorHAnsi" w:hAnsiTheme="minorHAnsi"/>
              </w:rPr>
              <w:t xml:space="preserve">d. Youth </w:t>
            </w:r>
          </w:p>
        </w:tc>
        <w:tc>
          <w:tcPr>
            <w:tcW w:w="1890" w:type="dxa"/>
          </w:tcPr>
          <w:p w14:paraId="70521B2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18E95FEC" w14:textId="77777777" w:rsidR="007075D6" w:rsidRPr="004009E3" w:rsidRDefault="007075D6" w:rsidP="00283D98">
            <w:pPr>
              <w:pStyle w:val="NoSpacing"/>
              <w:rPr>
                <w:rFonts w:asciiTheme="minorHAnsi" w:hAnsiTheme="minorHAnsi"/>
              </w:rPr>
            </w:pPr>
          </w:p>
        </w:tc>
      </w:tr>
    </w:tbl>
    <w:p w14:paraId="5A6CA1E8" w14:textId="77777777" w:rsidR="007075D6" w:rsidRDefault="007075D6" w:rsidP="007075D6">
      <w:pPr>
        <w:pStyle w:val="NoSpacing"/>
      </w:pPr>
    </w:p>
    <w:p w14:paraId="000BC19A" w14:textId="77777777" w:rsidR="007075D6" w:rsidRDefault="007075D6" w:rsidP="007075D6">
      <w:pPr>
        <w:pStyle w:val="NoSpacing"/>
      </w:pPr>
    </w:p>
    <w:p w14:paraId="148C2FA7" w14:textId="77777777" w:rsidR="007075D6" w:rsidRDefault="007075D6" w:rsidP="007075D6">
      <w:pPr>
        <w:pStyle w:val="NoSpacing"/>
      </w:pPr>
    </w:p>
    <w:p w14:paraId="610CE27F" w14:textId="77777777" w:rsidR="007075D6" w:rsidRDefault="007075D6" w:rsidP="007075D6">
      <w:pPr>
        <w:pStyle w:val="NoSpacing"/>
      </w:pPr>
      <w:r w:rsidRPr="00881CA3">
        <w:t>Now I am going to read some statements about forest management in your village. Please tell me how much you agree or disagree.</w:t>
      </w:r>
    </w:p>
    <w:p w14:paraId="5E0EDF66" w14:textId="77777777" w:rsidR="007075D6" w:rsidRDefault="007075D6" w:rsidP="007075D6">
      <w:pPr>
        <w:pStyle w:val="NoSpacing"/>
      </w:pPr>
    </w:p>
    <w:tbl>
      <w:tblPr>
        <w:tblW w:w="9292"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7075D6" w:rsidRPr="00881CA3" w14:paraId="7120B01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65A1141"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0BD917A"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N.10 I feel that village leaders allocate and fairly across households </w:t>
            </w:r>
          </w:p>
          <w:p w14:paraId="0854D2C4" w14:textId="3339F8F0"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9266F1D" w14:textId="77777777" w:rsidR="007075D6" w:rsidRPr="00CE532A" w:rsidRDefault="007075D6" w:rsidP="00283D98">
            <w:pPr>
              <w:pStyle w:val="NoSpacing"/>
              <w:rPr>
                <w:sz w:val="20"/>
              </w:rPr>
            </w:pPr>
            <w:r w:rsidRPr="00CE532A">
              <w:rPr>
                <w:sz w:val="20"/>
              </w:rPr>
              <w:t>1=Strongly agree</w:t>
            </w:r>
          </w:p>
          <w:p w14:paraId="12817112" w14:textId="77777777" w:rsidR="007075D6" w:rsidRPr="00CE532A" w:rsidRDefault="007075D6" w:rsidP="00283D98">
            <w:pPr>
              <w:pStyle w:val="NoSpacing"/>
              <w:rPr>
                <w:sz w:val="20"/>
              </w:rPr>
            </w:pPr>
            <w:r w:rsidRPr="00CE532A">
              <w:rPr>
                <w:sz w:val="20"/>
              </w:rPr>
              <w:t>2=Agree</w:t>
            </w:r>
          </w:p>
          <w:p w14:paraId="0ADB8899" w14:textId="77777777" w:rsidR="007075D6" w:rsidRPr="00CE532A" w:rsidRDefault="007075D6" w:rsidP="00283D98">
            <w:pPr>
              <w:pStyle w:val="NoSpacing"/>
              <w:rPr>
                <w:sz w:val="20"/>
              </w:rPr>
            </w:pPr>
            <w:r w:rsidRPr="00CE532A">
              <w:rPr>
                <w:sz w:val="20"/>
              </w:rPr>
              <w:t>3=Neither agree nor disagree</w:t>
            </w:r>
          </w:p>
          <w:p w14:paraId="23140CE2" w14:textId="77777777" w:rsidR="007075D6" w:rsidRPr="00CE532A" w:rsidRDefault="007075D6" w:rsidP="00283D98">
            <w:pPr>
              <w:pStyle w:val="NoSpacing"/>
              <w:rPr>
                <w:sz w:val="20"/>
              </w:rPr>
            </w:pPr>
            <w:r w:rsidRPr="00CE532A">
              <w:rPr>
                <w:sz w:val="20"/>
              </w:rPr>
              <w:t>4=Disagree</w:t>
            </w:r>
          </w:p>
          <w:p w14:paraId="533EEF86" w14:textId="77777777" w:rsidR="007075D6" w:rsidRPr="00CE532A" w:rsidRDefault="007075D6" w:rsidP="00283D98">
            <w:pPr>
              <w:pStyle w:val="NoSpacing"/>
              <w:rPr>
                <w:sz w:val="20"/>
              </w:rPr>
            </w:pPr>
            <w:r w:rsidRPr="00CE532A">
              <w:rPr>
                <w:sz w:val="20"/>
              </w:rPr>
              <w:t>5=Strongly disagree</w:t>
            </w:r>
          </w:p>
          <w:p w14:paraId="3077D514" w14:textId="77777777" w:rsidR="007075D6" w:rsidRPr="00CE532A" w:rsidRDefault="007075D6" w:rsidP="00283D98">
            <w:pPr>
              <w:pStyle w:val="NoSpacing"/>
              <w:rPr>
                <w:sz w:val="20"/>
              </w:rPr>
            </w:pPr>
            <w:r w:rsidRPr="00CE532A">
              <w:rPr>
                <w:sz w:val="20"/>
              </w:rPr>
              <w:t>888=Don't know</w:t>
            </w:r>
          </w:p>
          <w:p w14:paraId="00361B3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BFA4C3" w14:textId="77777777" w:rsidR="007075D6" w:rsidRPr="00881CA3" w:rsidRDefault="007075D6" w:rsidP="00283D98">
            <w:pPr>
              <w:pStyle w:val="NoSpacing"/>
              <w:rPr>
                <w:i/>
              </w:rPr>
            </w:pPr>
            <w:r w:rsidRPr="00881CA3">
              <w:rPr>
                <w:i/>
              </w:rPr>
              <w:t>(Code)</w:t>
            </w:r>
          </w:p>
        </w:tc>
      </w:tr>
      <w:tr w:rsidR="007075D6" w:rsidRPr="00881CA3" w14:paraId="0ACADBA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0E1170FA"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B90916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N.11 I feel that land related decision making by village leaders is transparent </w:t>
            </w:r>
          </w:p>
          <w:p w14:paraId="4E27E6E2" w14:textId="5973AB2A"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6BD1518D" w14:textId="77777777" w:rsidR="007075D6" w:rsidRPr="00CE532A" w:rsidRDefault="007075D6" w:rsidP="00283D98">
            <w:pPr>
              <w:pStyle w:val="NoSpacing"/>
              <w:rPr>
                <w:sz w:val="20"/>
              </w:rPr>
            </w:pPr>
            <w:r w:rsidRPr="00CE532A">
              <w:rPr>
                <w:sz w:val="20"/>
              </w:rPr>
              <w:t>1=Strongly agree</w:t>
            </w:r>
          </w:p>
          <w:p w14:paraId="58328C2D" w14:textId="77777777" w:rsidR="007075D6" w:rsidRPr="00CE532A" w:rsidRDefault="007075D6" w:rsidP="00283D98">
            <w:pPr>
              <w:pStyle w:val="NoSpacing"/>
              <w:rPr>
                <w:sz w:val="20"/>
              </w:rPr>
            </w:pPr>
            <w:r w:rsidRPr="00CE532A">
              <w:rPr>
                <w:sz w:val="20"/>
              </w:rPr>
              <w:t>2=Agree</w:t>
            </w:r>
          </w:p>
          <w:p w14:paraId="2638813A" w14:textId="77777777" w:rsidR="007075D6" w:rsidRPr="00CE532A" w:rsidRDefault="007075D6" w:rsidP="00283D98">
            <w:pPr>
              <w:pStyle w:val="NoSpacing"/>
              <w:rPr>
                <w:sz w:val="20"/>
              </w:rPr>
            </w:pPr>
            <w:r w:rsidRPr="00CE532A">
              <w:rPr>
                <w:sz w:val="20"/>
              </w:rPr>
              <w:t>3=Neither agree nor disagree</w:t>
            </w:r>
          </w:p>
          <w:p w14:paraId="60C2509B" w14:textId="77777777" w:rsidR="007075D6" w:rsidRPr="00CE532A" w:rsidRDefault="007075D6" w:rsidP="00283D98">
            <w:pPr>
              <w:pStyle w:val="NoSpacing"/>
              <w:rPr>
                <w:sz w:val="20"/>
              </w:rPr>
            </w:pPr>
            <w:r w:rsidRPr="00CE532A">
              <w:rPr>
                <w:sz w:val="20"/>
              </w:rPr>
              <w:t>4=Disagree</w:t>
            </w:r>
          </w:p>
          <w:p w14:paraId="199B2F8A" w14:textId="77777777" w:rsidR="007075D6" w:rsidRPr="00CE532A" w:rsidRDefault="007075D6" w:rsidP="00283D98">
            <w:pPr>
              <w:pStyle w:val="NoSpacing"/>
              <w:rPr>
                <w:sz w:val="20"/>
              </w:rPr>
            </w:pPr>
            <w:r w:rsidRPr="00CE532A">
              <w:rPr>
                <w:sz w:val="20"/>
              </w:rPr>
              <w:t>5=Strongly disagree</w:t>
            </w:r>
          </w:p>
          <w:p w14:paraId="717B83D1" w14:textId="77777777" w:rsidR="007075D6" w:rsidRPr="00CE532A" w:rsidRDefault="007075D6" w:rsidP="00283D98">
            <w:pPr>
              <w:pStyle w:val="NoSpacing"/>
              <w:rPr>
                <w:sz w:val="20"/>
              </w:rPr>
            </w:pPr>
            <w:r w:rsidRPr="00CE532A">
              <w:rPr>
                <w:sz w:val="20"/>
              </w:rPr>
              <w:t>888=Don't know</w:t>
            </w:r>
          </w:p>
          <w:p w14:paraId="2A7CDC1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143F3E" w14:textId="77777777" w:rsidR="007075D6" w:rsidRPr="00881CA3" w:rsidRDefault="007075D6" w:rsidP="00283D98">
            <w:pPr>
              <w:pStyle w:val="NoSpacing"/>
              <w:rPr>
                <w:i/>
              </w:rPr>
            </w:pPr>
            <w:r w:rsidRPr="00881CA3">
              <w:rPr>
                <w:i/>
              </w:rPr>
              <w:t>(Code)</w:t>
            </w:r>
          </w:p>
        </w:tc>
      </w:tr>
      <w:tr w:rsidR="007075D6" w:rsidRPr="00881CA3" w14:paraId="1FFD0AD4"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35A77DB"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6530F3E"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N.12 I feel that rules about land use and management are fair</w:t>
            </w:r>
          </w:p>
          <w:p w14:paraId="60B4D7A3" w14:textId="6DCF0C61"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14C16235" w14:textId="77777777" w:rsidR="007075D6" w:rsidRPr="00CE532A" w:rsidRDefault="007075D6" w:rsidP="00283D98">
            <w:pPr>
              <w:pStyle w:val="NoSpacing"/>
              <w:rPr>
                <w:sz w:val="20"/>
              </w:rPr>
            </w:pPr>
            <w:r w:rsidRPr="00CE532A">
              <w:rPr>
                <w:sz w:val="20"/>
              </w:rPr>
              <w:t>1=Strongly agree</w:t>
            </w:r>
          </w:p>
          <w:p w14:paraId="59E1447F" w14:textId="77777777" w:rsidR="007075D6" w:rsidRPr="00CE532A" w:rsidRDefault="007075D6" w:rsidP="00283D98">
            <w:pPr>
              <w:pStyle w:val="NoSpacing"/>
              <w:rPr>
                <w:sz w:val="20"/>
              </w:rPr>
            </w:pPr>
            <w:r w:rsidRPr="00CE532A">
              <w:rPr>
                <w:sz w:val="20"/>
              </w:rPr>
              <w:t>2=Agree</w:t>
            </w:r>
          </w:p>
          <w:p w14:paraId="320DB3A6" w14:textId="77777777" w:rsidR="007075D6" w:rsidRPr="00CE532A" w:rsidRDefault="007075D6" w:rsidP="00283D98">
            <w:pPr>
              <w:pStyle w:val="NoSpacing"/>
              <w:rPr>
                <w:sz w:val="20"/>
              </w:rPr>
            </w:pPr>
            <w:r w:rsidRPr="00CE532A">
              <w:rPr>
                <w:sz w:val="20"/>
              </w:rPr>
              <w:t>3=Neither agree nor disagree</w:t>
            </w:r>
          </w:p>
          <w:p w14:paraId="52B1B647" w14:textId="77777777" w:rsidR="007075D6" w:rsidRPr="00CE532A" w:rsidRDefault="007075D6" w:rsidP="00283D98">
            <w:pPr>
              <w:pStyle w:val="NoSpacing"/>
              <w:rPr>
                <w:sz w:val="20"/>
              </w:rPr>
            </w:pPr>
            <w:r w:rsidRPr="00CE532A">
              <w:rPr>
                <w:sz w:val="20"/>
              </w:rPr>
              <w:t>4=Disagree</w:t>
            </w:r>
          </w:p>
          <w:p w14:paraId="06AAACDF" w14:textId="77777777" w:rsidR="007075D6" w:rsidRPr="00CE532A" w:rsidRDefault="007075D6" w:rsidP="00283D98">
            <w:pPr>
              <w:pStyle w:val="NoSpacing"/>
              <w:rPr>
                <w:sz w:val="20"/>
              </w:rPr>
            </w:pPr>
            <w:r w:rsidRPr="00CE532A">
              <w:rPr>
                <w:sz w:val="20"/>
              </w:rPr>
              <w:t>5=Strongly disagree</w:t>
            </w:r>
          </w:p>
          <w:p w14:paraId="5CB689C7" w14:textId="77777777" w:rsidR="007075D6" w:rsidRPr="00CE532A" w:rsidRDefault="007075D6" w:rsidP="00283D98">
            <w:pPr>
              <w:pStyle w:val="NoSpacing"/>
              <w:rPr>
                <w:sz w:val="20"/>
              </w:rPr>
            </w:pPr>
            <w:r w:rsidRPr="00CE532A">
              <w:rPr>
                <w:sz w:val="20"/>
              </w:rPr>
              <w:t>888=Don't know</w:t>
            </w:r>
          </w:p>
          <w:p w14:paraId="61D07BEC"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62EE467" w14:textId="77777777" w:rsidR="007075D6" w:rsidRPr="00881CA3" w:rsidRDefault="007075D6" w:rsidP="00283D98">
            <w:pPr>
              <w:pStyle w:val="NoSpacing"/>
              <w:rPr>
                <w:i/>
              </w:rPr>
            </w:pPr>
            <w:r w:rsidRPr="00881CA3">
              <w:rPr>
                <w:i/>
              </w:rPr>
              <w:t>(Code)</w:t>
            </w:r>
          </w:p>
        </w:tc>
      </w:tr>
      <w:tr w:rsidR="007075D6" w:rsidRPr="00881CA3" w14:paraId="1A2540E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9951E7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7A145F01"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N.13 I feel that rules about land use and management are easy to understand </w:t>
            </w:r>
          </w:p>
          <w:p w14:paraId="78BE7E96" w14:textId="750B04F5"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F0B4C02" w14:textId="77777777" w:rsidR="007075D6" w:rsidRPr="00CE532A" w:rsidRDefault="007075D6" w:rsidP="00283D98">
            <w:pPr>
              <w:pStyle w:val="NoSpacing"/>
              <w:rPr>
                <w:sz w:val="20"/>
              </w:rPr>
            </w:pPr>
            <w:r w:rsidRPr="00CE532A">
              <w:rPr>
                <w:sz w:val="20"/>
              </w:rPr>
              <w:t>1=Strongly agree</w:t>
            </w:r>
          </w:p>
          <w:p w14:paraId="2F6FCAF5" w14:textId="77777777" w:rsidR="007075D6" w:rsidRPr="00CE532A" w:rsidRDefault="007075D6" w:rsidP="00283D98">
            <w:pPr>
              <w:pStyle w:val="NoSpacing"/>
              <w:rPr>
                <w:sz w:val="20"/>
              </w:rPr>
            </w:pPr>
            <w:r w:rsidRPr="00CE532A">
              <w:rPr>
                <w:sz w:val="20"/>
              </w:rPr>
              <w:t>2=Agree</w:t>
            </w:r>
          </w:p>
          <w:p w14:paraId="6EC9F7DC" w14:textId="77777777" w:rsidR="007075D6" w:rsidRPr="00CE532A" w:rsidRDefault="007075D6" w:rsidP="00283D98">
            <w:pPr>
              <w:pStyle w:val="NoSpacing"/>
              <w:rPr>
                <w:sz w:val="20"/>
              </w:rPr>
            </w:pPr>
            <w:r w:rsidRPr="00CE532A">
              <w:rPr>
                <w:sz w:val="20"/>
              </w:rPr>
              <w:t>3=Neither agree nor disagree</w:t>
            </w:r>
          </w:p>
          <w:p w14:paraId="5536B17A" w14:textId="77777777" w:rsidR="007075D6" w:rsidRPr="00CE532A" w:rsidRDefault="007075D6" w:rsidP="00283D98">
            <w:pPr>
              <w:pStyle w:val="NoSpacing"/>
              <w:rPr>
                <w:sz w:val="20"/>
              </w:rPr>
            </w:pPr>
            <w:r w:rsidRPr="00CE532A">
              <w:rPr>
                <w:sz w:val="20"/>
              </w:rPr>
              <w:lastRenderedPageBreak/>
              <w:t>4=Disagree</w:t>
            </w:r>
          </w:p>
          <w:p w14:paraId="2E436738" w14:textId="77777777" w:rsidR="007075D6" w:rsidRPr="00CE532A" w:rsidRDefault="007075D6" w:rsidP="00283D98">
            <w:pPr>
              <w:pStyle w:val="NoSpacing"/>
              <w:rPr>
                <w:sz w:val="20"/>
              </w:rPr>
            </w:pPr>
            <w:r w:rsidRPr="00CE532A">
              <w:rPr>
                <w:sz w:val="20"/>
              </w:rPr>
              <w:t>5=Strongly disagree</w:t>
            </w:r>
          </w:p>
          <w:p w14:paraId="6ADB9746" w14:textId="77777777" w:rsidR="007075D6" w:rsidRPr="00CE532A" w:rsidRDefault="007075D6" w:rsidP="00283D98">
            <w:pPr>
              <w:pStyle w:val="NoSpacing"/>
              <w:rPr>
                <w:sz w:val="20"/>
              </w:rPr>
            </w:pPr>
            <w:r w:rsidRPr="00CE532A">
              <w:rPr>
                <w:sz w:val="20"/>
              </w:rPr>
              <w:t>888=Don't know</w:t>
            </w:r>
          </w:p>
          <w:p w14:paraId="054740A9"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8839FC" w14:textId="77777777" w:rsidR="007075D6" w:rsidRPr="00881CA3" w:rsidRDefault="007075D6" w:rsidP="00283D98">
            <w:pPr>
              <w:pStyle w:val="NoSpacing"/>
              <w:rPr>
                <w:i/>
              </w:rPr>
            </w:pPr>
            <w:r w:rsidRPr="00881CA3">
              <w:rPr>
                <w:i/>
              </w:rPr>
              <w:lastRenderedPageBreak/>
              <w:t>(Code)</w:t>
            </w:r>
          </w:p>
        </w:tc>
      </w:tr>
      <w:tr w:rsidR="007075D6" w:rsidRPr="00881CA3" w14:paraId="37134EA9"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238AFC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419C708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N.14 I feel that rules about land use and management are well-known by most people in the village </w:t>
            </w:r>
          </w:p>
          <w:p w14:paraId="73BBF314" w14:textId="5736B4AB"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0C69304B" w14:textId="77777777" w:rsidR="007075D6" w:rsidRPr="00CE532A" w:rsidRDefault="007075D6" w:rsidP="00283D98">
            <w:pPr>
              <w:pStyle w:val="NoSpacing"/>
              <w:rPr>
                <w:sz w:val="20"/>
              </w:rPr>
            </w:pPr>
            <w:r w:rsidRPr="00CE532A">
              <w:rPr>
                <w:sz w:val="20"/>
              </w:rPr>
              <w:t>1=Strongly agree</w:t>
            </w:r>
          </w:p>
          <w:p w14:paraId="3A6E619F" w14:textId="77777777" w:rsidR="007075D6" w:rsidRPr="00CE532A" w:rsidRDefault="007075D6" w:rsidP="00283D98">
            <w:pPr>
              <w:pStyle w:val="NoSpacing"/>
              <w:rPr>
                <w:sz w:val="20"/>
              </w:rPr>
            </w:pPr>
            <w:r w:rsidRPr="00CE532A">
              <w:rPr>
                <w:sz w:val="20"/>
              </w:rPr>
              <w:t>2=Agree</w:t>
            </w:r>
          </w:p>
          <w:p w14:paraId="37A3E954" w14:textId="77777777" w:rsidR="007075D6" w:rsidRPr="00CE532A" w:rsidRDefault="007075D6" w:rsidP="00283D98">
            <w:pPr>
              <w:pStyle w:val="NoSpacing"/>
              <w:rPr>
                <w:sz w:val="20"/>
              </w:rPr>
            </w:pPr>
            <w:r w:rsidRPr="00CE532A">
              <w:rPr>
                <w:sz w:val="20"/>
              </w:rPr>
              <w:t>3=Neither agree nor disagree</w:t>
            </w:r>
          </w:p>
          <w:p w14:paraId="263B09D1" w14:textId="77777777" w:rsidR="007075D6" w:rsidRPr="00CE532A" w:rsidRDefault="007075D6" w:rsidP="00283D98">
            <w:pPr>
              <w:pStyle w:val="NoSpacing"/>
              <w:rPr>
                <w:sz w:val="20"/>
              </w:rPr>
            </w:pPr>
            <w:r w:rsidRPr="00CE532A">
              <w:rPr>
                <w:sz w:val="20"/>
              </w:rPr>
              <w:t>4=Disagree</w:t>
            </w:r>
          </w:p>
          <w:p w14:paraId="41F469A6" w14:textId="77777777" w:rsidR="007075D6" w:rsidRPr="00CE532A" w:rsidRDefault="007075D6" w:rsidP="00283D98">
            <w:pPr>
              <w:pStyle w:val="NoSpacing"/>
              <w:rPr>
                <w:sz w:val="20"/>
              </w:rPr>
            </w:pPr>
            <w:r w:rsidRPr="00CE532A">
              <w:rPr>
                <w:sz w:val="20"/>
              </w:rPr>
              <w:t>5=Strongly disagree</w:t>
            </w:r>
          </w:p>
          <w:p w14:paraId="5885CD29" w14:textId="77777777" w:rsidR="007075D6" w:rsidRPr="00CE532A" w:rsidRDefault="007075D6" w:rsidP="00283D98">
            <w:pPr>
              <w:pStyle w:val="NoSpacing"/>
              <w:rPr>
                <w:sz w:val="20"/>
              </w:rPr>
            </w:pPr>
            <w:r w:rsidRPr="00CE532A">
              <w:rPr>
                <w:sz w:val="20"/>
              </w:rPr>
              <w:t>888=Don't know</w:t>
            </w:r>
          </w:p>
          <w:p w14:paraId="201C7F2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046CC2B" w14:textId="77777777" w:rsidR="007075D6" w:rsidRPr="00881CA3" w:rsidRDefault="007075D6" w:rsidP="00283D98">
            <w:pPr>
              <w:pStyle w:val="NoSpacing"/>
              <w:rPr>
                <w:i/>
              </w:rPr>
            </w:pPr>
            <w:r w:rsidRPr="00881CA3">
              <w:rPr>
                <w:i/>
              </w:rPr>
              <w:t>(Code)</w:t>
            </w:r>
          </w:p>
        </w:tc>
      </w:tr>
      <w:tr w:rsidR="007075D6" w:rsidRPr="00881CA3" w14:paraId="5865C135"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6D96FE68"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54AAD46A" w14:textId="64830E75" w:rsidR="007075D6" w:rsidRPr="00DA2B8F" w:rsidRDefault="00167A1C" w:rsidP="00167A1C">
            <w:pPr>
              <w:pStyle w:val="NoSpacing"/>
              <w:rPr>
                <w:rFonts w:asciiTheme="minorHAnsi" w:hAnsiTheme="minorHAnsi"/>
              </w:rPr>
            </w:pPr>
            <w:r w:rsidRPr="00DA2B8F">
              <w:rPr>
                <w:rFonts w:asciiTheme="minorHAnsi" w:hAnsiTheme="minorHAnsi"/>
                <w:color w:val="000000"/>
              </w:rPr>
              <w:t>N15.</w:t>
            </w:r>
            <w:r w:rsidR="007075D6" w:rsidRPr="00DA2B8F">
              <w:rPr>
                <w:rFonts w:asciiTheme="minorHAnsi" w:hAnsiTheme="minorHAnsi"/>
                <w:color w:val="000000"/>
              </w:rPr>
              <w:t xml:space="preserve"> I feel that women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38A3D16E" w14:textId="77777777" w:rsidR="007075D6" w:rsidRPr="00CE532A" w:rsidRDefault="007075D6" w:rsidP="00283D98">
            <w:pPr>
              <w:pStyle w:val="NoSpacing"/>
              <w:rPr>
                <w:sz w:val="20"/>
              </w:rPr>
            </w:pPr>
            <w:r w:rsidRPr="00CE532A">
              <w:rPr>
                <w:sz w:val="20"/>
              </w:rPr>
              <w:t>1=Strongly agree</w:t>
            </w:r>
          </w:p>
          <w:p w14:paraId="7FA64A84" w14:textId="77777777" w:rsidR="007075D6" w:rsidRPr="00CE532A" w:rsidRDefault="007075D6" w:rsidP="00283D98">
            <w:pPr>
              <w:pStyle w:val="NoSpacing"/>
              <w:rPr>
                <w:sz w:val="20"/>
              </w:rPr>
            </w:pPr>
            <w:r w:rsidRPr="00CE532A">
              <w:rPr>
                <w:sz w:val="20"/>
              </w:rPr>
              <w:t>2=Agree</w:t>
            </w:r>
          </w:p>
          <w:p w14:paraId="298596D3" w14:textId="77777777" w:rsidR="007075D6" w:rsidRPr="00CE532A" w:rsidRDefault="007075D6" w:rsidP="00283D98">
            <w:pPr>
              <w:pStyle w:val="NoSpacing"/>
              <w:rPr>
                <w:sz w:val="20"/>
              </w:rPr>
            </w:pPr>
            <w:r w:rsidRPr="00CE532A">
              <w:rPr>
                <w:sz w:val="20"/>
              </w:rPr>
              <w:t>3=Neither agree nor disagree</w:t>
            </w:r>
          </w:p>
          <w:p w14:paraId="04F7F3A6" w14:textId="77777777" w:rsidR="007075D6" w:rsidRPr="00CE532A" w:rsidRDefault="007075D6" w:rsidP="00283D98">
            <w:pPr>
              <w:pStyle w:val="NoSpacing"/>
              <w:rPr>
                <w:sz w:val="20"/>
              </w:rPr>
            </w:pPr>
            <w:r w:rsidRPr="00CE532A">
              <w:rPr>
                <w:sz w:val="20"/>
              </w:rPr>
              <w:t>4=Disagree</w:t>
            </w:r>
          </w:p>
          <w:p w14:paraId="374AD65C" w14:textId="77777777" w:rsidR="007075D6" w:rsidRPr="00CE532A" w:rsidRDefault="007075D6" w:rsidP="00283D98">
            <w:pPr>
              <w:pStyle w:val="NoSpacing"/>
              <w:rPr>
                <w:sz w:val="20"/>
              </w:rPr>
            </w:pPr>
            <w:r w:rsidRPr="00CE532A">
              <w:rPr>
                <w:sz w:val="20"/>
              </w:rPr>
              <w:t>5=Strongly disagree</w:t>
            </w:r>
          </w:p>
          <w:p w14:paraId="4D0E63F5" w14:textId="77777777" w:rsidR="007075D6" w:rsidRPr="00CE532A" w:rsidRDefault="007075D6" w:rsidP="00283D98">
            <w:pPr>
              <w:pStyle w:val="NoSpacing"/>
              <w:rPr>
                <w:sz w:val="20"/>
              </w:rPr>
            </w:pPr>
            <w:r w:rsidRPr="00CE532A">
              <w:rPr>
                <w:sz w:val="20"/>
              </w:rPr>
              <w:t>888=Don't know</w:t>
            </w:r>
          </w:p>
          <w:p w14:paraId="3C1D945B"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5D1458B" w14:textId="77777777" w:rsidR="007075D6" w:rsidRPr="00881CA3" w:rsidRDefault="007075D6" w:rsidP="00283D98">
            <w:pPr>
              <w:pStyle w:val="NoSpacing"/>
              <w:rPr>
                <w:i/>
              </w:rPr>
            </w:pPr>
            <w:r w:rsidRPr="00881CA3">
              <w:rPr>
                <w:i/>
              </w:rPr>
              <w:t>(Code)</w:t>
            </w:r>
          </w:p>
        </w:tc>
      </w:tr>
      <w:tr w:rsidR="007075D6" w:rsidRPr="00881CA3" w14:paraId="5A28FDEA"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52B1F4AE"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0049CAB" w14:textId="33E9C63D"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N.16 </w:t>
            </w:r>
            <w:r w:rsidR="007075D6" w:rsidRPr="00DA2B8F">
              <w:rPr>
                <w:rFonts w:asciiTheme="minorHAnsi" w:hAnsiTheme="minorHAnsi"/>
                <w:color w:val="000000"/>
              </w:rPr>
              <w:t xml:space="preserve">I feel that youth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BFAFD5A" w14:textId="77777777" w:rsidR="007075D6" w:rsidRPr="00CE532A" w:rsidRDefault="007075D6" w:rsidP="00283D98">
            <w:pPr>
              <w:pStyle w:val="NoSpacing"/>
              <w:rPr>
                <w:sz w:val="20"/>
              </w:rPr>
            </w:pPr>
            <w:r w:rsidRPr="00CE532A">
              <w:rPr>
                <w:sz w:val="20"/>
              </w:rPr>
              <w:t>1=Strongly agree</w:t>
            </w:r>
          </w:p>
          <w:p w14:paraId="06D62623" w14:textId="77777777" w:rsidR="007075D6" w:rsidRPr="00CE532A" w:rsidRDefault="007075D6" w:rsidP="00283D98">
            <w:pPr>
              <w:pStyle w:val="NoSpacing"/>
              <w:rPr>
                <w:sz w:val="20"/>
              </w:rPr>
            </w:pPr>
            <w:r w:rsidRPr="00CE532A">
              <w:rPr>
                <w:sz w:val="20"/>
              </w:rPr>
              <w:t>2=Agree</w:t>
            </w:r>
          </w:p>
          <w:p w14:paraId="6081C848" w14:textId="77777777" w:rsidR="007075D6" w:rsidRPr="00CE532A" w:rsidRDefault="007075D6" w:rsidP="00283D98">
            <w:pPr>
              <w:pStyle w:val="NoSpacing"/>
              <w:rPr>
                <w:sz w:val="20"/>
              </w:rPr>
            </w:pPr>
            <w:r w:rsidRPr="00CE532A">
              <w:rPr>
                <w:sz w:val="20"/>
              </w:rPr>
              <w:t>3=Neither agree nor disagree</w:t>
            </w:r>
          </w:p>
          <w:p w14:paraId="6DED5B81" w14:textId="77777777" w:rsidR="007075D6" w:rsidRPr="00CE532A" w:rsidRDefault="007075D6" w:rsidP="00283D98">
            <w:pPr>
              <w:pStyle w:val="NoSpacing"/>
              <w:rPr>
                <w:sz w:val="20"/>
              </w:rPr>
            </w:pPr>
            <w:r w:rsidRPr="00CE532A">
              <w:rPr>
                <w:sz w:val="20"/>
              </w:rPr>
              <w:t>4=Disagree</w:t>
            </w:r>
          </w:p>
          <w:p w14:paraId="45DC4C8A" w14:textId="77777777" w:rsidR="007075D6" w:rsidRPr="00CE532A" w:rsidRDefault="007075D6" w:rsidP="00283D98">
            <w:pPr>
              <w:pStyle w:val="NoSpacing"/>
              <w:rPr>
                <w:sz w:val="20"/>
              </w:rPr>
            </w:pPr>
            <w:r w:rsidRPr="00CE532A">
              <w:rPr>
                <w:sz w:val="20"/>
              </w:rPr>
              <w:t>5=Strongly disagree</w:t>
            </w:r>
          </w:p>
          <w:p w14:paraId="2F711A88" w14:textId="77777777" w:rsidR="007075D6" w:rsidRPr="00CE532A" w:rsidRDefault="007075D6" w:rsidP="00283D98">
            <w:pPr>
              <w:pStyle w:val="NoSpacing"/>
              <w:rPr>
                <w:sz w:val="20"/>
              </w:rPr>
            </w:pPr>
            <w:r w:rsidRPr="00CE532A">
              <w:rPr>
                <w:sz w:val="20"/>
              </w:rPr>
              <w:t>888=Don't know</w:t>
            </w:r>
          </w:p>
          <w:p w14:paraId="2113A96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A578228" w14:textId="77777777" w:rsidR="007075D6" w:rsidRPr="00881CA3" w:rsidRDefault="007075D6" w:rsidP="00283D98">
            <w:pPr>
              <w:pStyle w:val="NoSpacing"/>
              <w:rPr>
                <w:i/>
              </w:rPr>
            </w:pPr>
            <w:r w:rsidRPr="00881CA3">
              <w:rPr>
                <w:i/>
              </w:rPr>
              <w:t>(Code)</w:t>
            </w:r>
          </w:p>
        </w:tc>
      </w:tr>
      <w:tr w:rsidR="007075D6" w:rsidRPr="00881CA3" w14:paraId="1A67A078"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71A1DB7D"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96E304F" w14:textId="6D8EF6E9" w:rsidR="007075D6" w:rsidRPr="00DA2B8F" w:rsidRDefault="00167A1C" w:rsidP="00167A1C">
            <w:pPr>
              <w:pStyle w:val="NoSpacing"/>
              <w:rPr>
                <w:rFonts w:asciiTheme="minorHAnsi" w:hAnsiTheme="minorHAnsi"/>
              </w:rPr>
            </w:pPr>
            <w:r w:rsidRPr="00DA2B8F">
              <w:rPr>
                <w:rFonts w:asciiTheme="minorHAnsi" w:hAnsiTheme="minorHAnsi"/>
                <w:color w:val="000000"/>
              </w:rPr>
              <w:t>N17.</w:t>
            </w:r>
            <w:r w:rsidR="007075D6" w:rsidRPr="00DA2B8F">
              <w:rPr>
                <w:rFonts w:asciiTheme="minorHAnsi" w:hAnsiTheme="minorHAnsi"/>
                <w:color w:val="000000"/>
              </w:rPr>
              <w:t xml:space="preserve"> I feel that poor households </w:t>
            </w:r>
            <w:r w:rsidRPr="00DA2B8F">
              <w:rPr>
                <w:rFonts w:asciiTheme="minorHAnsi" w:hAnsiTheme="minorHAnsi"/>
                <w:color w:val="000000"/>
              </w:rPr>
              <w:t xml:space="preserve">are </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4340481A" w14:textId="77777777" w:rsidR="007075D6" w:rsidRPr="00CE532A" w:rsidRDefault="007075D6" w:rsidP="00283D98">
            <w:pPr>
              <w:pStyle w:val="NoSpacing"/>
              <w:rPr>
                <w:sz w:val="20"/>
              </w:rPr>
            </w:pPr>
            <w:r w:rsidRPr="00CE532A">
              <w:rPr>
                <w:sz w:val="20"/>
              </w:rPr>
              <w:t>1=Strongly agree</w:t>
            </w:r>
          </w:p>
          <w:p w14:paraId="141ADB86" w14:textId="77777777" w:rsidR="007075D6" w:rsidRPr="00CE532A" w:rsidRDefault="007075D6" w:rsidP="00283D98">
            <w:pPr>
              <w:pStyle w:val="NoSpacing"/>
              <w:rPr>
                <w:sz w:val="20"/>
              </w:rPr>
            </w:pPr>
            <w:r w:rsidRPr="00CE532A">
              <w:rPr>
                <w:sz w:val="20"/>
              </w:rPr>
              <w:t>2=Agree</w:t>
            </w:r>
          </w:p>
          <w:p w14:paraId="6564617E" w14:textId="77777777" w:rsidR="007075D6" w:rsidRPr="00CE532A" w:rsidRDefault="007075D6" w:rsidP="00283D98">
            <w:pPr>
              <w:pStyle w:val="NoSpacing"/>
              <w:rPr>
                <w:sz w:val="20"/>
              </w:rPr>
            </w:pPr>
            <w:r w:rsidRPr="00CE532A">
              <w:rPr>
                <w:sz w:val="20"/>
              </w:rPr>
              <w:t>3=Neither agree nor disagree</w:t>
            </w:r>
          </w:p>
          <w:p w14:paraId="56FD195B" w14:textId="77777777" w:rsidR="007075D6" w:rsidRPr="00CE532A" w:rsidRDefault="007075D6" w:rsidP="00283D98">
            <w:pPr>
              <w:pStyle w:val="NoSpacing"/>
              <w:rPr>
                <w:sz w:val="20"/>
              </w:rPr>
            </w:pPr>
            <w:r w:rsidRPr="00CE532A">
              <w:rPr>
                <w:sz w:val="20"/>
              </w:rPr>
              <w:t>4=Disagree</w:t>
            </w:r>
          </w:p>
          <w:p w14:paraId="46C29831" w14:textId="77777777" w:rsidR="007075D6" w:rsidRPr="00CE532A" w:rsidRDefault="007075D6" w:rsidP="00283D98">
            <w:pPr>
              <w:pStyle w:val="NoSpacing"/>
              <w:rPr>
                <w:sz w:val="20"/>
              </w:rPr>
            </w:pPr>
            <w:r w:rsidRPr="00CE532A">
              <w:rPr>
                <w:sz w:val="20"/>
              </w:rPr>
              <w:t>5=Strongly disagree</w:t>
            </w:r>
          </w:p>
          <w:p w14:paraId="32556B5D" w14:textId="77777777" w:rsidR="007075D6" w:rsidRPr="00CE532A" w:rsidRDefault="007075D6" w:rsidP="00283D98">
            <w:pPr>
              <w:pStyle w:val="NoSpacing"/>
              <w:rPr>
                <w:sz w:val="20"/>
              </w:rPr>
            </w:pPr>
            <w:r w:rsidRPr="00CE532A">
              <w:rPr>
                <w:sz w:val="20"/>
              </w:rPr>
              <w:t>888=Don't know</w:t>
            </w:r>
          </w:p>
          <w:p w14:paraId="1204A74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921620" w14:textId="77777777" w:rsidR="007075D6" w:rsidRPr="00881CA3" w:rsidRDefault="007075D6" w:rsidP="00283D98">
            <w:pPr>
              <w:pStyle w:val="NoSpacing"/>
              <w:rPr>
                <w:i/>
              </w:rPr>
            </w:pPr>
            <w:r w:rsidRPr="00881CA3">
              <w:rPr>
                <w:i/>
              </w:rPr>
              <w:t>(Code)</w:t>
            </w:r>
          </w:p>
        </w:tc>
      </w:tr>
      <w:tr w:rsidR="007075D6" w:rsidRPr="00881CA3" w14:paraId="216C4B6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1483E314"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22AB34AF" w14:textId="5CA45166"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N18. </w:t>
            </w:r>
            <w:r w:rsidR="007075D6" w:rsidRPr="00DA2B8F">
              <w:rPr>
                <w:rFonts w:asciiTheme="minorHAnsi" w:hAnsiTheme="minorHAnsi"/>
                <w:color w:val="000000"/>
              </w:rPr>
              <w:t xml:space="preserve">I feel that elderly households </w:t>
            </w:r>
            <w:r w:rsidRPr="00DA2B8F">
              <w:rPr>
                <w:rFonts w:asciiTheme="minorHAnsi" w:hAnsiTheme="minorHAnsi"/>
                <w:color w:val="000000"/>
              </w:rPr>
              <w:t xml:space="preserve">are </w:t>
            </w:r>
            <w:r w:rsidR="007075D6" w:rsidRPr="00DA2B8F">
              <w:rPr>
                <w:rFonts w:asciiTheme="minorHAnsi" w:hAnsiTheme="minorHAnsi"/>
                <w:color w:val="000000"/>
              </w:rPr>
              <w:t>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D10DCD1" w14:textId="77777777" w:rsidR="007075D6" w:rsidRPr="00CE532A" w:rsidRDefault="007075D6" w:rsidP="00283D98">
            <w:pPr>
              <w:pStyle w:val="NoSpacing"/>
              <w:rPr>
                <w:sz w:val="20"/>
              </w:rPr>
            </w:pPr>
            <w:r w:rsidRPr="00CE532A">
              <w:rPr>
                <w:sz w:val="20"/>
              </w:rPr>
              <w:t>1=Strongly agree</w:t>
            </w:r>
          </w:p>
          <w:p w14:paraId="2AF3FD18" w14:textId="77777777" w:rsidR="007075D6" w:rsidRPr="00CE532A" w:rsidRDefault="007075D6" w:rsidP="00283D98">
            <w:pPr>
              <w:pStyle w:val="NoSpacing"/>
              <w:rPr>
                <w:sz w:val="20"/>
              </w:rPr>
            </w:pPr>
            <w:r w:rsidRPr="00CE532A">
              <w:rPr>
                <w:sz w:val="20"/>
              </w:rPr>
              <w:t>2=Agree</w:t>
            </w:r>
          </w:p>
          <w:p w14:paraId="6D4139EA" w14:textId="77777777" w:rsidR="007075D6" w:rsidRPr="00CE532A" w:rsidRDefault="007075D6" w:rsidP="00283D98">
            <w:pPr>
              <w:pStyle w:val="NoSpacing"/>
              <w:rPr>
                <w:sz w:val="20"/>
              </w:rPr>
            </w:pPr>
            <w:r w:rsidRPr="00CE532A">
              <w:rPr>
                <w:sz w:val="20"/>
              </w:rPr>
              <w:t>3=Neither agree nor disagree</w:t>
            </w:r>
          </w:p>
          <w:p w14:paraId="7A57A8AF" w14:textId="77777777" w:rsidR="007075D6" w:rsidRPr="00CE532A" w:rsidRDefault="007075D6" w:rsidP="00283D98">
            <w:pPr>
              <w:pStyle w:val="NoSpacing"/>
              <w:rPr>
                <w:sz w:val="20"/>
              </w:rPr>
            </w:pPr>
            <w:r w:rsidRPr="00CE532A">
              <w:rPr>
                <w:sz w:val="20"/>
              </w:rPr>
              <w:t>4=Disagree</w:t>
            </w:r>
          </w:p>
          <w:p w14:paraId="0FEF4A52" w14:textId="77777777" w:rsidR="007075D6" w:rsidRPr="00CE532A" w:rsidRDefault="007075D6" w:rsidP="00283D98">
            <w:pPr>
              <w:pStyle w:val="NoSpacing"/>
              <w:rPr>
                <w:sz w:val="20"/>
              </w:rPr>
            </w:pPr>
            <w:r w:rsidRPr="00CE532A">
              <w:rPr>
                <w:sz w:val="20"/>
              </w:rPr>
              <w:t>5=Strongly disagree</w:t>
            </w:r>
          </w:p>
          <w:p w14:paraId="6A02F24B" w14:textId="77777777" w:rsidR="007075D6" w:rsidRPr="00CE532A" w:rsidRDefault="007075D6" w:rsidP="00283D98">
            <w:pPr>
              <w:pStyle w:val="NoSpacing"/>
              <w:rPr>
                <w:sz w:val="20"/>
              </w:rPr>
            </w:pPr>
            <w:r w:rsidRPr="00CE532A">
              <w:rPr>
                <w:sz w:val="20"/>
              </w:rPr>
              <w:t>888=Don't know</w:t>
            </w:r>
          </w:p>
          <w:p w14:paraId="0E16248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2841D7F" w14:textId="77777777" w:rsidR="007075D6" w:rsidRPr="00881CA3" w:rsidRDefault="007075D6" w:rsidP="00283D98">
            <w:pPr>
              <w:pStyle w:val="NoSpacing"/>
              <w:rPr>
                <w:i/>
              </w:rPr>
            </w:pPr>
            <w:r w:rsidRPr="00881CA3">
              <w:rPr>
                <w:i/>
              </w:rPr>
              <w:t>(Code)</w:t>
            </w:r>
          </w:p>
        </w:tc>
      </w:tr>
    </w:tbl>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p w14:paraId="7078DCA5" w14:textId="3E46701A" w:rsidR="00CF545B" w:rsidRDefault="00CF545B" w:rsidP="00CF545B">
      <w:pPr>
        <w:pStyle w:val="Heading3"/>
        <w:spacing w:before="0" w:after="240" w:line="240" w:lineRule="auto"/>
        <w:rPr>
          <w:caps w:val="0"/>
        </w:rPr>
      </w:pPr>
      <w:r w:rsidRPr="003C352E">
        <w:rPr>
          <w:caps w:val="0"/>
        </w:rPr>
        <w:lastRenderedPageBreak/>
        <w:t xml:space="preserve">SECTION </w:t>
      </w:r>
      <w:proofErr w:type="gramStart"/>
      <w:r>
        <w:rPr>
          <w:caps w:val="0"/>
        </w:rPr>
        <w:t>O</w:t>
      </w:r>
      <w:r w:rsidRPr="003C352E">
        <w:rPr>
          <w:caps w:val="0"/>
        </w:rPr>
        <w:t xml:space="preserve"> :</w:t>
      </w:r>
      <w:proofErr w:type="gramEnd"/>
      <w:r w:rsidRPr="003C352E">
        <w:rPr>
          <w:caps w:val="0"/>
        </w:rPr>
        <w:t xml:space="preserve"> INCOME FROM OFF-FARM LABOR AND REMITTANCES</w:t>
      </w:r>
    </w:p>
    <w:p w14:paraId="09A3018C" w14:textId="262B65C1" w:rsidR="00B43846" w:rsidRPr="00B43846" w:rsidRDefault="00B43846" w:rsidP="00B43846">
      <w:r>
        <w:t>Now I am going to ask about any income your household may have received from off-farm labor or remittances.</w:t>
      </w:r>
    </w:p>
    <w:tbl>
      <w:tblPr>
        <w:tblStyle w:val="TableGrid"/>
        <w:tblW w:w="11000" w:type="dxa"/>
        <w:jc w:val="center"/>
        <w:tblCellMar>
          <w:left w:w="72" w:type="dxa"/>
          <w:right w:w="72" w:type="dxa"/>
        </w:tblCellMar>
        <w:tblLook w:val="04A0" w:firstRow="1" w:lastRow="0" w:firstColumn="1" w:lastColumn="0" w:noHBand="0" w:noVBand="1"/>
      </w:tblPr>
      <w:tblGrid>
        <w:gridCol w:w="358"/>
        <w:gridCol w:w="4260"/>
        <w:gridCol w:w="972"/>
        <w:gridCol w:w="1794"/>
        <w:gridCol w:w="2526"/>
        <w:gridCol w:w="1080"/>
        <w:gridCol w:w="10"/>
      </w:tblGrid>
      <w:tr w:rsidR="00842AB8" w:rsidRPr="00C755D3" w14:paraId="2EEF163B" w14:textId="77777777" w:rsidTr="00B43846">
        <w:trPr>
          <w:gridAfter w:val="1"/>
          <w:wAfter w:w="10" w:type="dxa"/>
          <w:jc w:val="center"/>
        </w:trPr>
        <w:tc>
          <w:tcPr>
            <w:tcW w:w="359" w:type="dxa"/>
          </w:tcPr>
          <w:p w14:paraId="3372D647" w14:textId="77777777" w:rsidR="00842AB8" w:rsidRPr="00BE068B" w:rsidRDefault="00842AB8" w:rsidP="00F85A49">
            <w:pPr>
              <w:spacing w:line="240" w:lineRule="auto"/>
              <w:rPr>
                <w:w w:val="105"/>
              </w:rPr>
            </w:pPr>
          </w:p>
        </w:tc>
        <w:tc>
          <w:tcPr>
            <w:tcW w:w="4260" w:type="dxa"/>
            <w:tcBorders>
              <w:right w:val="nil"/>
            </w:tcBorders>
          </w:tcPr>
          <w:p w14:paraId="1BD68270" w14:textId="77777777" w:rsidR="00842AB8"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O1. Thinking over the past year, how much TOTAL income did your household earn?</w:t>
            </w:r>
          </w:p>
          <w:p w14:paraId="4B6B0133" w14:textId="69D8808A" w:rsidR="00842AB8" w:rsidRPr="00DA2B8F"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In ZMK</w:t>
            </w:r>
          </w:p>
        </w:tc>
        <w:tc>
          <w:tcPr>
            <w:tcW w:w="2766" w:type="dxa"/>
            <w:gridSpan w:val="2"/>
            <w:tcBorders>
              <w:left w:val="nil"/>
              <w:right w:val="single" w:sz="18" w:space="0" w:color="000000" w:themeColor="accent3"/>
            </w:tcBorders>
          </w:tcPr>
          <w:p w14:paraId="2EF3AFDA" w14:textId="733FD44F" w:rsidR="0068144E"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1= 0-</w:t>
            </w:r>
            <w:r w:rsidR="0068144E">
              <w:rPr>
                <w:rFonts w:asciiTheme="minorHAnsi" w:eastAsia="Times New Roman" w:hAnsiTheme="minorHAnsi" w:cs="Times New Roman"/>
                <w:color w:val="000000"/>
              </w:rPr>
              <w:t>2000</w:t>
            </w:r>
          </w:p>
          <w:p w14:paraId="6319E64E" w14:textId="72C0BDC0"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2=2001-5000</w:t>
            </w:r>
          </w:p>
          <w:p w14:paraId="216093B8" w14:textId="58F4CEE3"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3</w:t>
            </w:r>
            <w:r w:rsidR="00842AB8">
              <w:rPr>
                <w:rFonts w:asciiTheme="minorHAnsi" w:eastAsia="Times New Roman" w:hAnsiTheme="minorHAnsi" w:cs="Times New Roman"/>
                <w:color w:val="000000"/>
              </w:rPr>
              <w:t>= 5,00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 xml:space="preserve">-10,000 </w:t>
            </w:r>
          </w:p>
          <w:p w14:paraId="2230EC30" w14:textId="716C79E6"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4</w:t>
            </w:r>
            <w:r w:rsidR="00842AB8">
              <w:rPr>
                <w:rFonts w:asciiTheme="minorHAnsi" w:eastAsia="Times New Roman" w:hAnsiTheme="minorHAnsi" w:cs="Times New Roman"/>
                <w:color w:val="000000"/>
              </w:rPr>
              <w:t>= 10,00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-15,000</w:t>
            </w:r>
          </w:p>
          <w:p w14:paraId="708DBB2D" w14:textId="698D6B7B"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5</w:t>
            </w:r>
            <w:r w:rsidR="00842AB8">
              <w:rPr>
                <w:rFonts w:asciiTheme="minorHAnsi" w:eastAsia="Times New Roman" w:hAnsiTheme="minorHAnsi" w:cs="Times New Roman"/>
                <w:color w:val="000000"/>
              </w:rPr>
              <w:t>= Greater than 15,000</w:t>
            </w:r>
          </w:p>
          <w:p w14:paraId="650FD0DC" w14:textId="77777777" w:rsidR="00842AB8" w:rsidRP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888=Don't know</w:t>
            </w:r>
          </w:p>
          <w:p w14:paraId="65745C01" w14:textId="2ACC685B" w:rsid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999=Prefer not to respond</w:t>
            </w:r>
          </w:p>
          <w:p w14:paraId="57932647" w14:textId="04B91519" w:rsidR="00842AB8" w:rsidRPr="00DA2B8F" w:rsidRDefault="00842AB8" w:rsidP="00F85A49">
            <w:pPr>
              <w:spacing w:line="240" w:lineRule="auto"/>
              <w:rPr>
                <w:rFonts w:asciiTheme="minorHAnsi" w:eastAsia="Times New Roman" w:hAnsiTheme="minorHAnsi" w:cs="Times New Roman"/>
                <w:color w:val="000000"/>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04C62" w14:textId="70B667CA" w:rsidR="00842AB8" w:rsidRPr="001D532F" w:rsidRDefault="00842AB8" w:rsidP="00F85A49">
            <w:pPr>
              <w:pStyle w:val="NoSpacing"/>
              <w:rPr>
                <w:i/>
              </w:rPr>
            </w:pPr>
            <w:r>
              <w:rPr>
                <w:i/>
              </w:rPr>
              <w:t>(code)</w:t>
            </w:r>
          </w:p>
        </w:tc>
      </w:tr>
      <w:tr w:rsidR="006941FB" w:rsidRPr="00C755D3" w14:paraId="1DFFFB7B" w14:textId="77777777" w:rsidTr="00B43846">
        <w:trPr>
          <w:gridAfter w:val="1"/>
          <w:wAfter w:w="10" w:type="dxa"/>
          <w:jc w:val="center"/>
        </w:trPr>
        <w:tc>
          <w:tcPr>
            <w:tcW w:w="359" w:type="dxa"/>
          </w:tcPr>
          <w:p w14:paraId="4FF12361" w14:textId="55AE029B"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0E7113C" w14:textId="466E5761" w:rsidR="006941FB" w:rsidRPr="00DA2B8F" w:rsidRDefault="008321CF"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O2</w:t>
            </w:r>
            <w:r w:rsidR="006941FB" w:rsidRPr="00DA2B8F">
              <w:rPr>
                <w:rFonts w:asciiTheme="minorHAnsi" w:eastAsia="Times New Roman" w:hAnsiTheme="minorHAnsi" w:cs="Times New Roman"/>
                <w:color w:val="000000"/>
              </w:rPr>
              <w:t xml:space="preserve"> Thinking over the past year, how mu</w:t>
            </w:r>
            <w:r>
              <w:rPr>
                <w:rFonts w:asciiTheme="minorHAnsi" w:eastAsia="Times New Roman" w:hAnsiTheme="minorHAnsi" w:cs="Times New Roman"/>
                <w:color w:val="000000"/>
              </w:rPr>
              <w:t>ch income did your household rec</w:t>
            </w:r>
            <w:r w:rsidR="006941FB" w:rsidRPr="00DA2B8F">
              <w:rPr>
                <w:rFonts w:asciiTheme="minorHAnsi" w:eastAsia="Times New Roman" w:hAnsiTheme="minorHAnsi" w:cs="Times New Roman"/>
                <w:color w:val="000000"/>
              </w:rPr>
              <w:t xml:space="preserve">eive from work on a small or large-holder farm?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B8D1232" w14:textId="746AD6CF" w:rsidR="006941FB" w:rsidRPr="001D532F" w:rsidRDefault="006941FB" w:rsidP="00F85A49">
            <w:pPr>
              <w:pStyle w:val="NoSpacing"/>
              <w:rPr>
                <w:i/>
              </w:rPr>
            </w:pPr>
            <w:r w:rsidRPr="001D532F">
              <w:rPr>
                <w:i/>
              </w:rPr>
              <w:t>(integer)</w:t>
            </w:r>
          </w:p>
        </w:tc>
      </w:tr>
      <w:tr w:rsidR="006941FB" w:rsidRPr="00C755D3" w14:paraId="4DFBB26E" w14:textId="77777777" w:rsidTr="00B43846">
        <w:trPr>
          <w:gridAfter w:val="1"/>
          <w:wAfter w:w="10" w:type="dxa"/>
          <w:jc w:val="center"/>
        </w:trPr>
        <w:tc>
          <w:tcPr>
            <w:tcW w:w="359" w:type="dxa"/>
          </w:tcPr>
          <w:p w14:paraId="7599E4E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2BEF3594" w14:textId="328C002D" w:rsidR="006941FB" w:rsidRPr="00DA2B8F" w:rsidRDefault="00602EFE" w:rsidP="008321CF">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sidR="008321CF">
              <w:rPr>
                <w:rFonts w:asciiTheme="minorHAnsi" w:eastAsia="Times New Roman" w:hAnsiTheme="minorHAnsi" w:cs="Times New Roman"/>
                <w:color w:val="000000"/>
              </w:rPr>
              <w:t>3</w:t>
            </w:r>
            <w:r w:rsidRPr="00DA2B8F">
              <w:rPr>
                <w:rFonts w:asciiTheme="minorHAnsi" w:eastAsia="Times New Roman" w:hAnsiTheme="minorHAnsi" w:cs="Times New Roman"/>
                <w:color w:val="000000"/>
              </w:rPr>
              <w:t xml:space="preserve"> Thinking over the past year, how much income did your household receive from work in the tourism industry?</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E74982" w14:textId="6F0479E4" w:rsidR="006941FB" w:rsidRPr="001D532F" w:rsidRDefault="006941FB" w:rsidP="00F85A49">
            <w:pPr>
              <w:pStyle w:val="NoSpacing"/>
              <w:rPr>
                <w:i/>
              </w:rPr>
            </w:pPr>
            <w:r w:rsidRPr="001D532F">
              <w:rPr>
                <w:i/>
              </w:rPr>
              <w:t>(integer)</w:t>
            </w:r>
          </w:p>
        </w:tc>
      </w:tr>
      <w:tr w:rsidR="006941FB" w:rsidRPr="00C755D3" w14:paraId="41BBFBDA" w14:textId="77777777" w:rsidTr="00B43846">
        <w:trPr>
          <w:gridAfter w:val="1"/>
          <w:wAfter w:w="10" w:type="dxa"/>
          <w:jc w:val="center"/>
        </w:trPr>
        <w:tc>
          <w:tcPr>
            <w:tcW w:w="359" w:type="dxa"/>
          </w:tcPr>
          <w:p w14:paraId="7879107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00730462" w14:textId="6626F5AD" w:rsidR="006941FB" w:rsidRPr="00DA2B8F" w:rsidRDefault="00602EFE" w:rsidP="006941FB">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sidR="008321CF">
              <w:rPr>
                <w:rFonts w:asciiTheme="minorHAnsi" w:eastAsia="Times New Roman" w:hAnsiTheme="minorHAnsi" w:cs="Times New Roman"/>
                <w:color w:val="000000"/>
              </w:rPr>
              <w:t>4</w:t>
            </w:r>
            <w:r w:rsidRPr="00DA2B8F">
              <w:rPr>
                <w:rFonts w:asciiTheme="minorHAnsi" w:eastAsia="Times New Roman" w:hAnsiTheme="minorHAnsi" w:cs="Times New Roman"/>
                <w:color w:val="000000"/>
              </w:rPr>
              <w:t xml:space="preserve"> Thinking over the past year, how much income did your household receive from a salaried job</w:t>
            </w:r>
            <w:r>
              <w:rPr>
                <w:rFonts w:asciiTheme="minorHAnsi" w:eastAsia="Times New Roman" w:hAnsiTheme="minorHAnsi" w:cs="Times New Roman"/>
                <w:color w:val="000000"/>
              </w:rPr>
              <w:t xml:space="preserve"> (not tourism)</w:t>
            </w:r>
            <w:r w:rsidRPr="00DA2B8F">
              <w:rPr>
                <w:rFonts w:asciiTheme="minorHAnsi" w:eastAsia="Times New Roman" w:hAnsiTheme="minorHAnsi" w:cs="Times New Roman"/>
                <w:color w:val="000000"/>
              </w:rPr>
              <w:t>?</w:t>
            </w:r>
          </w:p>
          <w:p w14:paraId="5779874F" w14:textId="77777777" w:rsidR="006941FB" w:rsidRPr="00DA2B8F" w:rsidRDefault="006941FB" w:rsidP="00F85A49">
            <w:pPr>
              <w:spacing w:line="240" w:lineRule="auto"/>
              <w:rPr>
                <w:rFonts w:asciiTheme="minorHAnsi" w:hAnsiTheme="minorHAnsi"/>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8D90F" w14:textId="2B2E1122" w:rsidR="006941FB" w:rsidRPr="001D532F" w:rsidRDefault="006941FB" w:rsidP="00F85A49">
            <w:pPr>
              <w:pStyle w:val="NoSpacing"/>
              <w:rPr>
                <w:i/>
              </w:rPr>
            </w:pPr>
            <w:r w:rsidRPr="001D532F">
              <w:rPr>
                <w:i/>
              </w:rPr>
              <w:t>(integer)</w:t>
            </w:r>
          </w:p>
        </w:tc>
      </w:tr>
      <w:tr w:rsidR="006941FB" w:rsidRPr="00C755D3" w14:paraId="1967FF85" w14:textId="77777777" w:rsidTr="00B43846">
        <w:trPr>
          <w:gridAfter w:val="1"/>
          <w:wAfter w:w="10" w:type="dxa"/>
          <w:jc w:val="center"/>
        </w:trPr>
        <w:tc>
          <w:tcPr>
            <w:tcW w:w="359" w:type="dxa"/>
          </w:tcPr>
          <w:p w14:paraId="79642FB7"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B265686" w14:textId="6D8E3361" w:rsidR="006941FB" w:rsidRDefault="00443FEC" w:rsidP="00F85A49">
            <w:pPr>
              <w:spacing w:line="240" w:lineRule="auto"/>
            </w:pPr>
            <w:r>
              <w:t>O</w:t>
            </w:r>
            <w:r w:rsidR="008321CF">
              <w:t>5.</w:t>
            </w:r>
            <w:r w:rsidR="006941FB">
              <w:t xml:space="preserve"> </w:t>
            </w:r>
            <w:r w:rsidR="006941FB" w:rsidRPr="00BE068B">
              <w:t>Thinking over the past year, how much income did your household receive from petty trade?</w:t>
            </w:r>
            <w:r w:rsidR="006941FB">
              <w:t xml:space="preserve">  </w:t>
            </w:r>
          </w:p>
          <w:p w14:paraId="13878B61" w14:textId="08D25C8D" w:rsidR="006941FB" w:rsidRPr="00BE068B" w:rsidRDefault="006941FB" w:rsidP="00F85A49">
            <w:pPr>
              <w:spacing w:line="240" w:lineRule="auto"/>
              <w:rPr>
                <w:w w:val="105"/>
              </w:rPr>
            </w:pPr>
            <w:r>
              <w:t>(</w:t>
            </w:r>
            <w:proofErr w:type="spellStart"/>
            <w:r>
              <w:t>inc_pettytrade</w:t>
            </w:r>
            <w:proofErr w:type="spellEnd"/>
            <w: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6941FB" w:rsidRPr="001D532F" w:rsidRDefault="006941FB" w:rsidP="00F85A49">
            <w:pPr>
              <w:pStyle w:val="NoSpacing"/>
              <w:rPr>
                <w:i/>
              </w:rPr>
            </w:pPr>
            <w:r w:rsidRPr="001D532F">
              <w:rPr>
                <w:i/>
              </w:rPr>
              <w:t>(integer)</w:t>
            </w:r>
          </w:p>
        </w:tc>
      </w:tr>
      <w:tr w:rsidR="006941FB" w:rsidRPr="00C755D3" w14:paraId="48FF04B5" w14:textId="77777777" w:rsidTr="00B43846">
        <w:trPr>
          <w:gridAfter w:val="1"/>
          <w:wAfter w:w="10" w:type="dxa"/>
          <w:jc w:val="center"/>
        </w:trPr>
        <w:tc>
          <w:tcPr>
            <w:tcW w:w="359" w:type="dxa"/>
          </w:tcPr>
          <w:p w14:paraId="45C24E15"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09354918" w14:textId="0F6A21E1" w:rsidR="006941FB" w:rsidRDefault="008321CF" w:rsidP="007434E1">
            <w:pPr>
              <w:spacing w:line="240" w:lineRule="auto"/>
              <w:rPr>
                <w:w w:val="105"/>
              </w:rPr>
            </w:pPr>
            <w:r>
              <w:rPr>
                <w:w w:val="105"/>
              </w:rPr>
              <w:t>O6</w:t>
            </w:r>
            <w:r w:rsidR="006941FB">
              <w:rPr>
                <w:w w:val="105"/>
              </w:rPr>
              <w:t xml:space="preserve">. </w:t>
            </w:r>
            <w:r w:rsidR="006941FB" w:rsidRPr="00BE068B">
              <w:rPr>
                <w:w w:val="105"/>
              </w:rPr>
              <w:t xml:space="preserve">Thinking over the past year, how much income did your household receive from selling livestock or livestock products? (sale of skins/hides/milk/eggs) </w:t>
            </w:r>
          </w:p>
          <w:p w14:paraId="4A3A6162" w14:textId="5C41D637" w:rsidR="006941FB" w:rsidRPr="00BE068B" w:rsidRDefault="006941FB" w:rsidP="007434E1">
            <w:pPr>
              <w:spacing w:line="240" w:lineRule="auto"/>
              <w:rPr>
                <w:w w:val="105"/>
              </w:rPr>
            </w:pPr>
            <w:r w:rsidRPr="00BE068B">
              <w:rPr>
                <w:w w:val="105"/>
              </w:rPr>
              <w:t>(</w:t>
            </w:r>
            <w:proofErr w:type="spellStart"/>
            <w:r w:rsidRPr="00BE068B">
              <w:rPr>
                <w:b/>
                <w:w w:val="105"/>
              </w:rPr>
              <w:t>inc_livestock</w:t>
            </w:r>
            <w:proofErr w:type="spellEnd"/>
            <w:r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6941FB" w:rsidRPr="001D532F" w:rsidRDefault="006941FB" w:rsidP="00F85A49">
            <w:pPr>
              <w:pStyle w:val="NoSpacing"/>
              <w:rPr>
                <w:i/>
              </w:rPr>
            </w:pPr>
            <w:r w:rsidRPr="001D532F">
              <w:rPr>
                <w:i/>
              </w:rPr>
              <w:t>(integer)</w:t>
            </w:r>
          </w:p>
        </w:tc>
      </w:tr>
      <w:tr w:rsidR="006941FB" w:rsidRPr="00C755D3" w14:paraId="606552C0" w14:textId="77777777" w:rsidTr="00B43846">
        <w:trPr>
          <w:gridAfter w:val="1"/>
          <w:wAfter w:w="10" w:type="dxa"/>
          <w:trHeight w:val="400"/>
          <w:jc w:val="center"/>
        </w:trPr>
        <w:tc>
          <w:tcPr>
            <w:tcW w:w="359" w:type="dxa"/>
            <w:tcBorders>
              <w:bottom w:val="single" w:sz="4" w:space="0" w:color="auto"/>
            </w:tcBorders>
          </w:tcPr>
          <w:p w14:paraId="7A64772E" w14:textId="77777777" w:rsidR="006941FB" w:rsidRPr="00BE068B" w:rsidRDefault="006941FB" w:rsidP="00F85A49">
            <w:pPr>
              <w:spacing w:line="240" w:lineRule="auto"/>
              <w:rPr>
                <w:w w:val="105"/>
              </w:rPr>
            </w:pPr>
          </w:p>
        </w:tc>
        <w:tc>
          <w:tcPr>
            <w:tcW w:w="7026" w:type="dxa"/>
            <w:gridSpan w:val="3"/>
            <w:tcBorders>
              <w:bottom w:val="single" w:sz="4" w:space="0" w:color="auto"/>
              <w:right w:val="single" w:sz="18" w:space="0" w:color="000000" w:themeColor="accent3"/>
            </w:tcBorders>
          </w:tcPr>
          <w:p w14:paraId="209FA468" w14:textId="6D51FB0E" w:rsidR="006941FB" w:rsidRDefault="008321CF" w:rsidP="00F85A49">
            <w:pPr>
              <w:spacing w:line="240" w:lineRule="auto"/>
            </w:pPr>
            <w:r>
              <w:t>O7</w:t>
            </w:r>
            <w:r w:rsidR="00443FEC">
              <w:t>.</w:t>
            </w:r>
            <w:r w:rsidR="006941FB">
              <w:t xml:space="preserve"> Thinking over the past year, how much income did your household receive from  sale of forest-based products (including for example, firewood, charcoal, timber, honey,)</w:t>
            </w:r>
          </w:p>
          <w:p w14:paraId="7334C35F" w14:textId="4623BC22" w:rsidR="006941FB" w:rsidRPr="006B4856" w:rsidRDefault="006941FB" w:rsidP="00F85A49">
            <w:pPr>
              <w:spacing w:line="240" w:lineRule="auto"/>
            </w:pPr>
            <w:r>
              <w:t>(</w:t>
            </w:r>
            <w:proofErr w:type="spellStart"/>
            <w:r>
              <w:t>inc_sellfrstprod</w:t>
            </w:r>
            <w:proofErr w:type="spellEnd"/>
            <w:r>
              <w:t>)</w:t>
            </w:r>
          </w:p>
        </w:tc>
        <w:tc>
          <w:tcPr>
            <w:tcW w:w="3605"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6941FB" w:rsidRPr="001D532F" w:rsidRDefault="006941FB" w:rsidP="00F85A49">
            <w:pPr>
              <w:pStyle w:val="NoSpacing"/>
              <w:rPr>
                <w:i/>
              </w:rPr>
            </w:pPr>
            <w:r w:rsidRPr="001D532F">
              <w:rPr>
                <w:i/>
              </w:rPr>
              <w:t>(integer)</w:t>
            </w:r>
          </w:p>
        </w:tc>
      </w:tr>
      <w:tr w:rsidR="006941FB" w:rsidRPr="00C755D3" w14:paraId="09C1E71D" w14:textId="77777777" w:rsidTr="00B43846">
        <w:trPr>
          <w:gridAfter w:val="1"/>
          <w:wAfter w:w="10" w:type="dxa"/>
          <w:trHeight w:val="640"/>
          <w:jc w:val="center"/>
        </w:trPr>
        <w:tc>
          <w:tcPr>
            <w:tcW w:w="359" w:type="dxa"/>
            <w:tcBorders>
              <w:top w:val="single" w:sz="4" w:space="0" w:color="auto"/>
            </w:tcBorders>
          </w:tcPr>
          <w:p w14:paraId="28B08669" w14:textId="57C89C5F" w:rsidR="006941FB" w:rsidRPr="00BE068B" w:rsidRDefault="006941FB" w:rsidP="00F85A49">
            <w:pPr>
              <w:spacing w:line="240" w:lineRule="auto"/>
              <w:rPr>
                <w:w w:val="105"/>
              </w:rPr>
            </w:pPr>
          </w:p>
        </w:tc>
        <w:tc>
          <w:tcPr>
            <w:tcW w:w="7026" w:type="dxa"/>
            <w:gridSpan w:val="3"/>
            <w:tcBorders>
              <w:top w:val="single" w:sz="4" w:space="0" w:color="auto"/>
              <w:right w:val="single" w:sz="18" w:space="0" w:color="000000" w:themeColor="accent3"/>
            </w:tcBorders>
          </w:tcPr>
          <w:p w14:paraId="63F53319" w14:textId="43EA1DC2" w:rsidR="006941FB" w:rsidRDefault="008321CF" w:rsidP="00F85A49">
            <w:pPr>
              <w:spacing w:line="240" w:lineRule="auto"/>
            </w:pPr>
            <w:r>
              <w:t>O8</w:t>
            </w:r>
            <w:r w:rsidR="00443FEC">
              <w:t xml:space="preserve">. </w:t>
            </w:r>
            <w:r w:rsidR="006941FB">
              <w:t xml:space="preserve">Thinking over the past year, how much income did your household receive from forest-based </w:t>
            </w:r>
            <w:proofErr w:type="spellStart"/>
            <w:r w:rsidR="006941FB">
              <w:t>activites</w:t>
            </w:r>
            <w:proofErr w:type="spellEnd"/>
            <w:r w:rsidR="006941FB">
              <w:t>, such as patrolling, guiding, eco-tourism activities, forest products sales, or carbon payments</w:t>
            </w:r>
          </w:p>
          <w:p w14:paraId="172145C9" w14:textId="64C3D42B" w:rsidR="006941FB" w:rsidRPr="006B4856" w:rsidRDefault="006941FB" w:rsidP="00F85A49">
            <w:pPr>
              <w:spacing w:line="240" w:lineRule="auto"/>
              <w:rPr>
                <w:i/>
                <w:w w:val="105"/>
              </w:rPr>
            </w:pPr>
            <w:r>
              <w:t>(</w:t>
            </w:r>
            <w:proofErr w:type="spellStart"/>
            <w:r>
              <w:t>inc_frstactivity</w:t>
            </w:r>
            <w:proofErr w:type="spellEnd"/>
            <w:r>
              <w:t>)</w:t>
            </w:r>
          </w:p>
        </w:tc>
        <w:tc>
          <w:tcPr>
            <w:tcW w:w="3605"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941FB" w:rsidRPr="001D532F" w:rsidRDefault="006941FB" w:rsidP="00F85A49">
            <w:pPr>
              <w:pStyle w:val="NoSpacing"/>
              <w:rPr>
                <w:i/>
              </w:rPr>
            </w:pPr>
            <w:r w:rsidRPr="001D532F">
              <w:rPr>
                <w:i/>
              </w:rPr>
              <w:t>(integer)</w:t>
            </w:r>
          </w:p>
        </w:tc>
      </w:tr>
      <w:tr w:rsidR="006941FB" w:rsidRPr="00C755D3" w14:paraId="192771BA" w14:textId="77777777" w:rsidTr="00B43846">
        <w:trPr>
          <w:gridAfter w:val="1"/>
          <w:wAfter w:w="10" w:type="dxa"/>
          <w:jc w:val="center"/>
        </w:trPr>
        <w:tc>
          <w:tcPr>
            <w:tcW w:w="359" w:type="dxa"/>
          </w:tcPr>
          <w:p w14:paraId="2A2468EB"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1893943E" w14:textId="011F4462" w:rsidR="006941FB" w:rsidRDefault="00443FEC" w:rsidP="00F85A49">
            <w:pPr>
              <w:spacing w:line="240" w:lineRule="auto"/>
              <w:rPr>
                <w:w w:val="105"/>
              </w:rPr>
            </w:pPr>
            <w:r>
              <w:rPr>
                <w:w w:val="105"/>
              </w:rPr>
              <w:t>O</w:t>
            </w:r>
            <w:r w:rsidR="008321CF">
              <w:rPr>
                <w:w w:val="105"/>
              </w:rPr>
              <w:t>9</w:t>
            </w:r>
            <w:r w:rsidR="006941FB">
              <w:rPr>
                <w:w w:val="105"/>
              </w:rPr>
              <w:t xml:space="preserve">. </w:t>
            </w:r>
            <w:r w:rsidR="006941FB" w:rsidRPr="00BE068B">
              <w:rPr>
                <w:w w:val="105"/>
              </w:rPr>
              <w:t xml:space="preserve">Thinking over the past year, how much income did your household receive from remittances or pensions? </w:t>
            </w:r>
          </w:p>
          <w:p w14:paraId="51D9B8B1" w14:textId="70AADB06" w:rsidR="006941FB" w:rsidRPr="00BE068B" w:rsidRDefault="006941FB" w:rsidP="00F85A49">
            <w:pPr>
              <w:spacing w:line="240" w:lineRule="auto"/>
              <w:rPr>
                <w:w w:val="105"/>
              </w:rPr>
            </w:pPr>
            <w:r w:rsidRPr="00BE068B">
              <w:rPr>
                <w:w w:val="105"/>
              </w:rPr>
              <w:t>(</w:t>
            </w:r>
            <w:proofErr w:type="spellStart"/>
            <w:r>
              <w:rPr>
                <w:b/>
                <w:w w:val="105"/>
              </w:rPr>
              <w:t>inc</w:t>
            </w:r>
            <w:r w:rsidRPr="00BE068B">
              <w:rPr>
                <w:b/>
                <w:w w:val="105"/>
              </w:rPr>
              <w:t>_other</w:t>
            </w:r>
            <w:proofErr w:type="spellEnd"/>
            <w:r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6941FB" w:rsidRPr="001D532F" w:rsidRDefault="006941FB" w:rsidP="00F85A49">
            <w:pPr>
              <w:pStyle w:val="NoSpacing"/>
              <w:rPr>
                <w:i/>
              </w:rPr>
            </w:pPr>
            <w:r w:rsidRPr="001D532F">
              <w:rPr>
                <w:i/>
              </w:rPr>
              <w:t>(integer)</w:t>
            </w:r>
          </w:p>
        </w:tc>
      </w:tr>
      <w:tr w:rsidR="006941FB" w:rsidRPr="00C755D3" w14:paraId="12F92E21" w14:textId="77777777" w:rsidTr="00B43846">
        <w:trPr>
          <w:gridAfter w:val="1"/>
          <w:wAfter w:w="10" w:type="dxa"/>
          <w:jc w:val="center"/>
        </w:trPr>
        <w:tc>
          <w:tcPr>
            <w:tcW w:w="359" w:type="dxa"/>
          </w:tcPr>
          <w:p w14:paraId="1942B1A8" w14:textId="77777777" w:rsidR="006941FB" w:rsidRPr="00BE068B" w:rsidRDefault="006941FB" w:rsidP="00F85A49">
            <w:pPr>
              <w:spacing w:line="240" w:lineRule="auto"/>
              <w:rPr>
                <w:w w:val="105"/>
              </w:rPr>
            </w:pPr>
          </w:p>
        </w:tc>
        <w:tc>
          <w:tcPr>
            <w:tcW w:w="5232" w:type="dxa"/>
            <w:gridSpan w:val="2"/>
            <w:tcBorders>
              <w:right w:val="nil"/>
            </w:tcBorders>
          </w:tcPr>
          <w:p w14:paraId="2EA63FA4" w14:textId="6E6BDAC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9. </w:t>
            </w:r>
            <w:r w:rsidR="006941FB" w:rsidRPr="00BE068B">
              <w:rPr>
                <w:w w:val="105"/>
              </w:rPr>
              <w:t>Thinking over the past year, did you household receive any cash, in kind or labor for renting out one or more of your fields to another household? (</w:t>
            </w:r>
            <w:proofErr w:type="spellStart"/>
            <w:r w:rsidR="006941FB" w:rsidRPr="00BE068B">
              <w:rPr>
                <w:b/>
                <w:w w:val="105"/>
              </w:rPr>
              <w:t>inc_rent</w:t>
            </w:r>
            <w:r w:rsidR="006941FB">
              <w:rPr>
                <w:b/>
                <w:w w:val="105"/>
              </w:rPr>
              <w:t>out</w:t>
            </w:r>
            <w:proofErr w:type="spellEnd"/>
            <w:r w:rsidR="006941FB" w:rsidRPr="00BE068B">
              <w:rPr>
                <w:w w:val="105"/>
              </w:rPr>
              <w:t>)</w:t>
            </w:r>
          </w:p>
          <w:p w14:paraId="3AE4469A" w14:textId="77777777" w:rsidR="006941FB" w:rsidRPr="00BE068B" w:rsidRDefault="006941FB" w:rsidP="00F85A49">
            <w:pPr>
              <w:spacing w:line="240" w:lineRule="auto"/>
              <w:rPr>
                <w:i/>
                <w:w w:val="105"/>
              </w:rPr>
            </w:pPr>
            <w:r w:rsidRPr="00BE068B">
              <w:rPr>
                <w:i/>
                <w:w w:val="105"/>
              </w:rPr>
              <w:t>Probe and code</w:t>
            </w:r>
          </w:p>
          <w:p w14:paraId="62755B7C" w14:textId="12D9BEFD" w:rsidR="006941FB" w:rsidRPr="00BE068B" w:rsidRDefault="006941FB" w:rsidP="00443FEC">
            <w:pPr>
              <w:spacing w:line="240" w:lineRule="auto"/>
              <w:rPr>
                <w:w w:val="105"/>
              </w:rPr>
            </w:pPr>
            <w:r w:rsidRPr="00BE068B">
              <w:rPr>
                <w:i/>
                <w:w w:val="105"/>
              </w:rPr>
              <w:t xml:space="preserve">If </w:t>
            </w:r>
            <w:r w:rsidR="00443FEC">
              <w:rPr>
                <w:i/>
                <w:w w:val="105"/>
              </w:rPr>
              <w:t>O</w:t>
            </w:r>
            <w:r w:rsidR="008E6C52">
              <w:rPr>
                <w:i/>
                <w:w w:val="105"/>
              </w:rPr>
              <w:t>9=777</w:t>
            </w:r>
            <w:r>
              <w:rPr>
                <w:i/>
                <w:w w:val="105"/>
              </w:rPr>
              <w:t>, skip to</w:t>
            </w:r>
            <w:r w:rsidR="00443FEC">
              <w:rPr>
                <w:i/>
                <w:w w:val="105"/>
              </w:rPr>
              <w:t xml:space="preserve"> O</w:t>
            </w:r>
            <w:r>
              <w:rPr>
                <w:i/>
                <w:w w:val="105"/>
              </w:rPr>
              <w:t xml:space="preserve">.13 </w:t>
            </w:r>
          </w:p>
        </w:tc>
        <w:tc>
          <w:tcPr>
            <w:tcW w:w="4319" w:type="dxa"/>
            <w:gridSpan w:val="2"/>
            <w:tcBorders>
              <w:left w:val="nil"/>
              <w:right w:val="single" w:sz="18" w:space="0" w:color="000000" w:themeColor="accent3"/>
            </w:tcBorders>
          </w:tcPr>
          <w:p w14:paraId="4B438035" w14:textId="77777777" w:rsidR="006941FB" w:rsidRDefault="006941FB" w:rsidP="00F85A49">
            <w:pPr>
              <w:spacing w:line="240" w:lineRule="auto"/>
              <w:rPr>
                <w:w w:val="105"/>
              </w:rPr>
            </w:pPr>
            <w:r>
              <w:rPr>
                <w:w w:val="105"/>
              </w:rPr>
              <w:t>1=Cash</w:t>
            </w:r>
          </w:p>
          <w:p w14:paraId="779A5B20" w14:textId="77777777" w:rsidR="006941FB" w:rsidRDefault="006941FB" w:rsidP="00F85A49">
            <w:pPr>
              <w:spacing w:line="240" w:lineRule="auto"/>
              <w:rPr>
                <w:w w:val="105"/>
              </w:rPr>
            </w:pPr>
            <w:r>
              <w:rPr>
                <w:w w:val="105"/>
              </w:rPr>
              <w:t>2=In-kind</w:t>
            </w:r>
          </w:p>
          <w:p w14:paraId="77A6CDB6" w14:textId="77777777" w:rsidR="006941FB" w:rsidRDefault="006941FB" w:rsidP="00F85A49">
            <w:pPr>
              <w:spacing w:line="240" w:lineRule="auto"/>
              <w:rPr>
                <w:w w:val="105"/>
              </w:rPr>
            </w:pPr>
            <w:r>
              <w:rPr>
                <w:w w:val="105"/>
              </w:rPr>
              <w:t>3=Labor</w:t>
            </w:r>
          </w:p>
          <w:p w14:paraId="11643A49" w14:textId="77777777" w:rsidR="006941FB" w:rsidRDefault="006941FB" w:rsidP="00F85A49">
            <w:pPr>
              <w:spacing w:line="240" w:lineRule="auto"/>
            </w:pPr>
            <w:r>
              <w:rPr>
                <w:w w:val="105"/>
              </w:rPr>
              <w:t>97=Other</w:t>
            </w:r>
            <w:r>
              <w:t>, please specify</w:t>
            </w:r>
          </w:p>
          <w:p w14:paraId="552EBF52" w14:textId="590EC64E" w:rsidR="006941FB" w:rsidRPr="00BE068B" w:rsidRDefault="006941FB" w:rsidP="00F85A49">
            <w:pPr>
              <w:spacing w:line="240" w:lineRule="auto"/>
              <w:rPr>
                <w:w w:val="105"/>
              </w:rPr>
            </w:pPr>
            <w:r>
              <w:t>777=Not applicable</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6941FB" w:rsidRPr="001D532F" w:rsidRDefault="006941FB" w:rsidP="00F85A49">
            <w:pPr>
              <w:pStyle w:val="NoSpacing"/>
              <w:rPr>
                <w:i/>
              </w:rPr>
            </w:pPr>
            <w:r w:rsidRPr="001D532F">
              <w:rPr>
                <w:i/>
              </w:rPr>
              <w:t>(code)</w:t>
            </w:r>
          </w:p>
        </w:tc>
      </w:tr>
      <w:tr w:rsidR="006941FB" w:rsidRPr="00C755D3" w14:paraId="0574FA50" w14:textId="77777777" w:rsidTr="00B43846">
        <w:trPr>
          <w:gridAfter w:val="1"/>
          <w:wAfter w:w="10" w:type="dxa"/>
          <w:jc w:val="center"/>
        </w:trPr>
        <w:tc>
          <w:tcPr>
            <w:tcW w:w="359" w:type="dxa"/>
          </w:tcPr>
          <w:p w14:paraId="7C6B723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410A8E96" w14:textId="7473C3D8"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10. </w:t>
            </w:r>
            <w:r w:rsidR="006941FB" w:rsidRPr="00BE068B">
              <w:rPr>
                <w:w w:val="105"/>
              </w:rPr>
              <w:t xml:space="preserve">How much </w:t>
            </w:r>
            <w:r w:rsidR="006941FB">
              <w:rPr>
                <w:w w:val="105"/>
              </w:rPr>
              <w:t xml:space="preserve">cash </w:t>
            </w:r>
            <w:r w:rsidR="006941FB" w:rsidRPr="00BE068B">
              <w:rPr>
                <w:w w:val="105"/>
              </w:rPr>
              <w:t xml:space="preserve">payment did you receive for renting </w:t>
            </w:r>
            <w:r w:rsidR="006941FB">
              <w:rPr>
                <w:w w:val="105"/>
              </w:rPr>
              <w:t xml:space="preserve">out </w:t>
            </w:r>
            <w:r w:rsidR="006941FB" w:rsidRPr="00BE068B">
              <w:rPr>
                <w:w w:val="105"/>
              </w:rPr>
              <w:t>your fields</w:t>
            </w:r>
            <w:r w:rsidR="006941FB">
              <w:rPr>
                <w:w w:val="105"/>
              </w:rPr>
              <w:t xml:space="preserve"> over the past year</w:t>
            </w:r>
            <w:r w:rsidR="006941FB" w:rsidRPr="00BE068B">
              <w:rPr>
                <w:w w:val="105"/>
              </w:rPr>
              <w:t>?</w:t>
            </w:r>
            <w:r w:rsidR="006941FB">
              <w:rPr>
                <w:w w:val="105"/>
              </w:rPr>
              <w:t xml:space="preserve"> </w:t>
            </w:r>
            <w:r w:rsidR="006941FB" w:rsidRPr="00BE068B">
              <w:rPr>
                <w:w w:val="105"/>
              </w:rPr>
              <w:t>(</w:t>
            </w:r>
            <w:proofErr w:type="spellStart"/>
            <w:r w:rsidR="006941FB" w:rsidRPr="00BE068B">
              <w:rPr>
                <w:b/>
                <w:w w:val="105"/>
              </w:rPr>
              <w:t>rent_cash</w:t>
            </w:r>
            <w:proofErr w:type="spellEnd"/>
            <w:r w:rsidR="006941FB"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6941FB" w:rsidRPr="001D532F" w:rsidRDefault="006941FB" w:rsidP="00F85A49">
            <w:pPr>
              <w:pStyle w:val="NoSpacing"/>
              <w:rPr>
                <w:i/>
              </w:rPr>
            </w:pPr>
            <w:r w:rsidRPr="001D532F">
              <w:rPr>
                <w:i/>
              </w:rPr>
              <w:t>(integer)</w:t>
            </w:r>
          </w:p>
        </w:tc>
      </w:tr>
      <w:tr w:rsidR="006941FB" w:rsidRPr="00C755D3" w14:paraId="2DE2459B" w14:textId="77777777" w:rsidTr="00B43846">
        <w:trPr>
          <w:gridAfter w:val="1"/>
          <w:wAfter w:w="10" w:type="dxa"/>
          <w:jc w:val="center"/>
        </w:trPr>
        <w:tc>
          <w:tcPr>
            <w:tcW w:w="359" w:type="dxa"/>
          </w:tcPr>
          <w:p w14:paraId="73B36FCE"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45D51A23" w14:textId="17C48C6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11. What is the estimated cash value of in-kind items you received for renting your fields over the past year?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6941FB" w:rsidRPr="001D532F" w:rsidRDefault="006941FB" w:rsidP="00F85A49">
            <w:pPr>
              <w:pStyle w:val="NoSpacing"/>
              <w:rPr>
                <w:i/>
              </w:rPr>
            </w:pPr>
            <w:r w:rsidRPr="001D532F">
              <w:rPr>
                <w:i/>
              </w:rPr>
              <w:t>(integer)</w:t>
            </w:r>
          </w:p>
        </w:tc>
      </w:tr>
      <w:tr w:rsidR="006941FB" w:rsidRPr="00C755D3" w14:paraId="4EA399F3" w14:textId="77777777" w:rsidTr="00B43846">
        <w:trPr>
          <w:gridAfter w:val="1"/>
          <w:wAfter w:w="10" w:type="dxa"/>
          <w:jc w:val="center"/>
        </w:trPr>
        <w:tc>
          <w:tcPr>
            <w:tcW w:w="359" w:type="dxa"/>
          </w:tcPr>
          <w:p w14:paraId="5C95151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5E57D027" w14:textId="0256F9C0"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12. </w:t>
            </w:r>
            <w:r w:rsidR="006941FB" w:rsidRPr="00BE068B">
              <w:rPr>
                <w:w w:val="105"/>
              </w:rPr>
              <w:t>How many person-days of labor did you receive for renting your fields</w:t>
            </w:r>
            <w:r w:rsidR="006941FB">
              <w:rPr>
                <w:w w:val="105"/>
              </w:rPr>
              <w:t xml:space="preserve"> over the past year</w:t>
            </w:r>
            <w:r w:rsidR="006941FB" w:rsidRPr="00BE068B">
              <w:rPr>
                <w:w w:val="105"/>
              </w:rPr>
              <w:t>? (</w:t>
            </w:r>
            <w:proofErr w:type="spellStart"/>
            <w:r w:rsidR="006941FB" w:rsidRPr="00BE068B">
              <w:rPr>
                <w:b/>
                <w:w w:val="105"/>
              </w:rPr>
              <w:t>rent_labor</w:t>
            </w:r>
            <w:proofErr w:type="spellEnd"/>
            <w:r w:rsidR="006941FB"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6941FB" w:rsidRPr="001D532F" w:rsidRDefault="006941FB" w:rsidP="00F85A49">
            <w:pPr>
              <w:pStyle w:val="NoSpacing"/>
              <w:rPr>
                <w:i/>
              </w:rPr>
            </w:pPr>
            <w:r w:rsidRPr="001D532F">
              <w:rPr>
                <w:i/>
              </w:rPr>
              <w:t>(integer)</w:t>
            </w:r>
          </w:p>
        </w:tc>
      </w:tr>
      <w:tr w:rsidR="006941FB" w:rsidRPr="00C755D3" w14:paraId="11955A7E" w14:textId="77777777" w:rsidTr="00BC052C">
        <w:trPr>
          <w:gridAfter w:val="1"/>
          <w:wAfter w:w="10" w:type="dxa"/>
          <w:jc w:val="center"/>
        </w:trPr>
        <w:tc>
          <w:tcPr>
            <w:tcW w:w="359" w:type="dxa"/>
          </w:tcPr>
          <w:p w14:paraId="7555E3C1" w14:textId="77777777" w:rsidR="006941FB" w:rsidRPr="00BE068B" w:rsidRDefault="006941FB" w:rsidP="00F85A49">
            <w:pPr>
              <w:spacing w:line="240" w:lineRule="auto"/>
              <w:rPr>
                <w:rFonts w:eastAsia="Calibri" w:cs="Times New Roman"/>
              </w:rPr>
            </w:pPr>
          </w:p>
        </w:tc>
        <w:tc>
          <w:tcPr>
            <w:tcW w:w="5232" w:type="dxa"/>
            <w:gridSpan w:val="2"/>
            <w:tcBorders>
              <w:bottom w:val="single" w:sz="4" w:space="0" w:color="auto"/>
              <w:right w:val="nil"/>
            </w:tcBorders>
          </w:tcPr>
          <w:p w14:paraId="7B0F5334" w14:textId="7604042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13</w:t>
            </w:r>
            <w:r w:rsidR="006941FB" w:rsidRPr="00BE068B">
              <w:rPr>
                <w:w w:val="105"/>
              </w:rPr>
              <w:t>. Did your household take out any formal loans from a bank or micro-credit institution in the past year? (</w:t>
            </w:r>
            <w:r w:rsidR="006941FB" w:rsidRPr="00BE068B">
              <w:rPr>
                <w:b/>
                <w:w w:val="105"/>
              </w:rPr>
              <w:t>loan</w:t>
            </w:r>
            <w:r w:rsidR="006941FB" w:rsidRPr="00BE068B">
              <w:rPr>
                <w:w w:val="105"/>
              </w:rPr>
              <w:t>)</w:t>
            </w:r>
          </w:p>
          <w:p w14:paraId="15F7E7E8" w14:textId="2B8A1896" w:rsidR="006941FB" w:rsidRPr="00BE068B" w:rsidRDefault="006941FB" w:rsidP="00443FEC">
            <w:pPr>
              <w:spacing w:line="240" w:lineRule="auto"/>
              <w:rPr>
                <w:color w:val="000000"/>
              </w:rPr>
            </w:pPr>
            <w:r w:rsidRPr="00BE068B">
              <w:rPr>
                <w:i/>
                <w:w w:val="105"/>
              </w:rPr>
              <w:t xml:space="preserve">If 0, Skip to </w:t>
            </w:r>
            <w:r w:rsidR="00443FEC">
              <w:rPr>
                <w:i/>
                <w:w w:val="105"/>
              </w:rPr>
              <w:t>O</w:t>
            </w:r>
            <w:r>
              <w:rPr>
                <w:i/>
                <w:w w:val="105"/>
              </w:rPr>
              <w:t>.16</w:t>
            </w:r>
          </w:p>
        </w:tc>
        <w:tc>
          <w:tcPr>
            <w:tcW w:w="4319" w:type="dxa"/>
            <w:gridSpan w:val="2"/>
            <w:tcBorders>
              <w:left w:val="nil"/>
              <w:bottom w:val="single" w:sz="4" w:space="0" w:color="auto"/>
              <w:right w:val="single" w:sz="18" w:space="0" w:color="000000" w:themeColor="accent3"/>
            </w:tcBorders>
          </w:tcPr>
          <w:p w14:paraId="6288660D"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5F02824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6941FB" w:rsidRPr="001D532F" w:rsidRDefault="006941FB" w:rsidP="00F85A49">
            <w:pPr>
              <w:pStyle w:val="NoSpacing"/>
              <w:rPr>
                <w:i/>
              </w:rPr>
            </w:pPr>
            <w:r w:rsidRPr="001D532F">
              <w:rPr>
                <w:i/>
              </w:rPr>
              <w:t>(code)</w:t>
            </w:r>
          </w:p>
        </w:tc>
      </w:tr>
      <w:tr w:rsidR="006941FB" w:rsidRPr="00C755D3" w14:paraId="4929491A" w14:textId="77777777" w:rsidTr="00BC052C">
        <w:trPr>
          <w:gridAfter w:val="1"/>
          <w:wAfter w:w="10" w:type="dxa"/>
          <w:jc w:val="center"/>
        </w:trPr>
        <w:tc>
          <w:tcPr>
            <w:tcW w:w="359" w:type="dxa"/>
          </w:tcPr>
          <w:p w14:paraId="29BD5423" w14:textId="77777777" w:rsidR="006941FB" w:rsidRPr="00BE068B" w:rsidRDefault="006941FB" w:rsidP="00F85A49">
            <w:pPr>
              <w:spacing w:line="240" w:lineRule="auto"/>
              <w:rPr>
                <w:rFonts w:eastAsia="Calibri" w:cs="Times New Roman"/>
              </w:rPr>
            </w:pPr>
          </w:p>
        </w:tc>
        <w:tc>
          <w:tcPr>
            <w:tcW w:w="5232" w:type="dxa"/>
            <w:gridSpan w:val="2"/>
            <w:tcBorders>
              <w:right w:val="nil"/>
            </w:tcBorders>
          </w:tcPr>
          <w:p w14:paraId="5F519DAD" w14:textId="7E887B57"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14. </w:t>
            </w:r>
            <w:r w:rsidR="006941FB" w:rsidRPr="00BE068B">
              <w:rPr>
                <w:w w:val="105"/>
              </w:rPr>
              <w:t>Did you have to provide any documentation of your land rights to secure the loan? (</w:t>
            </w:r>
            <w:proofErr w:type="spellStart"/>
            <w:r w:rsidR="006941FB" w:rsidRPr="00BE068B">
              <w:rPr>
                <w:b/>
                <w:w w:val="105"/>
              </w:rPr>
              <w:t>loandoc</w:t>
            </w:r>
            <w:proofErr w:type="spellEnd"/>
            <w:r w:rsidR="006941FB" w:rsidRPr="00BE068B">
              <w:rPr>
                <w:w w:val="105"/>
              </w:rPr>
              <w:t>)</w:t>
            </w:r>
          </w:p>
          <w:p w14:paraId="591AE351" w14:textId="33503EF7" w:rsidR="006941FB" w:rsidRPr="0061392C" w:rsidRDefault="006941FB" w:rsidP="00443FEC">
            <w:pPr>
              <w:spacing w:line="240" w:lineRule="auto"/>
              <w:rPr>
                <w:color w:val="000000"/>
              </w:rPr>
            </w:pPr>
            <w:r w:rsidRPr="00BE068B">
              <w:rPr>
                <w:i/>
                <w:w w:val="105"/>
              </w:rPr>
              <w:t xml:space="preserve">If 0, Skip to </w:t>
            </w:r>
            <w:r w:rsidR="00443FEC">
              <w:rPr>
                <w:w w:val="105"/>
              </w:rPr>
              <w:t>O</w:t>
            </w:r>
            <w:r>
              <w:rPr>
                <w:w w:val="105"/>
              </w:rPr>
              <w:t>.16</w:t>
            </w:r>
          </w:p>
        </w:tc>
        <w:tc>
          <w:tcPr>
            <w:tcW w:w="4319" w:type="dxa"/>
            <w:gridSpan w:val="2"/>
            <w:tcBorders>
              <w:left w:val="nil"/>
              <w:right w:val="single" w:sz="18" w:space="0" w:color="000000" w:themeColor="accent3"/>
            </w:tcBorders>
          </w:tcPr>
          <w:p w14:paraId="778F82B9"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3F66F7E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6941FB" w:rsidRPr="001D532F" w:rsidRDefault="006941FB" w:rsidP="00F85A49">
            <w:pPr>
              <w:pStyle w:val="NoSpacing"/>
              <w:rPr>
                <w:i/>
              </w:rPr>
            </w:pPr>
            <w:r w:rsidRPr="001D532F">
              <w:rPr>
                <w:i/>
              </w:rPr>
              <w:t>(code)</w:t>
            </w:r>
          </w:p>
        </w:tc>
      </w:tr>
      <w:tr w:rsidR="00B43846" w:rsidRPr="00C755D3" w14:paraId="65E34E8E" w14:textId="77777777" w:rsidTr="00BC052C">
        <w:trPr>
          <w:jc w:val="center"/>
        </w:trPr>
        <w:tc>
          <w:tcPr>
            <w:tcW w:w="359" w:type="dxa"/>
          </w:tcPr>
          <w:p w14:paraId="4FE65811" w14:textId="77777777" w:rsidR="00B43846" w:rsidRPr="00BE068B" w:rsidRDefault="00B43846" w:rsidP="00F85A49">
            <w:pPr>
              <w:spacing w:line="240" w:lineRule="auto"/>
            </w:pPr>
          </w:p>
        </w:tc>
        <w:tc>
          <w:tcPr>
            <w:tcW w:w="5231" w:type="dxa"/>
            <w:gridSpan w:val="2"/>
            <w:tcBorders>
              <w:right w:val="nil"/>
            </w:tcBorders>
          </w:tcPr>
          <w:p w14:paraId="39879CA6" w14:textId="77777777" w:rsidR="00B43846" w:rsidRPr="00BE068B" w:rsidRDefault="00B43846" w:rsidP="00F85A49">
            <w:pPr>
              <w:spacing w:line="240" w:lineRule="auto"/>
              <w:rPr>
                <w:w w:val="105"/>
              </w:rPr>
            </w:pPr>
            <w:r>
              <w:rPr>
                <w:w w:val="105"/>
              </w:rPr>
              <w:t xml:space="preserve">O15. </w:t>
            </w:r>
            <w:r w:rsidRPr="00BE068B">
              <w:rPr>
                <w:w w:val="105"/>
              </w:rPr>
              <w:t>What kind of documentation was required? (</w:t>
            </w:r>
            <w:proofErr w:type="spellStart"/>
            <w:r w:rsidRPr="00BE068B">
              <w:rPr>
                <w:b/>
                <w:w w:val="105"/>
              </w:rPr>
              <w:t>loandoctype</w:t>
            </w:r>
            <w:proofErr w:type="spellEnd"/>
            <w:r w:rsidRPr="00BE068B">
              <w:rPr>
                <w:w w:val="105"/>
              </w:rPr>
              <w:t>)</w:t>
            </w:r>
          </w:p>
        </w:tc>
        <w:tc>
          <w:tcPr>
            <w:tcW w:w="4320" w:type="dxa"/>
            <w:gridSpan w:val="2"/>
            <w:tcBorders>
              <w:left w:val="nil"/>
              <w:right w:val="single" w:sz="18" w:space="0" w:color="000000" w:themeColor="accent3"/>
            </w:tcBorders>
          </w:tcPr>
          <w:p w14:paraId="22916AA4" w14:textId="77777777" w:rsidR="00B43846" w:rsidRDefault="00B43846" w:rsidP="00F85A49">
            <w:pPr>
              <w:spacing w:line="240" w:lineRule="auto"/>
              <w:rPr>
                <w:w w:val="105"/>
              </w:rPr>
            </w:pPr>
            <w:r>
              <w:rPr>
                <w:w w:val="105"/>
              </w:rPr>
              <w:t>1= Customary land certificate</w:t>
            </w:r>
          </w:p>
          <w:p w14:paraId="6F185FA4" w14:textId="77777777" w:rsidR="00B43846" w:rsidRDefault="00B43846" w:rsidP="00F85A49">
            <w:pPr>
              <w:spacing w:line="240" w:lineRule="auto"/>
              <w:rPr>
                <w:w w:val="105"/>
              </w:rPr>
            </w:pPr>
            <w:r>
              <w:rPr>
                <w:w w:val="105"/>
              </w:rPr>
              <w:t>2= State land lease/title – 14 year lease</w:t>
            </w:r>
          </w:p>
          <w:p w14:paraId="258F80E7" w14:textId="77777777" w:rsidR="00B43846" w:rsidRDefault="00B43846" w:rsidP="00F85A49">
            <w:pPr>
              <w:spacing w:line="240" w:lineRule="auto"/>
              <w:rPr>
                <w:w w:val="105"/>
              </w:rPr>
            </w:pPr>
            <w:r>
              <w:rPr>
                <w:w w:val="105"/>
              </w:rPr>
              <w:t>3= State land lease/title- 99 year lease</w:t>
            </w:r>
          </w:p>
          <w:p w14:paraId="75E48328" w14:textId="3634971F" w:rsidR="00B43846" w:rsidRDefault="00B43846" w:rsidP="00F85A49">
            <w:pPr>
              <w:spacing w:line="240" w:lineRule="auto"/>
              <w:rPr>
                <w:w w:val="105"/>
              </w:rPr>
            </w:pPr>
            <w:r>
              <w:rPr>
                <w:w w:val="105"/>
              </w:rPr>
              <w:t xml:space="preserve">4= Letter of consent not yet </w:t>
            </w:r>
            <w:r w:rsidR="00BC052C">
              <w:rPr>
                <w:w w:val="105"/>
              </w:rPr>
              <w:t>registered</w:t>
            </w:r>
            <w:r>
              <w:rPr>
                <w:w w:val="105"/>
              </w:rPr>
              <w:t xml:space="preserve"> with the Ministry of Lands</w:t>
            </w:r>
          </w:p>
          <w:p w14:paraId="0C0E72CD" w14:textId="2156EA7B" w:rsidR="00BC052C" w:rsidRDefault="00BC052C" w:rsidP="00F85A49">
            <w:pPr>
              <w:spacing w:line="240" w:lineRule="auto"/>
              <w:rPr>
                <w:w w:val="105"/>
              </w:rPr>
            </w:pPr>
            <w:r>
              <w:rPr>
                <w:w w:val="105"/>
              </w:rPr>
              <w:t>97= Other, please specify</w:t>
            </w:r>
          </w:p>
          <w:p w14:paraId="2E1F4BB0" w14:textId="77777777" w:rsidR="00BC052C" w:rsidRPr="00BC052C" w:rsidRDefault="00BC052C" w:rsidP="00BC052C">
            <w:pPr>
              <w:spacing w:line="240" w:lineRule="auto"/>
              <w:rPr>
                <w:w w:val="105"/>
              </w:rPr>
            </w:pPr>
            <w:r w:rsidRPr="00BC052C">
              <w:rPr>
                <w:w w:val="105"/>
              </w:rPr>
              <w:t>888=Don’t know</w:t>
            </w:r>
          </w:p>
          <w:p w14:paraId="565D7E2E" w14:textId="01A75903" w:rsidR="00BC052C" w:rsidRDefault="00BC052C" w:rsidP="00BC052C">
            <w:pPr>
              <w:spacing w:line="240" w:lineRule="auto"/>
              <w:rPr>
                <w:w w:val="105"/>
              </w:rPr>
            </w:pPr>
            <w:r w:rsidRPr="00BC052C">
              <w:rPr>
                <w:w w:val="105"/>
              </w:rPr>
              <w:t>999=Prefer not to respond</w:t>
            </w:r>
          </w:p>
          <w:p w14:paraId="52CD540C" w14:textId="35F4100C" w:rsidR="00B43846" w:rsidRPr="00BE068B" w:rsidRDefault="00B43846" w:rsidP="00F85A49">
            <w:pPr>
              <w:spacing w:line="240" w:lineRule="auto"/>
              <w:rPr>
                <w:w w:val="105"/>
              </w:rPr>
            </w:pPr>
          </w:p>
        </w:tc>
        <w:tc>
          <w:tcPr>
            <w:tcW w:w="1090"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51F8525B" w:rsidR="00B43846" w:rsidRPr="001D532F" w:rsidRDefault="00B43846" w:rsidP="00F85A49">
            <w:pPr>
              <w:pStyle w:val="NoSpacing"/>
              <w:rPr>
                <w:i/>
              </w:rPr>
            </w:pPr>
            <w:r>
              <w:rPr>
                <w:i/>
              </w:rPr>
              <w:t>(code</w:t>
            </w:r>
            <w:r w:rsidRPr="001D532F">
              <w:rPr>
                <w:i/>
              </w:rPr>
              <w:t>)</w:t>
            </w:r>
          </w:p>
        </w:tc>
      </w:tr>
      <w:tr w:rsidR="006941FB" w:rsidRPr="00C755D3" w14:paraId="6F25F947" w14:textId="77777777" w:rsidTr="00B43846">
        <w:trPr>
          <w:gridAfter w:val="1"/>
          <w:wAfter w:w="10" w:type="dxa"/>
          <w:jc w:val="center"/>
        </w:trPr>
        <w:tc>
          <w:tcPr>
            <w:tcW w:w="359" w:type="dxa"/>
          </w:tcPr>
          <w:p w14:paraId="45C5BE01" w14:textId="5A887B95" w:rsidR="006941FB" w:rsidRPr="00BE068B" w:rsidRDefault="006941FB" w:rsidP="002B587F">
            <w:pPr>
              <w:spacing w:line="240" w:lineRule="auto"/>
              <w:rPr>
                <w:rFonts w:eastAsia="Calibri" w:cs="Times New Roman"/>
              </w:rPr>
            </w:pPr>
          </w:p>
        </w:tc>
        <w:tc>
          <w:tcPr>
            <w:tcW w:w="5232" w:type="dxa"/>
            <w:gridSpan w:val="2"/>
            <w:tcBorders>
              <w:right w:val="nil"/>
            </w:tcBorders>
          </w:tcPr>
          <w:p w14:paraId="2532B172" w14:textId="1C725C0A" w:rsidR="006941FB" w:rsidRDefault="00443FEC" w:rsidP="002B587F">
            <w:pPr>
              <w:spacing w:line="240" w:lineRule="auto"/>
              <w:rPr>
                <w:w w:val="105"/>
              </w:rPr>
            </w:pPr>
            <w:r>
              <w:rPr>
                <w:w w:val="105"/>
              </w:rPr>
              <w:t>O</w:t>
            </w:r>
            <w:r w:rsidR="006941FB">
              <w:rPr>
                <w:w w:val="105"/>
              </w:rPr>
              <w:t xml:space="preserve">.16 </w:t>
            </w:r>
            <w:r w:rsidR="006941FB" w:rsidRPr="00807D6E">
              <w:rPr>
                <w:w w:val="105"/>
              </w:rPr>
              <w:t>Has your household participated in any benefit sharing arrangements with a private company, the government, or an NGO related to the use of land or forest resources in your village?</w:t>
            </w:r>
          </w:p>
          <w:p w14:paraId="6F5F9C99" w14:textId="30A865F1" w:rsidR="006941FB" w:rsidRPr="001D1DFB" w:rsidRDefault="006941FB" w:rsidP="002B587F">
            <w:pPr>
              <w:spacing w:line="240" w:lineRule="auto"/>
              <w:rPr>
                <w:b/>
                <w:w w:val="105"/>
              </w:rPr>
            </w:pPr>
            <w:r>
              <w:rPr>
                <w:w w:val="105"/>
              </w:rPr>
              <w:t>(</w:t>
            </w:r>
            <w:proofErr w:type="spellStart"/>
            <w:r w:rsidRPr="001D1DFB">
              <w:rPr>
                <w:w w:val="105"/>
              </w:rPr>
              <w:t>benshare</w:t>
            </w:r>
            <w:proofErr w:type="spellEnd"/>
            <w:r>
              <w:rPr>
                <w:w w:val="105"/>
              </w:rPr>
              <w:t>)</w:t>
            </w:r>
          </w:p>
          <w:p w14:paraId="62F15A99" w14:textId="217138ED" w:rsidR="006941FB" w:rsidRPr="0061392C" w:rsidRDefault="006941FB" w:rsidP="00BC052C">
            <w:pPr>
              <w:spacing w:line="240" w:lineRule="auto"/>
              <w:rPr>
                <w:i/>
                <w:color w:val="000000"/>
              </w:rPr>
            </w:pPr>
            <w:r>
              <w:rPr>
                <w:i/>
                <w:w w:val="105"/>
              </w:rPr>
              <w:t xml:space="preserve">If 0, skip to </w:t>
            </w:r>
            <w:r w:rsidR="00BC052C">
              <w:rPr>
                <w:i/>
                <w:w w:val="105"/>
              </w:rPr>
              <w:t>Section P</w:t>
            </w:r>
          </w:p>
        </w:tc>
        <w:tc>
          <w:tcPr>
            <w:tcW w:w="4319" w:type="dxa"/>
            <w:gridSpan w:val="2"/>
            <w:tcBorders>
              <w:left w:val="nil"/>
              <w:right w:val="single" w:sz="18" w:space="0" w:color="000000" w:themeColor="accent3"/>
            </w:tcBorders>
          </w:tcPr>
          <w:p w14:paraId="602D8542" w14:textId="77777777" w:rsidR="006941FB" w:rsidRPr="00BE068B" w:rsidRDefault="006941FB"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6941FB" w:rsidRPr="00BE068B" w:rsidRDefault="006941FB"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6941FB" w:rsidRPr="00BE068B" w:rsidRDefault="006941FB" w:rsidP="002B587F">
            <w:pPr>
              <w:spacing w:line="240" w:lineRule="auto"/>
              <w:rPr>
                <w:rFonts w:cs="Times New Roman"/>
                <w:w w:val="105"/>
              </w:rPr>
            </w:pPr>
            <w:r w:rsidRPr="00BE068B">
              <w:rPr>
                <w:rFonts w:cs="Times New Roman"/>
                <w:w w:val="105"/>
              </w:rPr>
              <w:t>888=Don’t know</w:t>
            </w:r>
          </w:p>
          <w:p w14:paraId="6B0A7ABF" w14:textId="77777777" w:rsidR="006941FB" w:rsidRPr="00BE068B" w:rsidRDefault="006941FB"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6941FB" w:rsidRPr="001D532F" w:rsidRDefault="006941FB" w:rsidP="002B587F">
            <w:pPr>
              <w:pStyle w:val="NoSpacing"/>
              <w:rPr>
                <w:i/>
              </w:rPr>
            </w:pPr>
            <w:r w:rsidRPr="001D532F">
              <w:rPr>
                <w:i/>
              </w:rPr>
              <w:t>(code)</w:t>
            </w:r>
          </w:p>
        </w:tc>
      </w:tr>
      <w:tr w:rsidR="006941FB" w:rsidRPr="00C755D3" w14:paraId="10F25617" w14:textId="77777777" w:rsidTr="00B43846">
        <w:trPr>
          <w:gridAfter w:val="1"/>
          <w:wAfter w:w="10" w:type="dxa"/>
          <w:jc w:val="center"/>
        </w:trPr>
        <w:tc>
          <w:tcPr>
            <w:tcW w:w="359" w:type="dxa"/>
          </w:tcPr>
          <w:p w14:paraId="5A2F50C5" w14:textId="77777777" w:rsidR="006941FB" w:rsidRPr="00BE068B" w:rsidRDefault="006941FB" w:rsidP="002B587F">
            <w:pPr>
              <w:spacing w:line="240" w:lineRule="auto"/>
              <w:rPr>
                <w:rFonts w:eastAsia="Calibri" w:cs="Times New Roman"/>
              </w:rPr>
            </w:pPr>
          </w:p>
        </w:tc>
        <w:tc>
          <w:tcPr>
            <w:tcW w:w="5232" w:type="dxa"/>
            <w:gridSpan w:val="2"/>
            <w:tcBorders>
              <w:right w:val="nil"/>
            </w:tcBorders>
          </w:tcPr>
          <w:p w14:paraId="15384ED1" w14:textId="2435AEFA" w:rsidR="006941FB" w:rsidRDefault="00443FEC" w:rsidP="002B587F">
            <w:pPr>
              <w:kinsoku w:val="0"/>
              <w:overflowPunct w:val="0"/>
              <w:spacing w:afterLines="20" w:after="48" w:line="240" w:lineRule="auto"/>
              <w:ind w:left="-18"/>
              <w:contextualSpacing/>
              <w:rPr>
                <w:w w:val="105"/>
              </w:rPr>
            </w:pPr>
            <w:r>
              <w:rPr>
                <w:w w:val="105"/>
              </w:rPr>
              <w:t>O</w:t>
            </w:r>
            <w:r w:rsidR="00DA2B8F">
              <w:rPr>
                <w:w w:val="105"/>
              </w:rPr>
              <w:t xml:space="preserve">.17 </w:t>
            </w:r>
            <w:r w:rsidR="006941FB">
              <w:rPr>
                <w:w w:val="105"/>
              </w:rPr>
              <w:t>H</w:t>
            </w:r>
            <w:r w:rsidR="006941FB" w:rsidRPr="00807D6E">
              <w:rPr>
                <w:w w:val="105"/>
              </w:rPr>
              <w:t>ow would you rate your satisfaction with those arrangements?</w:t>
            </w:r>
          </w:p>
          <w:p w14:paraId="475BA35F" w14:textId="251D6066" w:rsidR="006941FB" w:rsidRDefault="006941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Bensharesat</w:t>
            </w:r>
            <w:proofErr w:type="spellEnd"/>
            <w:r>
              <w:rPr>
                <w:w w:val="105"/>
              </w:rPr>
              <w:t>)</w:t>
            </w:r>
          </w:p>
          <w:p w14:paraId="643A8C07" w14:textId="66FDACD6" w:rsidR="006941FB" w:rsidRPr="0061392C" w:rsidRDefault="008E6C52" w:rsidP="002B587F">
            <w:pPr>
              <w:kinsoku w:val="0"/>
              <w:overflowPunct w:val="0"/>
              <w:spacing w:afterLines="20" w:after="48" w:line="240" w:lineRule="auto"/>
              <w:ind w:left="-18"/>
              <w:contextualSpacing/>
              <w:rPr>
                <w:i/>
                <w:w w:val="105"/>
              </w:rPr>
            </w:pPr>
            <w:r>
              <w:rPr>
                <w:i/>
                <w:w w:val="105"/>
              </w:rPr>
              <w:t>If O.</w:t>
            </w:r>
            <w:r w:rsidR="00DA2B8F">
              <w:rPr>
                <w:i/>
                <w:w w:val="105"/>
              </w:rPr>
              <w:t>17 = 1 or 2</w:t>
            </w:r>
            <w:r>
              <w:rPr>
                <w:i/>
                <w:w w:val="105"/>
              </w:rPr>
              <w:t>, skip to O</w:t>
            </w:r>
            <w:r w:rsidR="006941FB">
              <w:rPr>
                <w:i/>
                <w:w w:val="105"/>
              </w:rPr>
              <w:t>.19</w:t>
            </w:r>
          </w:p>
        </w:tc>
        <w:tc>
          <w:tcPr>
            <w:tcW w:w="4319" w:type="dxa"/>
            <w:gridSpan w:val="2"/>
            <w:tcBorders>
              <w:left w:val="nil"/>
              <w:right w:val="single" w:sz="18" w:space="0" w:color="000000" w:themeColor="accent3"/>
            </w:tcBorders>
          </w:tcPr>
          <w:p w14:paraId="0F014096" w14:textId="5BDA3DB9" w:rsidR="006941FB" w:rsidRDefault="006941FB" w:rsidP="002B587F">
            <w:pPr>
              <w:spacing w:line="240" w:lineRule="auto"/>
              <w:rPr>
                <w:rFonts w:cs="Times New Roman"/>
                <w:w w:val="105"/>
              </w:rPr>
            </w:pPr>
            <w:r>
              <w:rPr>
                <w:rFonts w:cs="Times New Roman"/>
                <w:w w:val="105"/>
              </w:rPr>
              <w:t>1=Very satisfied</w:t>
            </w:r>
          </w:p>
          <w:p w14:paraId="5E7EBD05" w14:textId="77777777" w:rsidR="006941FB" w:rsidRDefault="006941FB" w:rsidP="002B587F">
            <w:pPr>
              <w:spacing w:line="240" w:lineRule="auto"/>
              <w:rPr>
                <w:rFonts w:cs="Times New Roman"/>
                <w:w w:val="105"/>
              </w:rPr>
            </w:pPr>
            <w:r>
              <w:rPr>
                <w:rFonts w:cs="Times New Roman"/>
                <w:w w:val="105"/>
              </w:rPr>
              <w:t>2=Satisfied</w:t>
            </w:r>
          </w:p>
          <w:p w14:paraId="3AB26EE0" w14:textId="77777777" w:rsidR="006941FB" w:rsidRDefault="006941FB" w:rsidP="002B587F">
            <w:pPr>
              <w:spacing w:line="240" w:lineRule="auto"/>
              <w:rPr>
                <w:rFonts w:cs="Times New Roman"/>
                <w:w w:val="105"/>
              </w:rPr>
            </w:pPr>
            <w:r>
              <w:rPr>
                <w:rFonts w:cs="Times New Roman"/>
                <w:w w:val="105"/>
              </w:rPr>
              <w:t>3=Neutral</w:t>
            </w:r>
          </w:p>
          <w:p w14:paraId="411F984B" w14:textId="77777777" w:rsidR="006941FB" w:rsidRDefault="006941FB" w:rsidP="002B587F">
            <w:pPr>
              <w:spacing w:line="240" w:lineRule="auto"/>
              <w:rPr>
                <w:rFonts w:cs="Times New Roman"/>
                <w:w w:val="105"/>
              </w:rPr>
            </w:pPr>
            <w:r>
              <w:rPr>
                <w:rFonts w:cs="Times New Roman"/>
                <w:w w:val="105"/>
              </w:rPr>
              <w:t>4=Dissatisfied</w:t>
            </w:r>
          </w:p>
          <w:p w14:paraId="351AC90D" w14:textId="6146E76C" w:rsidR="006941FB" w:rsidRDefault="006941FB"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6941FB" w:rsidRPr="001D532F" w:rsidRDefault="006941FB" w:rsidP="002B587F">
            <w:pPr>
              <w:pStyle w:val="NoSpacing"/>
              <w:rPr>
                <w:i/>
              </w:rPr>
            </w:pPr>
          </w:p>
        </w:tc>
      </w:tr>
      <w:tr w:rsidR="006941FB" w:rsidRPr="00C755D3" w14:paraId="0C94E6D5" w14:textId="77777777" w:rsidTr="00B43846">
        <w:trPr>
          <w:gridAfter w:val="1"/>
          <w:wAfter w:w="10" w:type="dxa"/>
          <w:jc w:val="center"/>
        </w:trPr>
        <w:tc>
          <w:tcPr>
            <w:tcW w:w="359" w:type="dxa"/>
          </w:tcPr>
          <w:p w14:paraId="75B1CE66" w14:textId="742241E5" w:rsidR="006941FB" w:rsidRPr="00BE068B" w:rsidRDefault="006941FB" w:rsidP="002B587F">
            <w:pPr>
              <w:spacing w:line="240" w:lineRule="auto"/>
              <w:rPr>
                <w:rFonts w:eastAsia="Calibri" w:cs="Times New Roman"/>
              </w:rPr>
            </w:pPr>
          </w:p>
        </w:tc>
        <w:tc>
          <w:tcPr>
            <w:tcW w:w="5232" w:type="dxa"/>
            <w:gridSpan w:val="2"/>
            <w:tcBorders>
              <w:right w:val="nil"/>
            </w:tcBorders>
          </w:tcPr>
          <w:p w14:paraId="7307EAFD" w14:textId="3BE34785" w:rsidR="006941FB" w:rsidRDefault="00443FEC" w:rsidP="0061392C">
            <w:pPr>
              <w:kinsoku w:val="0"/>
              <w:overflowPunct w:val="0"/>
              <w:spacing w:afterLines="20" w:after="48" w:line="240" w:lineRule="auto"/>
              <w:ind w:left="-18"/>
              <w:contextualSpacing/>
              <w:rPr>
                <w:w w:val="105"/>
              </w:rPr>
            </w:pPr>
            <w:r>
              <w:rPr>
                <w:w w:val="105"/>
              </w:rPr>
              <w:t>O</w:t>
            </w:r>
            <w:r w:rsidR="006941FB">
              <w:rPr>
                <w:w w:val="105"/>
              </w:rPr>
              <w:t xml:space="preserve">.18 Why are you not fully satisfied? </w:t>
            </w:r>
          </w:p>
          <w:p w14:paraId="06C454D5" w14:textId="77777777" w:rsidR="006941FB" w:rsidRDefault="006941FB" w:rsidP="0061392C">
            <w:pPr>
              <w:kinsoku w:val="0"/>
              <w:overflowPunct w:val="0"/>
              <w:spacing w:afterLines="20" w:after="48" w:line="240" w:lineRule="auto"/>
              <w:ind w:left="-18"/>
              <w:contextualSpacing/>
              <w:rPr>
                <w:w w:val="105"/>
              </w:rPr>
            </w:pPr>
            <w:r>
              <w:rPr>
                <w:w w:val="105"/>
              </w:rPr>
              <w:t>(</w:t>
            </w:r>
            <w:proofErr w:type="spellStart"/>
            <w:r w:rsidRPr="001D1DFB">
              <w:rPr>
                <w:w w:val="105"/>
              </w:rPr>
              <w:t>bensharenosat</w:t>
            </w:r>
            <w:proofErr w:type="spellEnd"/>
            <w:r>
              <w:rPr>
                <w:w w:val="105"/>
              </w:rPr>
              <w:t>)</w:t>
            </w:r>
          </w:p>
          <w:p w14:paraId="41481B36" w14:textId="11E35C92" w:rsidR="00602EFE" w:rsidRPr="00B760AE" w:rsidRDefault="00602EFE" w:rsidP="00602EFE">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53BAA186" w14:textId="40810545"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1=The level of benefits for our village/district is inadequate</w:t>
            </w:r>
          </w:p>
          <w:p w14:paraId="465B341A" w14:textId="77777777"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2=The level of benefits transferred for individual households is inadequate</w:t>
            </w:r>
          </w:p>
          <w:p w14:paraId="71DA98DA"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3=The terms for transferring the benefits are not clear</w:t>
            </w:r>
          </w:p>
          <w:p w14:paraId="005F6625"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4=The management of the benefits is not transparent/fair</w:t>
            </w:r>
          </w:p>
          <w:p w14:paraId="0648BFB6" w14:textId="66DE3F5A" w:rsidR="006941FB" w:rsidRDefault="006941FB" w:rsidP="005603B9">
            <w:pPr>
              <w:spacing w:line="240" w:lineRule="auto"/>
              <w:rPr>
                <w:rFonts w:cs="Times New Roman"/>
                <w:w w:val="105"/>
              </w:rPr>
            </w:pPr>
            <w:r w:rsidRPr="00BC052C">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6941FB" w:rsidRPr="001D532F" w:rsidRDefault="006941FB" w:rsidP="002B587F">
            <w:pPr>
              <w:pStyle w:val="NoSpacing"/>
              <w:rPr>
                <w:i/>
              </w:rPr>
            </w:pPr>
          </w:p>
        </w:tc>
      </w:tr>
      <w:tr w:rsidR="006941FB" w:rsidRPr="00C755D3" w14:paraId="3BC8E5FC" w14:textId="77777777" w:rsidTr="00B43846">
        <w:trPr>
          <w:gridAfter w:val="1"/>
          <w:wAfter w:w="10" w:type="dxa"/>
          <w:jc w:val="center"/>
        </w:trPr>
        <w:tc>
          <w:tcPr>
            <w:tcW w:w="359" w:type="dxa"/>
          </w:tcPr>
          <w:p w14:paraId="71AC37D1" w14:textId="05F01508" w:rsidR="006941FB" w:rsidRPr="00BE068B" w:rsidRDefault="006941FB" w:rsidP="002B587F">
            <w:pPr>
              <w:spacing w:line="240" w:lineRule="auto"/>
              <w:rPr>
                <w:rFonts w:eastAsia="Calibri" w:cs="Times New Roman"/>
              </w:rPr>
            </w:pPr>
          </w:p>
        </w:tc>
        <w:tc>
          <w:tcPr>
            <w:tcW w:w="5232" w:type="dxa"/>
            <w:gridSpan w:val="2"/>
            <w:tcBorders>
              <w:right w:val="nil"/>
            </w:tcBorders>
          </w:tcPr>
          <w:p w14:paraId="257D4A7C" w14:textId="1A72BAC5" w:rsidR="006941FB" w:rsidRDefault="00443FEC" w:rsidP="002B587F">
            <w:pPr>
              <w:kinsoku w:val="0"/>
              <w:overflowPunct w:val="0"/>
              <w:spacing w:afterLines="20" w:after="48" w:line="240" w:lineRule="auto"/>
              <w:ind w:left="-18"/>
              <w:contextualSpacing/>
              <w:rPr>
                <w:w w:val="105"/>
              </w:rPr>
            </w:pPr>
            <w:r>
              <w:rPr>
                <w:w w:val="105"/>
              </w:rPr>
              <w:t>O</w:t>
            </w:r>
            <w:r w:rsidR="006941FB">
              <w:rPr>
                <w:w w:val="105"/>
              </w:rPr>
              <w:t xml:space="preserve">.19 </w:t>
            </w:r>
            <w:r w:rsidR="006941FB" w:rsidRPr="00CB44B2">
              <w:rPr>
                <w:w w:val="105"/>
              </w:rPr>
              <w:t>What improvements, if any, would you like to see in these arrangements?</w:t>
            </w:r>
          </w:p>
          <w:p w14:paraId="4D244336" w14:textId="77777777" w:rsidR="006941FB" w:rsidRDefault="006941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benshareimprove</w:t>
            </w:r>
            <w:proofErr w:type="spellEnd"/>
            <w:r>
              <w:rPr>
                <w:w w:val="105"/>
              </w:rPr>
              <w:t>)</w:t>
            </w:r>
          </w:p>
          <w:p w14:paraId="76E64781" w14:textId="26E444BD" w:rsidR="00602EFE" w:rsidRPr="00B760AE" w:rsidRDefault="00602EFE" w:rsidP="002B587F">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3B7FBC7F" w14:textId="20E7FD51" w:rsidR="006941FB" w:rsidRPr="00CB44B2" w:rsidRDefault="006941FB"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2AA908A0" w14:textId="77777777" w:rsidR="006941FB"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lastRenderedPageBreak/>
              <w:t>5=I would like to see more transparency in the use/management of benefits at the village level</w:t>
            </w:r>
          </w:p>
          <w:p w14:paraId="77315C73" w14:textId="77777777" w:rsidR="006941FB" w:rsidRDefault="006941FB" w:rsidP="00CB44B2">
            <w:pPr>
              <w:spacing w:line="240" w:lineRule="auto"/>
              <w:rPr>
                <w:rFonts w:asciiTheme="minorHAnsi" w:eastAsia="Times New Roman" w:hAnsiTheme="minorHAnsi" w:cs="Arial"/>
                <w:color w:val="222222"/>
                <w:szCs w:val="24"/>
              </w:rPr>
            </w:pPr>
            <w:r>
              <w:rPr>
                <w:rFonts w:asciiTheme="minorHAnsi" w:eastAsia="Times New Roman" w:hAnsiTheme="minorHAnsi" w:cs="Arial"/>
                <w:color w:val="222222"/>
                <w:szCs w:val="24"/>
              </w:rPr>
              <w:t xml:space="preserve">6=No improvements </w:t>
            </w:r>
          </w:p>
          <w:p w14:paraId="7B52265B" w14:textId="3BB4A090" w:rsidR="006941FB" w:rsidRPr="00CB44B2" w:rsidRDefault="006941FB" w:rsidP="00CB44B2">
            <w:pPr>
              <w:spacing w:line="240" w:lineRule="auto"/>
              <w:rPr>
                <w:rFonts w:cs="Times New Roman"/>
                <w:w w:val="105"/>
              </w:rPr>
            </w:pPr>
            <w:r>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6941FB" w:rsidRPr="001D532F" w:rsidRDefault="006941FB" w:rsidP="002B587F">
            <w:pPr>
              <w:pStyle w:val="NoSpacing"/>
              <w:rPr>
                <w:i/>
              </w:rPr>
            </w:pPr>
          </w:p>
        </w:tc>
      </w:tr>
    </w:tbl>
    <w:p w14:paraId="5C4986B5" w14:textId="1A965951" w:rsidR="000A2760" w:rsidRDefault="00BC052C" w:rsidP="00F85A49">
      <w:pPr>
        <w:pStyle w:val="Heading3"/>
        <w:spacing w:line="240" w:lineRule="auto"/>
      </w:pPr>
      <w:r>
        <w:rPr>
          <w:caps w:val="0"/>
        </w:rPr>
        <w:lastRenderedPageBreak/>
        <w:t xml:space="preserve">SECTION P: </w:t>
      </w:r>
      <w:r w:rsidR="00701E1C">
        <w:rPr>
          <w:caps w:val="0"/>
        </w:rPr>
        <w:t>LIVESTOCK ASSETS</w:t>
      </w:r>
    </w:p>
    <w:p w14:paraId="2464E5A9" w14:textId="4DCB4821" w:rsidR="00D032F9" w:rsidRPr="000A2760" w:rsidRDefault="000A2760" w:rsidP="00F85A49">
      <w:pPr>
        <w:pStyle w:val="NoSpacing"/>
      </w:pPr>
      <w:r w:rsidRPr="000A2760">
        <w:t xml:space="preserve">Now I would like to ask you about the number of livestock that your household currently owns. </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C755D3" w14:paraId="5C326166" w14:textId="77777777" w:rsidTr="0061392C">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0D12349F" w:rsidR="000A2760" w:rsidRPr="00BE068B" w:rsidRDefault="00BC052C" w:rsidP="008E6C52">
            <w:pPr>
              <w:kinsoku w:val="0"/>
              <w:overflowPunct w:val="0"/>
              <w:spacing w:afterLines="20" w:after="48" w:line="240" w:lineRule="auto"/>
              <w:contextualSpacing/>
              <w:rPr>
                <w:w w:val="105"/>
              </w:rPr>
            </w:pPr>
            <w:r>
              <w:rPr>
                <w:w w:val="105"/>
              </w:rPr>
              <w:t>P1</w:t>
            </w:r>
            <w:r w:rsidR="00F85A49">
              <w:rPr>
                <w:w w:val="105"/>
              </w:rPr>
              <w:t xml:space="preserve">. </w:t>
            </w:r>
            <w:r w:rsidR="000A2760" w:rsidRPr="00BE068B">
              <w:rPr>
                <w:w w:val="105"/>
              </w:rPr>
              <w:t>How many cattle does your household own? (</w:t>
            </w:r>
            <w:r w:rsidR="000A2760" w:rsidRPr="00BE068B">
              <w:rPr>
                <w:b/>
                <w:w w:val="105"/>
              </w:rPr>
              <w:t>cattle</w:t>
            </w:r>
            <w:r w:rsidR="000A2760"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61392C">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7F505346" w:rsidR="00F47D62" w:rsidRDefault="00BC052C" w:rsidP="00F4369D">
            <w:pPr>
              <w:kinsoku w:val="0"/>
              <w:overflowPunct w:val="0"/>
              <w:spacing w:afterLines="20" w:after="48" w:line="240" w:lineRule="auto"/>
              <w:contextualSpacing/>
              <w:rPr>
                <w:w w:val="105"/>
              </w:rPr>
            </w:pPr>
            <w:r>
              <w:rPr>
                <w:w w:val="105"/>
              </w:rPr>
              <w:t>P2</w:t>
            </w:r>
            <w:r w:rsidR="00F47D62">
              <w:rPr>
                <w:w w:val="105"/>
              </w:rPr>
              <w:t xml:space="preserve">. </w:t>
            </w:r>
            <w:r w:rsidR="00F47D62" w:rsidRPr="00BE068B">
              <w:rPr>
                <w:w w:val="105"/>
              </w:rPr>
              <w:t>How many oxen does your household have? (</w:t>
            </w:r>
            <w:proofErr w:type="spellStart"/>
            <w:r w:rsidR="00F47D62" w:rsidRPr="00BE068B">
              <w:rPr>
                <w:b/>
                <w:w w:val="105"/>
              </w:rPr>
              <w:t>ox</w:t>
            </w:r>
            <w:r w:rsidR="00211D10">
              <w:rPr>
                <w:b/>
                <w:w w:val="105"/>
              </w:rPr>
              <w:t>e</w:t>
            </w:r>
            <w:proofErr w:type="spell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(integer)</w:t>
            </w:r>
          </w:p>
        </w:tc>
      </w:tr>
      <w:tr w:rsidR="00F47D62" w:rsidRPr="00C755D3" w14:paraId="2AD929D4" w14:textId="77777777" w:rsidTr="0061392C">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4DECF9AF" w:rsidR="00F47D62" w:rsidRPr="0061392C" w:rsidRDefault="00BC052C" w:rsidP="00F4369D">
            <w:pPr>
              <w:kinsoku w:val="0"/>
              <w:overflowPunct w:val="0"/>
              <w:spacing w:afterLines="20" w:after="48" w:line="240" w:lineRule="auto"/>
              <w:contextualSpacing/>
              <w:rPr>
                <w:w w:val="105"/>
              </w:rPr>
            </w:pPr>
            <w:r>
              <w:rPr>
                <w:w w:val="105"/>
              </w:rPr>
              <w:t>P3</w:t>
            </w:r>
            <w:r w:rsidR="00F47D62">
              <w:rPr>
                <w:w w:val="105"/>
              </w:rPr>
              <w:t xml:space="preserve">. </w:t>
            </w:r>
            <w:r w:rsidR="00F47D62" w:rsidRPr="00BE068B">
              <w:rPr>
                <w:w w:val="105"/>
              </w:rPr>
              <w:t>How many donkeys does your household own? (</w:t>
            </w:r>
            <w:r w:rsidR="00F47D62" w:rsidRPr="00BE068B">
              <w:rPr>
                <w:b/>
                <w:w w:val="105"/>
              </w:rPr>
              <w:t>donkey</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(integer)</w:t>
            </w:r>
          </w:p>
        </w:tc>
      </w:tr>
      <w:tr w:rsidR="00F47D62" w:rsidRPr="00C755D3" w14:paraId="107151CB" w14:textId="77777777" w:rsidTr="0061392C">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072F5691" w:rsidR="00F47D62" w:rsidRPr="00BE068B" w:rsidRDefault="00BC052C" w:rsidP="00EA07D6">
            <w:pPr>
              <w:kinsoku w:val="0"/>
              <w:overflowPunct w:val="0"/>
              <w:spacing w:afterLines="20" w:after="48" w:line="240" w:lineRule="auto"/>
              <w:contextualSpacing/>
              <w:rPr>
                <w:w w:val="105"/>
              </w:rPr>
            </w:pPr>
            <w:r>
              <w:rPr>
                <w:w w:val="105"/>
              </w:rPr>
              <w:t>P4</w:t>
            </w:r>
            <w:r w:rsidR="00F47D62">
              <w:rPr>
                <w:w w:val="105"/>
              </w:rPr>
              <w:t xml:space="preserve">. </w:t>
            </w:r>
            <w:r w:rsidR="00EA07D6">
              <w:rPr>
                <w:w w:val="105"/>
              </w:rPr>
              <w:t xml:space="preserve">How many </w:t>
            </w:r>
            <w:r w:rsidR="00F47D62" w:rsidRPr="00BE068B">
              <w:rPr>
                <w:w w:val="105"/>
              </w:rPr>
              <w:t>chickens does your household own? (</w:t>
            </w:r>
            <w:r w:rsidR="00F47D62" w:rsidRPr="00BE068B">
              <w:rPr>
                <w:b/>
                <w:w w:val="105"/>
              </w:rPr>
              <w:t>chicken</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6800B1E9" w14:textId="77777777" w:rsidTr="0061392C">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4510D2A3" w:rsidR="00F47D62" w:rsidRPr="0061392C" w:rsidRDefault="00DC3C6C" w:rsidP="00F4369D">
            <w:pPr>
              <w:kinsoku w:val="0"/>
              <w:overflowPunct w:val="0"/>
              <w:spacing w:afterLines="20" w:after="48" w:line="240" w:lineRule="auto"/>
              <w:contextualSpacing/>
              <w:rPr>
                <w:w w:val="105"/>
              </w:rPr>
            </w:pPr>
            <w:r>
              <w:rPr>
                <w:w w:val="105"/>
              </w:rPr>
              <w:t>P5</w:t>
            </w:r>
            <w:r w:rsidR="00F47D62">
              <w:rPr>
                <w:w w:val="105"/>
              </w:rPr>
              <w:t xml:space="preserve">. </w:t>
            </w:r>
            <w:r w:rsidR="00F47D62" w:rsidRPr="00BE068B">
              <w:rPr>
                <w:w w:val="105"/>
              </w:rPr>
              <w:t>How many goats does your household own? (</w:t>
            </w:r>
            <w:r w:rsidR="00F47D62" w:rsidRPr="00BE068B">
              <w:rPr>
                <w:b/>
                <w:w w:val="105"/>
              </w:rPr>
              <w:t>goats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(integer)</w:t>
            </w:r>
          </w:p>
        </w:tc>
      </w:tr>
      <w:tr w:rsidR="00F47D62" w:rsidRPr="00C755D3" w14:paraId="3EEC5ABA" w14:textId="77777777" w:rsidTr="0061392C">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56E6AF8F" w:rsidR="00F47D62" w:rsidRPr="00BE068B" w:rsidRDefault="00DC3C6C" w:rsidP="00F4369D">
            <w:pPr>
              <w:kinsoku w:val="0"/>
              <w:overflowPunct w:val="0"/>
              <w:spacing w:afterLines="20" w:after="48" w:line="240" w:lineRule="auto"/>
              <w:contextualSpacing/>
              <w:rPr>
                <w:w w:val="105"/>
              </w:rPr>
            </w:pPr>
            <w:r>
              <w:rPr>
                <w:w w:val="105"/>
              </w:rPr>
              <w:t>P6</w:t>
            </w:r>
            <w:r w:rsidR="00F47D62">
              <w:rPr>
                <w:w w:val="105"/>
              </w:rPr>
              <w:t xml:space="preserve">. </w:t>
            </w:r>
            <w:r w:rsidR="00F47D62" w:rsidRPr="00BE068B">
              <w:rPr>
                <w:w w:val="105"/>
              </w:rPr>
              <w:t>How many pigs does your household own? (</w:t>
            </w:r>
            <w:r w:rsidR="00F47D62" w:rsidRPr="00BE068B">
              <w:rPr>
                <w:b/>
                <w:w w:val="105"/>
              </w:rPr>
              <w:t>pigs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DC3C6C">
        <w:trPr>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bottom w:val="single" w:sz="4" w:space="0" w:color="auto"/>
              <w:right w:val="single" w:sz="18" w:space="0" w:color="000000" w:themeColor="accent3"/>
            </w:tcBorders>
            <w:vAlign w:val="center"/>
          </w:tcPr>
          <w:p w14:paraId="11372340" w14:textId="53C21DF1" w:rsidR="00F47D62" w:rsidRPr="00BE068B" w:rsidRDefault="00DC3C6C" w:rsidP="00F4369D">
            <w:pPr>
              <w:kinsoku w:val="0"/>
              <w:overflowPunct w:val="0"/>
              <w:spacing w:afterLines="20" w:after="48" w:line="240" w:lineRule="auto"/>
              <w:contextualSpacing/>
              <w:rPr>
                <w:w w:val="105"/>
              </w:rPr>
            </w:pPr>
            <w:r>
              <w:rPr>
                <w:w w:val="105"/>
              </w:rPr>
              <w:t>P7</w:t>
            </w:r>
            <w:r w:rsidR="00F47D62">
              <w:rPr>
                <w:w w:val="105"/>
              </w:rPr>
              <w:t xml:space="preserve">. </w:t>
            </w:r>
            <w:r w:rsidR="00F47D62" w:rsidRPr="00BE068B">
              <w:rPr>
                <w:w w:val="105"/>
              </w:rPr>
              <w:t>How many rabbits does your household own? (</w:t>
            </w:r>
            <w:r w:rsidR="00F47D62" w:rsidRPr="00BE068B">
              <w:rPr>
                <w:b/>
                <w:w w:val="105"/>
              </w:rPr>
              <w:t>rabbits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61392C" w:rsidRPr="00C755D3" w14:paraId="235824E2" w14:textId="77777777" w:rsidTr="00DC3C6C">
        <w:trPr>
          <w:jc w:val="center"/>
        </w:trPr>
        <w:tc>
          <w:tcPr>
            <w:tcW w:w="360" w:type="dxa"/>
            <w:vAlign w:val="center"/>
          </w:tcPr>
          <w:p w14:paraId="27FBC7FF" w14:textId="77777777" w:rsidR="0061392C" w:rsidRPr="00BE068B" w:rsidRDefault="0061392C" w:rsidP="00F4369D">
            <w:pPr>
              <w:kinsoku w:val="0"/>
              <w:overflowPunct w:val="0"/>
              <w:spacing w:afterLines="20" w:after="48" w:line="240" w:lineRule="auto"/>
              <w:contextualSpacing/>
              <w:rPr>
                <w:w w:val="105"/>
              </w:rPr>
            </w:pPr>
          </w:p>
        </w:tc>
        <w:tc>
          <w:tcPr>
            <w:tcW w:w="5357" w:type="dxa"/>
            <w:tcBorders>
              <w:right w:val="nil"/>
            </w:tcBorders>
            <w:vAlign w:val="center"/>
          </w:tcPr>
          <w:p w14:paraId="5F798FA6" w14:textId="7E0F036B" w:rsidR="0061392C" w:rsidRDefault="00DC3C6C" w:rsidP="00F4369D">
            <w:pPr>
              <w:kinsoku w:val="0"/>
              <w:overflowPunct w:val="0"/>
              <w:spacing w:afterLines="20" w:after="48" w:line="240" w:lineRule="auto"/>
              <w:contextualSpacing/>
              <w:rPr>
                <w:w w:val="105"/>
              </w:rPr>
            </w:pPr>
            <w:r>
              <w:rPr>
                <w:w w:val="105"/>
              </w:rPr>
              <w:t>P8</w:t>
            </w:r>
            <w:r w:rsidR="008E6C52">
              <w:rPr>
                <w:w w:val="105"/>
              </w:rPr>
              <w:t>.</w:t>
            </w:r>
            <w:r w:rsidR="0061392C">
              <w:rPr>
                <w:w w:val="105"/>
              </w:rPr>
              <w:t xml:space="preserve"> Do any of your livestock graze in the forest? </w:t>
            </w:r>
          </w:p>
        </w:tc>
        <w:tc>
          <w:tcPr>
            <w:tcW w:w="1676" w:type="dxa"/>
            <w:tcBorders>
              <w:left w:val="nil"/>
              <w:right w:val="single" w:sz="18" w:space="0" w:color="000000" w:themeColor="accent3"/>
            </w:tcBorders>
            <w:vAlign w:val="center"/>
          </w:tcPr>
          <w:p w14:paraId="5588C485" w14:textId="77777777" w:rsidR="0061392C" w:rsidRDefault="0061392C" w:rsidP="00F4369D">
            <w:pPr>
              <w:kinsoku w:val="0"/>
              <w:overflowPunct w:val="0"/>
              <w:spacing w:afterLines="20" w:after="48" w:line="240" w:lineRule="auto"/>
              <w:contextualSpacing/>
              <w:rPr>
                <w:w w:val="105"/>
              </w:rPr>
            </w:pPr>
            <w:r>
              <w:rPr>
                <w:w w:val="105"/>
              </w:rPr>
              <w:t>0=No</w:t>
            </w:r>
          </w:p>
          <w:p w14:paraId="01345689" w14:textId="3364DDD0" w:rsidR="0061392C" w:rsidRDefault="0061392C" w:rsidP="00F4369D">
            <w:pPr>
              <w:kinsoku w:val="0"/>
              <w:overflowPunct w:val="0"/>
              <w:spacing w:afterLines="20" w:after="48" w:line="240" w:lineRule="auto"/>
              <w:contextualSpacing/>
              <w:rPr>
                <w:w w:val="105"/>
              </w:rPr>
            </w:pPr>
            <w:r>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D532F" w:rsidRDefault="0061392C" w:rsidP="00F85A49">
            <w:pPr>
              <w:pStyle w:val="NoSpacing"/>
              <w:rPr>
                <w:i/>
              </w:rPr>
            </w:pPr>
            <w:r>
              <w:rPr>
                <w:i/>
              </w:rPr>
              <w:t>(code)</w:t>
            </w:r>
          </w:p>
        </w:tc>
      </w:tr>
    </w:tbl>
    <w:p w14:paraId="4A633D74" w14:textId="1CA63818" w:rsidR="008E76B9" w:rsidRDefault="00BC052C" w:rsidP="00F85A49">
      <w:pPr>
        <w:pStyle w:val="Heading3"/>
        <w:spacing w:line="240" w:lineRule="auto"/>
      </w:pPr>
      <w:r>
        <w:rPr>
          <w:caps w:val="0"/>
        </w:rPr>
        <w:t>SECTION Q</w:t>
      </w:r>
      <w:r w:rsidR="00701E1C"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709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tblGrid>
      <w:tr w:rsidR="00B9294D" w:rsidRPr="00B07384" w14:paraId="158C8EDB" w14:textId="77777777" w:rsidTr="00B9294D">
        <w:trPr>
          <w:trHeight w:val="20"/>
        </w:trPr>
        <w:tc>
          <w:tcPr>
            <w:tcW w:w="720" w:type="dxa"/>
          </w:tcPr>
          <w:p w14:paraId="1EF838F9" w14:textId="77777777" w:rsidR="00B9294D" w:rsidRPr="00B07384" w:rsidRDefault="00B9294D"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4455" w:type="dxa"/>
          </w:tcPr>
          <w:p w14:paraId="33AE69A5" w14:textId="77777777" w:rsidR="00B9294D" w:rsidRPr="00B07384" w:rsidRDefault="00B9294D"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9294D" w:rsidRPr="00B07384" w:rsidRDefault="00B9294D"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1922" w:type="dxa"/>
          </w:tcPr>
          <w:p w14:paraId="3A40E085" w14:textId="0655AC46" w:rsidR="00B9294D" w:rsidRPr="00F93759" w:rsidRDefault="00B9294D" w:rsidP="00F4369D">
            <w:pPr>
              <w:kinsoku w:val="0"/>
              <w:overflowPunct w:val="0"/>
              <w:spacing w:afterLines="20" w:after="48" w:line="240" w:lineRule="auto"/>
              <w:ind w:left="119"/>
              <w:rPr>
                <w:rFonts w:eastAsia="Calibri" w:cs="Times New Roman"/>
                <w:w w:val="105"/>
              </w:rPr>
            </w:pPr>
            <w:r>
              <w:rPr>
                <w:rFonts w:eastAsia="Calibri" w:cs="Times New Roman"/>
                <w:w w:val="105"/>
              </w:rPr>
              <w:t>Do</w:t>
            </w:r>
            <w:r w:rsidRPr="00F93759">
              <w:rPr>
                <w:rFonts w:eastAsia="Calibri" w:cs="Times New Roman"/>
                <w:w w:val="105"/>
              </w:rPr>
              <w:t xml:space="preserve"> you currently own?</w:t>
            </w:r>
          </w:p>
          <w:p w14:paraId="65F2145F" w14:textId="2A20CC86" w:rsidR="00B9294D" w:rsidRPr="00B07384" w:rsidRDefault="00B9294D"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Pr>
                <w:rFonts w:eastAsia="Calibri" w:cs="Times New Roman"/>
                <w:w w:val="105"/>
              </w:rPr>
              <w:t>${item}_</w:t>
            </w:r>
            <w:r w:rsidRPr="00B07384">
              <w:rPr>
                <w:rFonts w:eastAsia="Calibri" w:cs="Times New Roman"/>
                <w:b/>
                <w:w w:val="105"/>
              </w:rPr>
              <w:t>now</w:t>
            </w:r>
            <w:r w:rsidRPr="00B07384">
              <w:rPr>
                <w:rFonts w:eastAsia="Calibri" w:cs="Times New Roman"/>
                <w:w w:val="105"/>
              </w:rPr>
              <w:t>)</w:t>
            </w:r>
          </w:p>
        </w:tc>
      </w:tr>
      <w:tr w:rsidR="00B9294D" w:rsidRPr="00B07384" w14:paraId="0B52CAF5" w14:textId="77777777" w:rsidTr="00B9294D">
        <w:trPr>
          <w:trHeight w:val="20"/>
        </w:trPr>
        <w:tc>
          <w:tcPr>
            <w:tcW w:w="720" w:type="dxa"/>
          </w:tcPr>
          <w:p w14:paraId="4C5115F0" w14:textId="62A74FFB"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w:t>
            </w:r>
          </w:p>
        </w:tc>
        <w:tc>
          <w:tcPr>
            <w:tcW w:w="4455" w:type="dxa"/>
          </w:tcPr>
          <w:p w14:paraId="5DC382BC"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1922" w:type="dxa"/>
          </w:tcPr>
          <w:p w14:paraId="307B4B6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7F8AC12" w14:textId="77777777" w:rsidTr="00B9294D">
        <w:trPr>
          <w:trHeight w:val="20"/>
        </w:trPr>
        <w:tc>
          <w:tcPr>
            <w:tcW w:w="720" w:type="dxa"/>
          </w:tcPr>
          <w:p w14:paraId="0240D2B4" w14:textId="4C7E6C3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2</w:t>
            </w:r>
          </w:p>
        </w:tc>
        <w:tc>
          <w:tcPr>
            <w:tcW w:w="4455" w:type="dxa"/>
          </w:tcPr>
          <w:p w14:paraId="0BDFF1A0"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1922" w:type="dxa"/>
          </w:tcPr>
          <w:p w14:paraId="29453D6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5A33B458" w14:textId="77777777" w:rsidTr="00B9294D">
        <w:trPr>
          <w:trHeight w:val="20"/>
        </w:trPr>
        <w:tc>
          <w:tcPr>
            <w:tcW w:w="720" w:type="dxa"/>
          </w:tcPr>
          <w:p w14:paraId="69EDD340" w14:textId="63E4A3FA"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3</w:t>
            </w:r>
          </w:p>
        </w:tc>
        <w:tc>
          <w:tcPr>
            <w:tcW w:w="4455" w:type="dxa"/>
          </w:tcPr>
          <w:p w14:paraId="63CE3E9A"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1922" w:type="dxa"/>
          </w:tcPr>
          <w:p w14:paraId="7A44798D"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72E5F9E0" w14:textId="77777777" w:rsidTr="00B9294D">
        <w:trPr>
          <w:trHeight w:val="20"/>
        </w:trPr>
        <w:tc>
          <w:tcPr>
            <w:tcW w:w="720" w:type="dxa"/>
          </w:tcPr>
          <w:p w14:paraId="0C9A8603" w14:textId="1118904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4</w:t>
            </w:r>
          </w:p>
        </w:tc>
        <w:tc>
          <w:tcPr>
            <w:tcW w:w="4455" w:type="dxa"/>
          </w:tcPr>
          <w:p w14:paraId="1F13E61A"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1922" w:type="dxa"/>
          </w:tcPr>
          <w:p w14:paraId="596F3216"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0C39266" w14:textId="77777777" w:rsidTr="00B9294D">
        <w:trPr>
          <w:trHeight w:val="20"/>
        </w:trPr>
        <w:tc>
          <w:tcPr>
            <w:tcW w:w="720" w:type="dxa"/>
          </w:tcPr>
          <w:p w14:paraId="7BB00C6B" w14:textId="70B33B97"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5</w:t>
            </w:r>
          </w:p>
        </w:tc>
        <w:tc>
          <w:tcPr>
            <w:tcW w:w="4455" w:type="dxa"/>
          </w:tcPr>
          <w:p w14:paraId="2BD9636D"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1922" w:type="dxa"/>
          </w:tcPr>
          <w:p w14:paraId="4DC81E7E"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12BA4AD3" w14:textId="77777777" w:rsidTr="00B9294D">
        <w:trPr>
          <w:trHeight w:val="20"/>
        </w:trPr>
        <w:tc>
          <w:tcPr>
            <w:tcW w:w="720" w:type="dxa"/>
          </w:tcPr>
          <w:p w14:paraId="49D4464B" w14:textId="59BBB77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6</w:t>
            </w:r>
          </w:p>
        </w:tc>
        <w:tc>
          <w:tcPr>
            <w:tcW w:w="4455" w:type="dxa"/>
          </w:tcPr>
          <w:p w14:paraId="6F999305"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1922" w:type="dxa"/>
          </w:tcPr>
          <w:p w14:paraId="71AA169B"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106D4091" w14:textId="77777777" w:rsidTr="00B9294D">
        <w:trPr>
          <w:trHeight w:val="20"/>
        </w:trPr>
        <w:tc>
          <w:tcPr>
            <w:tcW w:w="720" w:type="dxa"/>
          </w:tcPr>
          <w:p w14:paraId="0FD52A2A" w14:textId="38F423F2"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7</w:t>
            </w:r>
          </w:p>
        </w:tc>
        <w:tc>
          <w:tcPr>
            <w:tcW w:w="4455" w:type="dxa"/>
          </w:tcPr>
          <w:p w14:paraId="7FBF58DB"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1922" w:type="dxa"/>
          </w:tcPr>
          <w:p w14:paraId="6AC0D453"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2AA53D0" w14:textId="77777777" w:rsidTr="00B9294D">
        <w:trPr>
          <w:trHeight w:val="20"/>
        </w:trPr>
        <w:tc>
          <w:tcPr>
            <w:tcW w:w="720" w:type="dxa"/>
          </w:tcPr>
          <w:p w14:paraId="4A52B100" w14:textId="3298912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8</w:t>
            </w:r>
          </w:p>
        </w:tc>
        <w:tc>
          <w:tcPr>
            <w:tcW w:w="4455" w:type="dxa"/>
          </w:tcPr>
          <w:p w14:paraId="615D31ED"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1922" w:type="dxa"/>
          </w:tcPr>
          <w:p w14:paraId="4F5144A3"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204A7027" w14:textId="77777777" w:rsidTr="00B9294D">
        <w:trPr>
          <w:trHeight w:val="20"/>
        </w:trPr>
        <w:tc>
          <w:tcPr>
            <w:tcW w:w="720" w:type="dxa"/>
          </w:tcPr>
          <w:p w14:paraId="5B5E07D6" w14:textId="518896A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9</w:t>
            </w:r>
          </w:p>
        </w:tc>
        <w:tc>
          <w:tcPr>
            <w:tcW w:w="4455" w:type="dxa"/>
          </w:tcPr>
          <w:p w14:paraId="415F7C34"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1922" w:type="dxa"/>
          </w:tcPr>
          <w:p w14:paraId="072CB11C"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2F2C25E" w14:textId="77777777" w:rsidTr="00B9294D">
        <w:trPr>
          <w:trHeight w:val="20"/>
        </w:trPr>
        <w:tc>
          <w:tcPr>
            <w:tcW w:w="720" w:type="dxa"/>
          </w:tcPr>
          <w:p w14:paraId="62BD5844" w14:textId="168743B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10</w:t>
            </w:r>
          </w:p>
        </w:tc>
        <w:tc>
          <w:tcPr>
            <w:tcW w:w="4455" w:type="dxa"/>
          </w:tcPr>
          <w:p w14:paraId="14F00937"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1922" w:type="dxa"/>
          </w:tcPr>
          <w:p w14:paraId="579E34A8"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FD25DA8" w14:textId="77777777" w:rsidTr="00B9294D">
        <w:trPr>
          <w:trHeight w:val="20"/>
        </w:trPr>
        <w:tc>
          <w:tcPr>
            <w:tcW w:w="720" w:type="dxa"/>
          </w:tcPr>
          <w:p w14:paraId="36172F18" w14:textId="522EB71F"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11</w:t>
            </w:r>
          </w:p>
        </w:tc>
        <w:tc>
          <w:tcPr>
            <w:tcW w:w="4455" w:type="dxa"/>
          </w:tcPr>
          <w:p w14:paraId="3276863C" w14:textId="5778CDB9" w:rsidR="00B9294D" w:rsidRPr="00B07384" w:rsidRDefault="00B9294D" w:rsidP="0060120B">
            <w:pPr>
              <w:spacing w:afterLines="20" w:after="48" w:line="240" w:lineRule="auto"/>
              <w:ind w:left="119"/>
              <w:contextualSpacing/>
              <w:rPr>
                <w:rFonts w:eastAsia="Calibri" w:cs="Times New Roman"/>
                <w:w w:val="105"/>
              </w:rPr>
            </w:pPr>
            <w:r>
              <w:rPr>
                <w:rFonts w:eastAsia="Calibri" w:cs="Times New Roman"/>
                <w:w w:val="105"/>
              </w:rPr>
              <w:t>P</w:t>
            </w:r>
            <w:r w:rsidRPr="00B07384">
              <w:rPr>
                <w:rFonts w:eastAsia="Calibri" w:cs="Times New Roman"/>
                <w:w w:val="105"/>
              </w:rPr>
              <w:t>ick axe (pickax)</w:t>
            </w:r>
          </w:p>
        </w:tc>
        <w:tc>
          <w:tcPr>
            <w:tcW w:w="1922" w:type="dxa"/>
          </w:tcPr>
          <w:p w14:paraId="08088677"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4A0CDEEE" w14:textId="77777777" w:rsidTr="00B9294D">
        <w:trPr>
          <w:trHeight w:val="20"/>
        </w:trPr>
        <w:tc>
          <w:tcPr>
            <w:tcW w:w="720" w:type="dxa"/>
          </w:tcPr>
          <w:p w14:paraId="145FA204" w14:textId="552E5A4D"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w:t>
            </w:r>
            <w:r>
              <w:rPr>
                <w:rFonts w:eastAsia="Calibri" w:cs="Times New Roman"/>
                <w:w w:val="105"/>
              </w:rPr>
              <w:t>2</w:t>
            </w:r>
          </w:p>
        </w:tc>
        <w:tc>
          <w:tcPr>
            <w:tcW w:w="4455" w:type="dxa"/>
          </w:tcPr>
          <w:p w14:paraId="33D73ED5" w14:textId="5679F0FD" w:rsidR="00B9294D" w:rsidRPr="00B07384" w:rsidRDefault="00B9294D" w:rsidP="006438C7">
            <w:pPr>
              <w:spacing w:afterLines="20" w:after="48" w:line="240" w:lineRule="auto"/>
              <w:ind w:left="119"/>
              <w:contextualSpacing/>
              <w:rPr>
                <w:rFonts w:eastAsia="Calibri" w:cs="Times New Roman"/>
                <w:w w:val="105"/>
              </w:rPr>
            </w:pPr>
            <w:r w:rsidRPr="00B07384">
              <w:rPr>
                <w:rFonts w:eastAsia="Calibri" w:cs="Times New Roman"/>
                <w:w w:val="105"/>
              </w:rPr>
              <w:t>Wheel barrow (</w:t>
            </w:r>
            <w:proofErr w:type="spellStart"/>
            <w:r w:rsidRPr="00B07384">
              <w:rPr>
                <w:rFonts w:eastAsia="Calibri" w:cs="Times New Roman"/>
                <w:b/>
                <w:w w:val="105"/>
              </w:rPr>
              <w:t>wbarrow</w:t>
            </w:r>
            <w:proofErr w:type="spellEnd"/>
            <w:r w:rsidRPr="00B07384">
              <w:rPr>
                <w:rFonts w:eastAsia="Calibri" w:cs="Times New Roman"/>
                <w:w w:val="105"/>
              </w:rPr>
              <w:t>)</w:t>
            </w:r>
          </w:p>
        </w:tc>
        <w:tc>
          <w:tcPr>
            <w:tcW w:w="1922" w:type="dxa"/>
          </w:tcPr>
          <w:p w14:paraId="639240E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2AE3F4A2" w14:textId="77777777" w:rsidTr="00B9294D">
        <w:trPr>
          <w:trHeight w:val="20"/>
        </w:trPr>
        <w:tc>
          <w:tcPr>
            <w:tcW w:w="720" w:type="dxa"/>
          </w:tcPr>
          <w:p w14:paraId="6AD137C9" w14:textId="148E9F83"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Q13</w:t>
            </w:r>
          </w:p>
        </w:tc>
        <w:tc>
          <w:tcPr>
            <w:tcW w:w="4455" w:type="dxa"/>
          </w:tcPr>
          <w:p w14:paraId="7756065D" w14:textId="049E7365" w:rsidR="00B9294D" w:rsidRPr="00B07384" w:rsidRDefault="00B9294D" w:rsidP="00211D10">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Pr>
                <w:rFonts w:eastAsia="Calibri" w:cs="Times New Roman"/>
                <w:b/>
                <w:w w:val="105"/>
              </w:rPr>
              <w:t>dripirrset</w:t>
            </w:r>
            <w:proofErr w:type="spellEnd"/>
            <w:r w:rsidRPr="00B07384">
              <w:rPr>
                <w:rFonts w:eastAsia="Calibri" w:cs="Times New Roman"/>
                <w:w w:val="105"/>
              </w:rPr>
              <w:t>)</w:t>
            </w:r>
          </w:p>
        </w:tc>
        <w:tc>
          <w:tcPr>
            <w:tcW w:w="1922" w:type="dxa"/>
          </w:tcPr>
          <w:p w14:paraId="3A3F10CD"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7F2F73B8" w14:textId="77777777" w:rsidTr="00B9294D">
        <w:trPr>
          <w:trHeight w:val="20"/>
        </w:trPr>
        <w:tc>
          <w:tcPr>
            <w:tcW w:w="720" w:type="dxa"/>
          </w:tcPr>
          <w:p w14:paraId="062CBFC0" w14:textId="6D858F99"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Q14</w:t>
            </w:r>
          </w:p>
        </w:tc>
        <w:tc>
          <w:tcPr>
            <w:tcW w:w="4455" w:type="dxa"/>
          </w:tcPr>
          <w:p w14:paraId="7DC4D481"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1922" w:type="dxa"/>
          </w:tcPr>
          <w:p w14:paraId="03195C1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157EDBB" w14:textId="77777777" w:rsidTr="00B9294D">
        <w:trPr>
          <w:trHeight w:val="20"/>
        </w:trPr>
        <w:tc>
          <w:tcPr>
            <w:tcW w:w="720" w:type="dxa"/>
          </w:tcPr>
          <w:p w14:paraId="5A774A03" w14:textId="260369DA"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Q15</w:t>
            </w:r>
          </w:p>
        </w:tc>
        <w:tc>
          <w:tcPr>
            <w:tcW w:w="4455" w:type="dxa"/>
          </w:tcPr>
          <w:p w14:paraId="2D5F2BC9" w14:textId="50555776" w:rsidR="00B9294D" w:rsidRPr="00211D10"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r>
              <w:rPr>
                <w:rFonts w:eastAsia="Calibri" w:cs="Times New Roman"/>
                <w:w w:val="105"/>
              </w:rPr>
              <w:t>/brazier (</w:t>
            </w:r>
            <w:r>
              <w:rPr>
                <w:rFonts w:eastAsia="Calibri" w:cs="Times New Roman"/>
                <w:b/>
                <w:w w:val="105"/>
              </w:rPr>
              <w:t>woodstove</w:t>
            </w:r>
            <w:r>
              <w:rPr>
                <w:rFonts w:eastAsia="Calibri" w:cs="Times New Roman"/>
                <w:w w:val="105"/>
              </w:rPr>
              <w:t>)</w:t>
            </w:r>
          </w:p>
        </w:tc>
        <w:tc>
          <w:tcPr>
            <w:tcW w:w="1922" w:type="dxa"/>
          </w:tcPr>
          <w:p w14:paraId="371F779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A006498" w14:textId="77777777" w:rsidTr="00B9294D">
        <w:trPr>
          <w:trHeight w:val="20"/>
        </w:trPr>
        <w:tc>
          <w:tcPr>
            <w:tcW w:w="720" w:type="dxa"/>
          </w:tcPr>
          <w:p w14:paraId="05480B82" w14:textId="1D4F78FA"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Q16</w:t>
            </w:r>
          </w:p>
        </w:tc>
        <w:tc>
          <w:tcPr>
            <w:tcW w:w="4455" w:type="dxa"/>
          </w:tcPr>
          <w:p w14:paraId="37EE3545" w14:textId="3BF7EB7E"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r>
              <w:rPr>
                <w:rFonts w:eastAsia="Calibri" w:cs="Times New Roman"/>
                <w:w w:val="105"/>
              </w:rPr>
              <w:t xml:space="preserve"> (</w:t>
            </w:r>
            <w:proofErr w:type="spellStart"/>
            <w:r w:rsidRPr="00211D10">
              <w:rPr>
                <w:rFonts w:eastAsia="Calibri" w:cs="Times New Roman"/>
                <w:b/>
                <w:w w:val="105"/>
              </w:rPr>
              <w:t>pcooker</w:t>
            </w:r>
            <w:proofErr w:type="spellEnd"/>
            <w:r>
              <w:rPr>
                <w:rFonts w:eastAsia="Calibri" w:cs="Times New Roman"/>
                <w:w w:val="105"/>
              </w:rPr>
              <w:t>)</w:t>
            </w:r>
          </w:p>
        </w:tc>
        <w:tc>
          <w:tcPr>
            <w:tcW w:w="1922" w:type="dxa"/>
          </w:tcPr>
          <w:p w14:paraId="487E770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5DA00C35" w14:textId="77777777" w:rsidTr="00B9294D">
        <w:trPr>
          <w:trHeight w:val="20"/>
        </w:trPr>
        <w:tc>
          <w:tcPr>
            <w:tcW w:w="720" w:type="dxa"/>
          </w:tcPr>
          <w:p w14:paraId="2C2002EC" w14:textId="3751875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Q17</w:t>
            </w:r>
          </w:p>
        </w:tc>
        <w:tc>
          <w:tcPr>
            <w:tcW w:w="4455" w:type="dxa"/>
          </w:tcPr>
          <w:p w14:paraId="631CDA32" w14:textId="058AE175"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Canoe</w:t>
            </w:r>
            <w:r>
              <w:rPr>
                <w:rFonts w:eastAsia="Calibri" w:cs="Times New Roman"/>
                <w:w w:val="105"/>
              </w:rPr>
              <w:t xml:space="preserve"> (</w:t>
            </w:r>
            <w:r>
              <w:rPr>
                <w:rFonts w:eastAsia="Calibri" w:cs="Times New Roman"/>
                <w:b/>
                <w:w w:val="105"/>
              </w:rPr>
              <w:t>canoe</w:t>
            </w:r>
            <w:r>
              <w:rPr>
                <w:rFonts w:eastAsia="Calibri" w:cs="Times New Roman"/>
                <w:w w:val="105"/>
              </w:rPr>
              <w:t>)</w:t>
            </w:r>
          </w:p>
        </w:tc>
        <w:tc>
          <w:tcPr>
            <w:tcW w:w="1922" w:type="dxa"/>
          </w:tcPr>
          <w:p w14:paraId="64EB8E6C"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4DFB9CAB" w14:textId="77777777" w:rsidTr="00B9294D">
        <w:trPr>
          <w:trHeight w:val="20"/>
        </w:trPr>
        <w:tc>
          <w:tcPr>
            <w:tcW w:w="720" w:type="dxa"/>
          </w:tcPr>
          <w:p w14:paraId="5B7B2492" w14:textId="008FD310" w:rsidR="00B9294D"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Q18</w:t>
            </w:r>
          </w:p>
        </w:tc>
        <w:tc>
          <w:tcPr>
            <w:tcW w:w="4455" w:type="dxa"/>
          </w:tcPr>
          <w:p w14:paraId="1E36EBF4" w14:textId="49DFDDA6" w:rsidR="00B9294D" w:rsidRPr="00B07384" w:rsidRDefault="00B9294D" w:rsidP="00F4369D">
            <w:pPr>
              <w:spacing w:afterLines="20" w:after="48" w:line="240" w:lineRule="auto"/>
              <w:ind w:left="119"/>
              <w:contextualSpacing/>
              <w:rPr>
                <w:rFonts w:eastAsia="Calibri" w:cs="Times New Roman"/>
                <w:w w:val="105"/>
              </w:rPr>
            </w:pPr>
            <w:r>
              <w:rPr>
                <w:rFonts w:eastAsia="Calibri" w:cs="Times New Roman"/>
                <w:w w:val="105"/>
              </w:rPr>
              <w:t>Sewing machine (</w:t>
            </w:r>
            <w:proofErr w:type="spellStart"/>
            <w:r>
              <w:rPr>
                <w:rFonts w:eastAsia="Calibri" w:cs="Times New Roman"/>
                <w:b/>
                <w:w w:val="105"/>
              </w:rPr>
              <w:t>sewmach</w:t>
            </w:r>
            <w:proofErr w:type="spellEnd"/>
            <w:r>
              <w:rPr>
                <w:rFonts w:eastAsia="Calibri" w:cs="Times New Roman"/>
                <w:w w:val="105"/>
              </w:rPr>
              <w:t>)</w:t>
            </w:r>
          </w:p>
        </w:tc>
        <w:tc>
          <w:tcPr>
            <w:tcW w:w="1922" w:type="dxa"/>
          </w:tcPr>
          <w:p w14:paraId="3C06AD3B"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28D91D1" w14:textId="77777777" w:rsidTr="00B9294D">
        <w:trPr>
          <w:trHeight w:val="20"/>
        </w:trPr>
        <w:tc>
          <w:tcPr>
            <w:tcW w:w="720" w:type="dxa"/>
          </w:tcPr>
          <w:p w14:paraId="178C3320" w14:textId="18B6A2E2" w:rsidR="00B9294D"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Q18b</w:t>
            </w:r>
          </w:p>
        </w:tc>
        <w:tc>
          <w:tcPr>
            <w:tcW w:w="4455" w:type="dxa"/>
          </w:tcPr>
          <w:p w14:paraId="789208F2" w14:textId="37E0A186" w:rsidR="00B9294D" w:rsidRDefault="00B9294D" w:rsidP="00F4369D">
            <w:pPr>
              <w:spacing w:afterLines="20" w:after="48" w:line="240" w:lineRule="auto"/>
              <w:ind w:left="119"/>
              <w:contextualSpacing/>
              <w:rPr>
                <w:rFonts w:eastAsia="Calibri" w:cs="Times New Roman"/>
                <w:w w:val="105"/>
              </w:rPr>
            </w:pPr>
            <w:r>
              <w:rPr>
                <w:rFonts w:eastAsia="Calibri" w:cs="Times New Roman"/>
                <w:w w:val="105"/>
              </w:rPr>
              <w:t>Hand Hoe</w:t>
            </w:r>
          </w:p>
        </w:tc>
        <w:tc>
          <w:tcPr>
            <w:tcW w:w="1922" w:type="dxa"/>
          </w:tcPr>
          <w:p w14:paraId="156E2035" w14:textId="77777777" w:rsidR="00B9294D" w:rsidRPr="00B07384" w:rsidRDefault="00B9294D"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5891"/>
        <w:gridCol w:w="2816"/>
      </w:tblGrid>
      <w:tr w:rsidR="006B4856" w:rsidRPr="009A0C98" w14:paraId="04D8A9A9" w14:textId="77777777" w:rsidTr="00CF545B">
        <w:tc>
          <w:tcPr>
            <w:tcW w:w="967" w:type="dxa"/>
          </w:tcPr>
          <w:p w14:paraId="3DF6E783" w14:textId="0708EF99" w:rsidR="006B4856" w:rsidRPr="00CF545B"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CF545B" w:rsidRPr="00CF545B">
              <w:rPr>
                <w:rFonts w:eastAsia="Calibri" w:cs="Times New Roman"/>
                <w:w w:val="105"/>
              </w:rPr>
              <w:t>19</w:t>
            </w:r>
          </w:p>
        </w:tc>
        <w:tc>
          <w:tcPr>
            <w:tcW w:w="5891" w:type="dxa"/>
          </w:tcPr>
          <w:p w14:paraId="1E9246C5" w14:textId="77777777" w:rsidR="006B4856" w:rsidRDefault="00CF545B" w:rsidP="00631C28">
            <w:pPr>
              <w:pStyle w:val="NoSpacing"/>
              <w:rPr>
                <w:w w:val="105"/>
              </w:rPr>
            </w:pPr>
            <w:r w:rsidRPr="00BE068B">
              <w:rPr>
                <w:w w:val="105"/>
              </w:rPr>
              <w:t>How many m</w:t>
            </w:r>
            <w:r>
              <w:rPr>
                <w:w w:val="105"/>
              </w:rPr>
              <w:t xml:space="preserve">eals did your household eat </w:t>
            </w:r>
            <w:r w:rsidR="00602EFE">
              <w:rPr>
                <w:w w:val="105"/>
              </w:rPr>
              <w:t xml:space="preserve">meat </w:t>
            </w:r>
            <w:r>
              <w:rPr>
                <w:w w:val="105"/>
              </w:rPr>
              <w:t>the following</w:t>
            </w:r>
            <w:r w:rsidRPr="00BE068B">
              <w:rPr>
                <w:w w:val="105"/>
              </w:rPr>
              <w:t xml:space="preserve"> in the last 7 days? (</w:t>
            </w:r>
            <w:r w:rsidRPr="00BE068B">
              <w:rPr>
                <w:b/>
                <w:w w:val="105"/>
              </w:rPr>
              <w:t>meals</w:t>
            </w:r>
            <w:r w:rsidRPr="00BE068B">
              <w:rPr>
                <w:w w:val="105"/>
              </w:rPr>
              <w:t>)</w:t>
            </w:r>
          </w:p>
          <w:p w14:paraId="7A4AD439" w14:textId="0607D020" w:rsidR="00B90E4B" w:rsidRPr="006A0DFD" w:rsidRDefault="00B90E4B" w:rsidP="00B90E4B">
            <w:pPr>
              <w:pStyle w:val="NoSpacing"/>
              <w:rPr>
                <w:i/>
                <w:w w:val="105"/>
              </w:rPr>
            </w:pPr>
            <w:ins w:id="17" w:author="Stephanie Fenner" w:date="2015-03-10T05:46:00Z">
              <w:r w:rsidRPr="006A0DFD">
                <w:rPr>
                  <w:i/>
                  <w:w w:val="105"/>
                </w:rPr>
                <w:t xml:space="preserve">Enumerator: Please define meat as beef, chicken, fish, pork, </w:t>
              </w:r>
            </w:ins>
            <w:ins w:id="18" w:author="Stephanie Fenner" w:date="2015-03-10T05:48:00Z">
              <w:r>
                <w:rPr>
                  <w:i/>
                  <w:w w:val="105"/>
                </w:rPr>
                <w:t xml:space="preserve">and </w:t>
              </w:r>
            </w:ins>
            <w:ins w:id="19" w:author="Stephanie Fenner" w:date="2015-03-10T05:46:00Z">
              <w:r w:rsidRPr="006A0DFD">
                <w:rPr>
                  <w:i/>
                  <w:w w:val="105"/>
                </w:rPr>
                <w:t>bush</w:t>
              </w:r>
            </w:ins>
            <w:r>
              <w:rPr>
                <w:i/>
                <w:w w:val="105"/>
              </w:rPr>
              <w:t xml:space="preserve"> </w:t>
            </w:r>
            <w:ins w:id="20" w:author="Stephanie Fenner" w:date="2015-03-10T05:46:00Z">
              <w:r w:rsidRPr="006A0DFD">
                <w:rPr>
                  <w:i/>
                  <w:w w:val="105"/>
                </w:rPr>
                <w:t xml:space="preserve">meat. </w:t>
              </w:r>
            </w:ins>
            <w:ins w:id="21" w:author="Stephanie Fenner" w:date="2015-03-10T05:47:00Z">
              <w:r w:rsidRPr="006A0DFD">
                <w:rPr>
                  <w:i/>
                  <w:w w:val="105"/>
                </w:rPr>
                <w:t>Do not include</w:t>
              </w:r>
            </w:ins>
            <w:ins w:id="22" w:author="Stephanie Fenner" w:date="2015-03-10T05:46:00Z">
              <w:r w:rsidRPr="006A0DFD">
                <w:rPr>
                  <w:i/>
                  <w:w w:val="105"/>
                </w:rPr>
                <w:t xml:space="preserve"> caterpillar</w:t>
              </w:r>
            </w:ins>
            <w:ins w:id="23" w:author="Stephanie Fenner" w:date="2015-03-10T05:47:00Z">
              <w:r w:rsidRPr="006A0DFD">
                <w:rPr>
                  <w:i/>
                  <w:w w:val="105"/>
                </w:rPr>
                <w:t>s</w:t>
              </w:r>
            </w:ins>
            <w:ins w:id="24" w:author="Stephanie Fenner" w:date="2015-03-10T05:46:00Z">
              <w:r w:rsidRPr="006A0DFD">
                <w:rPr>
                  <w:i/>
                  <w:w w:val="105"/>
                </w:rPr>
                <w:t>, insects, etc.</w:t>
              </w:r>
            </w:ins>
          </w:p>
          <w:p w14:paraId="441C580B" w14:textId="0C1FB7F3" w:rsidR="00B90E4B" w:rsidRPr="009A0C98" w:rsidRDefault="00B90E4B" w:rsidP="00631C28">
            <w:pPr>
              <w:pStyle w:val="NoSpacing"/>
            </w:pPr>
          </w:p>
        </w:tc>
        <w:tc>
          <w:tcPr>
            <w:tcW w:w="2816" w:type="dxa"/>
          </w:tcPr>
          <w:p w14:paraId="0E6A7477" w14:textId="7BAD9138" w:rsidR="006B4856" w:rsidRPr="00CF545B" w:rsidRDefault="00CF545B" w:rsidP="00631C28">
            <w:pPr>
              <w:pStyle w:val="NoSpacing"/>
              <w:rPr>
                <w:i/>
              </w:rPr>
            </w:pPr>
            <w:r>
              <w:rPr>
                <w:i/>
              </w:rPr>
              <w:t>(integer)</w:t>
            </w:r>
          </w:p>
        </w:tc>
      </w:tr>
    </w:tbl>
    <w:p w14:paraId="6BEB1321" w14:textId="77777777" w:rsidR="00856A82" w:rsidRDefault="00856A82" w:rsidP="00F85A49">
      <w:pPr>
        <w:pStyle w:val="NoSpacing"/>
      </w:pPr>
    </w:p>
    <w:p w14:paraId="3449BA05" w14:textId="122C1579" w:rsidR="00856A82" w:rsidRDefault="00BC052C" w:rsidP="00F85A49">
      <w:pPr>
        <w:pStyle w:val="NoSpacing"/>
      </w:pPr>
      <w:r>
        <w:t>Q</w:t>
      </w:r>
      <w:r w:rsidR="00475BCF">
        <w:t>20</w:t>
      </w:r>
      <w:r w:rsidR="00631C28">
        <w:t xml:space="preserve">. </w:t>
      </w:r>
      <w:r w:rsidR="00D03191">
        <w:t>What</w:t>
      </w:r>
      <w:r w:rsidR="009A0C98" w:rsidRPr="009A0C98">
        <w:t xml:space="preserve"> months of the year</w:t>
      </w:r>
      <w:r w:rsidR="00D03191">
        <w:t xml:space="preserve">, if any, did </w:t>
      </w:r>
      <w:r w:rsidR="009A0C98" w:rsidRPr="009A0C98">
        <w:t>your</w:t>
      </w:r>
      <w:r w:rsidR="00D03191">
        <w:t xml:space="preserve"> household experiences “hunger”? (Enter 999 if prefer not to respond)</w:t>
      </w:r>
      <w:r w:rsidR="004D0FD7">
        <w:t xml:space="preserve">  (</w:t>
      </w:r>
      <w:proofErr w:type="gramStart"/>
      <w:r w:rsidR="004D0FD7">
        <w:t>hunger</w:t>
      </w:r>
      <w:proofErr w:type="gramEnd"/>
      <w:r w:rsidR="004D0FD7">
        <w:t>)</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4B5576"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68A9BCA3" w14:textId="6ACA7FA7" w:rsidR="004B5576" w:rsidRDefault="00BC052C" w:rsidP="00F85A49">
            <w:pPr>
              <w:pStyle w:val="NoSpacing"/>
            </w:pPr>
            <w:r>
              <w:t>Q</w:t>
            </w:r>
            <w:r w:rsidR="00475BCF">
              <w:t>21</w:t>
            </w:r>
            <w:r w:rsidR="00631C28">
              <w:t xml:space="preserve">. </w:t>
            </w:r>
            <w:r w:rsidR="004B5576" w:rsidRPr="004B5576">
              <w:t>Does your household have access to clean water?</w:t>
            </w:r>
          </w:p>
          <w:p w14:paraId="223A570F" w14:textId="539A33E9" w:rsidR="004D19EC" w:rsidRPr="004B5576" w:rsidRDefault="004D19EC" w:rsidP="00F85A49">
            <w:pPr>
              <w:pStyle w:val="NoSpacing"/>
            </w:pPr>
            <w:r>
              <w:t>(</w:t>
            </w:r>
            <w:proofErr w:type="spellStart"/>
            <w:r>
              <w:t>access_water</w:t>
            </w:r>
            <w:proofErr w:type="spellEnd"/>
            <w:r>
              <w:t>)</w:t>
            </w:r>
          </w:p>
        </w:tc>
        <w:tc>
          <w:tcPr>
            <w:tcW w:w="2605"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4634CDB4" w:rsidR="004B5576" w:rsidRPr="004B5576" w:rsidRDefault="007576A0" w:rsidP="004D0FD7">
            <w:pPr>
              <w:pStyle w:val="NoSpacing"/>
            </w:pPr>
            <w:r>
              <w:rPr>
                <w:bCs/>
              </w:rPr>
              <w:t>Q</w:t>
            </w:r>
            <w:r w:rsidR="00475BCF">
              <w:rPr>
                <w:bCs/>
              </w:rPr>
              <w:t>22</w:t>
            </w:r>
            <w:r w:rsidR="00631C28">
              <w:rPr>
                <w:bCs/>
              </w:rPr>
              <w:t xml:space="preserve">. </w:t>
            </w:r>
            <w:r w:rsidR="004B5576" w:rsidRPr="004B5576">
              <w:rPr>
                <w:bCs/>
              </w:rPr>
              <w:t>Food (purchased)</w:t>
            </w:r>
            <w:r w:rsidR="0026304D">
              <w:rPr>
                <w:bCs/>
              </w:rPr>
              <w:t xml:space="preserve">  (</w:t>
            </w:r>
            <w:proofErr w:type="spellStart"/>
            <w:r w:rsidR="0026304D">
              <w:rPr>
                <w:bCs/>
              </w:rPr>
              <w:t>paid_food</w:t>
            </w:r>
            <w:proofErr w:type="spellEnd"/>
            <w:r w:rsidR="0026304D">
              <w:rPr>
                <w:bCs/>
              </w:rPr>
              <w:t>)</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6E0F57BA" w:rsidR="004B5576" w:rsidRPr="004B5576" w:rsidRDefault="007576A0" w:rsidP="00D91B15">
            <w:pPr>
              <w:pStyle w:val="NoSpacing"/>
            </w:pPr>
            <w:r>
              <w:rPr>
                <w:bCs/>
              </w:rPr>
              <w:t>Q</w:t>
            </w:r>
            <w:r w:rsidR="00475BCF">
              <w:rPr>
                <w:bCs/>
              </w:rPr>
              <w:t>23</w:t>
            </w:r>
            <w:r w:rsidR="00631C28">
              <w:rPr>
                <w:bCs/>
              </w:rPr>
              <w:t xml:space="preserve">. </w:t>
            </w:r>
            <w:r w:rsidR="004B5576" w:rsidRPr="004B5576">
              <w:rPr>
                <w:bCs/>
              </w:rPr>
              <w:t>Domestic energy</w:t>
            </w:r>
            <w:r w:rsidR="004B5576" w:rsidRPr="004B5576">
              <w:t xml:space="preserve"> </w:t>
            </w:r>
            <w:r w:rsidR="0026304D">
              <w:t xml:space="preserve">  (</w:t>
            </w:r>
            <w:proofErr w:type="spellStart"/>
            <w:r w:rsidR="0026304D">
              <w:t>paid_energy</w:t>
            </w:r>
            <w:proofErr w:type="spellEnd"/>
            <w:r w:rsidR="0026304D">
              <w:t>)</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2D44B3A1" w:rsidR="00F56726" w:rsidRPr="004B5576" w:rsidDel="003D65F2" w:rsidRDefault="007576A0" w:rsidP="00F85A49">
            <w:pPr>
              <w:pStyle w:val="NoSpacing"/>
            </w:pPr>
            <w:r>
              <w:t>Q</w:t>
            </w:r>
            <w:r w:rsidR="00475BCF">
              <w:t>24</w:t>
            </w:r>
            <w:r w:rsidR="00D91B15">
              <w:t xml:space="preserve">.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44ECA2FD" w:rsidR="00F56726" w:rsidRPr="004B5576" w:rsidDel="003D65F2" w:rsidRDefault="007576A0" w:rsidP="00F85A49">
            <w:pPr>
              <w:pStyle w:val="NoSpacing"/>
            </w:pPr>
            <w:r>
              <w:t>Q</w:t>
            </w:r>
            <w:r w:rsidR="00475BCF">
              <w:t>25</w:t>
            </w:r>
            <w:r w:rsidR="00D91B15">
              <w:t xml:space="preserve">.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35E035B0" w:rsidR="00F56726" w:rsidRPr="004B5576" w:rsidDel="003D65F2" w:rsidRDefault="007576A0" w:rsidP="00F85A49">
            <w:pPr>
              <w:pStyle w:val="NoSpacing"/>
            </w:pPr>
            <w:r>
              <w:t>Q</w:t>
            </w:r>
            <w:r w:rsidR="00475BCF">
              <w:t>26</w:t>
            </w:r>
            <w:r w:rsidR="00D91B15">
              <w:t xml:space="preserve">.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011776B0" w:rsidR="00F56726" w:rsidRPr="004B5576" w:rsidRDefault="007576A0" w:rsidP="00F85A49">
            <w:pPr>
              <w:pStyle w:val="NoSpacing"/>
            </w:pPr>
            <w:r>
              <w:t>Q</w:t>
            </w:r>
            <w:r w:rsidR="00475BCF">
              <w:t>27.</w:t>
            </w:r>
            <w:r w:rsidR="00D91B15">
              <w:t xml:space="preserve"> </w:t>
            </w:r>
            <w:r w:rsidR="00F56726" w:rsidRPr="004B5576">
              <w:t xml:space="preserve">Insecticide </w:t>
            </w:r>
            <w:r w:rsidR="001A2FDC">
              <w:t>/ Herbicide</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31A32EAE" w:rsidR="00F56726" w:rsidRPr="004B5576" w:rsidRDefault="007576A0" w:rsidP="001A2FDC">
            <w:pPr>
              <w:pStyle w:val="NoSpacing"/>
            </w:pPr>
            <w:r>
              <w:t>Q</w:t>
            </w:r>
            <w:r w:rsidR="00475BCF">
              <w:t>28</w:t>
            </w:r>
            <w:r w:rsidR="00D91B15">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bl>
    <w:p w14:paraId="6935A3E6" w14:textId="77777777" w:rsidR="00F56726" w:rsidRPr="00F56726" w:rsidRDefault="00F56726" w:rsidP="00F85A49">
      <w:pPr>
        <w:pStyle w:val="NoSpacing"/>
        <w:rPr>
          <w:b/>
        </w:rPr>
      </w:pPr>
      <w:r w:rsidRPr="00F56726">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0C65BEFB" w:rsidR="00F56726" w:rsidRPr="004B5576" w:rsidRDefault="007576A0" w:rsidP="00475BCF">
            <w:pPr>
              <w:pStyle w:val="NoSpacing"/>
            </w:pPr>
            <w:r>
              <w:t>Q</w:t>
            </w:r>
            <w:r w:rsidR="00475BCF">
              <w:t>29</w:t>
            </w:r>
            <w:r w:rsidR="00B057AA">
              <w:t xml:space="preserve">.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0EDFE9CB" w:rsidR="00F56726" w:rsidRPr="004B5576" w:rsidRDefault="007576A0" w:rsidP="00F85A49">
            <w:pPr>
              <w:pStyle w:val="NoSpacing"/>
            </w:pPr>
            <w:r>
              <w:t>Q</w:t>
            </w:r>
            <w:r w:rsidR="00475BCF">
              <w:t>30</w:t>
            </w:r>
            <w:r w:rsidR="00B057AA">
              <w:t xml:space="preserve">. </w:t>
            </w:r>
            <w:r w:rsidR="00F56726" w:rsidRPr="004B5576">
              <w:t>School</w:t>
            </w:r>
            <w:r w:rsidR="00157842">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3779AA5C" w:rsidR="00F56726" w:rsidRPr="004B5576" w:rsidRDefault="007576A0" w:rsidP="00F85A49">
            <w:pPr>
              <w:pStyle w:val="NoSpacing"/>
            </w:pPr>
            <w:r>
              <w:t>Q</w:t>
            </w:r>
            <w:r w:rsidR="00475BCF">
              <w:t>31</w:t>
            </w:r>
            <w:r w:rsidR="00B057AA">
              <w:t xml:space="preserve">.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371B20ED" w:rsidR="00F56726" w:rsidRPr="004B5576" w:rsidRDefault="007576A0" w:rsidP="00F85A49">
            <w:pPr>
              <w:pStyle w:val="NoSpacing"/>
            </w:pPr>
            <w:r>
              <w:t>Q</w:t>
            </w:r>
            <w:r w:rsidR="00475BCF">
              <w:t>32</w:t>
            </w:r>
            <w:r w:rsidR="00B057AA">
              <w:t xml:space="preserve">. </w:t>
            </w:r>
            <w:r w:rsidR="00F56726" w:rsidRPr="004B5576">
              <w:t xml:space="preserve">Veterinary costs </w:t>
            </w:r>
            <w:r w:rsidR="001A2FDC">
              <w:t xml:space="preserve">/ </w:t>
            </w:r>
            <w:r w:rsidR="001A2FDC" w:rsidRPr="004B5576">
              <w:t>Fodder/</w:t>
            </w:r>
            <w:r w:rsidR="001A2FDC">
              <w:t xml:space="preserve">animal </w:t>
            </w:r>
            <w:r w:rsidR="001A2FDC" w:rsidRPr="004B5576">
              <w:t>feed</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327B6A21"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9047D4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C462EFB" w14:textId="6BE43011" w:rsidR="00F56726" w:rsidRPr="004B5576" w:rsidRDefault="007576A0" w:rsidP="001A2FDC">
            <w:pPr>
              <w:pStyle w:val="NoSpacing"/>
            </w:pPr>
            <w:r>
              <w:t>Q</w:t>
            </w:r>
            <w:r w:rsidR="00475BCF">
              <w:t>33</w:t>
            </w:r>
            <w:r w:rsidR="00B057AA">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2B854381"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1D06748D" w:rsidR="00F56726" w:rsidRPr="004B5576" w:rsidRDefault="007576A0" w:rsidP="00F85A49">
            <w:pPr>
              <w:pStyle w:val="NoSpacing"/>
            </w:pPr>
            <w:r>
              <w:t>Q</w:t>
            </w:r>
            <w:r w:rsidR="00475BCF">
              <w:t>3</w:t>
            </w:r>
            <w:r w:rsidR="0068144E">
              <w:t>4</w:t>
            </w:r>
            <w:r w:rsidR="00B057AA">
              <w:t xml:space="preserve">.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189E3A2C" w:rsidR="00F56726" w:rsidRPr="004B5576" w:rsidRDefault="007576A0" w:rsidP="00F85A49">
            <w:pPr>
              <w:pStyle w:val="NoSpacing"/>
            </w:pPr>
            <w:r>
              <w:t>Q</w:t>
            </w:r>
            <w:r w:rsidR="00475BCF">
              <w:t>3</w:t>
            </w:r>
            <w:r w:rsidR="0068144E">
              <w:t>5</w:t>
            </w:r>
            <w:r w:rsidR="00475BCF">
              <w:t>.</w:t>
            </w:r>
            <w:r w:rsidR="00B057AA">
              <w:t xml:space="preserve">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3B13953C" w:rsidR="00F56726" w:rsidRPr="004B5576" w:rsidRDefault="007576A0" w:rsidP="00F85A49">
            <w:pPr>
              <w:pStyle w:val="NoSpacing"/>
            </w:pPr>
            <w:r>
              <w:t>Q</w:t>
            </w:r>
            <w:r w:rsidR="00475BCF">
              <w:t>3</w:t>
            </w:r>
            <w:r w:rsidR="0068144E">
              <w:t>6</w:t>
            </w:r>
            <w:r w:rsidR="00B057AA">
              <w:t xml:space="preserve">.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33146EBE" w:rsidR="00F56726" w:rsidRPr="004B5576" w:rsidRDefault="007576A0" w:rsidP="00602EFE">
            <w:pPr>
              <w:pStyle w:val="NoSpacing"/>
            </w:pPr>
            <w:r>
              <w:t>Q</w:t>
            </w:r>
            <w:r w:rsidR="00475BCF">
              <w:t>3</w:t>
            </w:r>
            <w:r w:rsidR="0068144E">
              <w:t>7</w:t>
            </w:r>
            <w:r w:rsidR="00B057AA">
              <w:t xml:space="preserve">. </w:t>
            </w:r>
            <w:r w:rsidR="00602EFE">
              <w:t>Send money to relatives</w:t>
            </w:r>
            <w:r w:rsidR="00F5672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59250B6D" w:rsidR="00F56726" w:rsidRPr="004B5576" w:rsidRDefault="007576A0" w:rsidP="00F85A49">
            <w:pPr>
              <w:pStyle w:val="NoSpacing"/>
            </w:pPr>
            <w:r>
              <w:t>Q</w:t>
            </w:r>
            <w:r w:rsidR="00475BCF">
              <w:t>3</w:t>
            </w:r>
            <w:r w:rsidR="0068144E">
              <w:t>8</w:t>
            </w:r>
            <w:r w:rsidR="00B057AA">
              <w:t xml:space="preserve">. </w:t>
            </w:r>
            <w:r w:rsidR="00AF7BA5">
              <w:t xml:space="preserve">Festivals, funerals, weddings, </w:t>
            </w:r>
            <w:r w:rsidR="00F56726" w:rsidRPr="004B5576">
              <w:t>or</w:t>
            </w:r>
            <w:r w:rsidR="00AF7BA5">
              <w:t xml:space="preserve"> other</w:t>
            </w:r>
            <w:r w:rsidR="00F56726" w:rsidRPr="004B5576">
              <w:t xml:space="preserve">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69F5C6D9" w:rsidR="00A40A7C" w:rsidRPr="00A40A7C" w:rsidRDefault="005C5376" w:rsidP="00F85A49">
            <w:pPr>
              <w:spacing w:after="0" w:line="240" w:lineRule="auto"/>
              <w:rPr>
                <w:rFonts w:eastAsia="Calibri" w:cs="Times New Roman"/>
                <w:color w:val="000000"/>
              </w:rPr>
            </w:pPr>
            <w:r>
              <w:rPr>
                <w:rFonts w:eastAsia="Calibri" w:cs="TimesNewRomanPSMT"/>
              </w:rPr>
              <w:t>Q39</w:t>
            </w:r>
            <w:r w:rsidR="00B057AA">
              <w:rPr>
                <w:rFonts w:eastAsia="Calibri" w:cs="TimesNewRomanPSMT"/>
              </w:rPr>
              <w:t xml:space="preserve">.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6F8A1AA1" w14:textId="77777777"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7777777"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6F088010" w:rsidR="00A40A7C" w:rsidRPr="00A40A7C" w:rsidRDefault="005C5376" w:rsidP="00F4369D">
            <w:pPr>
              <w:spacing w:afterLines="20" w:after="48" w:line="240" w:lineRule="auto"/>
              <w:contextualSpacing/>
              <w:rPr>
                <w:rFonts w:eastAsia="Calibri" w:cs="Times New Roman"/>
                <w:w w:val="105"/>
              </w:rPr>
            </w:pPr>
            <w:r>
              <w:rPr>
                <w:rFonts w:eastAsia="Calibri" w:cs="Times New Roman"/>
                <w:w w:val="105"/>
              </w:rPr>
              <w:t>Q39</w:t>
            </w:r>
            <w:r w:rsidR="00B057AA">
              <w:rPr>
                <w:rFonts w:eastAsia="Calibri" w:cs="Times New Roman"/>
                <w:w w:val="105"/>
              </w:rPr>
              <w:t xml:space="preserve">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365479" w:rsidR="00CB16FA" w:rsidRDefault="00701E1C" w:rsidP="00F85A49">
      <w:pPr>
        <w:pStyle w:val="Heading3"/>
        <w:spacing w:line="240" w:lineRule="auto"/>
      </w:pPr>
      <w:r w:rsidRPr="00A40A7C">
        <w:rPr>
          <w:caps w:val="0"/>
        </w:rPr>
        <w:t xml:space="preserve">SECTION </w:t>
      </w:r>
      <w:r w:rsidR="002C42B1">
        <w:rPr>
          <w:caps w:val="0"/>
        </w:rPr>
        <w:t>R</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p>
        </w:tc>
        <w:tc>
          <w:tcPr>
            <w:tcW w:w="5233" w:type="dxa"/>
            <w:tcBorders>
              <w:right w:val="nil"/>
            </w:tcBorders>
          </w:tcPr>
          <w:p w14:paraId="16A65AB0" w14:textId="74EF5217" w:rsidR="00DA3077" w:rsidRPr="00CB16FA" w:rsidRDefault="002C42B1" w:rsidP="00F85A49">
            <w:pPr>
              <w:pStyle w:val="NoSpacing"/>
            </w:pPr>
            <w:r>
              <w:t>R</w:t>
            </w:r>
            <w:r w:rsidR="00B057AA">
              <w:t xml:space="preserve">1. </w:t>
            </w:r>
            <w:r w:rsidR="00DA3077" w:rsidRPr="00CB16FA">
              <w:t>Does your household use charcoal?</w:t>
            </w:r>
          </w:p>
          <w:p w14:paraId="06F1E20A" w14:textId="2A213E17" w:rsidR="00DA3077" w:rsidRPr="00CB16FA" w:rsidRDefault="00DA3077" w:rsidP="0026304D">
            <w:pPr>
              <w:pStyle w:val="NoSpacing"/>
              <w:rPr>
                <w:i/>
              </w:rPr>
            </w:pPr>
            <w:r w:rsidRPr="00CB16FA">
              <w:rPr>
                <w:i/>
              </w:rPr>
              <w:t xml:space="preserve">If 0, skip to </w:t>
            </w:r>
            <w:r w:rsidR="0026304D">
              <w:rPr>
                <w:i/>
              </w:rPr>
              <w:t>Q</w:t>
            </w:r>
            <w:r w:rsidR="00475BCF">
              <w:rPr>
                <w:i/>
              </w:rPr>
              <w:t>.3</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318FD156" w14:textId="77777777"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0AB33727" w:rsidR="00DA3077" w:rsidRPr="00CB16FA" w:rsidRDefault="002C42B1" w:rsidP="00F85A49">
            <w:pPr>
              <w:pStyle w:val="NoSpacing"/>
              <w:rPr>
                <w:b/>
              </w:rPr>
            </w:pPr>
            <w:r>
              <w:t>R</w:t>
            </w:r>
            <w:r w:rsidR="00B057AA">
              <w:t xml:space="preserve">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2594827" w:rsidR="00DA3077" w:rsidRPr="00CB16FA" w:rsidRDefault="002C42B1" w:rsidP="00F85A49">
            <w:pPr>
              <w:pStyle w:val="NoSpacing"/>
            </w:pPr>
            <w:r>
              <w:t>R</w:t>
            </w:r>
            <w:r w:rsidR="00B057AA">
              <w:t xml:space="preserve">2b. </w:t>
            </w:r>
            <w:r w:rsidR="00DA3077" w:rsidRPr="00CB16FA">
              <w:t>Unit</w:t>
            </w:r>
          </w:p>
        </w:tc>
        <w:tc>
          <w:tcPr>
            <w:tcW w:w="4320" w:type="dxa"/>
            <w:gridSpan w:val="2"/>
            <w:tcBorders>
              <w:left w:val="nil"/>
              <w:right w:val="single" w:sz="18" w:space="0" w:color="000000"/>
            </w:tcBorders>
          </w:tcPr>
          <w:p w14:paraId="66708139" w14:textId="70E5EB82" w:rsidR="00DA3077" w:rsidRPr="00CA0943" w:rsidRDefault="00DA3077" w:rsidP="00F85A49">
            <w:pPr>
              <w:pStyle w:val="NoSpacing"/>
              <w:rPr>
                <w:sz w:val="20"/>
              </w:rPr>
            </w:pPr>
            <w:r w:rsidRPr="00CA0943">
              <w:rPr>
                <w:sz w:val="20"/>
              </w:rPr>
              <w:t>1</w:t>
            </w:r>
            <w:r w:rsidR="00AF5F7A">
              <w:rPr>
                <w:sz w:val="20"/>
              </w:rPr>
              <w:t>=</w:t>
            </w:r>
            <w:r w:rsidR="00602EFE">
              <w:rPr>
                <w:sz w:val="20"/>
              </w:rPr>
              <w:t>Plastic</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3F88CF0A" w:rsidR="00DA3077" w:rsidRPr="00CA0943" w:rsidRDefault="00DA3077" w:rsidP="00F85A49">
            <w:pPr>
              <w:pStyle w:val="NoSpacing"/>
              <w:rPr>
                <w:sz w:val="20"/>
              </w:rPr>
            </w:pPr>
            <w:r w:rsidRPr="00CA0943">
              <w:rPr>
                <w:sz w:val="20"/>
              </w:rPr>
              <w:t>5=</w:t>
            </w:r>
            <w:r w:rsidR="00602EFE">
              <w:rPr>
                <w:sz w:val="20"/>
              </w:rPr>
              <w:t xml:space="preserve">90 </w:t>
            </w:r>
            <w:r w:rsidRPr="00CA0943">
              <w:rPr>
                <w:sz w:val="20"/>
              </w:rPr>
              <w:t>kg</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5262F37D" w:rsidR="00DA3077" w:rsidRPr="00CB16FA" w:rsidRDefault="002C42B1" w:rsidP="00F85A49">
            <w:pPr>
              <w:pStyle w:val="NoSpacing"/>
            </w:pPr>
            <w:r>
              <w:t>R</w:t>
            </w:r>
            <w:r w:rsidR="00B057AA">
              <w:t xml:space="preserve">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B595643" w:rsidR="00DA3077" w:rsidRPr="00CB16FA" w:rsidRDefault="002C42B1" w:rsidP="00F85A49">
            <w:pPr>
              <w:pStyle w:val="NoSpacing"/>
            </w:pPr>
            <w:r>
              <w:t>R</w:t>
            </w:r>
            <w:r w:rsidR="00B057AA">
              <w:t xml:space="preserve">3b. </w:t>
            </w:r>
            <w:r w:rsidR="00DA3077" w:rsidRPr="00CB16FA">
              <w:t>Unit</w:t>
            </w:r>
          </w:p>
        </w:tc>
        <w:tc>
          <w:tcPr>
            <w:tcW w:w="4320" w:type="dxa"/>
            <w:gridSpan w:val="2"/>
            <w:tcBorders>
              <w:left w:val="nil"/>
              <w:right w:val="single" w:sz="18" w:space="0" w:color="000000"/>
            </w:tcBorders>
          </w:tcPr>
          <w:p w14:paraId="03B46EC3" w14:textId="6F1D400D" w:rsidR="00DA3077" w:rsidRDefault="00DA3077" w:rsidP="00F85A49">
            <w:pPr>
              <w:pStyle w:val="NoSpacing"/>
            </w:pPr>
            <w:r w:rsidRPr="00CB16FA">
              <w:t>1=</w:t>
            </w:r>
            <w:r w:rsidR="00565DA0">
              <w:t xml:space="preserve">Small </w:t>
            </w:r>
            <w:r w:rsidRPr="00CB16FA">
              <w:t>Bundle</w:t>
            </w:r>
          </w:p>
          <w:p w14:paraId="502F28CF" w14:textId="77777777" w:rsidR="00565DA0" w:rsidRDefault="00565DA0" w:rsidP="00F85A49">
            <w:pPr>
              <w:pStyle w:val="NoSpacing"/>
            </w:pPr>
            <w:r>
              <w:t>2= Large Bundle</w:t>
            </w:r>
          </w:p>
          <w:p w14:paraId="21604EE8" w14:textId="06BFE656" w:rsidR="00435F33" w:rsidRDefault="00435F33" w:rsidP="00F85A49">
            <w:pPr>
              <w:pStyle w:val="NoSpacing"/>
            </w:pPr>
            <w:r>
              <w:t>3=Piece</w:t>
            </w:r>
          </w:p>
          <w:p w14:paraId="3C3D713B" w14:textId="7E7B935D" w:rsidR="00565DA0" w:rsidRPr="00CB16FA" w:rsidRDefault="00435F33" w:rsidP="00F85A49">
            <w:pPr>
              <w:pStyle w:val="NoSpacing"/>
            </w:pPr>
            <w:r>
              <w:t>4</w:t>
            </w:r>
            <w:r w:rsidR="00565DA0">
              <w:t>- Oxcart</w:t>
            </w:r>
          </w:p>
          <w:p w14:paraId="3C09D701" w14:textId="65D143BB" w:rsidR="00DA3077" w:rsidRPr="00CB16FA" w:rsidRDefault="00DA3077"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1C2DAAB8" w:rsidR="00DA3077" w:rsidRPr="00CB16FA" w:rsidRDefault="00DA3077" w:rsidP="00F85A49">
            <w:pPr>
              <w:pStyle w:val="NoSpacing"/>
            </w:pPr>
          </w:p>
        </w:tc>
        <w:tc>
          <w:tcPr>
            <w:tcW w:w="6849" w:type="dxa"/>
            <w:gridSpan w:val="2"/>
            <w:tcBorders>
              <w:right w:val="single" w:sz="18" w:space="0" w:color="000000"/>
            </w:tcBorders>
          </w:tcPr>
          <w:p w14:paraId="4035A11C" w14:textId="29DAE1D7" w:rsidR="00DA3077" w:rsidRPr="00435F33" w:rsidRDefault="002C42B1" w:rsidP="00435F33">
            <w:pPr>
              <w:pStyle w:val="NoSpacing"/>
              <w:rPr>
                <w:i/>
              </w:rPr>
            </w:pPr>
            <w:r>
              <w:t>R</w:t>
            </w:r>
            <w:r w:rsidR="00B057AA">
              <w:t xml:space="preserve">4. </w:t>
            </w:r>
            <w:r w:rsidR="00435F33">
              <w:t xml:space="preserve">How many hours per week do household members spend gathering fuelwood? </w:t>
            </w:r>
            <w:r w:rsidR="00435F33">
              <w:rPr>
                <w:i/>
              </w:rPr>
              <w:t xml:space="preserve">In person-hours </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bl>
    <w:p w14:paraId="65D78250" w14:textId="77777777" w:rsidR="00B07384" w:rsidRDefault="00B07384" w:rsidP="00F85A49">
      <w:pPr>
        <w:pStyle w:val="NoSpacing"/>
      </w:pPr>
    </w:p>
    <w:tbl>
      <w:tblPr>
        <w:tblStyle w:val="TableGrid"/>
        <w:tblW w:w="8640" w:type="dxa"/>
        <w:tblInd w:w="-725" w:type="dxa"/>
        <w:tblCellMar>
          <w:left w:w="72" w:type="dxa"/>
          <w:right w:w="72" w:type="dxa"/>
        </w:tblCellMar>
        <w:tblLook w:val="04A0" w:firstRow="1" w:lastRow="0" w:firstColumn="1" w:lastColumn="0" w:noHBand="0" w:noVBand="1"/>
      </w:tblPr>
      <w:tblGrid>
        <w:gridCol w:w="1435"/>
        <w:gridCol w:w="1800"/>
        <w:gridCol w:w="2702"/>
        <w:gridCol w:w="2703"/>
      </w:tblGrid>
      <w:tr w:rsidR="00EA07D6" w:rsidRPr="000420D2" w14:paraId="6BCFA854" w14:textId="77777777" w:rsidTr="00EA07D6">
        <w:trPr>
          <w:trHeight w:val="20"/>
        </w:trPr>
        <w:tc>
          <w:tcPr>
            <w:tcW w:w="1435" w:type="dxa"/>
            <w:vMerge w:val="restart"/>
          </w:tcPr>
          <w:p w14:paraId="19347343" w14:textId="77777777" w:rsidR="00EA07D6" w:rsidRPr="000420D2" w:rsidRDefault="00EA07D6" w:rsidP="00283D98">
            <w:pPr>
              <w:pStyle w:val="NoSpacing"/>
            </w:pPr>
            <w:r w:rsidRPr="000420D2">
              <w:t>Fuel source</w:t>
            </w:r>
          </w:p>
        </w:tc>
        <w:tc>
          <w:tcPr>
            <w:tcW w:w="1800" w:type="dxa"/>
            <w:vMerge w:val="restart"/>
          </w:tcPr>
          <w:p w14:paraId="511642EA" w14:textId="23C176B1" w:rsidR="00EA07D6" w:rsidRDefault="00EA07D6" w:rsidP="00283D98">
            <w:pPr>
              <w:pStyle w:val="NoSpacing"/>
            </w:pPr>
            <w:proofErr w:type="spellStart"/>
            <w:r>
              <w:t>R#b</w:t>
            </w:r>
            <w:proofErr w:type="spellEnd"/>
            <w:r>
              <w:t xml:space="preserve">. </w:t>
            </w:r>
            <w:r w:rsidRPr="000420D2">
              <w:t xml:space="preserve">Are you currently using &lt;fuel&gt; in your household? </w:t>
            </w:r>
          </w:p>
          <w:p w14:paraId="5E11F794" w14:textId="77777777" w:rsidR="00EA07D6" w:rsidRDefault="00EA07D6" w:rsidP="00283D98">
            <w:pPr>
              <w:pStyle w:val="NoSpacing"/>
            </w:pPr>
            <w:r>
              <w:t>0=No</w:t>
            </w:r>
          </w:p>
          <w:p w14:paraId="7253CA2B" w14:textId="77777777" w:rsidR="00EA07D6" w:rsidRDefault="00EA07D6" w:rsidP="00283D98">
            <w:pPr>
              <w:pStyle w:val="NoSpacing"/>
            </w:pPr>
            <w:r w:rsidRPr="000420D2">
              <w:t>1=Yes</w:t>
            </w:r>
          </w:p>
          <w:p w14:paraId="137FD8EC" w14:textId="77777777" w:rsidR="00EA07D6" w:rsidRPr="00A63C67" w:rsidRDefault="00EA07D6" w:rsidP="00283D98">
            <w:pPr>
              <w:pStyle w:val="NoSpacing"/>
              <w:rPr>
                <w:b/>
              </w:rPr>
            </w:pPr>
            <w:r w:rsidRPr="00A63C67">
              <w:rPr>
                <w:b/>
              </w:rPr>
              <w:t>(use_${item})</w:t>
            </w:r>
          </w:p>
          <w:p w14:paraId="2AB18E9B" w14:textId="1A949772" w:rsidR="00EA07D6" w:rsidRPr="000420D2" w:rsidRDefault="00EA07D6" w:rsidP="00283D98">
            <w:pPr>
              <w:pStyle w:val="NoSpacing"/>
              <w:rPr>
                <w:i/>
              </w:rPr>
            </w:pPr>
            <w:r>
              <w:rPr>
                <w:i/>
              </w:rPr>
              <w:t>If 1, skip Q.8</w:t>
            </w:r>
            <w:r w:rsidRPr="000420D2">
              <w:rPr>
                <w:i/>
              </w:rPr>
              <w:t xml:space="preserve"> and go to next fuel source</w:t>
            </w:r>
          </w:p>
        </w:tc>
        <w:tc>
          <w:tcPr>
            <w:tcW w:w="5405" w:type="dxa"/>
            <w:gridSpan w:val="2"/>
            <w:tcBorders>
              <w:bottom w:val="nil"/>
            </w:tcBorders>
          </w:tcPr>
          <w:p w14:paraId="78B8A4F9" w14:textId="035A28EC" w:rsidR="00EA07D6" w:rsidRDefault="00EA07D6" w:rsidP="00283D98">
            <w:pPr>
              <w:pStyle w:val="NoSpacing"/>
              <w:rPr>
                <w:sz w:val="20"/>
              </w:rPr>
            </w:pPr>
            <w:proofErr w:type="spellStart"/>
            <w:r>
              <w:t>R#c</w:t>
            </w:r>
            <w:proofErr w:type="spellEnd"/>
            <w:r>
              <w:t>.</w:t>
            </w:r>
            <w:r w:rsidRPr="000420D2">
              <w:t xml:space="preserve"> What is the main reason you are not currently using &lt;fuel</w:t>
            </w:r>
            <w:r>
              <w:t>&gt;</w:t>
            </w:r>
            <w:r w:rsidRPr="000420D2">
              <w:t>?</w:t>
            </w:r>
            <w:r w:rsidRPr="00CA0943">
              <w:rPr>
                <w:sz w:val="20"/>
              </w:rPr>
              <w:t xml:space="preserve"> </w:t>
            </w:r>
          </w:p>
          <w:p w14:paraId="5E9DEE66" w14:textId="77777777" w:rsidR="00EA07D6" w:rsidRPr="00A63C67" w:rsidRDefault="00EA07D6" w:rsidP="00283D98">
            <w:pPr>
              <w:pStyle w:val="NoSpacing"/>
              <w:rPr>
                <w:b/>
              </w:rPr>
            </w:pPr>
            <w:r w:rsidRPr="00A63C67">
              <w:rPr>
                <w:b/>
              </w:rPr>
              <w:t>(</w:t>
            </w:r>
            <w:proofErr w:type="spellStart"/>
            <w:r w:rsidRPr="00A63C67">
              <w:rPr>
                <w:b/>
              </w:rPr>
              <w:t>nouse</w:t>
            </w:r>
            <w:proofErr w:type="spellEnd"/>
            <w:r w:rsidRPr="00A63C67">
              <w:rPr>
                <w:b/>
              </w:rPr>
              <w:t>_${item})</w:t>
            </w:r>
          </w:p>
        </w:tc>
      </w:tr>
      <w:tr w:rsidR="00EA07D6" w:rsidRPr="000420D2" w14:paraId="687D60E5" w14:textId="77777777" w:rsidTr="00EA07D6">
        <w:trPr>
          <w:trHeight w:val="20"/>
        </w:trPr>
        <w:tc>
          <w:tcPr>
            <w:tcW w:w="1435" w:type="dxa"/>
            <w:vMerge/>
          </w:tcPr>
          <w:p w14:paraId="1879803A" w14:textId="77777777" w:rsidR="00EA07D6" w:rsidRPr="000420D2" w:rsidRDefault="00EA07D6" w:rsidP="00283D98">
            <w:pPr>
              <w:pStyle w:val="NoSpacing"/>
            </w:pPr>
          </w:p>
        </w:tc>
        <w:tc>
          <w:tcPr>
            <w:tcW w:w="1800" w:type="dxa"/>
            <w:vMerge/>
          </w:tcPr>
          <w:p w14:paraId="08D5A9D9" w14:textId="77777777" w:rsidR="00EA07D6" w:rsidRPr="000420D2" w:rsidRDefault="00EA07D6" w:rsidP="00283D98">
            <w:pPr>
              <w:pStyle w:val="NoSpacing"/>
            </w:pPr>
          </w:p>
        </w:tc>
        <w:tc>
          <w:tcPr>
            <w:tcW w:w="2702" w:type="dxa"/>
            <w:tcBorders>
              <w:top w:val="nil"/>
              <w:right w:val="nil"/>
            </w:tcBorders>
          </w:tcPr>
          <w:p w14:paraId="07E192AC" w14:textId="77777777" w:rsidR="00EA07D6" w:rsidRPr="00CA0943" w:rsidRDefault="00EA07D6" w:rsidP="00283D98">
            <w:pPr>
              <w:pStyle w:val="NoSpacing"/>
              <w:rPr>
                <w:sz w:val="20"/>
              </w:rPr>
            </w:pPr>
            <w:r w:rsidRPr="00CA0943">
              <w:rPr>
                <w:sz w:val="20"/>
              </w:rPr>
              <w:t>1=Too expensive</w:t>
            </w:r>
          </w:p>
          <w:p w14:paraId="73C483BC" w14:textId="77777777" w:rsidR="00EA07D6" w:rsidRPr="00CA0943" w:rsidRDefault="00EA07D6" w:rsidP="00283D98">
            <w:pPr>
              <w:pStyle w:val="NoSpacing"/>
              <w:rPr>
                <w:sz w:val="20"/>
              </w:rPr>
            </w:pPr>
            <w:r w:rsidRPr="00CA0943">
              <w:rPr>
                <w:sz w:val="20"/>
              </w:rPr>
              <w:t>2=Not available</w:t>
            </w:r>
          </w:p>
          <w:p w14:paraId="54FEA66D" w14:textId="77777777" w:rsidR="00EA07D6" w:rsidRPr="00CA0943" w:rsidRDefault="00EA07D6" w:rsidP="00283D98">
            <w:pPr>
              <w:pStyle w:val="NoSpacing"/>
              <w:rPr>
                <w:sz w:val="20"/>
              </w:rPr>
            </w:pPr>
            <w:r w:rsidRPr="00CA0943">
              <w:rPr>
                <w:sz w:val="20"/>
              </w:rPr>
              <w:t>3=Don’t know how to use it</w:t>
            </w:r>
            <w:r>
              <w:rPr>
                <w:sz w:val="20"/>
              </w:rPr>
              <w:t>/don’t know about it</w:t>
            </w:r>
          </w:p>
          <w:p w14:paraId="4843896D" w14:textId="77777777" w:rsidR="00EA07D6" w:rsidRPr="00CA0943" w:rsidRDefault="00EA07D6" w:rsidP="00283D98">
            <w:pPr>
              <w:pStyle w:val="NoSpacing"/>
              <w:rPr>
                <w:sz w:val="20"/>
              </w:rPr>
            </w:pPr>
            <w:r w:rsidRPr="00CA0943">
              <w:rPr>
                <w:sz w:val="20"/>
              </w:rPr>
              <w:t>4=More time-consuming</w:t>
            </w:r>
          </w:p>
          <w:p w14:paraId="1225B94E" w14:textId="77777777" w:rsidR="00EA07D6" w:rsidRDefault="00EA07D6" w:rsidP="00565DA0">
            <w:pPr>
              <w:pStyle w:val="NoSpacing"/>
              <w:rPr>
                <w:sz w:val="20"/>
              </w:rPr>
            </w:pPr>
            <w:r w:rsidRPr="00CA0943">
              <w:rPr>
                <w:sz w:val="20"/>
              </w:rPr>
              <w:t>5=Because of the smell</w:t>
            </w:r>
          </w:p>
          <w:p w14:paraId="61FBEEAA" w14:textId="3126DE29" w:rsidR="00EA07D6" w:rsidRPr="00CA0943" w:rsidRDefault="00EA07D6" w:rsidP="00283D98">
            <w:pPr>
              <w:pStyle w:val="NoSpacing"/>
              <w:rPr>
                <w:sz w:val="20"/>
              </w:rPr>
            </w:pPr>
            <w:r w:rsidRPr="00CA0943">
              <w:rPr>
                <w:sz w:val="20"/>
              </w:rPr>
              <w:t>6=Just don’t want to</w:t>
            </w:r>
          </w:p>
        </w:tc>
        <w:tc>
          <w:tcPr>
            <w:tcW w:w="2703" w:type="dxa"/>
            <w:tcBorders>
              <w:top w:val="nil"/>
              <w:left w:val="nil"/>
            </w:tcBorders>
          </w:tcPr>
          <w:p w14:paraId="2C804F3B" w14:textId="77777777" w:rsidR="00EA07D6" w:rsidRPr="00CA0943" w:rsidRDefault="00EA07D6" w:rsidP="00283D98">
            <w:pPr>
              <w:pStyle w:val="NoSpacing"/>
              <w:rPr>
                <w:sz w:val="20"/>
              </w:rPr>
            </w:pPr>
            <w:r w:rsidRPr="00CA0943">
              <w:rPr>
                <w:sz w:val="20"/>
              </w:rPr>
              <w:t>7=No reason to use an alternative – there is plenty of wood/charcoal</w:t>
            </w:r>
          </w:p>
          <w:p w14:paraId="516C622D" w14:textId="77777777" w:rsidR="00EA07D6" w:rsidRDefault="00EA07D6" w:rsidP="00283D98">
            <w:pPr>
              <w:pStyle w:val="NoSpacing"/>
              <w:rPr>
                <w:sz w:val="20"/>
              </w:rPr>
            </w:pPr>
            <w:r w:rsidRPr="00CA0943">
              <w:rPr>
                <w:sz w:val="20"/>
              </w:rPr>
              <w:t xml:space="preserve">8=Cultural reasons </w:t>
            </w:r>
            <w:r>
              <w:rPr>
                <w:sz w:val="20"/>
              </w:rPr>
              <w:t>/tradition</w:t>
            </w:r>
          </w:p>
          <w:p w14:paraId="3D1994C5" w14:textId="03FFF61C" w:rsidR="00EA07D6" w:rsidRPr="00CA0943" w:rsidRDefault="00EA07D6" w:rsidP="0068144E">
            <w:pPr>
              <w:pStyle w:val="NoSpacing"/>
              <w:rPr>
                <w:sz w:val="20"/>
              </w:rPr>
            </w:pPr>
            <w:r>
              <w:rPr>
                <w:sz w:val="20"/>
              </w:rPr>
              <w:t>9= Health/safety concerns</w:t>
            </w:r>
          </w:p>
          <w:p w14:paraId="45FF26B9" w14:textId="77777777" w:rsidR="00EA07D6" w:rsidRPr="000420D2" w:rsidRDefault="00EA07D6" w:rsidP="00283D98">
            <w:pPr>
              <w:pStyle w:val="NoSpacing"/>
            </w:pPr>
            <w:r>
              <w:rPr>
                <w:sz w:val="20"/>
              </w:rPr>
              <w:t>97=Other, please specify</w:t>
            </w:r>
          </w:p>
        </w:tc>
      </w:tr>
      <w:tr w:rsidR="00EA07D6" w:rsidRPr="000420D2" w14:paraId="1FEAAAB2" w14:textId="77777777" w:rsidTr="00EA07D6">
        <w:trPr>
          <w:trHeight w:val="20"/>
        </w:trPr>
        <w:tc>
          <w:tcPr>
            <w:tcW w:w="1435" w:type="dxa"/>
          </w:tcPr>
          <w:p w14:paraId="43FDC21C" w14:textId="5678DAFE" w:rsidR="00EA07D6" w:rsidRPr="000420D2" w:rsidRDefault="00EA07D6" w:rsidP="00283D98">
            <w:pPr>
              <w:pStyle w:val="NoSpacing"/>
            </w:pPr>
            <w:r>
              <w:t>R6.</w:t>
            </w:r>
            <w:r w:rsidRPr="000420D2">
              <w:t xml:space="preserve"> Diesel</w:t>
            </w:r>
          </w:p>
        </w:tc>
        <w:tc>
          <w:tcPr>
            <w:tcW w:w="1800" w:type="dxa"/>
          </w:tcPr>
          <w:p w14:paraId="6F39215F" w14:textId="77777777" w:rsidR="00EA07D6" w:rsidRPr="000420D2" w:rsidRDefault="00EA07D6" w:rsidP="00283D98">
            <w:pPr>
              <w:pStyle w:val="NoSpacing"/>
            </w:pPr>
          </w:p>
        </w:tc>
        <w:tc>
          <w:tcPr>
            <w:tcW w:w="5405" w:type="dxa"/>
            <w:gridSpan w:val="2"/>
          </w:tcPr>
          <w:p w14:paraId="7DC23EA8" w14:textId="77777777" w:rsidR="00EA07D6" w:rsidRPr="000420D2" w:rsidRDefault="00EA07D6" w:rsidP="00283D98">
            <w:pPr>
              <w:pStyle w:val="NoSpacing"/>
            </w:pPr>
          </w:p>
        </w:tc>
      </w:tr>
      <w:tr w:rsidR="00EA07D6" w:rsidRPr="000420D2" w14:paraId="1D25DF76" w14:textId="77777777" w:rsidTr="00EA07D6">
        <w:trPr>
          <w:trHeight w:val="20"/>
        </w:trPr>
        <w:tc>
          <w:tcPr>
            <w:tcW w:w="1435" w:type="dxa"/>
          </w:tcPr>
          <w:p w14:paraId="08A3254A" w14:textId="001D4F88" w:rsidR="00EA07D6" w:rsidRPr="000420D2" w:rsidRDefault="00EA07D6" w:rsidP="00283D98">
            <w:pPr>
              <w:pStyle w:val="NoSpacing"/>
            </w:pPr>
            <w:r>
              <w:t>R7</w:t>
            </w:r>
            <w:r w:rsidRPr="000420D2">
              <w:t>. Manure</w:t>
            </w:r>
          </w:p>
        </w:tc>
        <w:tc>
          <w:tcPr>
            <w:tcW w:w="1800" w:type="dxa"/>
          </w:tcPr>
          <w:p w14:paraId="52884E8C" w14:textId="77777777" w:rsidR="00EA07D6" w:rsidRPr="000420D2" w:rsidRDefault="00EA07D6" w:rsidP="00283D98">
            <w:pPr>
              <w:pStyle w:val="NoSpacing"/>
            </w:pPr>
          </w:p>
        </w:tc>
        <w:tc>
          <w:tcPr>
            <w:tcW w:w="5405" w:type="dxa"/>
            <w:gridSpan w:val="2"/>
          </w:tcPr>
          <w:p w14:paraId="523A2EE5" w14:textId="77777777" w:rsidR="00EA07D6" w:rsidRPr="000420D2" w:rsidRDefault="00EA07D6" w:rsidP="00283D98">
            <w:pPr>
              <w:pStyle w:val="NoSpacing"/>
            </w:pPr>
          </w:p>
        </w:tc>
      </w:tr>
      <w:tr w:rsidR="00EA07D6" w:rsidRPr="000420D2" w14:paraId="35BBAC60" w14:textId="77777777" w:rsidTr="00EA07D6">
        <w:trPr>
          <w:trHeight w:val="20"/>
        </w:trPr>
        <w:tc>
          <w:tcPr>
            <w:tcW w:w="1435" w:type="dxa"/>
          </w:tcPr>
          <w:p w14:paraId="50FA644B" w14:textId="3A0BD8E7" w:rsidR="00EA07D6" w:rsidRPr="000420D2" w:rsidRDefault="00EA07D6" w:rsidP="00283D98">
            <w:pPr>
              <w:pStyle w:val="NoSpacing"/>
            </w:pPr>
            <w:r>
              <w:t>R8</w:t>
            </w:r>
            <w:r w:rsidRPr="000420D2">
              <w:t>. Electricity</w:t>
            </w:r>
          </w:p>
        </w:tc>
        <w:tc>
          <w:tcPr>
            <w:tcW w:w="1800" w:type="dxa"/>
          </w:tcPr>
          <w:p w14:paraId="140E4C80" w14:textId="77777777" w:rsidR="00EA07D6" w:rsidRPr="000420D2" w:rsidRDefault="00EA07D6" w:rsidP="00283D98">
            <w:pPr>
              <w:pStyle w:val="NoSpacing"/>
            </w:pPr>
          </w:p>
        </w:tc>
        <w:tc>
          <w:tcPr>
            <w:tcW w:w="5405" w:type="dxa"/>
            <w:gridSpan w:val="2"/>
          </w:tcPr>
          <w:p w14:paraId="0399937C" w14:textId="77777777" w:rsidR="00EA07D6" w:rsidRPr="000420D2" w:rsidRDefault="00EA07D6" w:rsidP="00283D98">
            <w:pPr>
              <w:pStyle w:val="NoSpacing"/>
            </w:pPr>
          </w:p>
        </w:tc>
      </w:tr>
      <w:tr w:rsidR="00EA07D6" w:rsidRPr="000420D2" w14:paraId="51974C07" w14:textId="77777777" w:rsidTr="00EA07D6">
        <w:trPr>
          <w:trHeight w:val="20"/>
        </w:trPr>
        <w:tc>
          <w:tcPr>
            <w:tcW w:w="1435" w:type="dxa"/>
          </w:tcPr>
          <w:p w14:paraId="7BD0BEC8" w14:textId="016F9337" w:rsidR="00EA07D6" w:rsidRPr="000420D2" w:rsidRDefault="00EA07D6" w:rsidP="00283D98">
            <w:pPr>
              <w:pStyle w:val="NoSpacing"/>
            </w:pPr>
            <w:r>
              <w:t>R9</w:t>
            </w:r>
            <w:r w:rsidRPr="000420D2">
              <w:t>. Gas</w:t>
            </w:r>
          </w:p>
        </w:tc>
        <w:tc>
          <w:tcPr>
            <w:tcW w:w="1800" w:type="dxa"/>
          </w:tcPr>
          <w:p w14:paraId="6CE530C6" w14:textId="77777777" w:rsidR="00EA07D6" w:rsidRPr="000420D2" w:rsidRDefault="00EA07D6" w:rsidP="00283D98">
            <w:pPr>
              <w:pStyle w:val="NoSpacing"/>
            </w:pPr>
          </w:p>
        </w:tc>
        <w:tc>
          <w:tcPr>
            <w:tcW w:w="5405" w:type="dxa"/>
            <w:gridSpan w:val="2"/>
          </w:tcPr>
          <w:p w14:paraId="2F8D0F78" w14:textId="77777777" w:rsidR="00EA07D6" w:rsidRPr="000420D2" w:rsidRDefault="00EA07D6" w:rsidP="00283D98">
            <w:pPr>
              <w:pStyle w:val="NoSpacing"/>
            </w:pPr>
          </w:p>
        </w:tc>
      </w:tr>
      <w:tr w:rsidR="00EA07D6" w:rsidRPr="000420D2" w14:paraId="7D3A1346" w14:textId="77777777" w:rsidTr="00EA07D6">
        <w:trPr>
          <w:trHeight w:val="20"/>
        </w:trPr>
        <w:tc>
          <w:tcPr>
            <w:tcW w:w="1435" w:type="dxa"/>
          </w:tcPr>
          <w:p w14:paraId="344C95CA" w14:textId="54E73138" w:rsidR="00EA07D6" w:rsidRPr="000420D2" w:rsidRDefault="00EA07D6" w:rsidP="00283D98">
            <w:pPr>
              <w:pStyle w:val="NoSpacing"/>
            </w:pPr>
            <w:r>
              <w:t>R10</w:t>
            </w:r>
            <w:r w:rsidRPr="000420D2">
              <w:t>. Kerosene/</w:t>
            </w:r>
            <w:r>
              <w:t xml:space="preserve"> </w:t>
            </w:r>
            <w:r w:rsidRPr="000420D2">
              <w:t>paraffin</w:t>
            </w:r>
          </w:p>
        </w:tc>
        <w:tc>
          <w:tcPr>
            <w:tcW w:w="1800" w:type="dxa"/>
          </w:tcPr>
          <w:p w14:paraId="24846781" w14:textId="77777777" w:rsidR="00EA07D6" w:rsidRPr="000420D2" w:rsidRDefault="00EA07D6" w:rsidP="00283D98">
            <w:pPr>
              <w:pStyle w:val="NoSpacing"/>
            </w:pPr>
          </w:p>
        </w:tc>
        <w:tc>
          <w:tcPr>
            <w:tcW w:w="5405" w:type="dxa"/>
            <w:gridSpan w:val="2"/>
          </w:tcPr>
          <w:p w14:paraId="06837C09" w14:textId="77777777" w:rsidR="00EA07D6" w:rsidRPr="000420D2" w:rsidRDefault="00EA07D6" w:rsidP="00283D98">
            <w:pPr>
              <w:pStyle w:val="NoSpacing"/>
            </w:pPr>
          </w:p>
        </w:tc>
      </w:tr>
      <w:tr w:rsidR="00EA07D6" w:rsidRPr="000420D2" w14:paraId="25465DDD" w14:textId="77777777" w:rsidTr="00EA07D6">
        <w:trPr>
          <w:trHeight w:val="20"/>
        </w:trPr>
        <w:tc>
          <w:tcPr>
            <w:tcW w:w="1435" w:type="dxa"/>
          </w:tcPr>
          <w:p w14:paraId="38025280" w14:textId="75265859" w:rsidR="00EA07D6" w:rsidRPr="000420D2" w:rsidRDefault="00EA07D6" w:rsidP="00283D98">
            <w:pPr>
              <w:pStyle w:val="NoSpacing"/>
            </w:pPr>
            <w:r>
              <w:t>R11</w:t>
            </w:r>
            <w:r w:rsidRPr="000420D2">
              <w:t>. Solar</w:t>
            </w:r>
          </w:p>
        </w:tc>
        <w:tc>
          <w:tcPr>
            <w:tcW w:w="1800" w:type="dxa"/>
          </w:tcPr>
          <w:p w14:paraId="1451F067" w14:textId="77777777" w:rsidR="00EA07D6" w:rsidRPr="000420D2" w:rsidRDefault="00EA07D6" w:rsidP="00283D98">
            <w:pPr>
              <w:pStyle w:val="NoSpacing"/>
            </w:pPr>
          </w:p>
        </w:tc>
        <w:tc>
          <w:tcPr>
            <w:tcW w:w="5405" w:type="dxa"/>
            <w:gridSpan w:val="2"/>
          </w:tcPr>
          <w:p w14:paraId="26805B96" w14:textId="77777777" w:rsidR="00EA07D6" w:rsidRPr="000420D2" w:rsidRDefault="00EA07D6" w:rsidP="00283D98">
            <w:pPr>
              <w:pStyle w:val="NoSpacing"/>
            </w:pPr>
          </w:p>
        </w:tc>
      </w:tr>
      <w:tr w:rsidR="00EA07D6" w:rsidRPr="000420D2" w14:paraId="62F03789" w14:textId="77777777" w:rsidTr="00EA07D6">
        <w:trPr>
          <w:trHeight w:val="20"/>
        </w:trPr>
        <w:tc>
          <w:tcPr>
            <w:tcW w:w="1435" w:type="dxa"/>
          </w:tcPr>
          <w:p w14:paraId="3172AD37" w14:textId="71ED6A9A" w:rsidR="00EA07D6" w:rsidRPr="000420D2" w:rsidRDefault="00EA07D6" w:rsidP="00283D98">
            <w:pPr>
              <w:pStyle w:val="NoSpacing"/>
            </w:pPr>
            <w:r>
              <w:t xml:space="preserve">R12. energy-efficient </w:t>
            </w:r>
            <w:proofErr w:type="spellStart"/>
            <w:r>
              <w:t>cookstove</w:t>
            </w:r>
            <w:proofErr w:type="spellEnd"/>
          </w:p>
        </w:tc>
        <w:tc>
          <w:tcPr>
            <w:tcW w:w="1800" w:type="dxa"/>
          </w:tcPr>
          <w:p w14:paraId="1FE63DC9" w14:textId="77777777" w:rsidR="00EA07D6" w:rsidRPr="000420D2" w:rsidRDefault="00EA07D6" w:rsidP="00283D98">
            <w:pPr>
              <w:pStyle w:val="NoSpacing"/>
            </w:pPr>
          </w:p>
        </w:tc>
        <w:tc>
          <w:tcPr>
            <w:tcW w:w="5405" w:type="dxa"/>
            <w:gridSpan w:val="2"/>
          </w:tcPr>
          <w:p w14:paraId="5EDD180B" w14:textId="77777777" w:rsidR="00EA07D6" w:rsidRPr="000420D2" w:rsidRDefault="00EA07D6" w:rsidP="00283D98">
            <w:pPr>
              <w:pStyle w:val="NoSpacing"/>
            </w:pPr>
          </w:p>
        </w:tc>
      </w:tr>
    </w:tbl>
    <w:p w14:paraId="6B8212F8" w14:textId="30636DCF" w:rsidR="000712E3" w:rsidRDefault="00701E1C" w:rsidP="00F85A49">
      <w:pPr>
        <w:pStyle w:val="Heading3"/>
        <w:spacing w:line="240" w:lineRule="auto"/>
      </w:pPr>
      <w:r>
        <w:rPr>
          <w:caps w:val="0"/>
        </w:rPr>
        <w:lastRenderedPageBreak/>
        <w:t xml:space="preserve">SECTION </w:t>
      </w:r>
      <w:r w:rsidR="002C42B1">
        <w:rPr>
          <w:caps w:val="0"/>
        </w:rPr>
        <w:t>S</w:t>
      </w:r>
      <w:r>
        <w:rPr>
          <w:caps w:val="0"/>
        </w:rPr>
        <w:t>.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34447EED" w:rsidR="00BB0235" w:rsidRPr="00BB0235" w:rsidRDefault="00C83042" w:rsidP="00F85A49">
            <w:pPr>
              <w:pStyle w:val="NoSpacing"/>
              <w:rPr>
                <w:rFonts w:cs="ArialNarrow"/>
              </w:rPr>
            </w:pPr>
            <w:r>
              <w:rPr>
                <w:rFonts w:cs="ArialNarrow"/>
              </w:rPr>
              <w:t>S</w:t>
            </w:r>
            <w:r w:rsidR="00D02242">
              <w:rPr>
                <w:rFonts w:cs="ArialNarrow"/>
              </w:rPr>
              <w:t xml:space="preserve">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AC1E27F" w:rsidR="00BB0235" w:rsidRPr="00BB0235" w:rsidRDefault="00BB0235" w:rsidP="00F85A49">
            <w:pPr>
              <w:pStyle w:val="NoSpacing"/>
              <w:rPr>
                <w:i/>
                <w:w w:val="105"/>
              </w:rPr>
            </w:pPr>
            <w:r w:rsidRPr="00BB0235">
              <w:rPr>
                <w:rFonts w:cs="ArialNarrow"/>
                <w:i/>
              </w:rPr>
              <w:t xml:space="preserve">If 0, skip to </w:t>
            </w:r>
            <w:r w:rsidR="00B62465">
              <w:rPr>
                <w:rFonts w:cs="ArialNarrow"/>
                <w:i/>
              </w:rPr>
              <w:t>R8</w:t>
            </w:r>
          </w:p>
        </w:tc>
        <w:tc>
          <w:tcPr>
            <w:tcW w:w="4320" w:type="dxa"/>
            <w:tcBorders>
              <w:top w:val="single" w:sz="4" w:space="0" w:color="000000"/>
              <w:bottom w:val="single" w:sz="4" w:space="0" w:color="000000"/>
              <w:right w:val="single" w:sz="18" w:space="0" w:color="000000"/>
            </w:tcBorders>
          </w:tcPr>
          <w:p w14:paraId="26094396" w14:textId="324BD293" w:rsidR="00BB0235" w:rsidRPr="00BB0235" w:rsidRDefault="00D03191" w:rsidP="00F85A49">
            <w:pPr>
              <w:pStyle w:val="NoSpacing"/>
            </w:pPr>
            <w:r>
              <w:t>0</w:t>
            </w:r>
            <w:r w:rsidR="00BB0235" w:rsidRPr="00BB0235">
              <w:t>=No</w:t>
            </w:r>
          </w:p>
          <w:p w14:paraId="4C72AB41" w14:textId="456FAC99" w:rsidR="00BB0235" w:rsidRPr="00BB0235" w:rsidRDefault="00D03191" w:rsidP="00F85A49">
            <w:pPr>
              <w:pStyle w:val="NoSpacing"/>
            </w:pPr>
            <w:r>
              <w:t>1</w:t>
            </w:r>
            <w:r w:rsidR="00BB0235" w:rsidRPr="00BB0235">
              <w:t>=Yes</w:t>
            </w:r>
            <w:r w:rsidR="00BB0235"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0079A53" w14:textId="6F0318CC" w:rsidR="0037747E" w:rsidRDefault="00C83042" w:rsidP="0037747E">
            <w:pPr>
              <w:pStyle w:val="NoSpacing"/>
              <w:rPr>
                <w:rFonts w:cs="ArialNarrow"/>
              </w:rPr>
            </w:pPr>
            <w:r>
              <w:rPr>
                <w:rFonts w:cs="ArialNarrow"/>
              </w:rPr>
              <w:t>S</w:t>
            </w:r>
            <w:r w:rsidR="00475BCF">
              <w:rPr>
                <w:rFonts w:cs="ArialNarrow"/>
              </w:rPr>
              <w:t>2</w:t>
            </w:r>
            <w:r w:rsidR="0037747E">
              <w:rPr>
                <w:rFonts w:cs="ArialNarrow"/>
              </w:rPr>
              <w:t xml:space="preserve">. </w:t>
            </w:r>
            <w:r w:rsidR="0037747E" w:rsidRPr="00BB0235">
              <w:rPr>
                <w:rFonts w:cs="ArialNarrow"/>
              </w:rPr>
              <w:t>Thinking of the worst drought, how well or poorly was your household able to respond to the drought?</w:t>
            </w:r>
          </w:p>
          <w:p w14:paraId="558167B1" w14:textId="7A6F3935" w:rsidR="000C4AAA" w:rsidRPr="00BB0235" w:rsidRDefault="000C4AAA" w:rsidP="0037747E">
            <w:pPr>
              <w:pStyle w:val="NoSpacing"/>
              <w:rPr>
                <w:color w:val="000000"/>
              </w:rPr>
            </w:pPr>
            <w:r>
              <w:rPr>
                <w:rFonts w:cs="ArialNarrow"/>
              </w:rPr>
              <w:t>(</w:t>
            </w:r>
            <w:r w:rsidRPr="000C4AAA">
              <w:rPr>
                <w:rFonts w:cs="ArialNarrow"/>
              </w:rPr>
              <w:t>respond_1</w:t>
            </w:r>
            <w:r>
              <w:rPr>
                <w:rFonts w:cs="ArialNarrow"/>
              </w:rPr>
              <w:t>)</w:t>
            </w: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159ACEFA" w:rsidR="0037747E" w:rsidRDefault="00C83042" w:rsidP="0037747E">
            <w:pPr>
              <w:pStyle w:val="NoSpacing"/>
              <w:rPr>
                <w:rFonts w:cs="ArialNarrow"/>
              </w:rPr>
            </w:pPr>
            <w:r>
              <w:rPr>
                <w:rFonts w:cs="ArialNarrow"/>
              </w:rPr>
              <w:t>S</w:t>
            </w:r>
            <w:r w:rsidR="00475BCF">
              <w:rPr>
                <w:rFonts w:cs="ArialNarrow"/>
              </w:rPr>
              <w:t>3</w:t>
            </w:r>
            <w:r w:rsidR="0037747E">
              <w:rPr>
                <w:rFonts w:cs="ArialNarrow"/>
              </w:rPr>
              <w:t xml:space="preserve">. </w:t>
            </w:r>
            <w:r w:rsidR="0037747E" w:rsidRPr="00BB0235">
              <w:rPr>
                <w:rFonts w:cs="ArialNarrow"/>
              </w:rPr>
              <w:t>What was the result of the drought on your HH?</w:t>
            </w:r>
          </w:p>
          <w:p w14:paraId="78AA0F70" w14:textId="3D3832F4" w:rsidR="000C4AAA" w:rsidRPr="00BB0235" w:rsidRDefault="000C4AAA" w:rsidP="0037747E">
            <w:pPr>
              <w:pStyle w:val="NoSpacing"/>
              <w:rPr>
                <w:rFonts w:cs="ArialNarrow"/>
              </w:rPr>
            </w:pPr>
            <w:r>
              <w:rPr>
                <w:rFonts w:cs="ArialNarrow"/>
              </w:rPr>
              <w:t>(</w:t>
            </w:r>
            <w:r w:rsidRPr="000C4AAA">
              <w:rPr>
                <w:rFonts w:cs="ArialNarrow"/>
              </w:rPr>
              <w:t>result_1</w:t>
            </w:r>
            <w:r>
              <w:rPr>
                <w:rFonts w:cs="ArialNarrow"/>
              </w:rPr>
              <w:t>)</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3F45F602" w:rsidR="0037747E" w:rsidRPr="00E63A15" w:rsidRDefault="0037747E" w:rsidP="0037747E">
            <w:pPr>
              <w:pStyle w:val="NoSpacing"/>
              <w:rPr>
                <w:w w:val="105"/>
                <w:sz w:val="20"/>
              </w:rPr>
            </w:pPr>
            <w:r w:rsidRPr="00E63A15">
              <w:rPr>
                <w:w w:val="105"/>
                <w:sz w:val="20"/>
              </w:rPr>
              <w:t>11=Pests or diseases tha</w:t>
            </w:r>
            <w:r w:rsidR="00E120AE">
              <w:rPr>
                <w:w w:val="105"/>
                <w:sz w:val="20"/>
              </w:rPr>
              <w:t>t</w:t>
            </w:r>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0684DFA" w:rsidR="0037747E" w:rsidRDefault="00C83042" w:rsidP="0037747E">
            <w:pPr>
              <w:pStyle w:val="NoSpacing"/>
              <w:rPr>
                <w:rFonts w:cs="ArialNarrow"/>
              </w:rPr>
            </w:pPr>
            <w:r>
              <w:rPr>
                <w:rFonts w:cs="ArialNarrow"/>
              </w:rPr>
              <w:t>S</w:t>
            </w:r>
            <w:r w:rsidR="00475BCF">
              <w:rPr>
                <w:rFonts w:cs="ArialNarrow"/>
              </w:rPr>
              <w:t>4</w:t>
            </w:r>
            <w:r w:rsidR="0037747E">
              <w:rPr>
                <w:rFonts w:cs="ArialNarrow"/>
              </w:rPr>
              <w:t xml:space="preserve">. </w:t>
            </w:r>
            <w:r w:rsidR="0037747E" w:rsidRPr="00BB0235">
              <w:rPr>
                <w:rFonts w:cs="ArialNarrow"/>
              </w:rPr>
              <w:t xml:space="preserve">Thinking of the worst </w:t>
            </w:r>
            <w:r w:rsidR="0037747E" w:rsidRPr="00BB0235">
              <w:rPr>
                <w:rFonts w:cs="ArialNarrow"/>
                <w:b/>
              </w:rPr>
              <w:t>DROUGHT</w:t>
            </w:r>
            <w:r w:rsidR="0037747E" w:rsidRPr="00BB0235">
              <w:rPr>
                <w:rFonts w:cs="ArialNarrow"/>
              </w:rPr>
              <w:t xml:space="preserve"> that your household experienced</w:t>
            </w:r>
            <w:r w:rsidR="0037747E">
              <w:rPr>
                <w:rFonts w:cs="ArialNarrow"/>
              </w:rPr>
              <w:t xml:space="preserve"> during 2012</w:t>
            </w:r>
            <w:r w:rsidR="007316BB">
              <w:rPr>
                <w:rFonts w:ascii="Courier New" w:hAnsi="Courier New" w:cs="Courier New"/>
              </w:rPr>
              <w:t>–</w:t>
            </w:r>
            <w:r w:rsidR="0037747E">
              <w:rPr>
                <w:rFonts w:cs="ArialNarrow"/>
              </w:rPr>
              <w:t>2014</w:t>
            </w:r>
            <w:r w:rsidR="0037747E" w:rsidRPr="00BB0235">
              <w:rPr>
                <w:rFonts w:cs="ArialNarrow"/>
              </w:rPr>
              <w:t>, what adjustments/adaptations did your household make during the drought?</w:t>
            </w:r>
          </w:p>
          <w:p w14:paraId="1BDBC477" w14:textId="12D7B792" w:rsidR="000C4AAA" w:rsidRPr="00BB0235" w:rsidRDefault="000C4AAA" w:rsidP="0037747E">
            <w:pPr>
              <w:pStyle w:val="NoSpacing"/>
              <w:rPr>
                <w:rFonts w:cs="ArialNarrow"/>
              </w:rPr>
            </w:pPr>
            <w:r>
              <w:rPr>
                <w:rFonts w:cs="ArialNarrow"/>
              </w:rPr>
              <w:t>(</w:t>
            </w:r>
            <w:r w:rsidRPr="000C4AAA">
              <w:rPr>
                <w:rFonts w:cs="ArialNarrow"/>
              </w:rPr>
              <w:t>adapt_1</w:t>
            </w:r>
            <w:r>
              <w:rPr>
                <w:rFonts w:cs="ArialNarrow"/>
              </w:rPr>
              <w: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768DA39A" w:rsidR="0037747E" w:rsidRPr="00BB0235" w:rsidRDefault="00C83042" w:rsidP="0037747E">
            <w:pPr>
              <w:pStyle w:val="NoSpacing"/>
              <w:rPr>
                <w:w w:val="105"/>
              </w:rPr>
            </w:pPr>
            <w:r>
              <w:rPr>
                <w:w w:val="105"/>
              </w:rPr>
              <w:t>S</w:t>
            </w:r>
            <w:r w:rsidR="00475BCF">
              <w:rPr>
                <w:w w:val="105"/>
              </w:rPr>
              <w:t>4b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45985D48" w:rsidR="0037747E" w:rsidRDefault="00C83042" w:rsidP="0037747E">
            <w:pPr>
              <w:pStyle w:val="NoSpacing"/>
            </w:pPr>
            <w:r>
              <w:t>S</w:t>
            </w:r>
            <w:r w:rsidR="00475BCF">
              <w:t>5</w:t>
            </w:r>
            <w:r w:rsidR="0037747E">
              <w:t xml:space="preserve">. </w:t>
            </w:r>
            <w:r w:rsidR="0037747E" w:rsidRPr="00BB0235">
              <w:t xml:space="preserve">Are there any changes you wanted to make but were unable to make? </w:t>
            </w:r>
          </w:p>
          <w:p w14:paraId="0116A0EF" w14:textId="16998DA6" w:rsidR="000C4AAA" w:rsidRPr="00BB0235" w:rsidRDefault="000C4AAA" w:rsidP="0037747E">
            <w:pPr>
              <w:pStyle w:val="NoSpacing"/>
            </w:pPr>
            <w:r>
              <w:t>(</w:t>
            </w:r>
            <w:r w:rsidRPr="000C4AAA">
              <w:t>noadapt_1</w:t>
            </w:r>
            <w:r>
              <w:t>)</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68FA198B" w:rsidR="0037747E" w:rsidRPr="00BB0235" w:rsidRDefault="00C83042" w:rsidP="0037747E">
            <w:pPr>
              <w:pStyle w:val="NoSpacing"/>
              <w:rPr>
                <w:w w:val="105"/>
              </w:rPr>
            </w:pPr>
            <w:r>
              <w:rPr>
                <w:w w:val="105"/>
              </w:rPr>
              <w:t>S</w:t>
            </w:r>
            <w:r w:rsidR="00475BCF">
              <w:rPr>
                <w:w w:val="105"/>
              </w:rPr>
              <w:t>5</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FE110" w14:textId="2F585C44" w:rsidR="0037747E" w:rsidRDefault="00C83042" w:rsidP="0037747E">
            <w:pPr>
              <w:pStyle w:val="NoSpacing"/>
            </w:pPr>
            <w:r>
              <w:t>S</w:t>
            </w:r>
            <w:r w:rsidR="00475BCF">
              <w:t>6</w:t>
            </w:r>
            <w:r w:rsidR="0037747E">
              <w:t xml:space="preserve">. </w:t>
            </w:r>
            <w:r w:rsidR="0037747E" w:rsidRPr="00BB0235">
              <w:t>If so, why did you not make those changes?</w:t>
            </w:r>
          </w:p>
          <w:p w14:paraId="7396C84D" w14:textId="629173DC" w:rsidR="000C4AAA" w:rsidRDefault="000C4AAA" w:rsidP="0037747E">
            <w:pPr>
              <w:pStyle w:val="NoSpacing"/>
            </w:pPr>
            <w:r>
              <w:t>(</w:t>
            </w:r>
            <w:r w:rsidRPr="000C4AAA">
              <w:t>noadaptwhy_1</w:t>
            </w:r>
            <w:r>
              <w:t>)</w:t>
            </w:r>
          </w:p>
          <w:p w14:paraId="7B1B251C" w14:textId="2AE89F4A" w:rsidR="00B62465" w:rsidRPr="00BB0235" w:rsidRDefault="00B62465" w:rsidP="0037747E">
            <w:pPr>
              <w:pStyle w:val="NoSpacing"/>
            </w:pPr>
            <w:r>
              <w:t>Skip if R5= NONE</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6A3A24D0" w:rsidR="0037747E" w:rsidRPr="00BB0235" w:rsidRDefault="00C83042" w:rsidP="0037747E">
            <w:pPr>
              <w:pStyle w:val="NoSpacing"/>
              <w:rPr>
                <w:w w:val="105"/>
              </w:rPr>
            </w:pPr>
            <w:r>
              <w:rPr>
                <w:w w:val="105"/>
              </w:rPr>
              <w:t>S</w:t>
            </w:r>
            <w:r w:rsidR="00475BCF">
              <w:rPr>
                <w:w w:val="105"/>
              </w:rPr>
              <w:t>6</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F9D1B37" w14:textId="361A732C" w:rsidR="0037747E" w:rsidRDefault="00C83042" w:rsidP="0037747E">
            <w:pPr>
              <w:pStyle w:val="NoSpacing"/>
              <w:rPr>
                <w:bCs/>
              </w:rPr>
            </w:pPr>
            <w:r>
              <w:rPr>
                <w:bCs/>
              </w:rPr>
              <w:t>S</w:t>
            </w:r>
            <w:r w:rsidR="00475BCF">
              <w:rPr>
                <w:bCs/>
              </w:rPr>
              <w:t>7</w:t>
            </w:r>
            <w:r w:rsidR="0037747E">
              <w:rPr>
                <w:bCs/>
              </w:rPr>
              <w:t xml:space="preserve">. </w:t>
            </w:r>
            <w:r w:rsidR="0037747E" w:rsidRPr="00BB0235">
              <w:rPr>
                <w:bCs/>
              </w:rPr>
              <w:t>How did your household cope with this shock?</w:t>
            </w:r>
          </w:p>
          <w:p w14:paraId="18FB4407" w14:textId="0CE62143" w:rsidR="000C4AAA" w:rsidRPr="00BB0235" w:rsidRDefault="000C4AAA" w:rsidP="0037747E">
            <w:pPr>
              <w:pStyle w:val="NoSpacing"/>
              <w:rPr>
                <w:bCs/>
              </w:rPr>
            </w:pPr>
            <w:r>
              <w:rPr>
                <w:bCs/>
              </w:rPr>
              <w:t>(</w:t>
            </w:r>
            <w:r w:rsidRPr="000C4AAA">
              <w:rPr>
                <w:bCs/>
              </w:rPr>
              <w:t>hhcope_1</w:t>
            </w:r>
            <w:r>
              <w:rPr>
                <w:bCs/>
              </w:rPr>
              <w:t>)</w:t>
            </w:r>
          </w:p>
          <w:p w14:paraId="0929F343" w14:textId="77777777" w:rsidR="0037747E" w:rsidRPr="00BB0235" w:rsidRDefault="0037747E" w:rsidP="0037747E">
            <w:pPr>
              <w:pStyle w:val="NoSpacing"/>
              <w:rPr>
                <w:i/>
                <w:color w:val="000000"/>
              </w:rPr>
            </w:pPr>
            <w:r w:rsidRPr="00BB0235">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t>1=Harvest more forest products</w:t>
            </w:r>
          </w:p>
          <w:p w14:paraId="497A7B9B" w14:textId="77777777" w:rsidR="0037747E" w:rsidRPr="00E63A15" w:rsidRDefault="0037747E" w:rsidP="0037747E">
            <w:pPr>
              <w:pStyle w:val="NoSpacing"/>
              <w:rPr>
                <w:w w:val="105"/>
                <w:sz w:val="20"/>
              </w:rPr>
            </w:pPr>
            <w:r w:rsidRPr="00E63A15">
              <w:rPr>
                <w:w w:val="105"/>
                <w:sz w:val="20"/>
              </w:rPr>
              <w:t>2=Harvest more wild foods not found in the 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 xml:space="preserve">8=Assistance from NGO, community organization, religious organization, </w:t>
            </w:r>
            <w:proofErr w:type="spellStart"/>
            <w:r w:rsidRPr="00E63A15">
              <w:rPr>
                <w:w w:val="105"/>
                <w:sz w:val="20"/>
              </w:rPr>
              <w:t>etc</w:t>
            </w:r>
            <w:proofErr w:type="spellEnd"/>
          </w:p>
          <w:p w14:paraId="1A4E2781" w14:textId="77777777" w:rsidR="0037747E" w:rsidRPr="00E63A15" w:rsidRDefault="0037747E" w:rsidP="0037747E">
            <w:pPr>
              <w:pStyle w:val="NoSpacing"/>
              <w:rPr>
                <w:w w:val="105"/>
                <w:sz w:val="20"/>
              </w:rPr>
            </w:pPr>
            <w:r w:rsidRPr="00E63A15">
              <w:rPr>
                <w:w w:val="105"/>
                <w:sz w:val="20"/>
              </w:rPr>
              <w:t xml:space="preserve">9=Get </w:t>
            </w:r>
            <w:r>
              <w:rPr>
                <w:w w:val="105"/>
                <w:sz w:val="20"/>
              </w:rPr>
              <w:t xml:space="preserve">loan from money lender, credit </w:t>
            </w:r>
            <w:r w:rsidRPr="00E63A15">
              <w:rPr>
                <w:w w:val="105"/>
                <w:sz w:val="20"/>
              </w:rPr>
              <w:t xml:space="preserve">associations, </w:t>
            </w:r>
            <w:proofErr w:type="spellStart"/>
            <w:r w:rsidRPr="00E63A15">
              <w:rPr>
                <w:w w:val="105"/>
                <w:sz w:val="20"/>
              </w:rPr>
              <w:t>etc</w:t>
            </w:r>
            <w:proofErr w:type="spellEnd"/>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Pr="00E63A15" w:rsidRDefault="0037747E" w:rsidP="0037747E">
            <w:pPr>
              <w:pStyle w:val="NoSpacing"/>
              <w:rPr>
                <w:w w:val="105"/>
                <w:sz w:val="20"/>
              </w:rPr>
            </w:pPr>
            <w:r w:rsidRPr="00E63A15">
              <w:rPr>
                <w:w w:val="105"/>
                <w:sz w:val="20"/>
              </w:rPr>
              <w:t>11=Did nothing in particular</w:t>
            </w:r>
          </w:p>
          <w:p w14:paraId="58D50CA5" w14:textId="77777777" w:rsidR="0037747E" w:rsidRPr="00E63A15" w:rsidRDefault="0037747E" w:rsidP="0037747E">
            <w:pPr>
              <w:pStyle w:val="NoSpacing"/>
              <w:rPr>
                <w:w w:val="105"/>
                <w:sz w:val="20"/>
              </w:rPr>
            </w:pPr>
            <w:r w:rsidRPr="00E63A15">
              <w:rPr>
                <w:w w:val="105"/>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2296C95C" w:rsidR="0037747E" w:rsidRPr="00BB0235" w:rsidRDefault="00C83042" w:rsidP="0037747E">
            <w:pPr>
              <w:pStyle w:val="NoSpacing"/>
              <w:rPr>
                <w:w w:val="105"/>
              </w:rPr>
            </w:pPr>
            <w:r>
              <w:rPr>
                <w:w w:val="105"/>
              </w:rPr>
              <w:t>S</w:t>
            </w:r>
            <w:r w:rsidR="00475BCF">
              <w:rPr>
                <w:w w:val="105"/>
              </w:rPr>
              <w:t>7b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58DEAE19" w:rsidR="00E63A15" w:rsidRPr="00E63A15" w:rsidRDefault="00C83042" w:rsidP="00F85A49">
            <w:pPr>
              <w:pStyle w:val="NoSpacing"/>
            </w:pPr>
            <w:r>
              <w:t>S</w:t>
            </w:r>
            <w:r w:rsidR="00475BCF">
              <w:t>8</w:t>
            </w:r>
            <w:r w:rsidR="009817C8">
              <w:t xml:space="preserve">.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38D5BBD0" w:rsidR="00E63A15" w:rsidRPr="00E63A15" w:rsidRDefault="00D03191" w:rsidP="00F85A49">
            <w:pPr>
              <w:pStyle w:val="NoSpacing"/>
              <w:rPr>
                <w:i/>
              </w:rPr>
            </w:pPr>
            <w:r>
              <w:rPr>
                <w:i/>
              </w:rPr>
              <w:t>If 0, skip to R.</w:t>
            </w:r>
            <w:r w:rsidR="00B62465">
              <w:rPr>
                <w:i/>
              </w:rPr>
              <w:t>115</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415D688D" w14:textId="68306D17" w:rsidR="00E63A15" w:rsidRDefault="00C83042" w:rsidP="007316BB">
            <w:pPr>
              <w:pStyle w:val="NoSpacing"/>
            </w:pPr>
            <w:r>
              <w:t>S</w:t>
            </w:r>
            <w:r w:rsidR="00475BCF">
              <w:t>9</w:t>
            </w:r>
            <w:r w:rsidR="009817C8">
              <w:t xml:space="preserve">.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p w14:paraId="0B2166A4" w14:textId="38FBD927" w:rsidR="00463424" w:rsidRPr="00E63A15" w:rsidRDefault="00463424" w:rsidP="007316BB">
            <w:pPr>
              <w:pStyle w:val="NoSpacing"/>
            </w:pPr>
            <w:r>
              <w:t>(</w:t>
            </w:r>
            <w:r w:rsidRPr="00463424">
              <w:t>respond_2</w:t>
            </w:r>
            <w:r>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41558C54" w:rsidR="00E63A15" w:rsidRDefault="00C83042" w:rsidP="00F85A49">
            <w:pPr>
              <w:pStyle w:val="NoSpacing"/>
            </w:pPr>
            <w:r>
              <w:t>S</w:t>
            </w:r>
            <w:r w:rsidR="00475BCF">
              <w:t>10</w:t>
            </w:r>
            <w:r w:rsidR="009817C8">
              <w:t xml:space="preserve">. </w:t>
            </w:r>
            <w:r w:rsidR="00E63A15" w:rsidRPr="00E63A15">
              <w:t xml:space="preserve">What was the result of the </w:t>
            </w:r>
            <w:r w:rsidR="00E63A15" w:rsidRPr="00E63A15">
              <w:rPr>
                <w:b/>
              </w:rPr>
              <w:t>RAIN/FLOODS</w:t>
            </w:r>
            <w:r w:rsidR="00E63A15" w:rsidRPr="00E63A15">
              <w:t xml:space="preserve"> on your HH?</w:t>
            </w:r>
          </w:p>
          <w:p w14:paraId="124ECB2A" w14:textId="374085E5" w:rsidR="00463424" w:rsidRPr="00E63A15" w:rsidRDefault="00463424" w:rsidP="00F85A49">
            <w:pPr>
              <w:pStyle w:val="NoSpacing"/>
            </w:pPr>
            <w:r>
              <w:t>(</w:t>
            </w:r>
            <w:r w:rsidRPr="00463424">
              <w:t>result_2</w:t>
            </w:r>
            <w:r>
              <w:t>)</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24A6F7E7" w:rsidR="009F5813" w:rsidRDefault="00C83042" w:rsidP="009F5813">
            <w:pPr>
              <w:pStyle w:val="NoSpacing"/>
            </w:pPr>
            <w:r>
              <w:t>S</w:t>
            </w:r>
            <w:r w:rsidR="00475BCF">
              <w:t>11</w:t>
            </w:r>
            <w:r w:rsidR="009F5813">
              <w:t xml:space="preserve">. </w:t>
            </w:r>
            <w:r w:rsidR="009F5813" w:rsidRPr="00E63A15">
              <w:t xml:space="preserve">Thinking of the worst </w:t>
            </w:r>
            <w:r w:rsidR="009F5813" w:rsidRPr="00E63A15">
              <w:rPr>
                <w:b/>
              </w:rPr>
              <w:t>RAIN/FLOODS</w:t>
            </w:r>
            <w:r w:rsidR="009F5813" w:rsidRPr="00E63A15">
              <w:t xml:space="preserve"> that your household experienced</w:t>
            </w:r>
            <w:r w:rsidR="007316BB">
              <w:t xml:space="preserve"> during 2012</w:t>
            </w:r>
            <w:r w:rsidR="007316BB">
              <w:rPr>
                <w:rFonts w:ascii="Courier New" w:hAnsi="Courier New" w:cs="Courier New"/>
              </w:rPr>
              <w:t>–</w:t>
            </w:r>
            <w:r w:rsidR="00BF28DE">
              <w:t>2014</w:t>
            </w:r>
            <w:r w:rsidR="009F5813" w:rsidRPr="00E63A15">
              <w:t>, what adjustments/adaptations did your household make during the drought?</w:t>
            </w:r>
          </w:p>
          <w:p w14:paraId="106ACA20" w14:textId="43EDBBEA" w:rsidR="00463424" w:rsidRPr="00E63A15" w:rsidRDefault="00463424" w:rsidP="009F5813">
            <w:pPr>
              <w:pStyle w:val="NoSpacing"/>
            </w:pPr>
            <w:r>
              <w:t>(</w:t>
            </w:r>
            <w:r w:rsidRPr="00463424">
              <w:t>adapt_2</w:t>
            </w:r>
            <w:r>
              <w:t>)</w:t>
            </w: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57DBF84F" w:rsidR="00E63A15" w:rsidRPr="00E63A15" w:rsidRDefault="00C83042" w:rsidP="00F85A49">
            <w:pPr>
              <w:pStyle w:val="NoSpacing"/>
            </w:pPr>
            <w:r>
              <w:t>S</w:t>
            </w:r>
            <w:r w:rsidR="00475BCF">
              <w:t>11b</w:t>
            </w:r>
            <w:r w:rsidR="009817C8">
              <w:t xml:space="preserve">.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0712A74B" w:rsidR="009F5813" w:rsidRDefault="00C83042" w:rsidP="009F5813">
            <w:pPr>
              <w:pStyle w:val="NoSpacing"/>
            </w:pPr>
            <w:r>
              <w:t>S</w:t>
            </w:r>
            <w:r w:rsidR="00475BCF">
              <w:t>12.</w:t>
            </w:r>
            <w:r w:rsidR="009F5813">
              <w:t xml:space="preserve"> </w:t>
            </w:r>
            <w:r w:rsidR="009F5813" w:rsidRPr="00E63A15">
              <w:t xml:space="preserve">Are there any changes you wanted to make but were unable to make? </w:t>
            </w:r>
          </w:p>
          <w:p w14:paraId="06BA5C2C" w14:textId="69EEFCF2" w:rsidR="00463424" w:rsidRPr="00E63A15" w:rsidRDefault="00463424" w:rsidP="009F5813">
            <w:pPr>
              <w:pStyle w:val="NoSpacing"/>
            </w:pPr>
            <w:r>
              <w:t>(</w:t>
            </w:r>
            <w:r w:rsidRPr="00463424">
              <w:t>noadapt_2</w:t>
            </w:r>
            <w:r>
              <w:t>)</w:t>
            </w:r>
          </w:p>
          <w:p w14:paraId="6E63F509"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69E1371B" w:rsidR="00E63A15" w:rsidRPr="00E63A15" w:rsidRDefault="00C83042" w:rsidP="00F85A49">
            <w:pPr>
              <w:pStyle w:val="NoSpacing"/>
            </w:pPr>
            <w:r>
              <w:t>S</w:t>
            </w:r>
            <w:r w:rsidR="00475BCF">
              <w:t>12</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643D0063" w:rsidR="00E63A15" w:rsidRDefault="00C83042" w:rsidP="00F85A49">
            <w:pPr>
              <w:pStyle w:val="NoSpacing"/>
            </w:pPr>
            <w:r>
              <w:t>S</w:t>
            </w:r>
            <w:r w:rsidR="00475BCF">
              <w:t>13</w:t>
            </w:r>
            <w:r w:rsidR="009817C8">
              <w:t xml:space="preserve">. </w:t>
            </w:r>
            <w:r w:rsidR="00E63A15" w:rsidRPr="00E63A15">
              <w:t>If so, why did you not make those changes?</w:t>
            </w:r>
          </w:p>
          <w:p w14:paraId="37EBE72A" w14:textId="06871196" w:rsidR="00463424" w:rsidRDefault="00463424" w:rsidP="00F85A49">
            <w:pPr>
              <w:pStyle w:val="NoSpacing"/>
            </w:pPr>
            <w:r>
              <w:t>(</w:t>
            </w:r>
            <w:r w:rsidRPr="00463424">
              <w:t>noadaptwhy_2</w:t>
            </w:r>
            <w:r>
              <w:t>)</w:t>
            </w:r>
          </w:p>
          <w:p w14:paraId="7A92FBAB" w14:textId="73CDB88B" w:rsidR="00B62465" w:rsidRPr="00E63A15" w:rsidRDefault="00B62465" w:rsidP="00F85A49">
            <w:pPr>
              <w:pStyle w:val="NoSpacing"/>
            </w:pPr>
            <w:r>
              <w:t>Skip if R12=NONE</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4F46F80E" w:rsidR="00E63A15" w:rsidRPr="00E63A15" w:rsidRDefault="00C83042" w:rsidP="00F85A49">
            <w:pPr>
              <w:pStyle w:val="NoSpacing"/>
            </w:pPr>
            <w:r>
              <w:t>S</w:t>
            </w:r>
            <w:r w:rsidR="00475BCF">
              <w:t>13</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548BAA0F" w:rsidR="00E63A15" w:rsidRDefault="00C83042" w:rsidP="00F85A49">
            <w:pPr>
              <w:pStyle w:val="NoSpacing"/>
              <w:rPr>
                <w:bCs/>
              </w:rPr>
            </w:pPr>
            <w:r>
              <w:rPr>
                <w:bCs/>
              </w:rPr>
              <w:t>S</w:t>
            </w:r>
            <w:r w:rsidR="00475BCF">
              <w:rPr>
                <w:bCs/>
              </w:rPr>
              <w:t>14</w:t>
            </w:r>
            <w:r w:rsidR="009817C8">
              <w:rPr>
                <w:bCs/>
              </w:rPr>
              <w:t xml:space="preserve">. </w:t>
            </w:r>
            <w:r w:rsidR="00E63A15" w:rsidRPr="00E63A15">
              <w:rPr>
                <w:bCs/>
              </w:rPr>
              <w:t>How did your household cope with this shock?</w:t>
            </w:r>
          </w:p>
          <w:p w14:paraId="460C5B4B" w14:textId="6C3492AD" w:rsidR="00463424" w:rsidRPr="00E63A15" w:rsidRDefault="00463424" w:rsidP="00F85A49">
            <w:pPr>
              <w:pStyle w:val="NoSpacing"/>
              <w:rPr>
                <w:bCs/>
              </w:rPr>
            </w:pPr>
            <w:r>
              <w:rPr>
                <w:bCs/>
              </w:rPr>
              <w:t>(</w:t>
            </w:r>
            <w:r w:rsidRPr="00463424">
              <w:rPr>
                <w:bCs/>
              </w:rPr>
              <w:t>hhcope_2</w:t>
            </w:r>
            <w:r>
              <w:rPr>
                <w:bCs/>
              </w:rPr>
              <w:t>)</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 xml:space="preserve">Assistance from NGO, community organization, religious organization, </w:t>
            </w:r>
            <w:proofErr w:type="spellStart"/>
            <w:r w:rsidRPr="00E63A15">
              <w:rPr>
                <w:sz w:val="20"/>
              </w:rPr>
              <w:t>etc</w:t>
            </w:r>
            <w:proofErr w:type="spellEnd"/>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 xml:space="preserve">Get loan from money lender, credit associations, </w:t>
            </w:r>
            <w:proofErr w:type="spellStart"/>
            <w:r w:rsidRPr="00E63A15">
              <w:rPr>
                <w:sz w:val="20"/>
              </w:rPr>
              <w:t>etc</w:t>
            </w:r>
            <w:proofErr w:type="spellEnd"/>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04E9CFBA" w:rsidR="00E63A15" w:rsidRPr="00E63A15" w:rsidRDefault="00C83042" w:rsidP="00F85A49">
            <w:pPr>
              <w:pStyle w:val="NoSpacing"/>
            </w:pPr>
            <w:r>
              <w:t>S</w:t>
            </w:r>
            <w:r w:rsidR="00475BCF">
              <w:t>14</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6874D27F" w:rsidR="00A702D4" w:rsidRPr="00A702D4" w:rsidRDefault="00C83042" w:rsidP="00F85A49">
            <w:pPr>
              <w:pStyle w:val="NoSpacing"/>
            </w:pPr>
            <w:bookmarkStart w:id="25" w:name="_GoBack"/>
            <w:r>
              <w:t>S</w:t>
            </w:r>
            <w:r w:rsidR="00475BCF">
              <w:t>15.</w:t>
            </w:r>
            <w:r w:rsidR="009817C8">
              <w:t xml:space="preserve"> </w:t>
            </w:r>
            <w:r w:rsidR="00BF28DE">
              <w:t>In the past 3</w:t>
            </w:r>
            <w:r w:rsidR="00A702D4" w:rsidRPr="00A702D4">
              <w:t xml:space="preserve"> years, has your household been affected by </w:t>
            </w:r>
            <w:r w:rsidR="00A702D4" w:rsidRPr="00A702D4">
              <w:rPr>
                <w:b/>
              </w:rPr>
              <w:t>ERRATIC RAINS</w:t>
            </w:r>
            <w:r w:rsidR="00A702D4" w:rsidRPr="00A702D4">
              <w:t>?</w:t>
            </w:r>
          </w:p>
          <w:bookmarkEnd w:id="25"/>
          <w:p w14:paraId="4529A2FF" w14:textId="1172D65C" w:rsidR="00A702D4" w:rsidRPr="00A702D4" w:rsidRDefault="00A702D4" w:rsidP="00F85A49">
            <w:pPr>
              <w:pStyle w:val="NoSpacing"/>
              <w:rPr>
                <w:i/>
              </w:rPr>
            </w:pPr>
            <w:r w:rsidRPr="00A702D4">
              <w:rPr>
                <w:i/>
              </w:rPr>
              <w:t xml:space="preserve">If 0, skip to Section </w:t>
            </w:r>
            <w:r w:rsidR="00D03191">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3530A0C1" w14:textId="5A2A9F37" w:rsidR="00A702D4" w:rsidRDefault="007576A0" w:rsidP="007316BB">
            <w:pPr>
              <w:pStyle w:val="NoSpacing"/>
            </w:pPr>
            <w:r>
              <w:t>S</w:t>
            </w:r>
            <w:r w:rsidR="00475BCF">
              <w:t>16</w:t>
            </w:r>
            <w:r w:rsidR="009817C8">
              <w:t xml:space="preserve">.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p w14:paraId="57D33816" w14:textId="287B13E1" w:rsidR="00463424" w:rsidRPr="00A702D4" w:rsidRDefault="00463424" w:rsidP="007316BB">
            <w:pPr>
              <w:pStyle w:val="NoSpacing"/>
            </w:pPr>
            <w:r>
              <w:t>(</w:t>
            </w:r>
            <w:r w:rsidRPr="00463424">
              <w:t>respond_3</w:t>
            </w:r>
            <w:r>
              <w:t>)</w:t>
            </w: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7810B0D6" w:rsidR="00A702D4" w:rsidRDefault="007576A0" w:rsidP="00F85A49">
            <w:pPr>
              <w:pStyle w:val="NoSpacing"/>
            </w:pPr>
            <w:r>
              <w:t>S</w:t>
            </w:r>
            <w:r w:rsidR="00475BCF">
              <w:t>17</w:t>
            </w:r>
            <w:r w:rsidR="009817C8">
              <w:t xml:space="preserve">. </w:t>
            </w:r>
            <w:r w:rsidR="00A702D4" w:rsidRPr="00A702D4">
              <w:t xml:space="preserve">What was the result of the </w:t>
            </w:r>
            <w:r w:rsidR="00A702D4" w:rsidRPr="00A702D4">
              <w:rPr>
                <w:b/>
              </w:rPr>
              <w:t>ERRATIC RAINS</w:t>
            </w:r>
            <w:r w:rsidR="00A702D4" w:rsidRPr="00A702D4">
              <w:t xml:space="preserve"> on your HH?</w:t>
            </w:r>
          </w:p>
          <w:p w14:paraId="1D52C44B" w14:textId="414CAA5E" w:rsidR="00463424" w:rsidRPr="00A702D4" w:rsidRDefault="00463424" w:rsidP="00F85A49">
            <w:pPr>
              <w:pStyle w:val="NoSpacing"/>
            </w:pPr>
            <w:r>
              <w:t>(</w:t>
            </w:r>
            <w:r w:rsidRPr="00463424">
              <w:t>result_3</w:t>
            </w:r>
            <w:r>
              <w:t>)</w:t>
            </w:r>
          </w:p>
          <w:p w14:paraId="5B1C31FE"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lastRenderedPageBreak/>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lastRenderedPageBreak/>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10B08338" w:rsidR="009F5813" w:rsidRDefault="007576A0" w:rsidP="009F5813">
            <w:pPr>
              <w:pStyle w:val="NoSpacing"/>
            </w:pPr>
            <w:r>
              <w:t>S</w:t>
            </w:r>
            <w:r w:rsidR="00475BCF">
              <w:t>18</w:t>
            </w:r>
            <w:r w:rsidR="009F5813">
              <w:t xml:space="preserve">. </w:t>
            </w:r>
            <w:r w:rsidR="009F5813" w:rsidRPr="00A702D4">
              <w:t xml:space="preserve">Thinking of the worst </w:t>
            </w:r>
            <w:r w:rsidR="009F5813" w:rsidRPr="00A702D4">
              <w:rPr>
                <w:b/>
              </w:rPr>
              <w:t>ERRATIC RAINS</w:t>
            </w:r>
            <w:r w:rsidR="009F5813" w:rsidRPr="00A702D4">
              <w:t xml:space="preserve"> that your household experienced, what adjustments/adaptations did your household make during the drought?</w:t>
            </w:r>
          </w:p>
          <w:p w14:paraId="5D1D2432" w14:textId="1587FF1D" w:rsidR="00463424" w:rsidRPr="00A702D4" w:rsidRDefault="00463424" w:rsidP="009F5813">
            <w:pPr>
              <w:pStyle w:val="NoSpacing"/>
            </w:pPr>
            <w:r>
              <w:t>(</w:t>
            </w:r>
            <w:r w:rsidRPr="00463424">
              <w:t>adapt_3</w:t>
            </w:r>
            <w:r>
              <w: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3B17A544" w:rsidR="00A702D4" w:rsidRPr="00A702D4" w:rsidRDefault="007576A0" w:rsidP="00F85A49">
            <w:pPr>
              <w:pStyle w:val="NoSpacing"/>
            </w:pPr>
            <w:r>
              <w:t>S</w:t>
            </w:r>
            <w:r w:rsidR="00475BCF">
              <w:t>18</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4FDFDD63" w:rsidR="009F5813" w:rsidRDefault="007576A0" w:rsidP="009F5813">
            <w:pPr>
              <w:pStyle w:val="NoSpacing"/>
            </w:pPr>
            <w:r>
              <w:t>S</w:t>
            </w:r>
            <w:r w:rsidR="00475BCF">
              <w:t>19</w:t>
            </w:r>
            <w:r w:rsidR="009F5813">
              <w:t xml:space="preserve">. </w:t>
            </w:r>
            <w:r w:rsidR="009F5813" w:rsidRPr="00A702D4">
              <w:t xml:space="preserve">Are there any changes you wanted to make but were unable to make? </w:t>
            </w:r>
          </w:p>
          <w:p w14:paraId="7A768B28" w14:textId="51524B3C" w:rsidR="00463424" w:rsidRPr="00A702D4" w:rsidRDefault="00463424" w:rsidP="009F5813">
            <w:pPr>
              <w:pStyle w:val="NoSpacing"/>
            </w:pPr>
            <w:r>
              <w:t>(</w:t>
            </w:r>
            <w:r w:rsidRPr="00463424">
              <w:t>noadapt_3</w:t>
            </w:r>
            <w:r>
              <w:t>)</w:t>
            </w:r>
          </w:p>
          <w:p w14:paraId="30B12548"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2694E40" w:rsidR="00A702D4" w:rsidRPr="00A702D4" w:rsidRDefault="007576A0" w:rsidP="00F85A49">
            <w:pPr>
              <w:pStyle w:val="NoSpacing"/>
            </w:pPr>
            <w:r>
              <w:t>S</w:t>
            </w:r>
            <w:r w:rsidR="00475BCF">
              <w:t>19</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130CA0CA" w:rsidR="00A702D4" w:rsidRDefault="007576A0" w:rsidP="00F85A49">
            <w:pPr>
              <w:pStyle w:val="NoSpacing"/>
            </w:pPr>
            <w:r>
              <w:t>S</w:t>
            </w:r>
            <w:r w:rsidR="00475BCF">
              <w:t>20</w:t>
            </w:r>
            <w:r w:rsidR="00DB1710">
              <w:t xml:space="preserve">. </w:t>
            </w:r>
            <w:r w:rsidR="00A702D4" w:rsidRPr="00A702D4">
              <w:t>If so, why did you not make those changes?</w:t>
            </w:r>
          </w:p>
          <w:p w14:paraId="362D9C37" w14:textId="0ECEBD3B" w:rsidR="00B62465" w:rsidRDefault="00B62465" w:rsidP="00F85A49">
            <w:pPr>
              <w:pStyle w:val="NoSpacing"/>
            </w:pPr>
            <w:r>
              <w:t>Skip if R19=NONE</w:t>
            </w:r>
          </w:p>
          <w:p w14:paraId="79B99839" w14:textId="4D9223DC" w:rsidR="00463424" w:rsidRPr="00A702D4" w:rsidRDefault="00463424" w:rsidP="00F85A49">
            <w:pPr>
              <w:pStyle w:val="NoSpacing"/>
            </w:pPr>
            <w:r>
              <w:t>(</w:t>
            </w:r>
            <w:r w:rsidRPr="00463424">
              <w:t>noadaptwhy_3</w:t>
            </w:r>
            <w:r>
              <w:t>)</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01A0A1BA" w:rsidR="00A702D4" w:rsidRPr="00A702D4" w:rsidRDefault="007576A0" w:rsidP="00F85A49">
            <w:pPr>
              <w:pStyle w:val="NoSpacing"/>
            </w:pPr>
            <w:r>
              <w:t>S</w:t>
            </w:r>
            <w:r w:rsidR="00475BCF">
              <w:t>20</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7C2647B1" w:rsidR="00A702D4" w:rsidRDefault="007576A0" w:rsidP="00F85A49">
            <w:pPr>
              <w:pStyle w:val="NoSpacing"/>
              <w:rPr>
                <w:bCs/>
              </w:rPr>
            </w:pPr>
            <w:r>
              <w:rPr>
                <w:bCs/>
              </w:rPr>
              <w:t>S</w:t>
            </w:r>
            <w:r w:rsidR="00475BCF">
              <w:rPr>
                <w:bCs/>
              </w:rPr>
              <w:t>21</w:t>
            </w:r>
            <w:r w:rsidR="00DB1710">
              <w:rPr>
                <w:bCs/>
              </w:rPr>
              <w:t xml:space="preserve">. </w:t>
            </w:r>
            <w:r w:rsidR="00A702D4" w:rsidRPr="00A702D4">
              <w:rPr>
                <w:bCs/>
              </w:rPr>
              <w:t>How did your household cope with this shock?</w:t>
            </w:r>
          </w:p>
          <w:p w14:paraId="74245C26" w14:textId="2124FC5C" w:rsidR="00463424" w:rsidRPr="00A702D4" w:rsidRDefault="00463424" w:rsidP="00F85A49">
            <w:pPr>
              <w:pStyle w:val="NoSpacing"/>
              <w:rPr>
                <w:bCs/>
              </w:rPr>
            </w:pPr>
            <w:r>
              <w:rPr>
                <w:bCs/>
              </w:rPr>
              <w:t>(hhcope_3)</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 xml:space="preserve">Assistance from NGO, community organization, religious organization, </w:t>
            </w:r>
            <w:proofErr w:type="spellStart"/>
            <w:r w:rsidRPr="00A702D4">
              <w:rPr>
                <w:sz w:val="20"/>
              </w:rPr>
              <w:t>etc</w:t>
            </w:r>
            <w:proofErr w:type="spellEnd"/>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 xml:space="preserve">Get loan from money lender, credit associations, </w:t>
            </w:r>
            <w:proofErr w:type="spellStart"/>
            <w:r w:rsidRPr="00A702D4">
              <w:rPr>
                <w:sz w:val="20"/>
              </w:rPr>
              <w:t>etc</w:t>
            </w:r>
            <w:proofErr w:type="spellEnd"/>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0BFC81F6" w:rsidR="00A702D4" w:rsidRPr="00A702D4" w:rsidRDefault="007576A0" w:rsidP="00F85A49">
            <w:pPr>
              <w:pStyle w:val="NoSpacing"/>
            </w:pPr>
            <w:r>
              <w:t>S</w:t>
            </w:r>
            <w:r w:rsidR="00475BCF">
              <w:t>21</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6988BA99" w:rsidR="00A702D4" w:rsidRDefault="00701E1C" w:rsidP="00F85A49">
      <w:pPr>
        <w:pStyle w:val="Heading3"/>
        <w:spacing w:line="240" w:lineRule="auto"/>
      </w:pPr>
      <w:r w:rsidRPr="00E859CB">
        <w:rPr>
          <w:caps w:val="0"/>
        </w:rPr>
        <w:t xml:space="preserve">SECTION </w:t>
      </w:r>
      <w:r w:rsidR="007576A0">
        <w:rPr>
          <w:caps w:val="0"/>
        </w:rPr>
        <w:t>T</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58808779" w:rsidR="00E859CB" w:rsidRPr="00E859CB" w:rsidRDefault="00BB2400" w:rsidP="00F85A49">
            <w:pPr>
              <w:pStyle w:val="NoSpacing"/>
            </w:pPr>
            <w:r>
              <w:t>T</w:t>
            </w:r>
            <w:r w:rsidR="00EA07D6">
              <w:t>1</w:t>
            </w:r>
            <w:r w:rsidR="00B93AE1">
              <w:t xml:space="preserve">. </w:t>
            </w:r>
            <w:r w:rsidR="00E859CB" w:rsidRPr="00E859CB">
              <w:t>Is the headman in this village related to either the head of household or the spouse of the head of household? (</w:t>
            </w:r>
            <w:r w:rsidR="00E859CB" w:rsidRPr="00E859CB">
              <w:rPr>
                <w:b/>
              </w:rPr>
              <w:t>h</w:t>
            </w:r>
            <w:r w:rsidR="002D012A">
              <w:rPr>
                <w:b/>
              </w:rPr>
              <w:t>m</w:t>
            </w:r>
            <w:r w:rsidR="00E859CB" w:rsidRPr="00E859CB">
              <w:rPr>
                <w:b/>
              </w:rPr>
              <w:t>relate1</w:t>
            </w:r>
            <w:r w:rsidR="00E859CB" w:rsidRPr="00E859CB">
              <w:t>)</w:t>
            </w:r>
          </w:p>
          <w:p w14:paraId="16044360" w14:textId="20D5C265" w:rsidR="00540C06" w:rsidRPr="00E859CB" w:rsidRDefault="005C3FC0" w:rsidP="00F85A49">
            <w:pPr>
              <w:pStyle w:val="NoSpacing"/>
              <w:rPr>
                <w:i/>
              </w:rPr>
            </w:pPr>
            <w:r>
              <w:rPr>
                <w:i/>
              </w:rPr>
              <w:t xml:space="preserve">If </w:t>
            </w:r>
            <w:r w:rsidR="00540C06">
              <w:rPr>
                <w:i/>
              </w:rPr>
              <w:t xml:space="preserve">0, skip to </w:t>
            </w:r>
            <w:r>
              <w:rPr>
                <w:i/>
              </w:rPr>
              <w:t>T3</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28F5C9C4" w:rsidR="00E859CB" w:rsidRPr="00E859CB" w:rsidRDefault="00BB2400" w:rsidP="00F85A49">
            <w:pPr>
              <w:pStyle w:val="NoSpacing"/>
            </w:pPr>
            <w:r>
              <w:t>T</w:t>
            </w:r>
            <w:r w:rsidR="00EA07D6">
              <w:t>2</w:t>
            </w:r>
            <w:r w:rsidR="00B93AE1">
              <w:t xml:space="preserve">. </w:t>
            </w:r>
            <w:r w:rsidR="00E859CB" w:rsidRPr="00E859CB">
              <w:t>What is the relationship of the headman to the head of household or the spouse of the head of household? (</w:t>
            </w:r>
            <w:r w:rsidR="00E859CB" w:rsidRPr="00E859CB">
              <w:rPr>
                <w:b/>
              </w:rPr>
              <w:t>h</w:t>
            </w:r>
            <w:r w:rsidR="002D012A">
              <w:rPr>
                <w:b/>
              </w:rPr>
              <w:t>m</w:t>
            </w:r>
            <w:r w:rsidR="00E859CB" w:rsidRPr="00E859CB">
              <w:rPr>
                <w:b/>
              </w:rPr>
              <w:t>relspec1</w:t>
            </w:r>
            <w:r w:rsidR="00E859CB" w:rsidRPr="00E859CB">
              <w:t>)</w:t>
            </w:r>
          </w:p>
          <w:p w14:paraId="40801FA4" w14:textId="201FE3CF" w:rsidR="00E859CB" w:rsidRPr="00E859CB" w:rsidRDefault="00E859CB" w:rsidP="00F85A49">
            <w:pPr>
              <w:pStyle w:val="NoSpacing"/>
              <w:rPr>
                <w:i/>
              </w:rPr>
            </w:pP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4F5E2A28" w:rsidR="00E859CB" w:rsidRPr="00E859CB" w:rsidRDefault="00BB2400" w:rsidP="00F85A49">
            <w:pPr>
              <w:pStyle w:val="NoSpacing"/>
            </w:pPr>
            <w:r>
              <w:t>T</w:t>
            </w:r>
            <w:r w:rsidR="00EA07D6">
              <w:t>3</w:t>
            </w:r>
            <w:r w:rsidR="00B93AE1">
              <w:t xml:space="preserve">. </w:t>
            </w:r>
            <w:r w:rsidR="00E859CB" w:rsidRPr="00E859CB">
              <w:t>Is the chief of this village related to either the head of household or the spouse of the head of household? (</w:t>
            </w:r>
            <w:r w:rsidR="00E859CB" w:rsidRPr="00E859CB">
              <w:rPr>
                <w:b/>
              </w:rPr>
              <w:t>chiefrelate1</w:t>
            </w:r>
            <w:r w:rsidR="00E859CB" w:rsidRPr="00E859CB">
              <w:t>)</w:t>
            </w:r>
          </w:p>
          <w:p w14:paraId="3950CA1F" w14:textId="3B63F048" w:rsidR="00E859CB" w:rsidRPr="00E859CB" w:rsidRDefault="00E859CB" w:rsidP="00F85A49">
            <w:pPr>
              <w:pStyle w:val="NoSpacing"/>
              <w:rPr>
                <w:i/>
              </w:rPr>
            </w:pPr>
            <w:r w:rsidRPr="00E859CB">
              <w:rPr>
                <w:i/>
              </w:rPr>
              <w:t xml:space="preserve">If 0, skip to Section </w:t>
            </w:r>
            <w:r w:rsidR="00BB2400">
              <w:rPr>
                <w:i/>
              </w:rPr>
              <w:t>U</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689E4410" w:rsidR="00E859CB" w:rsidRPr="00E859CB" w:rsidRDefault="00BB2400" w:rsidP="00EA07D6">
            <w:pPr>
              <w:pStyle w:val="NoSpacing"/>
            </w:pPr>
            <w:r>
              <w:t>T</w:t>
            </w:r>
            <w:r w:rsidR="00EA07D6">
              <w:t>4</w:t>
            </w:r>
            <w:r w:rsidR="00B93AE1">
              <w:t xml:space="preserve">. </w:t>
            </w:r>
            <w:r w:rsidR="00E859CB" w:rsidRPr="00E859CB">
              <w:t>What is the relationship of the chief to the head of household or the spouse of the head of household? (</w:t>
            </w:r>
            <w:r w:rsidR="00E859CB" w:rsidRPr="00E859CB">
              <w:rPr>
                <w:b/>
              </w:rPr>
              <w:t>chiefrelspec1</w:t>
            </w:r>
            <w:r w:rsidR="00E859CB" w:rsidRPr="00E859CB">
              <w:t>)</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54E8F130" w14:textId="3106BB1E" w:rsidR="00E859CB" w:rsidRPr="00E859CB" w:rsidRDefault="007576A0" w:rsidP="00F85A49">
      <w:pPr>
        <w:pStyle w:val="Heading3"/>
        <w:spacing w:line="240" w:lineRule="auto"/>
      </w:pPr>
      <w:r>
        <w:rPr>
          <w:caps w:val="0"/>
        </w:rPr>
        <w:t>SECTION U</w:t>
      </w:r>
      <w:r w:rsidR="00701E1C"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FC6C4DA" w:rsidR="00E859CB" w:rsidRPr="00E859CB" w:rsidRDefault="007576A0" w:rsidP="00F85A49">
            <w:pPr>
              <w:pStyle w:val="NoSpacing"/>
            </w:pPr>
            <w:r>
              <w:t>U</w:t>
            </w:r>
            <w:r w:rsidR="00F5258A">
              <w:t xml:space="preserve">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117FAAB8" w:rsidR="00E859CB" w:rsidRPr="00E859CB" w:rsidRDefault="007576A0" w:rsidP="00F85A49">
            <w:pPr>
              <w:pStyle w:val="NoSpacing"/>
            </w:pPr>
            <w:r>
              <w:t>U</w:t>
            </w:r>
            <w:r w:rsidR="00F5258A">
              <w:t xml:space="preserve">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54226F30" w14:textId="47FF5666" w:rsidR="00E859CB" w:rsidRDefault="007576A0" w:rsidP="00F85A49">
            <w:pPr>
              <w:pStyle w:val="NoSpacing"/>
            </w:pPr>
            <w:r>
              <w:t>U</w:t>
            </w:r>
            <w:r w:rsidR="00F5258A">
              <w:t xml:space="preserve">3. </w:t>
            </w:r>
            <w:r w:rsidR="00E859CB" w:rsidRPr="00E859CB">
              <w:t>What is the roof of the household's house made of? (</w:t>
            </w:r>
            <w:r w:rsidR="00E859CB" w:rsidRPr="00E859CB">
              <w:rPr>
                <w:b/>
              </w:rPr>
              <w:t>roof</w:t>
            </w:r>
            <w:r w:rsidR="00E859CB" w:rsidRPr="00E859CB">
              <w:t>)</w:t>
            </w:r>
          </w:p>
          <w:p w14:paraId="41001732" w14:textId="4810556F" w:rsidR="00565DA0" w:rsidRPr="00B7320F" w:rsidRDefault="00565DA0" w:rsidP="00F85A49">
            <w:pPr>
              <w:pStyle w:val="NoSpacing"/>
              <w:rPr>
                <w:i/>
              </w:rPr>
            </w:pPr>
            <w:r w:rsidRPr="00B7320F">
              <w:rPr>
                <w:i/>
              </w:rPr>
              <w:t>Observation Only</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139BFF57" w14:textId="39D1B446" w:rsidR="00E859CB" w:rsidRPr="00E859CB" w:rsidRDefault="00E859CB" w:rsidP="00F85A49">
            <w:pPr>
              <w:pStyle w:val="NoSpacing"/>
            </w:pPr>
            <w:r w:rsidRPr="00E859CB">
              <w:t>2=Iron sheets</w:t>
            </w:r>
            <w:r w:rsidR="00565DA0">
              <w:t xml:space="preserve">, </w:t>
            </w:r>
            <w:r w:rsidRPr="00E859CB">
              <w:t>Ti</w:t>
            </w:r>
            <w:r w:rsidR="00B7320F">
              <w:t xml:space="preserve">n, </w:t>
            </w:r>
            <w:r w:rsidRPr="00E859CB">
              <w:t>Zinc</w:t>
            </w:r>
          </w:p>
          <w:p w14:paraId="629F774F" w14:textId="31F83F6E" w:rsidR="00E859CB" w:rsidRPr="00E859CB" w:rsidRDefault="00565DA0" w:rsidP="00F85A49">
            <w:pPr>
              <w:pStyle w:val="NoSpacing"/>
            </w:pPr>
            <w:r>
              <w:t>4</w:t>
            </w:r>
            <w:r w:rsidR="00E859CB" w:rsidRPr="00E859CB">
              <w:t>=Roofing Tile</w:t>
            </w:r>
          </w:p>
          <w:p w14:paraId="1AB0EF36" w14:textId="1BA621E0" w:rsidR="00E859CB" w:rsidRPr="00E859CB" w:rsidRDefault="00565DA0" w:rsidP="00F85A49">
            <w:pPr>
              <w:pStyle w:val="NoSpacing"/>
            </w:pPr>
            <w:r>
              <w:t>5</w:t>
            </w:r>
            <w:r w:rsidR="00E859CB" w:rsidRPr="00E859CB">
              <w:t>=Concrete</w:t>
            </w:r>
          </w:p>
        </w:tc>
        <w:tc>
          <w:tcPr>
            <w:tcW w:w="2520" w:type="dxa"/>
            <w:gridSpan w:val="2"/>
            <w:tcBorders>
              <w:top w:val="single" w:sz="4" w:space="0" w:color="000000"/>
              <w:bottom w:val="single" w:sz="4" w:space="0" w:color="000000"/>
              <w:right w:val="single" w:sz="18" w:space="0" w:color="000000"/>
            </w:tcBorders>
          </w:tcPr>
          <w:p w14:paraId="10D5B879" w14:textId="4F6E49B8" w:rsidR="00E859CB" w:rsidRPr="00E859CB" w:rsidRDefault="00565DA0" w:rsidP="00F85A49">
            <w:pPr>
              <w:pStyle w:val="NoSpacing"/>
            </w:pPr>
            <w:r>
              <w:t>6</w:t>
            </w:r>
            <w:r w:rsidR="00E859CB" w:rsidRPr="00E859CB">
              <w:t>=Cardboard</w:t>
            </w:r>
          </w:p>
          <w:p w14:paraId="7212A2DD" w14:textId="550EEC49" w:rsidR="00E859CB" w:rsidRPr="00E859CB" w:rsidRDefault="00565DA0" w:rsidP="00F85A49">
            <w:pPr>
              <w:pStyle w:val="NoSpacing"/>
            </w:pPr>
            <w:r>
              <w:t>7</w:t>
            </w:r>
            <w:r w:rsidR="00E859CB" w:rsidRPr="00E859CB">
              <w:t>=Asbestos</w:t>
            </w:r>
          </w:p>
          <w:p w14:paraId="4FFEFF3B" w14:textId="388BA18F" w:rsidR="00E859CB" w:rsidRPr="00E859CB" w:rsidRDefault="00565DA0" w:rsidP="00F85A49">
            <w:pPr>
              <w:pStyle w:val="NoSpacing"/>
            </w:pPr>
            <w:r>
              <w:t>8</w:t>
            </w:r>
            <w:r w:rsidR="00E859CB" w:rsidRPr="00E859CB">
              <w:t>=Shingles</w:t>
            </w:r>
          </w:p>
          <w:p w14:paraId="04925986" w14:textId="5FC1BA26" w:rsidR="00E859CB" w:rsidRPr="00E859CB" w:rsidRDefault="00565DA0" w:rsidP="00F85A49">
            <w:pPr>
              <w:pStyle w:val="NoSpacing"/>
            </w:pPr>
            <w:r>
              <w:t>9</w:t>
            </w:r>
            <w:r w:rsidR="00E859CB" w:rsidRPr="00E859CB">
              <w:t>=Plastic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563819AE" w:rsidR="00E859CB" w:rsidRPr="00E859CB" w:rsidRDefault="007576A0" w:rsidP="00F85A49">
            <w:pPr>
              <w:pStyle w:val="NoSpacing"/>
            </w:pPr>
            <w:r>
              <w:t>U</w:t>
            </w:r>
            <w:r w:rsidR="00F5258A">
              <w:t xml:space="preserve">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35AA6ABA" w14:textId="04F54679" w:rsidR="00E859CB" w:rsidRDefault="007576A0" w:rsidP="00F85A49">
            <w:pPr>
              <w:pStyle w:val="NoSpacing"/>
            </w:pPr>
            <w:r>
              <w:t>U</w:t>
            </w:r>
            <w:r w:rsidR="00F5258A">
              <w:t xml:space="preserve">4. </w:t>
            </w:r>
            <w:r w:rsidR="00E859CB" w:rsidRPr="00E859CB">
              <w:t>Is the respondent’s house painted? (</w:t>
            </w:r>
            <w:proofErr w:type="spellStart"/>
            <w:r w:rsidR="00E859CB" w:rsidRPr="00E859CB">
              <w:rPr>
                <w:b/>
              </w:rPr>
              <w:t>housepaint</w:t>
            </w:r>
            <w:proofErr w:type="spellEnd"/>
            <w:r w:rsidR="00E859CB" w:rsidRPr="00E859CB">
              <w:t>)</w:t>
            </w:r>
          </w:p>
          <w:p w14:paraId="7E4BB449" w14:textId="65CD2E85" w:rsidR="00565DA0" w:rsidRPr="00B7320F" w:rsidRDefault="00565DA0" w:rsidP="00F85A49">
            <w:pPr>
              <w:pStyle w:val="NoSpacing"/>
              <w:rPr>
                <w:i/>
              </w:rPr>
            </w:pPr>
            <w:r w:rsidRPr="00B7320F">
              <w:rPr>
                <w:i/>
              </w:rPr>
              <w:t>Observation Only</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2122D994" w:rsidR="00E859CB" w:rsidRPr="00E859CB" w:rsidRDefault="007576A0" w:rsidP="00F85A49">
      <w:pPr>
        <w:pStyle w:val="Heading3"/>
        <w:spacing w:line="240" w:lineRule="auto"/>
      </w:pPr>
      <w:r>
        <w:rPr>
          <w:caps w:val="0"/>
        </w:rPr>
        <w:t>SECTION V</w:t>
      </w:r>
      <w:r w:rsidR="00701E1C"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4B4BA817" w:rsidR="00E859CB" w:rsidRPr="00E859CB" w:rsidRDefault="007576A0" w:rsidP="00F85A49">
            <w:pPr>
              <w:pStyle w:val="NoSpacing"/>
            </w:pPr>
            <w:r>
              <w:t>V</w:t>
            </w:r>
            <w:r w:rsidR="00F5258A">
              <w:t xml:space="preserve">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3CFDBAD2" w:rsidR="00E859CB" w:rsidRPr="00E859CB" w:rsidRDefault="00E859CB"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2C6C1733" w:rsidR="00E859CB" w:rsidRPr="00E859CB" w:rsidRDefault="007576A0" w:rsidP="00F85A49">
            <w:pPr>
              <w:pStyle w:val="NoSpacing"/>
            </w:pPr>
            <w:r>
              <w:t>V</w:t>
            </w:r>
            <w:r w:rsidR="00F5258A">
              <w:t xml:space="preserve">2. </w:t>
            </w:r>
            <w:r w:rsidR="00E859CB" w:rsidRPr="00E859CB">
              <w:t>On a scale of 1 to 5, 5 being very reliable, how reliable was the respondent? (</w:t>
            </w:r>
            <w:proofErr w:type="spellStart"/>
            <w:r w:rsidR="00E859CB" w:rsidRPr="00E859CB">
              <w:rPr>
                <w:b/>
              </w:rPr>
              <w:t>s_reliable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51D7CB4E" w:rsidR="00E859CB" w:rsidRPr="00E859CB" w:rsidRDefault="007576A0" w:rsidP="00F85A49">
            <w:pPr>
              <w:pStyle w:val="NoSpacing"/>
            </w:pPr>
            <w:r>
              <w:t>V</w:t>
            </w:r>
            <w:r w:rsidR="00F5258A">
              <w:t xml:space="preserve">3. </w:t>
            </w:r>
            <w:r w:rsidR="00E859CB" w:rsidRPr="00E859CB">
              <w:t>Any additional comments?  (</w:t>
            </w:r>
            <w:proofErr w:type="spellStart"/>
            <w:r w:rsidR="00E859CB" w:rsidRPr="00E859CB">
              <w:rPr>
                <w:b/>
              </w:rPr>
              <w:t>s_notes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798BC3" w14:textId="77777777" w:rsidR="00EC2632" w:rsidRDefault="00EC2632" w:rsidP="008A1BAA">
      <w:pPr>
        <w:spacing w:after="0" w:line="240" w:lineRule="auto"/>
      </w:pPr>
      <w:r>
        <w:separator/>
      </w:r>
    </w:p>
  </w:endnote>
  <w:endnote w:type="continuationSeparator" w:id="0">
    <w:p w14:paraId="494655A6" w14:textId="77777777" w:rsidR="00EC2632" w:rsidRDefault="00EC2632"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Segoe UI">
    <w:altName w:val="Calibri"/>
    <w:charset w:val="00"/>
    <w:family w:val="swiss"/>
    <w:pitch w:val="variable"/>
    <w:sig w:usb0="E10022FF" w:usb1="C000E47F" w:usb2="00000029" w:usb3="00000000" w:csb0="000001DF" w:csb1="00000000"/>
  </w:font>
  <w:font w:name="Lucida Grande">
    <w:altName w:val="Arial"/>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85EC8" w14:textId="77777777" w:rsidR="00EC2632" w:rsidRDefault="00EC2632"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EC2632" w:rsidRDefault="00EC2632" w:rsidP="008A1B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C420A" w14:textId="77777777" w:rsidR="00EC2632" w:rsidRDefault="00EC2632"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45E9">
      <w:rPr>
        <w:rStyle w:val="PageNumber"/>
        <w:noProof/>
      </w:rPr>
      <w:t>51</w:t>
    </w:r>
    <w:r>
      <w:rPr>
        <w:rStyle w:val="PageNumber"/>
      </w:rPr>
      <w:fldChar w:fldCharType="end"/>
    </w:r>
  </w:p>
  <w:p w14:paraId="2205376E" w14:textId="77777777" w:rsidR="00EC2632" w:rsidRDefault="00EC2632" w:rsidP="008A1BA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770DCE" w14:textId="77777777" w:rsidR="00EC2632" w:rsidRDefault="00EC2632" w:rsidP="008A1BAA">
      <w:pPr>
        <w:spacing w:after="0" w:line="240" w:lineRule="auto"/>
      </w:pPr>
      <w:r>
        <w:separator/>
      </w:r>
    </w:p>
  </w:footnote>
  <w:footnote w:type="continuationSeparator" w:id="0">
    <w:p w14:paraId="0A84D5DF" w14:textId="77777777" w:rsidR="00EC2632" w:rsidRDefault="00EC2632" w:rsidP="008A1B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1F792FAB"/>
    <w:multiLevelType w:val="hybridMultilevel"/>
    <w:tmpl w:val="EA58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1A0BA3"/>
    <w:multiLevelType w:val="hybridMultilevel"/>
    <w:tmpl w:val="2308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4"/>
  </w:num>
  <w:num w:numId="10">
    <w:abstractNumId w:val="10"/>
  </w:num>
  <w:num w:numId="11">
    <w:abstractNumId w:val="13"/>
  </w:num>
  <w:num w:numId="12">
    <w:abstractNumId w:val="11"/>
  </w:num>
  <w:num w:numId="13">
    <w:abstractNumId w:val="6"/>
  </w:num>
  <w:num w:numId="14">
    <w:abstractNumId w:val="12"/>
  </w:num>
  <w:num w:numId="1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0B7B"/>
    <w:rsid w:val="000010A3"/>
    <w:rsid w:val="000026D3"/>
    <w:rsid w:val="00004D56"/>
    <w:rsid w:val="00005B61"/>
    <w:rsid w:val="00007B0D"/>
    <w:rsid w:val="00012229"/>
    <w:rsid w:val="000144DD"/>
    <w:rsid w:val="000145DB"/>
    <w:rsid w:val="00020591"/>
    <w:rsid w:val="0002185A"/>
    <w:rsid w:val="00041D27"/>
    <w:rsid w:val="000420D2"/>
    <w:rsid w:val="00051EBA"/>
    <w:rsid w:val="00052889"/>
    <w:rsid w:val="000572F7"/>
    <w:rsid w:val="00061C59"/>
    <w:rsid w:val="000621FE"/>
    <w:rsid w:val="00070511"/>
    <w:rsid w:val="0007070F"/>
    <w:rsid w:val="000712E3"/>
    <w:rsid w:val="0007617A"/>
    <w:rsid w:val="00084381"/>
    <w:rsid w:val="0008536A"/>
    <w:rsid w:val="00087923"/>
    <w:rsid w:val="00091926"/>
    <w:rsid w:val="00092985"/>
    <w:rsid w:val="000930E7"/>
    <w:rsid w:val="000A057E"/>
    <w:rsid w:val="000A2760"/>
    <w:rsid w:val="000A2BF6"/>
    <w:rsid w:val="000A6ABC"/>
    <w:rsid w:val="000B4083"/>
    <w:rsid w:val="000B798A"/>
    <w:rsid w:val="000C259C"/>
    <w:rsid w:val="000C3B8C"/>
    <w:rsid w:val="000C4AAA"/>
    <w:rsid w:val="000D3282"/>
    <w:rsid w:val="000D6DE0"/>
    <w:rsid w:val="000E72A9"/>
    <w:rsid w:val="000F3128"/>
    <w:rsid w:val="00105369"/>
    <w:rsid w:val="00111D72"/>
    <w:rsid w:val="00112EE1"/>
    <w:rsid w:val="00117AE3"/>
    <w:rsid w:val="0012352E"/>
    <w:rsid w:val="001241F8"/>
    <w:rsid w:val="001309EB"/>
    <w:rsid w:val="00132711"/>
    <w:rsid w:val="001343D4"/>
    <w:rsid w:val="00136A65"/>
    <w:rsid w:val="00143C87"/>
    <w:rsid w:val="00144157"/>
    <w:rsid w:val="00154BF1"/>
    <w:rsid w:val="00156E1C"/>
    <w:rsid w:val="00157842"/>
    <w:rsid w:val="00164E9E"/>
    <w:rsid w:val="00167A1C"/>
    <w:rsid w:val="0018737C"/>
    <w:rsid w:val="00190B4F"/>
    <w:rsid w:val="0019265C"/>
    <w:rsid w:val="00194101"/>
    <w:rsid w:val="00194727"/>
    <w:rsid w:val="00196C04"/>
    <w:rsid w:val="001A175A"/>
    <w:rsid w:val="001A2FDC"/>
    <w:rsid w:val="001A3B5A"/>
    <w:rsid w:val="001A55C6"/>
    <w:rsid w:val="001B3B6A"/>
    <w:rsid w:val="001B47D3"/>
    <w:rsid w:val="001B4CC1"/>
    <w:rsid w:val="001B7F0A"/>
    <w:rsid w:val="001C1D85"/>
    <w:rsid w:val="001C3818"/>
    <w:rsid w:val="001C49AF"/>
    <w:rsid w:val="001C525F"/>
    <w:rsid w:val="001C6381"/>
    <w:rsid w:val="001D1DFB"/>
    <w:rsid w:val="001D532F"/>
    <w:rsid w:val="001D5F33"/>
    <w:rsid w:val="001E6389"/>
    <w:rsid w:val="001E72EA"/>
    <w:rsid w:val="001E7DDD"/>
    <w:rsid w:val="001F021A"/>
    <w:rsid w:val="001F250D"/>
    <w:rsid w:val="001F3AAA"/>
    <w:rsid w:val="001F3B9F"/>
    <w:rsid w:val="001F43FB"/>
    <w:rsid w:val="001F4EB7"/>
    <w:rsid w:val="002061F9"/>
    <w:rsid w:val="00210424"/>
    <w:rsid w:val="00211404"/>
    <w:rsid w:val="00211D10"/>
    <w:rsid w:val="00216E63"/>
    <w:rsid w:val="00223015"/>
    <w:rsid w:val="0022351F"/>
    <w:rsid w:val="00226249"/>
    <w:rsid w:val="00227DC6"/>
    <w:rsid w:val="002302F1"/>
    <w:rsid w:val="00230778"/>
    <w:rsid w:val="00234524"/>
    <w:rsid w:val="0024277B"/>
    <w:rsid w:val="00245D00"/>
    <w:rsid w:val="00254561"/>
    <w:rsid w:val="00255E71"/>
    <w:rsid w:val="0026304D"/>
    <w:rsid w:val="002662C6"/>
    <w:rsid w:val="002746E1"/>
    <w:rsid w:val="00276BD6"/>
    <w:rsid w:val="002806DF"/>
    <w:rsid w:val="0028137A"/>
    <w:rsid w:val="002823F9"/>
    <w:rsid w:val="00283D4A"/>
    <w:rsid w:val="00283D98"/>
    <w:rsid w:val="00283E71"/>
    <w:rsid w:val="002932D3"/>
    <w:rsid w:val="00297A87"/>
    <w:rsid w:val="002A1DE3"/>
    <w:rsid w:val="002A540C"/>
    <w:rsid w:val="002B129D"/>
    <w:rsid w:val="002B45B8"/>
    <w:rsid w:val="002B587F"/>
    <w:rsid w:val="002C02F1"/>
    <w:rsid w:val="002C0C4A"/>
    <w:rsid w:val="002C18CC"/>
    <w:rsid w:val="002C3A80"/>
    <w:rsid w:val="002C3BA2"/>
    <w:rsid w:val="002C42B1"/>
    <w:rsid w:val="002D012A"/>
    <w:rsid w:val="002D374D"/>
    <w:rsid w:val="002E3E36"/>
    <w:rsid w:val="002E63A3"/>
    <w:rsid w:val="002F26B6"/>
    <w:rsid w:val="002F35AB"/>
    <w:rsid w:val="002F691A"/>
    <w:rsid w:val="003001F3"/>
    <w:rsid w:val="00300D58"/>
    <w:rsid w:val="00301E94"/>
    <w:rsid w:val="00304CBE"/>
    <w:rsid w:val="003058A1"/>
    <w:rsid w:val="00305AF3"/>
    <w:rsid w:val="003135FA"/>
    <w:rsid w:val="00315B52"/>
    <w:rsid w:val="0031605E"/>
    <w:rsid w:val="003202B2"/>
    <w:rsid w:val="00321A13"/>
    <w:rsid w:val="0032315F"/>
    <w:rsid w:val="003242D8"/>
    <w:rsid w:val="00325E86"/>
    <w:rsid w:val="003268CD"/>
    <w:rsid w:val="0033128A"/>
    <w:rsid w:val="00336984"/>
    <w:rsid w:val="003400B9"/>
    <w:rsid w:val="003434E4"/>
    <w:rsid w:val="003444EC"/>
    <w:rsid w:val="003450A2"/>
    <w:rsid w:val="00355018"/>
    <w:rsid w:val="00357C79"/>
    <w:rsid w:val="00372185"/>
    <w:rsid w:val="0037747E"/>
    <w:rsid w:val="0037763A"/>
    <w:rsid w:val="00383DF1"/>
    <w:rsid w:val="00395908"/>
    <w:rsid w:val="003A17BF"/>
    <w:rsid w:val="003A4589"/>
    <w:rsid w:val="003A63C5"/>
    <w:rsid w:val="003A6E10"/>
    <w:rsid w:val="003B0012"/>
    <w:rsid w:val="003B1634"/>
    <w:rsid w:val="003B1C99"/>
    <w:rsid w:val="003B4E75"/>
    <w:rsid w:val="003B66C1"/>
    <w:rsid w:val="003C1039"/>
    <w:rsid w:val="003C223A"/>
    <w:rsid w:val="003C352E"/>
    <w:rsid w:val="003C4506"/>
    <w:rsid w:val="003C712D"/>
    <w:rsid w:val="003D154A"/>
    <w:rsid w:val="003D6837"/>
    <w:rsid w:val="003E06F8"/>
    <w:rsid w:val="003E0DFD"/>
    <w:rsid w:val="003E0E6D"/>
    <w:rsid w:val="003E2B3A"/>
    <w:rsid w:val="003E7353"/>
    <w:rsid w:val="003F283D"/>
    <w:rsid w:val="003F4426"/>
    <w:rsid w:val="003F565E"/>
    <w:rsid w:val="004009E3"/>
    <w:rsid w:val="00402C7A"/>
    <w:rsid w:val="004070F8"/>
    <w:rsid w:val="00411178"/>
    <w:rsid w:val="00414B4F"/>
    <w:rsid w:val="004234C5"/>
    <w:rsid w:val="004238FB"/>
    <w:rsid w:val="0042425C"/>
    <w:rsid w:val="00425A4B"/>
    <w:rsid w:val="004302B3"/>
    <w:rsid w:val="00434FB1"/>
    <w:rsid w:val="00435E2D"/>
    <w:rsid w:val="00435F33"/>
    <w:rsid w:val="00443FEC"/>
    <w:rsid w:val="004457EE"/>
    <w:rsid w:val="004508FC"/>
    <w:rsid w:val="00454724"/>
    <w:rsid w:val="004627D1"/>
    <w:rsid w:val="004632CC"/>
    <w:rsid w:val="00463424"/>
    <w:rsid w:val="00463724"/>
    <w:rsid w:val="0047141C"/>
    <w:rsid w:val="00475BCF"/>
    <w:rsid w:val="00481C5C"/>
    <w:rsid w:val="00492A19"/>
    <w:rsid w:val="004A62FF"/>
    <w:rsid w:val="004A63A4"/>
    <w:rsid w:val="004B5576"/>
    <w:rsid w:val="004B6B45"/>
    <w:rsid w:val="004B7BF4"/>
    <w:rsid w:val="004C2559"/>
    <w:rsid w:val="004C6C8C"/>
    <w:rsid w:val="004D0FD7"/>
    <w:rsid w:val="004D19EC"/>
    <w:rsid w:val="004E2864"/>
    <w:rsid w:val="004E5ECA"/>
    <w:rsid w:val="004F29AE"/>
    <w:rsid w:val="004F2D06"/>
    <w:rsid w:val="004F68B3"/>
    <w:rsid w:val="004F778B"/>
    <w:rsid w:val="00501046"/>
    <w:rsid w:val="005010F4"/>
    <w:rsid w:val="00506035"/>
    <w:rsid w:val="00517780"/>
    <w:rsid w:val="00520C5F"/>
    <w:rsid w:val="00526E7B"/>
    <w:rsid w:val="00527094"/>
    <w:rsid w:val="00536FB6"/>
    <w:rsid w:val="00540C06"/>
    <w:rsid w:val="00542E97"/>
    <w:rsid w:val="00544A42"/>
    <w:rsid w:val="00547629"/>
    <w:rsid w:val="00551080"/>
    <w:rsid w:val="00553E89"/>
    <w:rsid w:val="005603B9"/>
    <w:rsid w:val="005643BC"/>
    <w:rsid w:val="005647CC"/>
    <w:rsid w:val="00565DA0"/>
    <w:rsid w:val="0057102F"/>
    <w:rsid w:val="005728D2"/>
    <w:rsid w:val="00573095"/>
    <w:rsid w:val="00584829"/>
    <w:rsid w:val="005852F4"/>
    <w:rsid w:val="00591711"/>
    <w:rsid w:val="0059171D"/>
    <w:rsid w:val="005A0EF7"/>
    <w:rsid w:val="005A1C1E"/>
    <w:rsid w:val="005A57E5"/>
    <w:rsid w:val="005B1E14"/>
    <w:rsid w:val="005B4B0F"/>
    <w:rsid w:val="005B61F0"/>
    <w:rsid w:val="005C3FC0"/>
    <w:rsid w:val="005C4111"/>
    <w:rsid w:val="005C5376"/>
    <w:rsid w:val="005C7288"/>
    <w:rsid w:val="005D1E77"/>
    <w:rsid w:val="005D3593"/>
    <w:rsid w:val="005D6A5B"/>
    <w:rsid w:val="005E762E"/>
    <w:rsid w:val="005F518A"/>
    <w:rsid w:val="005F7078"/>
    <w:rsid w:val="0060120B"/>
    <w:rsid w:val="00601606"/>
    <w:rsid w:val="00602EFE"/>
    <w:rsid w:val="006075F1"/>
    <w:rsid w:val="00612229"/>
    <w:rsid w:val="0061392C"/>
    <w:rsid w:val="006139C7"/>
    <w:rsid w:val="00623ECC"/>
    <w:rsid w:val="00625196"/>
    <w:rsid w:val="00631C28"/>
    <w:rsid w:val="006438C7"/>
    <w:rsid w:val="0065283A"/>
    <w:rsid w:val="006641A7"/>
    <w:rsid w:val="00666973"/>
    <w:rsid w:val="006719D7"/>
    <w:rsid w:val="00671E0F"/>
    <w:rsid w:val="00672203"/>
    <w:rsid w:val="006734A1"/>
    <w:rsid w:val="006738B7"/>
    <w:rsid w:val="0068144E"/>
    <w:rsid w:val="00690DBB"/>
    <w:rsid w:val="00692041"/>
    <w:rsid w:val="00693345"/>
    <w:rsid w:val="0069375B"/>
    <w:rsid w:val="006940E6"/>
    <w:rsid w:val="006941FB"/>
    <w:rsid w:val="0069598F"/>
    <w:rsid w:val="0069723B"/>
    <w:rsid w:val="006A0056"/>
    <w:rsid w:val="006A0842"/>
    <w:rsid w:val="006B0073"/>
    <w:rsid w:val="006B4856"/>
    <w:rsid w:val="006B5E07"/>
    <w:rsid w:val="006B658E"/>
    <w:rsid w:val="006B7E2A"/>
    <w:rsid w:val="006C214D"/>
    <w:rsid w:val="006C787A"/>
    <w:rsid w:val="006D70FA"/>
    <w:rsid w:val="006E0116"/>
    <w:rsid w:val="006E2DA3"/>
    <w:rsid w:val="006F0E52"/>
    <w:rsid w:val="006F708D"/>
    <w:rsid w:val="00700732"/>
    <w:rsid w:val="00701E1C"/>
    <w:rsid w:val="007075D6"/>
    <w:rsid w:val="00716716"/>
    <w:rsid w:val="00717140"/>
    <w:rsid w:val="00720A05"/>
    <w:rsid w:val="007316BB"/>
    <w:rsid w:val="00735C89"/>
    <w:rsid w:val="00736907"/>
    <w:rsid w:val="007434E1"/>
    <w:rsid w:val="00756BCC"/>
    <w:rsid w:val="007576A0"/>
    <w:rsid w:val="007665FF"/>
    <w:rsid w:val="0077083B"/>
    <w:rsid w:val="00770A9F"/>
    <w:rsid w:val="00797067"/>
    <w:rsid w:val="00797598"/>
    <w:rsid w:val="007A4D96"/>
    <w:rsid w:val="007A5595"/>
    <w:rsid w:val="007B3164"/>
    <w:rsid w:val="007C1A0F"/>
    <w:rsid w:val="007C4702"/>
    <w:rsid w:val="007C5F24"/>
    <w:rsid w:val="007C61A8"/>
    <w:rsid w:val="007E4363"/>
    <w:rsid w:val="008021EF"/>
    <w:rsid w:val="008078AA"/>
    <w:rsid w:val="00807D6E"/>
    <w:rsid w:val="008321CF"/>
    <w:rsid w:val="00833D3D"/>
    <w:rsid w:val="00836317"/>
    <w:rsid w:val="00842AB8"/>
    <w:rsid w:val="00846587"/>
    <w:rsid w:val="008503E5"/>
    <w:rsid w:val="00856A82"/>
    <w:rsid w:val="00860585"/>
    <w:rsid w:val="00861797"/>
    <w:rsid w:val="00875F5F"/>
    <w:rsid w:val="008771BA"/>
    <w:rsid w:val="00881CA3"/>
    <w:rsid w:val="00884A64"/>
    <w:rsid w:val="00887F38"/>
    <w:rsid w:val="00890BB2"/>
    <w:rsid w:val="008A1BAA"/>
    <w:rsid w:val="008A1FBA"/>
    <w:rsid w:val="008A4B1F"/>
    <w:rsid w:val="008A6612"/>
    <w:rsid w:val="008A6705"/>
    <w:rsid w:val="008A71C4"/>
    <w:rsid w:val="008B10DA"/>
    <w:rsid w:val="008C0342"/>
    <w:rsid w:val="008C099A"/>
    <w:rsid w:val="008C11EF"/>
    <w:rsid w:val="008C4618"/>
    <w:rsid w:val="008C572E"/>
    <w:rsid w:val="008C6C52"/>
    <w:rsid w:val="008D3261"/>
    <w:rsid w:val="008D34DE"/>
    <w:rsid w:val="008D55D1"/>
    <w:rsid w:val="008E2C62"/>
    <w:rsid w:val="008E3D10"/>
    <w:rsid w:val="008E6895"/>
    <w:rsid w:val="008E6C52"/>
    <w:rsid w:val="008E76B9"/>
    <w:rsid w:val="008E7CAD"/>
    <w:rsid w:val="008F1A89"/>
    <w:rsid w:val="008F55E6"/>
    <w:rsid w:val="009003DD"/>
    <w:rsid w:val="0090694C"/>
    <w:rsid w:val="0091195B"/>
    <w:rsid w:val="009135B5"/>
    <w:rsid w:val="009229F9"/>
    <w:rsid w:val="00923C4B"/>
    <w:rsid w:val="00924925"/>
    <w:rsid w:val="00937FCD"/>
    <w:rsid w:val="00943B66"/>
    <w:rsid w:val="00947858"/>
    <w:rsid w:val="009509D9"/>
    <w:rsid w:val="00951AC2"/>
    <w:rsid w:val="00961CDF"/>
    <w:rsid w:val="0096299C"/>
    <w:rsid w:val="00963CF9"/>
    <w:rsid w:val="009724E5"/>
    <w:rsid w:val="009754AD"/>
    <w:rsid w:val="00975852"/>
    <w:rsid w:val="00975B09"/>
    <w:rsid w:val="009817C8"/>
    <w:rsid w:val="00987A08"/>
    <w:rsid w:val="00990B9D"/>
    <w:rsid w:val="009938DD"/>
    <w:rsid w:val="00995F62"/>
    <w:rsid w:val="009A0C98"/>
    <w:rsid w:val="009A1DEB"/>
    <w:rsid w:val="009A4F1C"/>
    <w:rsid w:val="009B3845"/>
    <w:rsid w:val="009C157A"/>
    <w:rsid w:val="009C1A20"/>
    <w:rsid w:val="009C3B70"/>
    <w:rsid w:val="009D4005"/>
    <w:rsid w:val="009D511F"/>
    <w:rsid w:val="009D57A6"/>
    <w:rsid w:val="009E1B28"/>
    <w:rsid w:val="009E5838"/>
    <w:rsid w:val="009F4C75"/>
    <w:rsid w:val="009F5813"/>
    <w:rsid w:val="009F6812"/>
    <w:rsid w:val="00A01E6E"/>
    <w:rsid w:val="00A03B1B"/>
    <w:rsid w:val="00A14195"/>
    <w:rsid w:val="00A17730"/>
    <w:rsid w:val="00A200B1"/>
    <w:rsid w:val="00A23642"/>
    <w:rsid w:val="00A237AB"/>
    <w:rsid w:val="00A239A4"/>
    <w:rsid w:val="00A2554F"/>
    <w:rsid w:val="00A25EE3"/>
    <w:rsid w:val="00A332E3"/>
    <w:rsid w:val="00A367BA"/>
    <w:rsid w:val="00A37864"/>
    <w:rsid w:val="00A40A7C"/>
    <w:rsid w:val="00A40C0B"/>
    <w:rsid w:val="00A42B20"/>
    <w:rsid w:val="00A543FD"/>
    <w:rsid w:val="00A57BD0"/>
    <w:rsid w:val="00A63C67"/>
    <w:rsid w:val="00A66B8B"/>
    <w:rsid w:val="00A671D7"/>
    <w:rsid w:val="00A702D4"/>
    <w:rsid w:val="00A7613B"/>
    <w:rsid w:val="00A76B4A"/>
    <w:rsid w:val="00A81588"/>
    <w:rsid w:val="00A84EB0"/>
    <w:rsid w:val="00A9073D"/>
    <w:rsid w:val="00A90CFD"/>
    <w:rsid w:val="00A95F67"/>
    <w:rsid w:val="00AA18E9"/>
    <w:rsid w:val="00AA56DA"/>
    <w:rsid w:val="00AB5A77"/>
    <w:rsid w:val="00AB7FDC"/>
    <w:rsid w:val="00AC2AF6"/>
    <w:rsid w:val="00AC3017"/>
    <w:rsid w:val="00AC3AE2"/>
    <w:rsid w:val="00AD1710"/>
    <w:rsid w:val="00AF45E9"/>
    <w:rsid w:val="00AF4ABB"/>
    <w:rsid w:val="00AF5F7A"/>
    <w:rsid w:val="00AF7BA5"/>
    <w:rsid w:val="00B00F85"/>
    <w:rsid w:val="00B02B59"/>
    <w:rsid w:val="00B057AA"/>
    <w:rsid w:val="00B05D62"/>
    <w:rsid w:val="00B07384"/>
    <w:rsid w:val="00B12BC9"/>
    <w:rsid w:val="00B16237"/>
    <w:rsid w:val="00B17844"/>
    <w:rsid w:val="00B26BB1"/>
    <w:rsid w:val="00B35654"/>
    <w:rsid w:val="00B43768"/>
    <w:rsid w:val="00B43846"/>
    <w:rsid w:val="00B44D1F"/>
    <w:rsid w:val="00B45CB8"/>
    <w:rsid w:val="00B467B6"/>
    <w:rsid w:val="00B516EB"/>
    <w:rsid w:val="00B53095"/>
    <w:rsid w:val="00B62465"/>
    <w:rsid w:val="00B64B86"/>
    <w:rsid w:val="00B652AD"/>
    <w:rsid w:val="00B657BE"/>
    <w:rsid w:val="00B7320F"/>
    <w:rsid w:val="00B760AE"/>
    <w:rsid w:val="00B80705"/>
    <w:rsid w:val="00B80F2C"/>
    <w:rsid w:val="00B864D9"/>
    <w:rsid w:val="00B86649"/>
    <w:rsid w:val="00B90E4B"/>
    <w:rsid w:val="00B9294D"/>
    <w:rsid w:val="00B93AE1"/>
    <w:rsid w:val="00BA0F3F"/>
    <w:rsid w:val="00BB0235"/>
    <w:rsid w:val="00BB2400"/>
    <w:rsid w:val="00BC052C"/>
    <w:rsid w:val="00BC45EA"/>
    <w:rsid w:val="00BD6021"/>
    <w:rsid w:val="00BE65B6"/>
    <w:rsid w:val="00BF28DE"/>
    <w:rsid w:val="00BF48FD"/>
    <w:rsid w:val="00C302D3"/>
    <w:rsid w:val="00C32CFC"/>
    <w:rsid w:val="00C33B4D"/>
    <w:rsid w:val="00C3656B"/>
    <w:rsid w:val="00C45F5E"/>
    <w:rsid w:val="00C52126"/>
    <w:rsid w:val="00C566D4"/>
    <w:rsid w:val="00C57210"/>
    <w:rsid w:val="00C642C4"/>
    <w:rsid w:val="00C65641"/>
    <w:rsid w:val="00C707AC"/>
    <w:rsid w:val="00C70F94"/>
    <w:rsid w:val="00C755D3"/>
    <w:rsid w:val="00C76EF1"/>
    <w:rsid w:val="00C827CB"/>
    <w:rsid w:val="00C83042"/>
    <w:rsid w:val="00C83163"/>
    <w:rsid w:val="00C87D62"/>
    <w:rsid w:val="00C9044B"/>
    <w:rsid w:val="00C95E66"/>
    <w:rsid w:val="00C97B95"/>
    <w:rsid w:val="00CA0943"/>
    <w:rsid w:val="00CA1D3D"/>
    <w:rsid w:val="00CA21D9"/>
    <w:rsid w:val="00CA6A96"/>
    <w:rsid w:val="00CA7548"/>
    <w:rsid w:val="00CB16FA"/>
    <w:rsid w:val="00CB1D23"/>
    <w:rsid w:val="00CB2D1F"/>
    <w:rsid w:val="00CB43AB"/>
    <w:rsid w:val="00CB44B2"/>
    <w:rsid w:val="00CB4EA9"/>
    <w:rsid w:val="00CC1A89"/>
    <w:rsid w:val="00CC2465"/>
    <w:rsid w:val="00CC2596"/>
    <w:rsid w:val="00CD44D6"/>
    <w:rsid w:val="00CE273F"/>
    <w:rsid w:val="00CE532A"/>
    <w:rsid w:val="00CF440B"/>
    <w:rsid w:val="00CF545B"/>
    <w:rsid w:val="00D01BCC"/>
    <w:rsid w:val="00D02242"/>
    <w:rsid w:val="00D03191"/>
    <w:rsid w:val="00D032F9"/>
    <w:rsid w:val="00D1042E"/>
    <w:rsid w:val="00D13572"/>
    <w:rsid w:val="00D162C1"/>
    <w:rsid w:val="00D21AEB"/>
    <w:rsid w:val="00D22D14"/>
    <w:rsid w:val="00D24367"/>
    <w:rsid w:val="00D3513D"/>
    <w:rsid w:val="00D37BF3"/>
    <w:rsid w:val="00D46A4F"/>
    <w:rsid w:val="00D46E92"/>
    <w:rsid w:val="00D53B49"/>
    <w:rsid w:val="00D62D1A"/>
    <w:rsid w:val="00D64C21"/>
    <w:rsid w:val="00D73327"/>
    <w:rsid w:val="00D75A79"/>
    <w:rsid w:val="00D77EA0"/>
    <w:rsid w:val="00D82E8E"/>
    <w:rsid w:val="00D86FE6"/>
    <w:rsid w:val="00D91B15"/>
    <w:rsid w:val="00D936F4"/>
    <w:rsid w:val="00D94898"/>
    <w:rsid w:val="00DA2665"/>
    <w:rsid w:val="00DA2B8F"/>
    <w:rsid w:val="00DA3077"/>
    <w:rsid w:val="00DA3EA3"/>
    <w:rsid w:val="00DA7BB4"/>
    <w:rsid w:val="00DB0C52"/>
    <w:rsid w:val="00DB1710"/>
    <w:rsid w:val="00DC3C6C"/>
    <w:rsid w:val="00DC5CA6"/>
    <w:rsid w:val="00DD5498"/>
    <w:rsid w:val="00DD6731"/>
    <w:rsid w:val="00DD6BDD"/>
    <w:rsid w:val="00DE1384"/>
    <w:rsid w:val="00DE33B3"/>
    <w:rsid w:val="00DE6A90"/>
    <w:rsid w:val="00DF3DE5"/>
    <w:rsid w:val="00DF445D"/>
    <w:rsid w:val="00E075DC"/>
    <w:rsid w:val="00E120AE"/>
    <w:rsid w:val="00E15CDF"/>
    <w:rsid w:val="00E32216"/>
    <w:rsid w:val="00E3787B"/>
    <w:rsid w:val="00E514AA"/>
    <w:rsid w:val="00E524EF"/>
    <w:rsid w:val="00E54B31"/>
    <w:rsid w:val="00E560F4"/>
    <w:rsid w:val="00E61BE6"/>
    <w:rsid w:val="00E63360"/>
    <w:rsid w:val="00E63A15"/>
    <w:rsid w:val="00E65CE2"/>
    <w:rsid w:val="00E66A21"/>
    <w:rsid w:val="00E7642B"/>
    <w:rsid w:val="00E76EA6"/>
    <w:rsid w:val="00E8536F"/>
    <w:rsid w:val="00E859CB"/>
    <w:rsid w:val="00E923DB"/>
    <w:rsid w:val="00E93A03"/>
    <w:rsid w:val="00E960F6"/>
    <w:rsid w:val="00EA07D6"/>
    <w:rsid w:val="00EA10A6"/>
    <w:rsid w:val="00EA2D6B"/>
    <w:rsid w:val="00EA506E"/>
    <w:rsid w:val="00EB4F0B"/>
    <w:rsid w:val="00EB6DE8"/>
    <w:rsid w:val="00EB76FC"/>
    <w:rsid w:val="00EC1618"/>
    <w:rsid w:val="00EC2632"/>
    <w:rsid w:val="00ED0018"/>
    <w:rsid w:val="00ED030A"/>
    <w:rsid w:val="00ED1A27"/>
    <w:rsid w:val="00EE244B"/>
    <w:rsid w:val="00EE4E13"/>
    <w:rsid w:val="00EF1523"/>
    <w:rsid w:val="00EF56CB"/>
    <w:rsid w:val="00EF74B9"/>
    <w:rsid w:val="00F05996"/>
    <w:rsid w:val="00F1309A"/>
    <w:rsid w:val="00F14774"/>
    <w:rsid w:val="00F15112"/>
    <w:rsid w:val="00F16651"/>
    <w:rsid w:val="00F17BF4"/>
    <w:rsid w:val="00F24D00"/>
    <w:rsid w:val="00F37091"/>
    <w:rsid w:val="00F41CAD"/>
    <w:rsid w:val="00F4369D"/>
    <w:rsid w:val="00F4419C"/>
    <w:rsid w:val="00F46FB5"/>
    <w:rsid w:val="00F47D62"/>
    <w:rsid w:val="00F51CDB"/>
    <w:rsid w:val="00F5258A"/>
    <w:rsid w:val="00F55690"/>
    <w:rsid w:val="00F55B83"/>
    <w:rsid w:val="00F56726"/>
    <w:rsid w:val="00F57DE3"/>
    <w:rsid w:val="00F61C0F"/>
    <w:rsid w:val="00F6206C"/>
    <w:rsid w:val="00F72E90"/>
    <w:rsid w:val="00F80E90"/>
    <w:rsid w:val="00F8304A"/>
    <w:rsid w:val="00F83B3F"/>
    <w:rsid w:val="00F85A49"/>
    <w:rsid w:val="00F877CA"/>
    <w:rsid w:val="00F87E0C"/>
    <w:rsid w:val="00F93759"/>
    <w:rsid w:val="00F9742E"/>
    <w:rsid w:val="00FA3415"/>
    <w:rsid w:val="00FB523B"/>
    <w:rsid w:val="00FC2110"/>
    <w:rsid w:val="00FC3873"/>
    <w:rsid w:val="00FC7A89"/>
    <w:rsid w:val="00FD4D32"/>
    <w:rsid w:val="00FD52B4"/>
    <w:rsid w:val="00FF1853"/>
    <w:rsid w:val="00FF243F"/>
    <w:rsid w:val="00FF2813"/>
    <w:rsid w:val="00FF2B56"/>
    <w:rsid w:val="00FF7298"/>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5D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657">
      <w:bodyDiv w:val="1"/>
      <w:marLeft w:val="0"/>
      <w:marRight w:val="0"/>
      <w:marTop w:val="0"/>
      <w:marBottom w:val="0"/>
      <w:divBdr>
        <w:top w:val="none" w:sz="0" w:space="0" w:color="auto"/>
        <w:left w:val="none" w:sz="0" w:space="0" w:color="auto"/>
        <w:bottom w:val="none" w:sz="0" w:space="0" w:color="auto"/>
        <w:right w:val="none" w:sz="0" w:space="0" w:color="auto"/>
      </w:divBdr>
    </w:div>
    <w:div w:id="51656454">
      <w:bodyDiv w:val="1"/>
      <w:marLeft w:val="0"/>
      <w:marRight w:val="0"/>
      <w:marTop w:val="0"/>
      <w:marBottom w:val="0"/>
      <w:divBdr>
        <w:top w:val="none" w:sz="0" w:space="0" w:color="auto"/>
        <w:left w:val="none" w:sz="0" w:space="0" w:color="auto"/>
        <w:bottom w:val="none" w:sz="0" w:space="0" w:color="auto"/>
        <w:right w:val="none" w:sz="0" w:space="0" w:color="auto"/>
      </w:divBdr>
    </w:div>
    <w:div w:id="154955262">
      <w:bodyDiv w:val="1"/>
      <w:marLeft w:val="0"/>
      <w:marRight w:val="0"/>
      <w:marTop w:val="0"/>
      <w:marBottom w:val="0"/>
      <w:divBdr>
        <w:top w:val="none" w:sz="0" w:space="0" w:color="auto"/>
        <w:left w:val="none" w:sz="0" w:space="0" w:color="auto"/>
        <w:bottom w:val="none" w:sz="0" w:space="0" w:color="auto"/>
        <w:right w:val="none" w:sz="0" w:space="0" w:color="auto"/>
      </w:divBdr>
    </w:div>
    <w:div w:id="160317647">
      <w:bodyDiv w:val="1"/>
      <w:marLeft w:val="0"/>
      <w:marRight w:val="0"/>
      <w:marTop w:val="0"/>
      <w:marBottom w:val="0"/>
      <w:divBdr>
        <w:top w:val="none" w:sz="0" w:space="0" w:color="auto"/>
        <w:left w:val="none" w:sz="0" w:space="0" w:color="auto"/>
        <w:bottom w:val="none" w:sz="0" w:space="0" w:color="auto"/>
        <w:right w:val="none" w:sz="0" w:space="0" w:color="auto"/>
      </w:divBdr>
    </w:div>
    <w:div w:id="178275562">
      <w:bodyDiv w:val="1"/>
      <w:marLeft w:val="0"/>
      <w:marRight w:val="0"/>
      <w:marTop w:val="0"/>
      <w:marBottom w:val="0"/>
      <w:divBdr>
        <w:top w:val="none" w:sz="0" w:space="0" w:color="auto"/>
        <w:left w:val="none" w:sz="0" w:space="0" w:color="auto"/>
        <w:bottom w:val="none" w:sz="0" w:space="0" w:color="auto"/>
        <w:right w:val="none" w:sz="0" w:space="0" w:color="auto"/>
      </w:divBdr>
    </w:div>
    <w:div w:id="250893286">
      <w:bodyDiv w:val="1"/>
      <w:marLeft w:val="0"/>
      <w:marRight w:val="0"/>
      <w:marTop w:val="0"/>
      <w:marBottom w:val="0"/>
      <w:divBdr>
        <w:top w:val="none" w:sz="0" w:space="0" w:color="auto"/>
        <w:left w:val="none" w:sz="0" w:space="0" w:color="auto"/>
        <w:bottom w:val="none" w:sz="0" w:space="0" w:color="auto"/>
        <w:right w:val="none" w:sz="0" w:space="0" w:color="auto"/>
      </w:divBdr>
    </w:div>
    <w:div w:id="290552616">
      <w:bodyDiv w:val="1"/>
      <w:marLeft w:val="0"/>
      <w:marRight w:val="0"/>
      <w:marTop w:val="0"/>
      <w:marBottom w:val="0"/>
      <w:divBdr>
        <w:top w:val="none" w:sz="0" w:space="0" w:color="auto"/>
        <w:left w:val="none" w:sz="0" w:space="0" w:color="auto"/>
        <w:bottom w:val="none" w:sz="0" w:space="0" w:color="auto"/>
        <w:right w:val="none" w:sz="0" w:space="0" w:color="auto"/>
      </w:divBdr>
    </w:div>
    <w:div w:id="310450860">
      <w:bodyDiv w:val="1"/>
      <w:marLeft w:val="0"/>
      <w:marRight w:val="0"/>
      <w:marTop w:val="0"/>
      <w:marBottom w:val="0"/>
      <w:divBdr>
        <w:top w:val="none" w:sz="0" w:space="0" w:color="auto"/>
        <w:left w:val="none" w:sz="0" w:space="0" w:color="auto"/>
        <w:bottom w:val="none" w:sz="0" w:space="0" w:color="auto"/>
        <w:right w:val="none" w:sz="0" w:space="0" w:color="auto"/>
      </w:divBdr>
    </w:div>
    <w:div w:id="311521833">
      <w:bodyDiv w:val="1"/>
      <w:marLeft w:val="0"/>
      <w:marRight w:val="0"/>
      <w:marTop w:val="0"/>
      <w:marBottom w:val="0"/>
      <w:divBdr>
        <w:top w:val="none" w:sz="0" w:space="0" w:color="auto"/>
        <w:left w:val="none" w:sz="0" w:space="0" w:color="auto"/>
        <w:bottom w:val="none" w:sz="0" w:space="0" w:color="auto"/>
        <w:right w:val="none" w:sz="0" w:space="0" w:color="auto"/>
      </w:divBdr>
    </w:div>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456264187">
      <w:bodyDiv w:val="1"/>
      <w:marLeft w:val="0"/>
      <w:marRight w:val="0"/>
      <w:marTop w:val="0"/>
      <w:marBottom w:val="0"/>
      <w:divBdr>
        <w:top w:val="none" w:sz="0" w:space="0" w:color="auto"/>
        <w:left w:val="none" w:sz="0" w:space="0" w:color="auto"/>
        <w:bottom w:val="none" w:sz="0" w:space="0" w:color="auto"/>
        <w:right w:val="none" w:sz="0" w:space="0" w:color="auto"/>
      </w:divBdr>
    </w:div>
    <w:div w:id="486869316">
      <w:bodyDiv w:val="1"/>
      <w:marLeft w:val="0"/>
      <w:marRight w:val="0"/>
      <w:marTop w:val="0"/>
      <w:marBottom w:val="0"/>
      <w:divBdr>
        <w:top w:val="none" w:sz="0" w:space="0" w:color="auto"/>
        <w:left w:val="none" w:sz="0" w:space="0" w:color="auto"/>
        <w:bottom w:val="none" w:sz="0" w:space="0" w:color="auto"/>
        <w:right w:val="none" w:sz="0" w:space="0" w:color="auto"/>
      </w:divBdr>
    </w:div>
    <w:div w:id="626008597">
      <w:bodyDiv w:val="1"/>
      <w:marLeft w:val="0"/>
      <w:marRight w:val="0"/>
      <w:marTop w:val="0"/>
      <w:marBottom w:val="0"/>
      <w:divBdr>
        <w:top w:val="none" w:sz="0" w:space="0" w:color="auto"/>
        <w:left w:val="none" w:sz="0" w:space="0" w:color="auto"/>
        <w:bottom w:val="none" w:sz="0" w:space="0" w:color="auto"/>
        <w:right w:val="none" w:sz="0" w:space="0" w:color="auto"/>
      </w:divBdr>
    </w:div>
    <w:div w:id="634675349">
      <w:bodyDiv w:val="1"/>
      <w:marLeft w:val="0"/>
      <w:marRight w:val="0"/>
      <w:marTop w:val="0"/>
      <w:marBottom w:val="0"/>
      <w:divBdr>
        <w:top w:val="none" w:sz="0" w:space="0" w:color="auto"/>
        <w:left w:val="none" w:sz="0" w:space="0" w:color="auto"/>
        <w:bottom w:val="none" w:sz="0" w:space="0" w:color="auto"/>
        <w:right w:val="none" w:sz="0" w:space="0" w:color="auto"/>
      </w:divBdr>
    </w:div>
    <w:div w:id="644550324">
      <w:bodyDiv w:val="1"/>
      <w:marLeft w:val="0"/>
      <w:marRight w:val="0"/>
      <w:marTop w:val="0"/>
      <w:marBottom w:val="0"/>
      <w:divBdr>
        <w:top w:val="none" w:sz="0" w:space="0" w:color="auto"/>
        <w:left w:val="none" w:sz="0" w:space="0" w:color="auto"/>
        <w:bottom w:val="none" w:sz="0" w:space="0" w:color="auto"/>
        <w:right w:val="none" w:sz="0" w:space="0" w:color="auto"/>
      </w:divBdr>
    </w:div>
    <w:div w:id="751125306">
      <w:bodyDiv w:val="1"/>
      <w:marLeft w:val="0"/>
      <w:marRight w:val="0"/>
      <w:marTop w:val="0"/>
      <w:marBottom w:val="0"/>
      <w:divBdr>
        <w:top w:val="none" w:sz="0" w:space="0" w:color="auto"/>
        <w:left w:val="none" w:sz="0" w:space="0" w:color="auto"/>
        <w:bottom w:val="none" w:sz="0" w:space="0" w:color="auto"/>
        <w:right w:val="none" w:sz="0" w:space="0" w:color="auto"/>
      </w:divBdr>
    </w:div>
    <w:div w:id="758402302">
      <w:bodyDiv w:val="1"/>
      <w:marLeft w:val="0"/>
      <w:marRight w:val="0"/>
      <w:marTop w:val="0"/>
      <w:marBottom w:val="0"/>
      <w:divBdr>
        <w:top w:val="none" w:sz="0" w:space="0" w:color="auto"/>
        <w:left w:val="none" w:sz="0" w:space="0" w:color="auto"/>
        <w:bottom w:val="none" w:sz="0" w:space="0" w:color="auto"/>
        <w:right w:val="none" w:sz="0" w:space="0" w:color="auto"/>
      </w:divBdr>
    </w:div>
    <w:div w:id="764619550">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 w:id="1008479535">
      <w:bodyDiv w:val="1"/>
      <w:marLeft w:val="0"/>
      <w:marRight w:val="0"/>
      <w:marTop w:val="0"/>
      <w:marBottom w:val="0"/>
      <w:divBdr>
        <w:top w:val="none" w:sz="0" w:space="0" w:color="auto"/>
        <w:left w:val="none" w:sz="0" w:space="0" w:color="auto"/>
        <w:bottom w:val="none" w:sz="0" w:space="0" w:color="auto"/>
        <w:right w:val="none" w:sz="0" w:space="0" w:color="auto"/>
      </w:divBdr>
    </w:div>
    <w:div w:id="1054816222">
      <w:bodyDiv w:val="1"/>
      <w:marLeft w:val="0"/>
      <w:marRight w:val="0"/>
      <w:marTop w:val="0"/>
      <w:marBottom w:val="0"/>
      <w:divBdr>
        <w:top w:val="none" w:sz="0" w:space="0" w:color="auto"/>
        <w:left w:val="none" w:sz="0" w:space="0" w:color="auto"/>
        <w:bottom w:val="none" w:sz="0" w:space="0" w:color="auto"/>
        <w:right w:val="none" w:sz="0" w:space="0" w:color="auto"/>
      </w:divBdr>
    </w:div>
    <w:div w:id="1057047542">
      <w:bodyDiv w:val="1"/>
      <w:marLeft w:val="0"/>
      <w:marRight w:val="0"/>
      <w:marTop w:val="0"/>
      <w:marBottom w:val="0"/>
      <w:divBdr>
        <w:top w:val="none" w:sz="0" w:space="0" w:color="auto"/>
        <w:left w:val="none" w:sz="0" w:space="0" w:color="auto"/>
        <w:bottom w:val="none" w:sz="0" w:space="0" w:color="auto"/>
        <w:right w:val="none" w:sz="0" w:space="0" w:color="auto"/>
      </w:divBdr>
    </w:div>
    <w:div w:id="1089689842">
      <w:bodyDiv w:val="1"/>
      <w:marLeft w:val="0"/>
      <w:marRight w:val="0"/>
      <w:marTop w:val="0"/>
      <w:marBottom w:val="0"/>
      <w:divBdr>
        <w:top w:val="none" w:sz="0" w:space="0" w:color="auto"/>
        <w:left w:val="none" w:sz="0" w:space="0" w:color="auto"/>
        <w:bottom w:val="none" w:sz="0" w:space="0" w:color="auto"/>
        <w:right w:val="none" w:sz="0" w:space="0" w:color="auto"/>
      </w:divBdr>
    </w:div>
    <w:div w:id="1139348141">
      <w:bodyDiv w:val="1"/>
      <w:marLeft w:val="0"/>
      <w:marRight w:val="0"/>
      <w:marTop w:val="0"/>
      <w:marBottom w:val="0"/>
      <w:divBdr>
        <w:top w:val="none" w:sz="0" w:space="0" w:color="auto"/>
        <w:left w:val="none" w:sz="0" w:space="0" w:color="auto"/>
        <w:bottom w:val="none" w:sz="0" w:space="0" w:color="auto"/>
        <w:right w:val="none" w:sz="0" w:space="0" w:color="auto"/>
      </w:divBdr>
    </w:div>
    <w:div w:id="1168331283">
      <w:bodyDiv w:val="1"/>
      <w:marLeft w:val="0"/>
      <w:marRight w:val="0"/>
      <w:marTop w:val="0"/>
      <w:marBottom w:val="0"/>
      <w:divBdr>
        <w:top w:val="none" w:sz="0" w:space="0" w:color="auto"/>
        <w:left w:val="none" w:sz="0" w:space="0" w:color="auto"/>
        <w:bottom w:val="none" w:sz="0" w:space="0" w:color="auto"/>
        <w:right w:val="none" w:sz="0" w:space="0" w:color="auto"/>
      </w:divBdr>
    </w:div>
    <w:div w:id="1180041799">
      <w:bodyDiv w:val="1"/>
      <w:marLeft w:val="0"/>
      <w:marRight w:val="0"/>
      <w:marTop w:val="0"/>
      <w:marBottom w:val="0"/>
      <w:divBdr>
        <w:top w:val="none" w:sz="0" w:space="0" w:color="auto"/>
        <w:left w:val="none" w:sz="0" w:space="0" w:color="auto"/>
        <w:bottom w:val="none" w:sz="0" w:space="0" w:color="auto"/>
        <w:right w:val="none" w:sz="0" w:space="0" w:color="auto"/>
      </w:divBdr>
    </w:div>
    <w:div w:id="1241252013">
      <w:bodyDiv w:val="1"/>
      <w:marLeft w:val="0"/>
      <w:marRight w:val="0"/>
      <w:marTop w:val="0"/>
      <w:marBottom w:val="0"/>
      <w:divBdr>
        <w:top w:val="none" w:sz="0" w:space="0" w:color="auto"/>
        <w:left w:val="none" w:sz="0" w:space="0" w:color="auto"/>
        <w:bottom w:val="none" w:sz="0" w:space="0" w:color="auto"/>
        <w:right w:val="none" w:sz="0" w:space="0" w:color="auto"/>
      </w:divBdr>
    </w:div>
    <w:div w:id="1313293962">
      <w:bodyDiv w:val="1"/>
      <w:marLeft w:val="0"/>
      <w:marRight w:val="0"/>
      <w:marTop w:val="0"/>
      <w:marBottom w:val="0"/>
      <w:divBdr>
        <w:top w:val="none" w:sz="0" w:space="0" w:color="auto"/>
        <w:left w:val="none" w:sz="0" w:space="0" w:color="auto"/>
        <w:bottom w:val="none" w:sz="0" w:space="0" w:color="auto"/>
        <w:right w:val="none" w:sz="0" w:space="0" w:color="auto"/>
      </w:divBdr>
    </w:div>
    <w:div w:id="1345590465">
      <w:bodyDiv w:val="1"/>
      <w:marLeft w:val="0"/>
      <w:marRight w:val="0"/>
      <w:marTop w:val="0"/>
      <w:marBottom w:val="0"/>
      <w:divBdr>
        <w:top w:val="none" w:sz="0" w:space="0" w:color="auto"/>
        <w:left w:val="none" w:sz="0" w:space="0" w:color="auto"/>
        <w:bottom w:val="none" w:sz="0" w:space="0" w:color="auto"/>
        <w:right w:val="none" w:sz="0" w:space="0" w:color="auto"/>
      </w:divBdr>
    </w:div>
    <w:div w:id="1416778157">
      <w:bodyDiv w:val="1"/>
      <w:marLeft w:val="0"/>
      <w:marRight w:val="0"/>
      <w:marTop w:val="0"/>
      <w:marBottom w:val="0"/>
      <w:divBdr>
        <w:top w:val="none" w:sz="0" w:space="0" w:color="auto"/>
        <w:left w:val="none" w:sz="0" w:space="0" w:color="auto"/>
        <w:bottom w:val="none" w:sz="0" w:space="0" w:color="auto"/>
        <w:right w:val="none" w:sz="0" w:space="0" w:color="auto"/>
      </w:divBdr>
    </w:div>
    <w:div w:id="1435587023">
      <w:bodyDiv w:val="1"/>
      <w:marLeft w:val="0"/>
      <w:marRight w:val="0"/>
      <w:marTop w:val="0"/>
      <w:marBottom w:val="0"/>
      <w:divBdr>
        <w:top w:val="none" w:sz="0" w:space="0" w:color="auto"/>
        <w:left w:val="none" w:sz="0" w:space="0" w:color="auto"/>
        <w:bottom w:val="none" w:sz="0" w:space="0" w:color="auto"/>
        <w:right w:val="none" w:sz="0" w:space="0" w:color="auto"/>
      </w:divBdr>
    </w:div>
    <w:div w:id="1475367468">
      <w:bodyDiv w:val="1"/>
      <w:marLeft w:val="0"/>
      <w:marRight w:val="0"/>
      <w:marTop w:val="0"/>
      <w:marBottom w:val="0"/>
      <w:divBdr>
        <w:top w:val="none" w:sz="0" w:space="0" w:color="auto"/>
        <w:left w:val="none" w:sz="0" w:space="0" w:color="auto"/>
        <w:bottom w:val="none" w:sz="0" w:space="0" w:color="auto"/>
        <w:right w:val="none" w:sz="0" w:space="0" w:color="auto"/>
      </w:divBdr>
    </w:div>
    <w:div w:id="1553734488">
      <w:bodyDiv w:val="1"/>
      <w:marLeft w:val="0"/>
      <w:marRight w:val="0"/>
      <w:marTop w:val="0"/>
      <w:marBottom w:val="0"/>
      <w:divBdr>
        <w:top w:val="none" w:sz="0" w:space="0" w:color="auto"/>
        <w:left w:val="none" w:sz="0" w:space="0" w:color="auto"/>
        <w:bottom w:val="none" w:sz="0" w:space="0" w:color="auto"/>
        <w:right w:val="none" w:sz="0" w:space="0" w:color="auto"/>
      </w:divBdr>
    </w:div>
    <w:div w:id="1585921616">
      <w:bodyDiv w:val="1"/>
      <w:marLeft w:val="0"/>
      <w:marRight w:val="0"/>
      <w:marTop w:val="0"/>
      <w:marBottom w:val="0"/>
      <w:divBdr>
        <w:top w:val="none" w:sz="0" w:space="0" w:color="auto"/>
        <w:left w:val="none" w:sz="0" w:space="0" w:color="auto"/>
        <w:bottom w:val="none" w:sz="0" w:space="0" w:color="auto"/>
        <w:right w:val="none" w:sz="0" w:space="0" w:color="auto"/>
      </w:divBdr>
    </w:div>
    <w:div w:id="1590459613">
      <w:bodyDiv w:val="1"/>
      <w:marLeft w:val="0"/>
      <w:marRight w:val="0"/>
      <w:marTop w:val="0"/>
      <w:marBottom w:val="0"/>
      <w:divBdr>
        <w:top w:val="none" w:sz="0" w:space="0" w:color="auto"/>
        <w:left w:val="none" w:sz="0" w:space="0" w:color="auto"/>
        <w:bottom w:val="none" w:sz="0" w:space="0" w:color="auto"/>
        <w:right w:val="none" w:sz="0" w:space="0" w:color="auto"/>
      </w:divBdr>
    </w:div>
    <w:div w:id="1640763911">
      <w:bodyDiv w:val="1"/>
      <w:marLeft w:val="0"/>
      <w:marRight w:val="0"/>
      <w:marTop w:val="0"/>
      <w:marBottom w:val="0"/>
      <w:divBdr>
        <w:top w:val="none" w:sz="0" w:space="0" w:color="auto"/>
        <w:left w:val="none" w:sz="0" w:space="0" w:color="auto"/>
        <w:bottom w:val="none" w:sz="0" w:space="0" w:color="auto"/>
        <w:right w:val="none" w:sz="0" w:space="0" w:color="auto"/>
      </w:divBdr>
    </w:div>
    <w:div w:id="1655910837">
      <w:bodyDiv w:val="1"/>
      <w:marLeft w:val="0"/>
      <w:marRight w:val="0"/>
      <w:marTop w:val="0"/>
      <w:marBottom w:val="0"/>
      <w:divBdr>
        <w:top w:val="none" w:sz="0" w:space="0" w:color="auto"/>
        <w:left w:val="none" w:sz="0" w:space="0" w:color="auto"/>
        <w:bottom w:val="none" w:sz="0" w:space="0" w:color="auto"/>
        <w:right w:val="none" w:sz="0" w:space="0" w:color="auto"/>
      </w:divBdr>
    </w:div>
    <w:div w:id="1657759661">
      <w:bodyDiv w:val="1"/>
      <w:marLeft w:val="0"/>
      <w:marRight w:val="0"/>
      <w:marTop w:val="0"/>
      <w:marBottom w:val="0"/>
      <w:divBdr>
        <w:top w:val="none" w:sz="0" w:space="0" w:color="auto"/>
        <w:left w:val="none" w:sz="0" w:space="0" w:color="auto"/>
        <w:bottom w:val="none" w:sz="0" w:space="0" w:color="auto"/>
        <w:right w:val="none" w:sz="0" w:space="0" w:color="auto"/>
      </w:divBdr>
    </w:div>
    <w:div w:id="1677918385">
      <w:bodyDiv w:val="1"/>
      <w:marLeft w:val="0"/>
      <w:marRight w:val="0"/>
      <w:marTop w:val="0"/>
      <w:marBottom w:val="0"/>
      <w:divBdr>
        <w:top w:val="none" w:sz="0" w:space="0" w:color="auto"/>
        <w:left w:val="none" w:sz="0" w:space="0" w:color="auto"/>
        <w:bottom w:val="none" w:sz="0" w:space="0" w:color="auto"/>
        <w:right w:val="none" w:sz="0" w:space="0" w:color="auto"/>
      </w:divBdr>
    </w:div>
    <w:div w:id="1771201762">
      <w:bodyDiv w:val="1"/>
      <w:marLeft w:val="0"/>
      <w:marRight w:val="0"/>
      <w:marTop w:val="0"/>
      <w:marBottom w:val="0"/>
      <w:divBdr>
        <w:top w:val="none" w:sz="0" w:space="0" w:color="auto"/>
        <w:left w:val="none" w:sz="0" w:space="0" w:color="auto"/>
        <w:bottom w:val="none" w:sz="0" w:space="0" w:color="auto"/>
        <w:right w:val="none" w:sz="0" w:space="0" w:color="auto"/>
      </w:divBdr>
    </w:div>
    <w:div w:id="1773428668">
      <w:bodyDiv w:val="1"/>
      <w:marLeft w:val="0"/>
      <w:marRight w:val="0"/>
      <w:marTop w:val="0"/>
      <w:marBottom w:val="0"/>
      <w:divBdr>
        <w:top w:val="none" w:sz="0" w:space="0" w:color="auto"/>
        <w:left w:val="none" w:sz="0" w:space="0" w:color="auto"/>
        <w:bottom w:val="none" w:sz="0" w:space="0" w:color="auto"/>
        <w:right w:val="none" w:sz="0" w:space="0" w:color="auto"/>
      </w:divBdr>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
    <w:div w:id="1989824617">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286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E75E92-856D-144D-B91F-EA25DA969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51</Pages>
  <Words>12510</Words>
  <Characters>71311</Characters>
  <Application>Microsoft Macintosh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83654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Aleta Haflett</cp:lastModifiedBy>
  <cp:revision>56</cp:revision>
  <dcterms:created xsi:type="dcterms:W3CDTF">2015-03-03T13:24:00Z</dcterms:created>
  <dcterms:modified xsi:type="dcterms:W3CDTF">2015-03-23T10:00:00Z</dcterms:modified>
</cp:coreProperties>
</file>