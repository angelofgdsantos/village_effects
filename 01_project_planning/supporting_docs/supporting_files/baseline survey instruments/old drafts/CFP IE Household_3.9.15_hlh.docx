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E535D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403E7E40" w:rsidR="00EB6DE8" w:rsidRPr="00EB6DE8" w:rsidRDefault="00CC1A89"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T</w:t>
      </w:r>
      <w:r w:rsidR="00517780">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12999DA" w14:textId="77777777" w:rsidR="00283D98" w:rsidRPr="00EB6DE8" w:rsidRDefault="00283D98" w:rsidP="00F85A49">
      <w:pPr>
        <w:spacing w:after="0" w:line="240" w:lineRule="auto"/>
        <w:jc w:val="center"/>
        <w:outlineLvl w:val="2"/>
        <w:rPr>
          <w:rFonts w:eastAsia="Gill Sans MT" w:cs="Times New Roman"/>
          <w:b/>
          <w:caps/>
          <w:color w:val="002A6C" w:themeColor="text2"/>
          <w:spacing w:val="-6"/>
        </w:rPr>
      </w:pPr>
    </w:p>
    <w:p w14:paraId="430A1340" w14:textId="395892E6"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This includes people who are away temporarily.</w:t>
      </w:r>
      <w:r w:rsidR="00283D98">
        <w:t>’</w:t>
      </w:r>
      <w:r w:rsidR="00F55690">
        <w:t xml:space="preserve"> Carefully explain the definition of a forest as: ‘a large area covered with trees and woody vegetation. This can include forests or woodlots.’ </w:t>
      </w:r>
      <w:r w:rsidR="00736907">
        <w:t>Carefully explain the definition of a field as</w:t>
      </w:r>
      <w:r w:rsidR="00736907" w:rsidRPr="00736907">
        <w:t xml:space="preserve"> a piece of land with distinct boundaries defined by land-use </w:t>
      </w:r>
      <w:r w:rsidR="00F55690">
        <w:t>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1798"/>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w:t>
            </w:r>
            <w:proofErr w:type="gramStart"/>
            <w:r w:rsidRPr="00DC5CA6">
              <w:rPr>
                <w:rFonts w:eastAsia="Calibri" w:cs="Times New Roman"/>
                <w:i/>
              </w:rPr>
              <w:t>mm</w:t>
            </w:r>
            <w:proofErr w:type="gramEnd"/>
            <w:r w:rsidRPr="00DC5CA6">
              <w:rPr>
                <w:rFonts w:eastAsia="Calibri" w:cs="Times New Roman"/>
                <w:i/>
              </w:rPr>
              <w:t>/</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commentRangeStart w:id="0"/>
            <w:r w:rsidRPr="00DC5CA6">
              <w:rPr>
                <w:rFonts w:eastAsia="MS Mincho" w:cs="Times New Roman"/>
                <w:w w:val="105"/>
                <w:lang w:eastAsia="zh-CN"/>
              </w:rPr>
              <w:t>A2. Name of Enumerator</w:t>
            </w:r>
            <w:commentRangeEnd w:id="0"/>
            <w:r w:rsidR="00537546">
              <w:rPr>
                <w:rStyle w:val="CommentReference"/>
              </w:rPr>
              <w:commentReference w:id="0"/>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commentRangeStart w:id="1"/>
            <w:r w:rsidRPr="00DC5CA6">
              <w:rPr>
                <w:rFonts w:eastAsia="MS Mincho" w:cs="Times New Roman"/>
                <w:w w:val="105"/>
                <w:lang w:eastAsia="zh-CN"/>
              </w:rPr>
              <w:t>A3. Name of Supervisor</w:t>
            </w:r>
            <w:commentRangeEnd w:id="1"/>
            <w:r w:rsidR="00537546">
              <w:rPr>
                <w:rStyle w:val="CommentReference"/>
              </w:rPr>
              <w:commentReference w:id="1"/>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12352E" w:rsidRPr="00C755D3" w14:paraId="2F4CA6BD" w14:textId="77777777" w:rsidTr="005A0EF7">
        <w:trPr>
          <w:jc w:val="center"/>
        </w:trPr>
        <w:tc>
          <w:tcPr>
            <w:tcW w:w="360" w:type="dxa"/>
          </w:tcPr>
          <w:p w14:paraId="3721EC68" w14:textId="77777777" w:rsidR="0012352E" w:rsidRPr="00C755D3" w:rsidRDefault="0012352E" w:rsidP="00F85A49">
            <w:pPr>
              <w:pStyle w:val="NoSpacing"/>
            </w:pPr>
          </w:p>
        </w:tc>
        <w:tc>
          <w:tcPr>
            <w:tcW w:w="5323" w:type="dxa"/>
            <w:tcBorders>
              <w:right w:val="nil"/>
            </w:tcBorders>
          </w:tcPr>
          <w:p w14:paraId="2B771166" w14:textId="2086EC65" w:rsidR="0012352E" w:rsidRPr="00DC5CA6" w:rsidRDefault="0012352E" w:rsidP="00F85A49">
            <w:pPr>
              <w:spacing w:line="240" w:lineRule="auto"/>
              <w:contextualSpacing/>
              <w:rPr>
                <w:rFonts w:eastAsia="MS Mincho" w:cs="Times New Roman"/>
                <w:w w:val="105"/>
                <w:lang w:eastAsia="zh-CN"/>
              </w:rPr>
            </w:pPr>
            <w:r>
              <w:rPr>
                <w:rFonts w:eastAsia="MS Mincho" w:cs="Times New Roman"/>
                <w:w w:val="105"/>
                <w:lang w:eastAsia="zh-CN"/>
              </w:rPr>
              <w:t>A.4</w:t>
            </w:r>
            <w:r w:rsidR="00283D98">
              <w:rPr>
                <w:rFonts w:eastAsia="MS Mincho" w:cs="Times New Roman"/>
                <w:w w:val="105"/>
                <w:lang w:eastAsia="zh-CN"/>
              </w:rPr>
              <w:t>a</w:t>
            </w:r>
            <w:r>
              <w:rPr>
                <w:rFonts w:eastAsia="MS Mincho" w:cs="Times New Roman"/>
                <w:w w:val="105"/>
                <w:lang w:eastAsia="zh-CN"/>
              </w:rPr>
              <w:t xml:space="preserve"> </w:t>
            </w:r>
            <w:r w:rsidR="00283D98">
              <w:rPr>
                <w:rFonts w:eastAsia="MS Mincho" w:cs="Times New Roman"/>
                <w:w w:val="105"/>
                <w:lang w:eastAsia="zh-CN"/>
              </w:rPr>
              <w:t>District</w:t>
            </w:r>
            <w:r>
              <w:rPr>
                <w:rFonts w:eastAsia="MS Mincho" w:cs="Times New Roman"/>
                <w:w w:val="105"/>
                <w:lang w:eastAsia="zh-CN"/>
              </w:rPr>
              <w:t xml:space="preserve"> </w:t>
            </w:r>
          </w:p>
        </w:tc>
        <w:tc>
          <w:tcPr>
            <w:tcW w:w="4320" w:type="dxa"/>
            <w:gridSpan w:val="2"/>
            <w:tcBorders>
              <w:left w:val="nil"/>
              <w:right w:val="single" w:sz="18" w:space="0" w:color="000000" w:themeColor="accent3"/>
            </w:tcBorders>
          </w:tcPr>
          <w:p w14:paraId="7E91A0DC" w14:textId="77777777" w:rsidR="0012352E" w:rsidRDefault="002746E1" w:rsidP="00F85A49">
            <w:pPr>
              <w:spacing w:line="240" w:lineRule="auto"/>
              <w:contextualSpacing/>
              <w:rPr>
                <w:rFonts w:eastAsia="MS Mincho" w:cs="Times New Roman"/>
                <w:w w:val="105"/>
                <w:lang w:eastAsia="zh-CN"/>
              </w:rPr>
            </w:pPr>
            <w:r>
              <w:rPr>
                <w:rFonts w:eastAsia="MS Mincho" w:cs="Times New Roman"/>
                <w:w w:val="105"/>
                <w:lang w:eastAsia="zh-CN"/>
              </w:rPr>
              <w:t>1=</w:t>
            </w:r>
            <w:proofErr w:type="spellStart"/>
            <w:r>
              <w:rPr>
                <w:rFonts w:eastAsia="MS Mincho" w:cs="Times New Roman"/>
                <w:w w:val="105"/>
                <w:lang w:eastAsia="zh-CN"/>
              </w:rPr>
              <w:t>Nyimba</w:t>
            </w:r>
            <w:proofErr w:type="spellEnd"/>
          </w:p>
          <w:p w14:paraId="11533211" w14:textId="77777777" w:rsidR="002746E1" w:rsidRDefault="002746E1" w:rsidP="00F85A49">
            <w:pPr>
              <w:spacing w:line="240" w:lineRule="auto"/>
              <w:contextualSpacing/>
              <w:rPr>
                <w:rFonts w:eastAsia="MS Mincho" w:cs="Times New Roman"/>
                <w:w w:val="105"/>
                <w:lang w:eastAsia="zh-CN"/>
              </w:rPr>
            </w:pPr>
            <w:r>
              <w:rPr>
                <w:rFonts w:eastAsia="MS Mincho" w:cs="Times New Roman"/>
                <w:w w:val="105"/>
                <w:lang w:eastAsia="zh-CN"/>
              </w:rPr>
              <w:t>2=</w:t>
            </w:r>
            <w:proofErr w:type="spellStart"/>
            <w:r>
              <w:rPr>
                <w:rFonts w:eastAsia="MS Mincho" w:cs="Times New Roman"/>
                <w:w w:val="105"/>
                <w:lang w:eastAsia="zh-CN"/>
              </w:rPr>
              <w:t>Mambwe</w:t>
            </w:r>
            <w:proofErr w:type="spellEnd"/>
          </w:p>
          <w:p w14:paraId="11E331B3" w14:textId="0903894C" w:rsidR="002746E1" w:rsidRPr="00DC5CA6" w:rsidRDefault="002746E1" w:rsidP="00F85A49">
            <w:pPr>
              <w:spacing w:line="240" w:lineRule="auto"/>
              <w:contextualSpacing/>
              <w:rPr>
                <w:rFonts w:eastAsia="MS Mincho" w:cs="Times New Roman"/>
                <w:w w:val="105"/>
                <w:lang w:eastAsia="zh-CN"/>
              </w:rPr>
            </w:pPr>
            <w:r>
              <w:rPr>
                <w:rFonts w:eastAsia="MS Mincho" w:cs="Times New Roman"/>
                <w:w w:val="105"/>
                <w:lang w:eastAsia="zh-CN"/>
              </w:rPr>
              <w:t>3=</w:t>
            </w:r>
            <w:proofErr w:type="spellStart"/>
            <w:r>
              <w:rPr>
                <w:rFonts w:eastAsia="MS Mincho" w:cs="Times New Roman"/>
                <w:w w:val="105"/>
                <w:lang w:eastAsia="zh-CN"/>
              </w:rPr>
              <w:t>Lundazi</w:t>
            </w:r>
            <w:proofErr w:type="spellEnd"/>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77777777" w:rsidR="0012352E" w:rsidRPr="008B10DA" w:rsidRDefault="0012352E" w:rsidP="00F85A49">
            <w:pPr>
              <w:pStyle w:val="NoSpacing"/>
              <w:rPr>
                <w:i/>
              </w:rPr>
            </w:pPr>
          </w:p>
        </w:tc>
      </w:tr>
      <w:tr w:rsidR="006F0E52" w:rsidRPr="00C755D3" w14:paraId="509FDE6F" w14:textId="77777777" w:rsidTr="005A0EF7">
        <w:trPr>
          <w:jc w:val="center"/>
        </w:trPr>
        <w:tc>
          <w:tcPr>
            <w:tcW w:w="360" w:type="dxa"/>
          </w:tcPr>
          <w:p w14:paraId="72F9AE99" w14:textId="3FB47544" w:rsidR="006F0E52" w:rsidRPr="00C755D3" w:rsidRDefault="006F0E52" w:rsidP="00F85A49">
            <w:pPr>
              <w:pStyle w:val="NoSpacing"/>
            </w:pPr>
          </w:p>
        </w:tc>
        <w:tc>
          <w:tcPr>
            <w:tcW w:w="5323" w:type="dxa"/>
            <w:tcBorders>
              <w:right w:val="nil"/>
            </w:tcBorders>
          </w:tcPr>
          <w:p w14:paraId="6FAC1BD7" w14:textId="73279E87" w:rsidR="006F0E52" w:rsidRPr="00DC5CA6" w:rsidRDefault="006F0E52" w:rsidP="00F85A49">
            <w:pPr>
              <w:spacing w:line="240" w:lineRule="auto"/>
              <w:contextualSpacing/>
              <w:rPr>
                <w:rFonts w:eastAsia="MS Mincho" w:cs="Times New Roman"/>
                <w:w w:val="105"/>
                <w:lang w:eastAsia="zh-CN"/>
              </w:rPr>
            </w:pPr>
            <w:commentRangeStart w:id="2"/>
            <w:r w:rsidRPr="00DC5CA6">
              <w:rPr>
                <w:rFonts w:eastAsia="MS Mincho" w:cs="Times New Roman"/>
                <w:w w:val="105"/>
                <w:lang w:eastAsia="zh-CN"/>
              </w:rPr>
              <w:t>A4</w:t>
            </w:r>
            <w:r w:rsidR="00283D98">
              <w:rPr>
                <w:rFonts w:eastAsia="MS Mincho" w:cs="Times New Roman"/>
                <w:w w:val="105"/>
                <w:lang w:eastAsia="zh-CN"/>
              </w:rPr>
              <w:t>b</w:t>
            </w:r>
            <w:r w:rsidRPr="00DC5CA6">
              <w:rPr>
                <w:rFonts w:eastAsia="MS Mincho" w:cs="Times New Roman"/>
                <w:w w:val="105"/>
                <w:lang w:eastAsia="zh-CN"/>
              </w:rPr>
              <w:t>. Chiefdom:</w:t>
            </w:r>
            <w:commentRangeEnd w:id="2"/>
            <w:r w:rsidR="00537546">
              <w:rPr>
                <w:rStyle w:val="CommentReference"/>
              </w:rPr>
              <w:commentReference w:id="2"/>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w:t>
            </w:r>
            <w:proofErr w:type="gramStart"/>
            <w:r w:rsidRPr="008B10DA">
              <w:rPr>
                <w:i/>
              </w:rPr>
              <w:t>code</w:t>
            </w:r>
            <w:proofErr w:type="gramEnd"/>
            <w:r w:rsidRPr="008B10DA">
              <w:rPr>
                <w:i/>
              </w:rPr>
              <w:t>)</w:t>
            </w:r>
          </w:p>
        </w:tc>
      </w:tr>
      <w:tr w:rsidR="006F0E52" w:rsidRPr="00C755D3" w14:paraId="77037B57" w14:textId="77777777" w:rsidTr="005A0EF7">
        <w:trPr>
          <w:jc w:val="center"/>
        </w:trPr>
        <w:tc>
          <w:tcPr>
            <w:tcW w:w="360" w:type="dxa"/>
          </w:tcPr>
          <w:p w14:paraId="202535B9" w14:textId="77777777" w:rsidR="006F0E52" w:rsidRPr="00C755D3" w:rsidRDefault="006F0E52" w:rsidP="00F85A49">
            <w:pPr>
              <w:pStyle w:val="NoSpacing"/>
            </w:pPr>
          </w:p>
        </w:tc>
        <w:tc>
          <w:tcPr>
            <w:tcW w:w="532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commentRangeStart w:id="3"/>
            <w:r w:rsidRPr="00DC5CA6">
              <w:rPr>
                <w:rFonts w:eastAsia="MS Mincho" w:cs="Times New Roman"/>
                <w:w w:val="105"/>
                <w:lang w:eastAsia="zh-CN"/>
              </w:rPr>
              <w:t>A6. Village ID</w:t>
            </w:r>
            <w:commentRangeEnd w:id="3"/>
            <w:r w:rsidR="00537546">
              <w:rPr>
                <w:rStyle w:val="CommentReference"/>
              </w:rPr>
              <w:commentReference w:id="3"/>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8543F" w:rsidRPr="00C755D3" w14:paraId="4286E30E" w14:textId="77777777" w:rsidTr="005A0EF7">
        <w:trPr>
          <w:jc w:val="center"/>
        </w:trPr>
        <w:tc>
          <w:tcPr>
            <w:tcW w:w="360" w:type="dxa"/>
          </w:tcPr>
          <w:p w14:paraId="608749A4" w14:textId="77777777" w:rsidR="0078543F" w:rsidRPr="00C755D3" w:rsidRDefault="0078543F" w:rsidP="00F85A49">
            <w:pPr>
              <w:pStyle w:val="NoSpacing"/>
            </w:pPr>
          </w:p>
        </w:tc>
        <w:tc>
          <w:tcPr>
            <w:tcW w:w="7121" w:type="dxa"/>
            <w:gridSpan w:val="2"/>
            <w:tcBorders>
              <w:right w:val="single" w:sz="18" w:space="0" w:color="000000" w:themeColor="accent3"/>
            </w:tcBorders>
          </w:tcPr>
          <w:p w14:paraId="4120F03F" w14:textId="4BC179CF" w:rsidR="0078543F" w:rsidRPr="00DC5CA6" w:rsidRDefault="0078543F" w:rsidP="00F85A49">
            <w:pPr>
              <w:spacing w:line="240" w:lineRule="auto"/>
              <w:contextualSpacing/>
              <w:rPr>
                <w:rFonts w:eastAsia="MS Mincho" w:cs="Times New Roman"/>
                <w:w w:val="105"/>
                <w:lang w:eastAsia="zh-CN"/>
              </w:rPr>
            </w:pPr>
            <w:r>
              <w:rPr>
                <w:rFonts w:eastAsia="MS Mincho" w:cs="Times New Roman"/>
                <w:w w:val="105"/>
                <w:lang w:eastAsia="zh-CN"/>
              </w:rPr>
              <w:t>A6b. Retype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AD684C" w14:textId="77777777" w:rsidR="0078543F" w:rsidRPr="00DC5CA6" w:rsidRDefault="0078543F" w:rsidP="00F85A49">
            <w:pPr>
              <w:spacing w:line="240" w:lineRule="auto"/>
              <w:contextualSpacing/>
              <w:rPr>
                <w:rFonts w:eastAsia="MS Mincho" w:cs="Times New Roman"/>
                <w:i/>
                <w:lang w:eastAsia="zh-CN"/>
              </w:rPr>
            </w:pPr>
          </w:p>
        </w:tc>
      </w:tr>
      <w:tr w:rsidR="006F0E52" w:rsidRPr="00C755D3" w14:paraId="3F586961" w14:textId="77777777" w:rsidTr="005A0EF7">
        <w:trPr>
          <w:jc w:val="center"/>
        </w:trPr>
        <w:tc>
          <w:tcPr>
            <w:tcW w:w="360" w:type="dxa"/>
          </w:tcPr>
          <w:p w14:paraId="4788FA12" w14:textId="77777777" w:rsidR="006F0E52" w:rsidRPr="00C755D3" w:rsidRDefault="006F0E52" w:rsidP="00F85A49">
            <w:pPr>
              <w:pStyle w:val="NoSpacing"/>
            </w:pPr>
          </w:p>
        </w:tc>
        <w:tc>
          <w:tcPr>
            <w:tcW w:w="712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5A0EF7">
        <w:trPr>
          <w:jc w:val="center"/>
        </w:trPr>
        <w:tc>
          <w:tcPr>
            <w:tcW w:w="360" w:type="dxa"/>
          </w:tcPr>
          <w:p w14:paraId="3DCF7E1D" w14:textId="77777777" w:rsidR="006F0E52" w:rsidRPr="00C755D3" w:rsidRDefault="006F0E52" w:rsidP="00F85A49">
            <w:pPr>
              <w:pStyle w:val="NoSpacing"/>
            </w:pPr>
          </w:p>
        </w:tc>
        <w:tc>
          <w:tcPr>
            <w:tcW w:w="712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commentRangeStart w:id="4"/>
            <w:r w:rsidRPr="006F0E52">
              <w:t>A9</w:t>
            </w:r>
            <w:commentRangeEnd w:id="4"/>
            <w:r w:rsidR="00537546">
              <w:rPr>
                <w:rStyle w:val="CommentReference"/>
              </w:rPr>
              <w:commentReference w:id="4"/>
            </w:r>
            <w:r w:rsidRPr="006F0E52">
              <w:t>. Did the respondent consent?</w:t>
            </w:r>
            <w:r w:rsidR="00D21AEB">
              <w:t xml:space="preserve"> (</w:t>
            </w:r>
            <w:proofErr w:type="gramStart"/>
            <w:r w:rsidR="00D21AEB">
              <w:t>consent</w:t>
            </w:r>
            <w:proofErr w:type="gramEnd"/>
            <w:r w:rsidR="00D21AEB">
              <w: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w:t>
            </w:r>
            <w:proofErr w:type="gramStart"/>
            <w:r w:rsidRPr="00D3513D">
              <w:rPr>
                <w:i/>
              </w:rPr>
              <w:t>code</w:t>
            </w:r>
            <w:proofErr w:type="gramEnd"/>
            <w:r w:rsidRPr="00D3513D">
              <w:rPr>
                <w:i/>
              </w:rPr>
              <w:t>)</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267B2E12"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w:t>
            </w:r>
            <w:r w:rsidR="002746E1">
              <w:rPr>
                <w:rFonts w:eastAsia="Calibri" w:cs="Times New Roman"/>
                <w:w w:val="105"/>
              </w:rPr>
              <w:t>0</w:t>
            </w:r>
            <w:r w:rsidRPr="00BE068B">
              <w:rPr>
                <w:rFonts w:eastAsia="Calibri" w:cs="Times New Roman"/>
                <w:w w:val="105"/>
              </w:rPr>
              <w:t>. Who is the respondent?</w:t>
            </w:r>
            <w:r w:rsidR="00D21AEB">
              <w:rPr>
                <w:rFonts w:eastAsia="Calibri" w:cs="Times New Roman"/>
                <w:w w:val="105"/>
              </w:rPr>
              <w:t xml:space="preserve"> (</w:t>
            </w:r>
            <w:proofErr w:type="gramStart"/>
            <w:r w:rsidR="00D21AEB">
              <w:rPr>
                <w:rFonts w:eastAsia="Calibri" w:cs="Times New Roman"/>
                <w:w w:val="105"/>
              </w:rPr>
              <w:t>respondent</w:t>
            </w:r>
            <w:proofErr w:type="gramEnd"/>
            <w:r w:rsidR="00D21AEB">
              <w:rPr>
                <w:rFonts w:eastAsia="Calibri" w:cs="Times New Roman"/>
                <w:w w:val="105"/>
              </w:rPr>
              <w: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w:t>
            </w:r>
            <w:proofErr w:type="gramStart"/>
            <w:r w:rsidRPr="00D3513D">
              <w:rPr>
                <w:i/>
              </w:rPr>
              <w:t>code</w:t>
            </w:r>
            <w:proofErr w:type="gramEnd"/>
            <w:r w:rsidRPr="00D3513D">
              <w:rPr>
                <w:i/>
              </w:rPr>
              <w:t>)</w:t>
            </w:r>
          </w:p>
        </w:tc>
      </w:tr>
      <w:tr w:rsidR="002746E1" w:rsidRPr="00C755D3" w14:paraId="654E0CED" w14:textId="77777777" w:rsidTr="005A0EF7">
        <w:trPr>
          <w:jc w:val="center"/>
        </w:trPr>
        <w:tc>
          <w:tcPr>
            <w:tcW w:w="360" w:type="dxa"/>
          </w:tcPr>
          <w:p w14:paraId="7AB571B5" w14:textId="77777777" w:rsidR="002746E1" w:rsidRPr="00C755D3" w:rsidRDefault="002746E1" w:rsidP="00F85A49">
            <w:pPr>
              <w:pStyle w:val="NoSpacing"/>
            </w:pPr>
          </w:p>
        </w:tc>
        <w:tc>
          <w:tcPr>
            <w:tcW w:w="5323" w:type="dxa"/>
            <w:tcBorders>
              <w:right w:val="single" w:sz="18" w:space="0" w:color="000000" w:themeColor="accent3"/>
            </w:tcBorders>
          </w:tcPr>
          <w:p w14:paraId="1DD8168E" w14:textId="7E52D7C1" w:rsidR="002746E1" w:rsidRPr="00BE068B" w:rsidRDefault="002746E1" w:rsidP="00F85A49">
            <w:pPr>
              <w:spacing w:line="240" w:lineRule="auto"/>
              <w:contextualSpacing/>
              <w:rPr>
                <w:rFonts w:eastAsiaTheme="minorEastAsia"/>
                <w:w w:val="105"/>
                <w:lang w:eastAsia="zh-CN"/>
              </w:rPr>
            </w:pPr>
            <w:r>
              <w:rPr>
                <w:rFonts w:eastAsiaTheme="minorEastAsia"/>
                <w:w w:val="105"/>
                <w:lang w:eastAsia="zh-CN"/>
              </w:rPr>
              <w:t xml:space="preserve">A.11 Why </w:t>
            </w:r>
            <w:proofErr w:type="gramStart"/>
            <w:r>
              <w:rPr>
                <w:rFonts w:eastAsiaTheme="minorEastAsia"/>
                <w:w w:val="105"/>
                <w:lang w:eastAsia="zh-CN"/>
              </w:rPr>
              <w:t>are</w:t>
            </w:r>
            <w:proofErr w:type="gramEnd"/>
            <w:r>
              <w:rPr>
                <w:rFonts w:eastAsiaTheme="minorEastAsia"/>
                <w:w w:val="105"/>
                <w:lang w:eastAsia="zh-CN"/>
              </w:rPr>
              <w:t xml:space="preserve"> you not speaking to the household head?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160681" w14:textId="77777777" w:rsidR="002746E1" w:rsidRPr="002746E1" w:rsidRDefault="002746E1" w:rsidP="00F85A49">
            <w:pPr>
              <w:pStyle w:val="NoSpacing"/>
            </w:pPr>
            <w:r w:rsidRPr="002746E1">
              <w:t>1=Head is drunk or disabled</w:t>
            </w:r>
          </w:p>
          <w:p w14:paraId="1FB5A087" w14:textId="77777777" w:rsidR="002746E1" w:rsidRPr="002746E1" w:rsidRDefault="002746E1" w:rsidP="00F85A49">
            <w:pPr>
              <w:pStyle w:val="NoSpacing"/>
            </w:pPr>
            <w:r w:rsidRPr="002746E1">
              <w:t xml:space="preserve">2=Head is away from the village for entire day </w:t>
            </w:r>
          </w:p>
          <w:p w14:paraId="65DA76D4" w14:textId="77777777" w:rsidR="002746E1" w:rsidRDefault="002746E1" w:rsidP="00F85A49">
            <w:pPr>
              <w:pStyle w:val="NoSpacing"/>
              <w:rPr>
                <w:i/>
              </w:rPr>
            </w:pPr>
            <w:r w:rsidRPr="002746E1">
              <w:t>3-Head is away from the village for entire week</w:t>
            </w:r>
            <w:r>
              <w:rPr>
                <w:i/>
              </w:rPr>
              <w:t xml:space="preserve"> </w:t>
            </w:r>
          </w:p>
          <w:p w14:paraId="05E60B59" w14:textId="090D8566" w:rsidR="002746E1" w:rsidRPr="002746E1" w:rsidRDefault="002746E1" w:rsidP="00F85A49">
            <w:pPr>
              <w:pStyle w:val="NoSpacing"/>
            </w:pPr>
            <w:r>
              <w:t xml:space="preserve">97=Other, specify </w:t>
            </w:r>
          </w:p>
        </w:tc>
      </w:tr>
      <w:tr w:rsidR="002746E1" w:rsidRPr="00C755D3" w14:paraId="35AC61C1" w14:textId="77777777" w:rsidTr="005A0EF7">
        <w:trPr>
          <w:jc w:val="center"/>
        </w:trPr>
        <w:tc>
          <w:tcPr>
            <w:tcW w:w="360" w:type="dxa"/>
          </w:tcPr>
          <w:p w14:paraId="761342B4" w14:textId="77777777" w:rsidR="002746E1" w:rsidRPr="00C755D3" w:rsidRDefault="002746E1" w:rsidP="00F85A49">
            <w:pPr>
              <w:pStyle w:val="NoSpacing"/>
            </w:pPr>
          </w:p>
        </w:tc>
        <w:tc>
          <w:tcPr>
            <w:tcW w:w="5323" w:type="dxa"/>
            <w:tcBorders>
              <w:right w:val="single" w:sz="18" w:space="0" w:color="000000" w:themeColor="accent3"/>
            </w:tcBorders>
          </w:tcPr>
          <w:p w14:paraId="2A0C690E" w14:textId="77777777" w:rsidR="002746E1" w:rsidRDefault="002746E1" w:rsidP="00F85A49">
            <w:pPr>
              <w:spacing w:line="240" w:lineRule="auto"/>
              <w:contextualSpacing/>
              <w:rPr>
                <w:rFonts w:eastAsiaTheme="minorEastAsia"/>
                <w:w w:val="105"/>
                <w:lang w:eastAsia="zh-CN"/>
              </w:rPr>
            </w:pPr>
            <w:r>
              <w:rPr>
                <w:rFonts w:eastAsiaTheme="minorEastAsia"/>
                <w:w w:val="105"/>
                <w:lang w:eastAsia="zh-CN"/>
              </w:rPr>
              <w:t xml:space="preserve">A.11b Other, specify </w:t>
            </w:r>
          </w:p>
          <w:p w14:paraId="5BF2EAD3" w14:textId="3926F469" w:rsidR="002746E1" w:rsidRPr="002746E1" w:rsidRDefault="002746E1" w:rsidP="00F85A49">
            <w:pPr>
              <w:spacing w:line="240" w:lineRule="auto"/>
              <w:contextualSpacing/>
              <w:rPr>
                <w:rFonts w:eastAsiaTheme="minorEastAsia"/>
                <w:b/>
                <w:w w:val="105"/>
                <w:lang w:eastAsia="zh-CN"/>
              </w:rPr>
            </w:pPr>
            <w:r>
              <w:rPr>
                <w:rFonts w:eastAsiaTheme="minorEastAsia"/>
                <w:b/>
                <w:w w:val="105"/>
                <w:lang w:eastAsia="zh-CN"/>
              </w:rPr>
              <w:lastRenderedPageBreak/>
              <w:t xml:space="preserve">SPEAK WITH YOUR SUPERVISOR BEFORE CONTINUING THE INTERVIEW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278F2D" w14:textId="6FC58806" w:rsidR="002746E1" w:rsidRPr="002746E1" w:rsidRDefault="002746E1" w:rsidP="00F85A49">
            <w:pPr>
              <w:pStyle w:val="NoSpacing"/>
            </w:pPr>
            <w:r>
              <w:lastRenderedPageBreak/>
              <w:t>(</w:t>
            </w:r>
            <w:proofErr w:type="gramStart"/>
            <w:r>
              <w:t>text</w:t>
            </w:r>
            <w:proofErr w:type="gramEnd"/>
            <w:r>
              <w:t>)</w:t>
            </w:r>
          </w:p>
        </w:tc>
      </w:tr>
      <w:tr w:rsidR="00136A65" w:rsidRPr="00C755D3" w14:paraId="7860646E" w14:textId="77777777" w:rsidTr="00A237AB">
        <w:trPr>
          <w:trHeight w:val="216"/>
          <w:jc w:val="center"/>
        </w:trPr>
        <w:tc>
          <w:tcPr>
            <w:tcW w:w="360" w:type="dxa"/>
          </w:tcPr>
          <w:p w14:paraId="0B0F7D5E" w14:textId="15DC2992" w:rsidR="00136A65" w:rsidRPr="00C755D3" w:rsidRDefault="00136A65" w:rsidP="00F85A49">
            <w:pPr>
              <w:pStyle w:val="NoSpacing"/>
            </w:pPr>
          </w:p>
        </w:tc>
        <w:tc>
          <w:tcPr>
            <w:tcW w:w="5323" w:type="dxa"/>
            <w:tcBorders>
              <w:right w:val="single" w:sz="18" w:space="0" w:color="000000" w:themeColor="accent3"/>
            </w:tcBorders>
          </w:tcPr>
          <w:p w14:paraId="6C493159" w14:textId="44344C4E" w:rsidR="00D21AEB"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2</w:t>
            </w:r>
            <w:r w:rsidRPr="00BE068B">
              <w:rPr>
                <w:rFonts w:eastAsiaTheme="minorEastAsia"/>
                <w:w w:val="105"/>
                <w:lang w:eastAsia="zh-CN"/>
              </w:rPr>
              <w:t>. Name of respondent</w:t>
            </w:r>
            <w:r w:rsidR="00D21AEB">
              <w:rPr>
                <w:rFonts w:eastAsiaTheme="minorEastAsia"/>
                <w:w w:val="105"/>
                <w:lang w:eastAsia="zh-CN"/>
              </w:rPr>
              <w:t xml:space="preserve"> (</w:t>
            </w:r>
            <w:proofErr w:type="spellStart"/>
            <w:r w:rsidR="00D21AEB">
              <w:rPr>
                <w:rFonts w:eastAsiaTheme="minorEastAsia"/>
                <w:w w:val="105"/>
                <w:lang w:eastAsia="zh-CN"/>
              </w:rPr>
              <w:t>nm_respon</w:t>
            </w:r>
            <w:proofErr w:type="spellEnd"/>
            <w:r w:rsidR="00D21AEB">
              <w:rPr>
                <w:rFonts w:eastAsiaTheme="minorEastAsia"/>
                <w:w w:val="105"/>
                <w:lang w:eastAsia="zh-CN"/>
              </w:rPr>
              <w: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w:t>
            </w:r>
            <w:proofErr w:type="gramStart"/>
            <w:r w:rsidRPr="00D3513D">
              <w:rPr>
                <w:i/>
              </w:rPr>
              <w:t>text</w:t>
            </w:r>
            <w:proofErr w:type="gramEnd"/>
            <w:r w:rsidRPr="00D3513D">
              <w:rPr>
                <w:i/>
              </w:rPr>
              <w: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74074521" w:rsidR="00D21AEB" w:rsidRPr="00D21AEB" w:rsidRDefault="00551080" w:rsidP="00F85A49">
            <w:pPr>
              <w:spacing w:line="240" w:lineRule="auto"/>
              <w:contextualSpacing/>
              <w:rPr>
                <w:rFonts w:eastAsia="Calibri" w:cs="Times New Roman"/>
                <w:w w:val="105"/>
              </w:rPr>
            </w:pPr>
            <w:r w:rsidRPr="00BE068B">
              <w:rPr>
                <w:rFonts w:eastAsia="Calibri" w:cs="Times New Roman"/>
                <w:w w:val="105"/>
              </w:rPr>
              <w:t>A1</w:t>
            </w:r>
            <w:r w:rsidR="00A237AB">
              <w:rPr>
                <w:rFonts w:eastAsia="Calibri" w:cs="Times New Roman"/>
                <w:w w:val="105"/>
              </w:rPr>
              <w:t>3</w:t>
            </w:r>
            <w:r w:rsidRPr="00BE068B">
              <w:rPr>
                <w:rFonts w:eastAsia="Calibri" w:cs="Times New Roman"/>
                <w:w w:val="105"/>
              </w:rPr>
              <w:t>. Respondent relationship to the Household Head</w:t>
            </w:r>
            <w:r w:rsidR="00D21AEB">
              <w:rPr>
                <w:rFonts w:eastAsia="Calibri" w:cs="Times New Roman"/>
                <w:w w:val="105"/>
              </w:rPr>
              <w:t xml:space="preserve"> (</w:t>
            </w:r>
            <w:proofErr w:type="spellStart"/>
            <w:r w:rsidR="00D21AEB">
              <w:rPr>
                <w:rFonts w:eastAsia="Calibri" w:cs="Times New Roman"/>
                <w:w w:val="105"/>
              </w:rPr>
              <w:t>relhead</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w:t>
            </w:r>
            <w:proofErr w:type="gramStart"/>
            <w:r w:rsidRPr="00D3513D">
              <w:rPr>
                <w:rFonts w:eastAsia="Calibri" w:cs="Times New Roman"/>
                <w:i/>
              </w:rPr>
              <w:t>code</w:t>
            </w:r>
            <w:proofErr w:type="gramEnd"/>
            <w:r w:rsidRPr="00D3513D">
              <w:rPr>
                <w:rFonts w:eastAsia="Calibri" w:cs="Times New Roman"/>
                <w:i/>
              </w:rPr>
              <w:t>)</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0C92E77B"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3</w:t>
            </w:r>
            <w:r w:rsidRPr="00BE068B">
              <w:rPr>
                <w:rFonts w:eastAsiaTheme="minorEastAsia"/>
                <w:w w:val="105"/>
                <w:lang w:eastAsia="zh-CN"/>
              </w:rPr>
              <w:t>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w:t>
            </w:r>
            <w:proofErr w:type="gramStart"/>
            <w:r w:rsidRPr="00D3513D">
              <w:rPr>
                <w:i/>
              </w:rPr>
              <w:t>text</w:t>
            </w:r>
            <w:proofErr w:type="gramEnd"/>
            <w:r w:rsidRPr="00D3513D">
              <w:rPr>
                <w:i/>
              </w:rPr>
              <w: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FE49B3C" w14:textId="0EE7657C"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r w:rsidR="00D21AEB">
              <w:rPr>
                <w:rFonts w:eastAsia="Calibri" w:cs="Times New Roman"/>
                <w:w w:val="105"/>
              </w:rPr>
              <w:t xml:space="preserve"> (</w:t>
            </w:r>
            <w:proofErr w:type="spellStart"/>
            <w:r w:rsidR="00D21AEB">
              <w:rPr>
                <w:rFonts w:eastAsia="Calibri" w:cs="Times New Roman"/>
                <w:w w:val="105"/>
              </w:rPr>
              <w:t>gender_respondent</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2023FD5A" w14:textId="20C87AEC" w:rsidR="00551080" w:rsidRPr="00BE068B" w:rsidRDefault="0012352E" w:rsidP="00F85A49">
            <w:pPr>
              <w:spacing w:line="240" w:lineRule="auto"/>
              <w:contextualSpacing/>
              <w:rPr>
                <w:rFonts w:eastAsiaTheme="minorEastAsia"/>
                <w:lang w:eastAsia="zh-CN"/>
              </w:rPr>
            </w:pPr>
            <w:r>
              <w:rPr>
                <w:rFonts w:eastAsiaTheme="minorEastAsia"/>
                <w:lang w:eastAsia="zh-CN"/>
              </w:rPr>
              <w:t>0</w:t>
            </w:r>
            <w:r w:rsidR="00551080" w:rsidRPr="00BE068B">
              <w:rPr>
                <w:rFonts w:eastAsiaTheme="minorEastAsia"/>
                <w:lang w:eastAsia="zh-CN"/>
              </w:rPr>
              <w:t>=Male</w:t>
            </w:r>
          </w:p>
          <w:p w14:paraId="1FBB3426" w14:textId="64D85149" w:rsidR="00551080" w:rsidRPr="00BE068B" w:rsidRDefault="0012352E" w:rsidP="00F85A49">
            <w:pPr>
              <w:spacing w:line="240" w:lineRule="auto"/>
              <w:contextualSpacing/>
              <w:rPr>
                <w:rFonts w:eastAsiaTheme="minorEastAsia"/>
                <w:lang w:eastAsia="zh-CN"/>
              </w:rPr>
            </w:pPr>
            <w:r>
              <w:rPr>
                <w:rFonts w:eastAsiaTheme="minorEastAsia"/>
                <w:lang w:eastAsia="zh-CN"/>
              </w:rPr>
              <w:t>1</w:t>
            </w:r>
            <w:r w:rsidR="00551080" w:rsidRPr="00BE068B">
              <w:rPr>
                <w:rFonts w:eastAsiaTheme="minorEastAsia"/>
                <w:lang w:eastAsia="zh-CN"/>
              </w:rPr>
              <w:t>=Female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w:t>
            </w:r>
            <w:proofErr w:type="gramStart"/>
            <w:r w:rsidRPr="00D3513D">
              <w:rPr>
                <w:rFonts w:eastAsia="Calibri" w:cs="Times New Roman"/>
                <w:i/>
              </w:rPr>
              <w:t>code</w:t>
            </w:r>
            <w:proofErr w:type="gramEnd"/>
            <w:r w:rsidRPr="00D3513D">
              <w:rPr>
                <w:rFonts w:eastAsia="Calibri" w:cs="Times New Roman"/>
                <w:i/>
              </w:rPr>
              <w:t>)</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5E2CF639"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(cell_respondent1)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30044811"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(cell_respondent2)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6617A68B"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r w:rsidR="00D21AEB">
              <w:rPr>
                <w:rFonts w:eastAsiaTheme="minorEastAsia"/>
                <w:w w:val="105"/>
                <w:lang w:eastAsia="zh-CN"/>
              </w:rPr>
              <w:t xml:space="preserve"> (cell_respondent3)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FF3AF51"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A16. N</w:t>
            </w:r>
            <w:r w:rsidR="005F7078" w:rsidRPr="00BE068B">
              <w:rPr>
                <w:rFonts w:eastAsiaTheme="minorEastAsia"/>
                <w:w w:val="105"/>
                <w:lang w:eastAsia="zh-CN"/>
              </w:rPr>
              <w:t>ame of Household Head</w:t>
            </w:r>
            <w:r w:rsidR="00283D4A">
              <w:rPr>
                <w:rFonts w:eastAsiaTheme="minorEastAsia"/>
                <w:w w:val="105"/>
                <w:lang w:eastAsia="zh-CN"/>
              </w:rPr>
              <w:t xml:space="preserve"> (</w:t>
            </w:r>
            <w:proofErr w:type="spellStart"/>
            <w:r w:rsidR="00283D4A">
              <w:rPr>
                <w:rFonts w:eastAsiaTheme="minorEastAsia"/>
                <w:w w:val="105"/>
                <w:lang w:eastAsia="zh-CN"/>
              </w:rPr>
              <w:t>hh_head</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w:t>
            </w:r>
            <w:proofErr w:type="gramStart"/>
            <w:r w:rsidRPr="00D3513D">
              <w:rPr>
                <w:i/>
              </w:rPr>
              <w:t>text</w:t>
            </w:r>
            <w:proofErr w:type="gramEnd"/>
            <w:r w:rsidRPr="00D3513D">
              <w:rPr>
                <w:i/>
              </w:rPr>
              <w: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4299A638"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Nickname of Household Head</w:t>
            </w:r>
            <w:r w:rsidR="00283D4A">
              <w:rPr>
                <w:rFonts w:eastAsiaTheme="minorEastAsia"/>
                <w:w w:val="105"/>
                <w:lang w:eastAsia="zh-CN"/>
              </w:rPr>
              <w:t xml:space="preserve"> (</w:t>
            </w:r>
            <w:proofErr w:type="spellStart"/>
            <w:r w:rsidR="00283D4A">
              <w:rPr>
                <w:rFonts w:eastAsiaTheme="minorEastAsia"/>
                <w:w w:val="105"/>
                <w:lang w:eastAsia="zh-CN"/>
              </w:rPr>
              <w:t>hh_nickname</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w:t>
            </w:r>
            <w:proofErr w:type="gramStart"/>
            <w:r w:rsidRPr="00D3513D">
              <w:rPr>
                <w:i/>
              </w:rPr>
              <w:t>text</w:t>
            </w:r>
            <w:proofErr w:type="gramEnd"/>
            <w:r w:rsidRPr="00D3513D">
              <w:rPr>
                <w:i/>
              </w:rPr>
              <w: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1B8A8C7C"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 NRC of Household Head</w:t>
            </w:r>
            <w:r w:rsidR="00283D4A">
              <w:rPr>
                <w:rFonts w:eastAsiaTheme="minorEastAsia"/>
                <w:w w:val="105"/>
                <w:lang w:eastAsia="zh-CN"/>
              </w:rPr>
              <w:t xml:space="preserve"> (</w:t>
            </w:r>
            <w:proofErr w:type="spellStart"/>
            <w:r w:rsidR="00283D4A">
              <w:rPr>
                <w:rFonts w:eastAsiaTheme="minorEastAsia"/>
                <w:w w:val="105"/>
                <w:lang w:eastAsia="zh-CN"/>
              </w:rPr>
              <w:t>nrc</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w:t>
            </w:r>
            <w:proofErr w:type="gramStart"/>
            <w:r w:rsidRPr="00D3513D">
              <w:rPr>
                <w:i/>
              </w:rPr>
              <w:t>text</w:t>
            </w:r>
            <w:proofErr w:type="gramEnd"/>
            <w:r w:rsidRPr="00D3513D">
              <w:rPr>
                <w:i/>
              </w:rPr>
              <w: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6954F15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(cell_head1)</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22FEE99B"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(cell_head2)</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893EBD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(cell_head3)</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5095A92C" w14:textId="2DCACA15" w:rsidR="00B652AD" w:rsidRPr="00BE068B" w:rsidRDefault="00B652AD" w:rsidP="00F85A49">
            <w:pPr>
              <w:spacing w:line="240" w:lineRule="auto"/>
              <w:contextualSpacing/>
              <w:rPr>
                <w:rFonts w:eastAsia="Calibri" w:cs="Times New Roman"/>
                <w:i/>
                <w:w w:val="105"/>
              </w:rPr>
            </w:pPr>
            <w:r>
              <w:rPr>
                <w:rFonts w:eastAsia="Calibri" w:cs="Times New Roman"/>
                <w:w w:val="105"/>
              </w:rPr>
              <w:t>A20</w:t>
            </w:r>
            <w:r w:rsidRPr="00BE068B">
              <w:rPr>
                <w:rFonts w:eastAsia="Calibri" w:cs="Times New Roman"/>
                <w:w w:val="105"/>
              </w:rPr>
              <w:t>. Sex of the Household Head</w:t>
            </w:r>
            <w:r w:rsidR="00283D4A">
              <w:rPr>
                <w:rFonts w:eastAsia="Calibri" w:cs="Times New Roman"/>
                <w:w w:val="105"/>
              </w:rPr>
              <w:t xml:space="preserve"> (</w:t>
            </w:r>
            <w:proofErr w:type="spellStart"/>
            <w:r w:rsidR="00283D4A">
              <w:rPr>
                <w:rFonts w:eastAsia="Calibri" w:cs="Times New Roman"/>
                <w:w w:val="105"/>
              </w:rPr>
              <w:t>gender_head</w:t>
            </w:r>
            <w:proofErr w:type="spellEnd"/>
            <w:r w:rsidR="00283D4A">
              <w:rPr>
                <w:rFonts w:eastAsia="Calibri" w:cs="Times New Roman"/>
                <w:w w:val="105"/>
              </w:rPr>
              <w:t>)</w:t>
            </w:r>
          </w:p>
        </w:tc>
        <w:tc>
          <w:tcPr>
            <w:tcW w:w="4320" w:type="dxa"/>
            <w:gridSpan w:val="2"/>
            <w:tcBorders>
              <w:left w:val="nil"/>
              <w:right w:val="single" w:sz="18" w:space="0" w:color="000000" w:themeColor="accent3"/>
            </w:tcBorders>
          </w:tcPr>
          <w:p w14:paraId="1887DB79" w14:textId="4E67B32D" w:rsidR="00B652AD" w:rsidRPr="00BE068B" w:rsidRDefault="0012352E" w:rsidP="00F85A49">
            <w:pPr>
              <w:spacing w:line="240" w:lineRule="auto"/>
              <w:contextualSpacing/>
              <w:rPr>
                <w:rFonts w:eastAsiaTheme="minorEastAsia"/>
                <w:lang w:eastAsia="zh-CN"/>
              </w:rPr>
            </w:pPr>
            <w:r>
              <w:rPr>
                <w:rFonts w:eastAsiaTheme="minorEastAsia"/>
                <w:lang w:eastAsia="zh-CN"/>
              </w:rPr>
              <w:t>0</w:t>
            </w:r>
            <w:r w:rsidR="00B652AD" w:rsidRPr="00BE068B">
              <w:rPr>
                <w:rFonts w:eastAsiaTheme="minorEastAsia"/>
                <w:lang w:eastAsia="zh-CN"/>
              </w:rPr>
              <w:t>=Male</w:t>
            </w:r>
          </w:p>
          <w:p w14:paraId="2EFB664F" w14:textId="053DC726" w:rsidR="00B652AD" w:rsidRPr="00BE068B" w:rsidRDefault="0012352E" w:rsidP="00F85A49">
            <w:pPr>
              <w:spacing w:line="240" w:lineRule="auto"/>
              <w:contextualSpacing/>
              <w:rPr>
                <w:rFonts w:eastAsiaTheme="minorEastAsia"/>
                <w:lang w:eastAsia="zh-CN"/>
              </w:rPr>
            </w:pPr>
            <w:r>
              <w:rPr>
                <w:rFonts w:eastAsiaTheme="minorEastAsia"/>
                <w:lang w:eastAsia="zh-CN"/>
              </w:rPr>
              <w:t>1</w:t>
            </w:r>
            <w:r w:rsidR="00B652AD" w:rsidRPr="00BE068B">
              <w:rPr>
                <w:rFonts w:eastAsiaTheme="minorEastAsia"/>
                <w:lang w:eastAsia="zh-CN"/>
              </w:rPr>
              <w:t>=Female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w:t>
            </w:r>
            <w:proofErr w:type="gramStart"/>
            <w:r>
              <w:rPr>
                <w:rFonts w:eastAsia="Calibri" w:cs="Times New Roman"/>
                <w:i/>
              </w:rPr>
              <w:t>c</w:t>
            </w:r>
            <w:r w:rsidRPr="00BE068B">
              <w:rPr>
                <w:rFonts w:eastAsia="Calibri" w:cs="Times New Roman"/>
                <w:i/>
              </w:rPr>
              <w:t>ode</w:t>
            </w:r>
            <w:proofErr w:type="gramEnd"/>
            <w:r w:rsidRPr="00BE068B">
              <w:rPr>
                <w:rFonts w:eastAsia="Calibri" w:cs="Times New Roman"/>
                <w:i/>
              </w:rPr>
              <w:t>)</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2020"/>
        <w:gridCol w:w="2300"/>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431E83D9" w:rsidR="00937FCD" w:rsidRPr="00937FCD" w:rsidRDefault="00937FCD" w:rsidP="00F85A49">
            <w:pPr>
              <w:pStyle w:val="NoSpacing"/>
              <w:rPr>
                <w:w w:val="105"/>
              </w:rPr>
            </w:pPr>
            <w:r w:rsidRPr="00937FCD">
              <w:rPr>
                <w:w w:val="105"/>
              </w:rPr>
              <w:t>B1. What is your marital status</w:t>
            </w:r>
            <w:r w:rsidR="00336984">
              <w:rPr>
                <w:w w:val="105"/>
              </w:rPr>
              <w:t>?</w:t>
            </w:r>
            <w:r w:rsidRPr="00937FCD">
              <w:rPr>
                <w:w w:val="105"/>
              </w:rPr>
              <w:t xml:space="preserve"> (</w:t>
            </w:r>
            <w:proofErr w:type="gramStart"/>
            <w:r w:rsidRPr="00937FCD">
              <w:rPr>
                <w:b/>
                <w:w w:val="105"/>
              </w:rPr>
              <w:t>married</w:t>
            </w:r>
            <w:proofErr w:type="gramEnd"/>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proofErr w:type="gramStart"/>
            <w:r w:rsidRPr="00937FCD">
              <w:rPr>
                <w:b/>
                <w:w w:val="105"/>
              </w:rPr>
              <w:t>married</w:t>
            </w:r>
            <w:proofErr w:type="gramEnd"/>
            <w:r w:rsidRPr="00937FCD">
              <w:rPr>
                <w:b/>
                <w:w w:val="105"/>
              </w:rPr>
              <w:t>_head</w:t>
            </w:r>
            <w:proofErr w:type="spellEnd"/>
            <w:r w:rsidRPr="00937FCD">
              <w:rPr>
                <w:w w:val="105"/>
              </w:rPr>
              <w:t>)</w:t>
            </w:r>
          </w:p>
          <w:p w14:paraId="4B7FD1EF" w14:textId="55C9CA81" w:rsidR="00937FCD" w:rsidRPr="00D3513D" w:rsidRDefault="00B652AD" w:rsidP="00F85A49">
            <w:pPr>
              <w:pStyle w:val="NoSpacing"/>
              <w:rPr>
                <w:i/>
                <w:w w:val="105"/>
              </w:rPr>
            </w:pPr>
            <w:r w:rsidRPr="00D3513D">
              <w:rPr>
                <w:i/>
                <w:w w:val="105"/>
              </w:rPr>
              <w:t>Only ask if A11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proofErr w:type="gramStart"/>
            <w:r w:rsidRPr="00937FCD">
              <w:rPr>
                <w:b/>
                <w:w w:val="105"/>
              </w:rPr>
              <w:t>tribe</w:t>
            </w:r>
            <w:proofErr w:type="gramEnd"/>
            <w:r w:rsidRPr="00937FCD">
              <w:rPr>
                <w:w w:val="105"/>
              </w:rPr>
              <w:t>)</w:t>
            </w:r>
          </w:p>
        </w:tc>
        <w:tc>
          <w:tcPr>
            <w:tcW w:w="2020"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lastRenderedPageBreak/>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6688382D"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lastRenderedPageBreak/>
              <w:t>9=</w:t>
            </w:r>
            <w:proofErr w:type="spellStart"/>
            <w:r w:rsidRPr="00411178">
              <w:rPr>
                <w:w w:val="105"/>
                <w:sz w:val="20"/>
                <w:lang w:eastAsia="zh-CN"/>
              </w:rPr>
              <w:t>Lunda</w:t>
            </w:r>
            <w:proofErr w:type="spellEnd"/>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lastRenderedPageBreak/>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lastRenderedPageBreak/>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proofErr w:type="gramStart"/>
            <w:r w:rsidRPr="00A9073D">
              <w:rPr>
                <w:b/>
                <w:w w:val="105"/>
              </w:rPr>
              <w:t>tribe</w:t>
            </w:r>
            <w:proofErr w:type="gramEnd"/>
            <w:r w:rsidRPr="00A9073D">
              <w:rPr>
                <w:b/>
                <w:w w:val="105"/>
              </w:rPr>
              <w:t>_spouse</w:t>
            </w:r>
            <w:proofErr w:type="spellEnd"/>
            <w:r w:rsidRPr="00937FCD">
              <w:rPr>
                <w:w w:val="105"/>
              </w:rPr>
              <w:t>)</w:t>
            </w:r>
          </w:p>
          <w:p w14:paraId="6BC013C2" w14:textId="17332D3A" w:rsidR="00937FCD" w:rsidRPr="00D3513D" w:rsidRDefault="00336984" w:rsidP="00F85A49">
            <w:pPr>
              <w:pStyle w:val="NoSpacing"/>
              <w:rPr>
                <w:i/>
                <w:w w:val="105"/>
              </w:rPr>
            </w:pPr>
            <w:r>
              <w:rPr>
                <w:i/>
                <w:w w:val="105"/>
              </w:rPr>
              <w:t>Only ask if B1 =1</w:t>
            </w:r>
          </w:p>
        </w:tc>
        <w:tc>
          <w:tcPr>
            <w:tcW w:w="2020"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12DFF9C8"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proofErr w:type="gramStart"/>
            <w:r w:rsidRPr="00A9073D">
              <w:rPr>
                <w:b/>
                <w:w w:val="105"/>
              </w:rPr>
              <w:t>tribe</w:t>
            </w:r>
            <w:proofErr w:type="gramEnd"/>
            <w:r w:rsidRPr="00A9073D">
              <w:rPr>
                <w:b/>
                <w:w w:val="105"/>
              </w:rPr>
              <w:t>_pspouse</w:t>
            </w:r>
            <w:proofErr w:type="spellEnd"/>
            <w:r w:rsidRPr="00937FCD">
              <w:rPr>
                <w:w w:val="105"/>
              </w:rPr>
              <w:t>)</w:t>
            </w:r>
          </w:p>
          <w:p w14:paraId="165B2858" w14:textId="3487AE9B" w:rsidR="00937FCD" w:rsidRPr="00D3513D" w:rsidRDefault="00937FCD" w:rsidP="00F85A49">
            <w:pPr>
              <w:pStyle w:val="NoSpacing"/>
              <w:rPr>
                <w:i/>
                <w:w w:val="105"/>
              </w:rPr>
            </w:pPr>
            <w:r w:rsidRPr="00D3513D">
              <w:rPr>
                <w:i/>
                <w:w w:val="105"/>
              </w:rPr>
              <w:t>Onl</w:t>
            </w:r>
            <w:r w:rsidR="00336984">
              <w:rPr>
                <w:i/>
                <w:w w:val="105"/>
              </w:rPr>
              <w:t>y ask if B1</w:t>
            </w:r>
            <w:r w:rsidRPr="00D3513D">
              <w:rPr>
                <w:i/>
                <w:w w:val="105"/>
              </w:rPr>
              <w:t>=2</w:t>
            </w:r>
          </w:p>
        </w:tc>
        <w:tc>
          <w:tcPr>
            <w:tcW w:w="2020"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357E228E"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proofErr w:type="gramStart"/>
            <w:r w:rsidRPr="00937FCD">
              <w:rPr>
                <w:b/>
                <w:w w:val="105"/>
              </w:rPr>
              <w:t>tribe</w:t>
            </w:r>
            <w:proofErr w:type="gramEnd"/>
            <w:r w:rsidRPr="00937FCD">
              <w:rPr>
                <w:b/>
                <w:w w:val="105"/>
              </w:rPr>
              <w:t>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2020"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43008491"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B92EC29" w14:textId="77777777" w:rsidR="00937FCD" w:rsidRDefault="00937FCD" w:rsidP="00F85A49">
            <w:pPr>
              <w:pStyle w:val="NoSpacing"/>
              <w:rPr>
                <w:w w:val="105"/>
              </w:rPr>
            </w:pPr>
            <w:commentRangeStart w:id="5"/>
            <w:r w:rsidRPr="00937FCD">
              <w:rPr>
                <w:w w:val="105"/>
              </w:rPr>
              <w:t>B5. How many children do you have? (</w:t>
            </w:r>
            <w:proofErr w:type="gramStart"/>
            <w:r w:rsidRPr="00937FCD">
              <w:rPr>
                <w:b/>
                <w:w w:val="105"/>
              </w:rPr>
              <w:t>children</w:t>
            </w:r>
            <w:proofErr w:type="gramEnd"/>
            <w:r w:rsidRPr="00937FCD">
              <w:rPr>
                <w:w w:val="105"/>
              </w:rPr>
              <w:t>)</w:t>
            </w:r>
            <w:commentRangeEnd w:id="5"/>
            <w:r w:rsidR="00293570">
              <w:rPr>
                <w:rStyle w:val="CommentReference"/>
              </w:rPr>
              <w:commentReference w:id="5"/>
            </w:r>
          </w:p>
          <w:p w14:paraId="1E7A9CFD" w14:textId="5186CD8A" w:rsidR="00937FCD" w:rsidRPr="00937FCD" w:rsidRDefault="00B36520" w:rsidP="00F85A49">
            <w:pPr>
              <w:pStyle w:val="NoSpacing"/>
              <w:rPr>
                <w:w w:val="105"/>
              </w:rPr>
            </w:pPr>
            <w:r>
              <w:rPr>
                <w:w w:val="105"/>
              </w:rPr>
              <w:t>Please i</w:t>
            </w:r>
            <w:r w:rsidR="00937FCD" w:rsidRPr="00937FCD">
              <w:rPr>
                <w:w w:val="105"/>
              </w:rPr>
              <w:t>nclude any children the household raised, including biological and non-biological and now-grown children</w:t>
            </w:r>
          </w:p>
        </w:tc>
        <w:tc>
          <w:tcPr>
            <w:tcW w:w="3383"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proofErr w:type="gramStart"/>
            <w:r w:rsidRPr="00283D4A">
              <w:rPr>
                <w:b/>
                <w:w w:val="105"/>
              </w:rPr>
              <w:t>tribe</w:t>
            </w:r>
            <w:proofErr w:type="gramEnd"/>
            <w:r w:rsidRPr="00283D4A">
              <w:rPr>
                <w:b/>
                <w:w w:val="105"/>
              </w:rPr>
              <w:t>_child</w:t>
            </w:r>
            <w:proofErr w:type="spellEnd"/>
            <w:r w:rsidRPr="00937FCD">
              <w:rPr>
                <w:w w:val="105"/>
              </w:rPr>
              <w:t>)</w:t>
            </w:r>
          </w:p>
          <w:p w14:paraId="520BC71A" w14:textId="0C269C5F" w:rsidR="00937FCD" w:rsidRPr="00D3513D" w:rsidRDefault="00336984" w:rsidP="00F85A49">
            <w:pPr>
              <w:pStyle w:val="NoSpacing"/>
              <w:rPr>
                <w:i/>
                <w:w w:val="105"/>
              </w:rPr>
            </w:pPr>
            <w:r>
              <w:rPr>
                <w:i/>
                <w:w w:val="105"/>
              </w:rPr>
              <w:t>Skip if B5</w:t>
            </w:r>
            <w:r w:rsidR="00937FCD" w:rsidRPr="00D3513D">
              <w:rPr>
                <w:i/>
                <w:w w:val="105"/>
              </w:rPr>
              <w:t>=0</w:t>
            </w:r>
          </w:p>
        </w:tc>
        <w:tc>
          <w:tcPr>
            <w:tcW w:w="2020"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300"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73690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proofErr w:type="gramStart"/>
            <w:r w:rsidRPr="00937FCD">
              <w:rPr>
                <w:b/>
                <w:w w:val="105"/>
              </w:rPr>
              <w:t>religion</w:t>
            </w:r>
            <w:proofErr w:type="gramEnd"/>
            <w:r w:rsidRPr="00937FCD">
              <w:rPr>
                <w:w w:val="105"/>
              </w:rPr>
              <w:t>)</w:t>
            </w:r>
          </w:p>
        </w:tc>
        <w:tc>
          <w:tcPr>
            <w:tcW w:w="2020"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0A6DA25E" w:rsidR="00937FCD" w:rsidRPr="006F708D" w:rsidRDefault="00937FCD" w:rsidP="008503E5">
            <w:pPr>
              <w:pStyle w:val="NoSpacing"/>
              <w:rPr>
                <w:w w:val="105"/>
                <w:lang w:eastAsia="zh-CN"/>
              </w:rPr>
            </w:pPr>
          </w:p>
        </w:tc>
        <w:tc>
          <w:tcPr>
            <w:tcW w:w="2300" w:type="dxa"/>
            <w:tcBorders>
              <w:top w:val="single" w:sz="4" w:space="0" w:color="000000"/>
              <w:left w:val="nil"/>
              <w:bottom w:val="single" w:sz="4" w:space="0" w:color="000000"/>
              <w:right w:val="single" w:sz="18" w:space="0" w:color="000000"/>
            </w:tcBorders>
          </w:tcPr>
          <w:p w14:paraId="61B19041" w14:textId="2AFAA56D" w:rsidR="00937FCD" w:rsidRPr="00D3513D" w:rsidRDefault="008503E5" w:rsidP="00F85A49">
            <w:pPr>
              <w:pStyle w:val="NoSpacing"/>
              <w:rPr>
                <w:i/>
                <w:w w:val="105"/>
                <w:lang w:eastAsia="zh-CN"/>
              </w:rPr>
            </w:pPr>
            <w:commentRangeStart w:id="6"/>
            <w:r w:rsidRPr="006F708D">
              <w:rPr>
                <w:w w:val="105"/>
                <w:lang w:eastAsia="zh-CN"/>
              </w:rPr>
              <w:t>4=Spiritual</w:t>
            </w:r>
            <w:r>
              <w:rPr>
                <w:w w:val="105"/>
                <w:lang w:eastAsia="zh-CN"/>
              </w:rPr>
              <w:t>/Traditional</w:t>
            </w:r>
            <w:commentRangeEnd w:id="6"/>
            <w:r w:rsidR="00293570">
              <w:rPr>
                <w:rStyle w:val="CommentReference"/>
              </w:rPr>
              <w:commentReference w:id="6"/>
            </w: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07EB4B6E" w:rsidR="00937FCD" w:rsidRPr="001241F8" w:rsidRDefault="00937FCD" w:rsidP="00283D98">
            <w:pPr>
              <w:pStyle w:val="NoSpacing"/>
              <w:rPr>
                <w:b/>
              </w:rPr>
            </w:pPr>
            <w:r w:rsidRPr="001241F8">
              <w:rPr>
                <w:w w:val="105"/>
              </w:rPr>
              <w:t>B8. Were you born in this village? (</w:t>
            </w:r>
            <w:proofErr w:type="gramStart"/>
            <w:r w:rsidRPr="001241F8">
              <w:rPr>
                <w:b/>
                <w:w w:val="105"/>
              </w:rPr>
              <w:t>born</w:t>
            </w:r>
            <w:proofErr w:type="gramEnd"/>
            <w:r w:rsidRPr="001241F8">
              <w:rPr>
                <w:w w:val="105"/>
              </w:rPr>
              <w:t>)</w:t>
            </w:r>
            <w:r w:rsidRPr="001241F8">
              <w:br/>
            </w:r>
            <w:r w:rsidRPr="001241F8">
              <w:rPr>
                <w:i/>
              </w:rPr>
              <w:lastRenderedPageBreak/>
              <w:t>If B8=</w:t>
            </w:r>
            <w:r w:rsidR="004508FC">
              <w:rPr>
                <w:i/>
              </w:rPr>
              <w:t>1</w:t>
            </w:r>
            <w:r w:rsidRPr="001241F8">
              <w:rPr>
                <w:i/>
              </w:rPr>
              <w:t xml:space="preserve">, Skip to </w:t>
            </w:r>
            <w:r w:rsidR="00283D98" w:rsidRPr="001241F8">
              <w:rPr>
                <w:i/>
              </w:rPr>
              <w:t>B</w:t>
            </w:r>
            <w:r w:rsidR="00283D98">
              <w:rPr>
                <w:i/>
              </w:rPr>
              <w:t>11</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lastRenderedPageBreak/>
              <w:t>0=No</w:t>
            </w:r>
          </w:p>
          <w:p w14:paraId="4E4A3351" w14:textId="77777777" w:rsidR="00937FCD" w:rsidRPr="001241F8" w:rsidRDefault="00937FCD" w:rsidP="00F85A49">
            <w:pPr>
              <w:pStyle w:val="NoSpacing"/>
            </w:pPr>
            <w:r w:rsidRPr="001241F8">
              <w:lastRenderedPageBreak/>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lastRenderedPageBreak/>
              <w:t>(Code)</w:t>
            </w:r>
          </w:p>
        </w:tc>
      </w:tr>
      <w:tr w:rsidR="00E3787B" w:rsidRPr="00937FCD" w14:paraId="2FA9EE83" w14:textId="77777777" w:rsidTr="00B00F85">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343" w:type="dxa"/>
            <w:gridSpan w:val="2"/>
            <w:tcBorders>
              <w:top w:val="single" w:sz="4" w:space="0" w:color="000000"/>
              <w:left w:val="single" w:sz="4" w:space="0" w:color="000000"/>
              <w:bottom w:val="single" w:sz="4" w:space="0" w:color="auto"/>
            </w:tcBorders>
          </w:tcPr>
          <w:p w14:paraId="201921D7" w14:textId="7DA0352E" w:rsidR="00E3787B" w:rsidRPr="00283D4A" w:rsidRDefault="00283D4A" w:rsidP="00F85A49">
            <w:pPr>
              <w:pStyle w:val="NoSpacing"/>
              <w:rPr>
                <w:w w:val="105"/>
              </w:rPr>
            </w:pPr>
            <w:r>
              <w:rPr>
                <w:w w:val="105"/>
              </w:rPr>
              <w:t>B9</w:t>
            </w:r>
            <w:r w:rsidR="00B80705">
              <w:rPr>
                <w:w w:val="105"/>
              </w:rPr>
              <w:t xml:space="preserve">. </w:t>
            </w:r>
            <w:r w:rsidR="0012352E">
              <w:rPr>
                <w:w w:val="105"/>
              </w:rPr>
              <w:t>Where is the village where you were born?</w:t>
            </w:r>
            <w:r w:rsidR="00E3787B" w:rsidRPr="00937FCD">
              <w:rPr>
                <w:w w:val="105"/>
              </w:rPr>
              <w:t xml:space="preserve"> (</w:t>
            </w:r>
            <w:proofErr w:type="spellStart"/>
            <w:proofErr w:type="gramStart"/>
            <w:r>
              <w:rPr>
                <w:b/>
                <w:w w:val="105"/>
              </w:rPr>
              <w:t>born</w:t>
            </w:r>
            <w:proofErr w:type="gramEnd"/>
            <w:r>
              <w:rPr>
                <w:b/>
                <w:w w:val="105"/>
              </w:rPr>
              <w:t>_dist</w:t>
            </w:r>
            <w:proofErr w:type="spellEnd"/>
            <w:r>
              <w:rPr>
                <w:w w:val="105"/>
              </w:rPr>
              <w:t>)</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383" w:type="dxa"/>
            <w:gridSpan w:val="2"/>
            <w:tcBorders>
              <w:top w:val="single" w:sz="18" w:space="0" w:color="000000"/>
              <w:left w:val="single" w:sz="18" w:space="0" w:color="000000"/>
              <w:bottom w:val="single" w:sz="4" w:space="0" w:color="auto"/>
              <w:right w:val="single" w:sz="18" w:space="0" w:color="000000"/>
            </w:tcBorders>
          </w:tcPr>
          <w:p w14:paraId="2E0DAA96" w14:textId="1608491D" w:rsidR="00E3787B" w:rsidRDefault="006B7E2A" w:rsidP="00F85A49">
            <w:pPr>
              <w:pStyle w:val="NoSpacing"/>
            </w:pPr>
            <w:r>
              <w:t>1= Another</w:t>
            </w:r>
            <w:r w:rsidR="0012352E">
              <w:t xml:space="preserve"> village in </w:t>
            </w:r>
            <w:r w:rsidR="00B516EB">
              <w:t>the area</w:t>
            </w:r>
          </w:p>
          <w:p w14:paraId="3E1683E7" w14:textId="37407B19" w:rsidR="0012352E" w:rsidRDefault="006B7E2A" w:rsidP="00F85A49">
            <w:pPr>
              <w:pStyle w:val="NoSpacing"/>
            </w:pPr>
            <w:r>
              <w:t>2= Another</w:t>
            </w:r>
            <w:r w:rsidR="00B516EB">
              <w:t xml:space="preserve"> area in this</w:t>
            </w:r>
            <w:r w:rsidR="0012352E">
              <w:t xml:space="preserve"> chiefdom </w:t>
            </w:r>
          </w:p>
          <w:p w14:paraId="01F64307" w14:textId="53552326" w:rsidR="0012352E" w:rsidRDefault="0012352E" w:rsidP="00F85A49">
            <w:pPr>
              <w:pStyle w:val="NoSpacing"/>
            </w:pPr>
            <w:r>
              <w:t>3=</w:t>
            </w:r>
            <w:r w:rsidR="006B7E2A">
              <w:t xml:space="preserve">Another </w:t>
            </w:r>
            <w:r>
              <w:t>chiefdom in Eastern province</w:t>
            </w:r>
          </w:p>
          <w:p w14:paraId="50FA9571" w14:textId="2588A4BC" w:rsidR="0012352E" w:rsidRDefault="0012352E" w:rsidP="00F85A49">
            <w:pPr>
              <w:pStyle w:val="NoSpacing"/>
            </w:pPr>
            <w:r>
              <w:t>4=</w:t>
            </w:r>
            <w:r w:rsidR="00321A13">
              <w:t>Another</w:t>
            </w:r>
            <w:r>
              <w:t xml:space="preserve"> province in Zambia </w:t>
            </w:r>
          </w:p>
          <w:p w14:paraId="051271F1" w14:textId="403DBBCF" w:rsidR="0012352E" w:rsidRPr="0012352E" w:rsidRDefault="0012352E" w:rsidP="00321A13">
            <w:pPr>
              <w:pStyle w:val="NoSpacing"/>
            </w:pPr>
            <w:r>
              <w:t>5=</w:t>
            </w:r>
            <w:r w:rsidR="00321A13">
              <w:t xml:space="preserve">Another </w:t>
            </w:r>
            <w:r>
              <w:t>country</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59A2B44D" w:rsidR="00937FCD" w:rsidRPr="00937FCD" w:rsidRDefault="00B80705" w:rsidP="00F85A49">
            <w:pPr>
              <w:pStyle w:val="NoSpacing"/>
              <w:rPr>
                <w:w w:val="105"/>
              </w:rPr>
            </w:pPr>
            <w:r>
              <w:rPr>
                <w:w w:val="105"/>
              </w:rPr>
              <w:t>B</w:t>
            </w:r>
            <w:r w:rsidR="00283D4A">
              <w:rPr>
                <w:w w:val="105"/>
              </w:rPr>
              <w:t>10</w:t>
            </w:r>
            <w:r>
              <w:rPr>
                <w:w w:val="105"/>
              </w:rPr>
              <w:t xml:space="preserve">. </w:t>
            </w:r>
            <w:r w:rsidR="00937FCD" w:rsidRPr="00937FCD">
              <w:rPr>
                <w:w w:val="105"/>
              </w:rPr>
              <w:t xml:space="preserve">Why did you move to this village? Select all that apply. </w:t>
            </w:r>
            <w:r w:rsidR="00283D4A">
              <w:rPr>
                <w:w w:val="105"/>
              </w:rPr>
              <w:t>(</w:t>
            </w:r>
            <w:proofErr w:type="spellStart"/>
            <w:proofErr w:type="gramStart"/>
            <w:r w:rsidR="00283D4A">
              <w:rPr>
                <w:w w:val="105"/>
              </w:rPr>
              <w:t>move</w:t>
            </w:r>
            <w:proofErr w:type="gramEnd"/>
            <w:r w:rsidR="00283D4A">
              <w:rPr>
                <w:w w:val="105"/>
              </w:rPr>
              <w:t>_why</w:t>
            </w:r>
            <w:proofErr w:type="spellEnd"/>
            <w:r w:rsidR="00283D4A">
              <w:rPr>
                <w:w w:val="105"/>
              </w:rPr>
              <w:t>)</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w:t>
            </w:r>
            <w:proofErr w:type="gramStart"/>
            <w:r w:rsidR="001D5F33">
              <w:rPr>
                <w:sz w:val="20"/>
              </w:rPr>
              <w:t xml:space="preserve">of </w:t>
            </w:r>
            <w:r>
              <w:rPr>
                <w:sz w:val="20"/>
              </w:rPr>
              <w:t xml:space="preserve"> elder</w:t>
            </w:r>
            <w:proofErr w:type="gramEnd"/>
            <w:r>
              <w:rPr>
                <w:sz w:val="20"/>
              </w:rPr>
              <w:t xml:space="preserve">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Default="001F3B9F" w:rsidP="00F85A49">
            <w:pPr>
              <w:pStyle w:val="NoSpacing"/>
              <w:rPr>
                <w:sz w:val="20"/>
              </w:rPr>
            </w:pPr>
            <w:r>
              <w:rPr>
                <w:sz w:val="20"/>
              </w:rPr>
              <w:t>5=Job opportunities</w:t>
            </w:r>
          </w:p>
          <w:p w14:paraId="5092D308" w14:textId="77777777" w:rsidR="00B516EB" w:rsidRDefault="00B516EB" w:rsidP="00F85A49">
            <w:pPr>
              <w:pStyle w:val="NoSpacing"/>
              <w:rPr>
                <w:sz w:val="20"/>
              </w:rPr>
            </w:pPr>
            <w:r>
              <w:rPr>
                <w:sz w:val="20"/>
              </w:rPr>
              <w:t>6= Forced to leave</w:t>
            </w:r>
          </w:p>
          <w:p w14:paraId="2BB6B3F9" w14:textId="2C4FEE83" w:rsidR="00B516EB" w:rsidRDefault="00B516EB" w:rsidP="00F85A49">
            <w:pPr>
              <w:pStyle w:val="NoSpacing"/>
              <w:rPr>
                <w:sz w:val="20"/>
              </w:rPr>
            </w:pPr>
            <w:r>
              <w:rPr>
                <w:sz w:val="20"/>
              </w:rPr>
              <w:t>7= Witchcraft</w:t>
            </w:r>
          </w:p>
          <w:p w14:paraId="1AFEF37C" w14:textId="41CF9119" w:rsidR="006A0842" w:rsidRPr="00411178" w:rsidRDefault="006A0842" w:rsidP="00F85A49">
            <w:pPr>
              <w:pStyle w:val="NoSpacing"/>
              <w:rPr>
                <w:sz w:val="20"/>
              </w:rPr>
            </w:pPr>
            <w:r>
              <w:rPr>
                <w:sz w:val="20"/>
              </w:rPr>
              <w:t>8= Unfair treatment at previous village</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1B2317AC"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71ADE7D3" w:rsidR="00937FCD" w:rsidRPr="001241F8" w:rsidRDefault="00937FCD" w:rsidP="00F85A49">
            <w:pPr>
              <w:pStyle w:val="NoSpacing"/>
              <w:rPr>
                <w:w w:val="105"/>
              </w:rPr>
            </w:pPr>
            <w:r w:rsidRPr="001241F8">
              <w:rPr>
                <w:w w:val="105"/>
              </w:rPr>
              <w:t>B</w:t>
            </w:r>
            <w:r w:rsidR="00283D4A">
              <w:rPr>
                <w:w w:val="105"/>
              </w:rPr>
              <w:t>11</w:t>
            </w:r>
            <w:r w:rsidRPr="001241F8">
              <w:rPr>
                <w:w w:val="105"/>
              </w:rPr>
              <w:t>. Was the household head born in this village? (</w:t>
            </w:r>
            <w:proofErr w:type="spellStart"/>
            <w:proofErr w:type="gramStart"/>
            <w:r w:rsidRPr="001241F8">
              <w:rPr>
                <w:b/>
                <w:w w:val="105"/>
              </w:rPr>
              <w:t>born</w:t>
            </w:r>
            <w:proofErr w:type="gramEnd"/>
            <w:r w:rsidRPr="001241F8">
              <w:rPr>
                <w:b/>
                <w:w w:val="105"/>
              </w:rPr>
              <w:t>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4EDBBD56" w:rsidR="00937FCD" w:rsidRPr="001241F8" w:rsidRDefault="00B652AD" w:rsidP="00283D98">
            <w:pPr>
              <w:pStyle w:val="NoSpacing"/>
              <w:rPr>
                <w:i/>
                <w:w w:val="105"/>
              </w:rPr>
            </w:pPr>
            <w:r>
              <w:rPr>
                <w:i/>
                <w:w w:val="105"/>
              </w:rPr>
              <w:t>If</w:t>
            </w:r>
            <w:r w:rsidR="00336984">
              <w:rPr>
                <w:i/>
                <w:w w:val="105"/>
              </w:rPr>
              <w:t xml:space="preserve"> B</w:t>
            </w:r>
            <w:r w:rsidR="00283D98">
              <w:rPr>
                <w:i/>
                <w:w w:val="105"/>
              </w:rPr>
              <w:t>11</w:t>
            </w:r>
            <w:r w:rsidR="00336984">
              <w:rPr>
                <w:i/>
                <w:w w:val="105"/>
              </w:rPr>
              <w:t>=</w:t>
            </w:r>
            <w:r>
              <w:rPr>
                <w:i/>
                <w:w w:val="105"/>
              </w:rPr>
              <w:t xml:space="preserve">1, Skip to </w:t>
            </w:r>
            <w:r w:rsidR="00283D98">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12352E" w:rsidRPr="00937FCD" w14:paraId="6453D7C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937FCD" w:rsidRDefault="0012352E"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3369341C" w14:textId="00A2177F" w:rsidR="0012352E" w:rsidRPr="00283D4A" w:rsidRDefault="0012352E" w:rsidP="0012352E">
            <w:pPr>
              <w:pStyle w:val="NoSpacing"/>
              <w:rPr>
                <w:w w:val="105"/>
              </w:rPr>
            </w:pPr>
            <w:r>
              <w:rPr>
                <w:w w:val="105"/>
              </w:rPr>
              <w:t>B12. Where is the village where you were born?</w:t>
            </w:r>
            <w:r w:rsidRPr="00937FCD">
              <w:rPr>
                <w:w w:val="105"/>
              </w:rPr>
              <w:t xml:space="preserve"> (</w:t>
            </w:r>
            <w:proofErr w:type="spellStart"/>
            <w:proofErr w:type="gramStart"/>
            <w:r>
              <w:rPr>
                <w:b/>
                <w:w w:val="105"/>
              </w:rPr>
              <w:t>born</w:t>
            </w:r>
            <w:proofErr w:type="gramEnd"/>
            <w:r>
              <w:rPr>
                <w:b/>
                <w:w w:val="105"/>
              </w:rPr>
              <w:t>_dist</w:t>
            </w:r>
            <w:proofErr w:type="spellEnd"/>
            <w:r>
              <w:rPr>
                <w:w w:val="105"/>
              </w:rPr>
              <w:t>)</w:t>
            </w:r>
          </w:p>
          <w:p w14:paraId="6600DE8D" w14:textId="77777777" w:rsidR="0012352E" w:rsidRDefault="0012352E" w:rsidP="0012352E">
            <w:pPr>
              <w:pStyle w:val="NoSpacing"/>
              <w:rPr>
                <w:i/>
                <w:w w:val="105"/>
              </w:rPr>
            </w:pPr>
            <w:r w:rsidRPr="00B80705">
              <w:rPr>
                <w:i/>
                <w:w w:val="105"/>
              </w:rPr>
              <w:t>Ask if B8=</w:t>
            </w:r>
            <w:r>
              <w:rPr>
                <w:i/>
                <w:w w:val="105"/>
              </w:rPr>
              <w:t>0</w:t>
            </w:r>
          </w:p>
          <w:p w14:paraId="4A356701" w14:textId="37A44148" w:rsidR="0012352E" w:rsidRPr="00937FCD" w:rsidRDefault="0012352E" w:rsidP="00F85A49">
            <w:pPr>
              <w:pStyle w:val="NoSpacing"/>
              <w:rPr>
                <w:w w:val="105"/>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BB681FC" w14:textId="3FBF491F" w:rsidR="00321A13" w:rsidRDefault="00321A13" w:rsidP="00321A13">
            <w:pPr>
              <w:pStyle w:val="NoSpacing"/>
            </w:pPr>
            <w:r>
              <w:t xml:space="preserve">1= Another village in </w:t>
            </w:r>
            <w:r w:rsidR="00B516EB">
              <w:t>the area</w:t>
            </w:r>
          </w:p>
          <w:p w14:paraId="43A57418" w14:textId="2864F857" w:rsidR="00321A13" w:rsidRDefault="00321A13" w:rsidP="00321A13">
            <w:pPr>
              <w:pStyle w:val="NoSpacing"/>
            </w:pPr>
            <w:r>
              <w:t xml:space="preserve">2= Another </w:t>
            </w:r>
            <w:r w:rsidR="00B516EB">
              <w:t>area in this</w:t>
            </w:r>
            <w:r>
              <w:t xml:space="preserve"> chiefdom </w:t>
            </w:r>
          </w:p>
          <w:p w14:paraId="3D638480" w14:textId="77777777" w:rsidR="00321A13" w:rsidRDefault="00321A13" w:rsidP="00321A13">
            <w:pPr>
              <w:pStyle w:val="NoSpacing"/>
            </w:pPr>
            <w:r>
              <w:t>3=Another chiefdom in Eastern province</w:t>
            </w:r>
          </w:p>
          <w:p w14:paraId="2DDEFCCA" w14:textId="77777777" w:rsidR="00321A13" w:rsidRDefault="00321A13" w:rsidP="00321A13">
            <w:pPr>
              <w:pStyle w:val="NoSpacing"/>
            </w:pPr>
            <w:r>
              <w:t xml:space="preserve">4=Another province in Zambia </w:t>
            </w:r>
          </w:p>
          <w:p w14:paraId="7DBD5ADD" w14:textId="5E94A680" w:rsidR="0012352E" w:rsidRPr="00D3513D" w:rsidRDefault="00321A13" w:rsidP="00321A13">
            <w:pPr>
              <w:pStyle w:val="NoSpacing"/>
              <w:rPr>
                <w:i/>
              </w:rPr>
            </w:pPr>
            <w:r>
              <w:t>5=Another country</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4DDE1574" w:rsidR="00937FCD" w:rsidRPr="00937FCD" w:rsidRDefault="00283D4A" w:rsidP="00F85A49">
            <w:pPr>
              <w:pStyle w:val="NoSpacing"/>
              <w:rPr>
                <w:w w:val="105"/>
              </w:rPr>
            </w:pPr>
            <w:r>
              <w:rPr>
                <w:w w:val="105"/>
              </w:rPr>
              <w:t>B13</w:t>
            </w:r>
            <w:r w:rsidR="00B80705">
              <w:rPr>
                <w:w w:val="105"/>
              </w:rPr>
              <w:t xml:space="preserve">. </w:t>
            </w:r>
            <w:r w:rsidR="00937FCD" w:rsidRPr="00937FCD">
              <w:rPr>
                <w:w w:val="105"/>
              </w:rPr>
              <w:t xml:space="preserve">Why did the household head move to this village? </w:t>
            </w:r>
            <w:r>
              <w:rPr>
                <w:w w:val="105"/>
              </w:rPr>
              <w:t>(</w:t>
            </w:r>
            <w:proofErr w:type="spellStart"/>
            <w:proofErr w:type="gramStart"/>
            <w:r>
              <w:rPr>
                <w:w w:val="105"/>
              </w:rPr>
              <w:t>born</w:t>
            </w:r>
            <w:proofErr w:type="gramEnd"/>
            <w:r>
              <w:rPr>
                <w:w w:val="105"/>
              </w:rPr>
              <w:t>_headwhy</w:t>
            </w:r>
            <w:proofErr w:type="spellEnd"/>
            <w:r>
              <w:rPr>
                <w:w w:val="105"/>
              </w:rPr>
              <w:t>)</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 xml:space="preserve">3=Family reason (take care </w:t>
            </w:r>
            <w:proofErr w:type="gramStart"/>
            <w:r>
              <w:rPr>
                <w:sz w:val="20"/>
              </w:rPr>
              <w:t>of  elder</w:t>
            </w:r>
            <w:proofErr w:type="gramEnd"/>
            <w:r>
              <w:rPr>
                <w:sz w:val="20"/>
              </w:rPr>
              <w:t xml:space="preserve">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Default="001F3B9F" w:rsidP="001F3B9F">
            <w:pPr>
              <w:pStyle w:val="NoSpacing"/>
              <w:rPr>
                <w:sz w:val="20"/>
              </w:rPr>
            </w:pPr>
            <w:r>
              <w:rPr>
                <w:sz w:val="20"/>
              </w:rPr>
              <w:t>5=Job opportunities</w:t>
            </w:r>
          </w:p>
          <w:p w14:paraId="632492F6" w14:textId="77777777" w:rsidR="00B516EB" w:rsidRPr="00B516EB" w:rsidRDefault="00B516EB" w:rsidP="00B516EB">
            <w:pPr>
              <w:pStyle w:val="NoSpacing"/>
              <w:rPr>
                <w:sz w:val="20"/>
              </w:rPr>
            </w:pPr>
            <w:r w:rsidRPr="00B516EB">
              <w:rPr>
                <w:sz w:val="20"/>
              </w:rPr>
              <w:t>6= Forced to leave</w:t>
            </w:r>
          </w:p>
          <w:p w14:paraId="52FE4DA3" w14:textId="7E65EEE8" w:rsidR="006A0842" w:rsidRPr="00411178" w:rsidRDefault="00B516EB" w:rsidP="00B516EB">
            <w:pPr>
              <w:pStyle w:val="NoSpacing"/>
              <w:rPr>
                <w:sz w:val="20"/>
              </w:rPr>
            </w:pPr>
            <w:r w:rsidRPr="00B516EB">
              <w:rPr>
                <w:sz w:val="20"/>
              </w:rPr>
              <w:t>7= Witchcraft</w:t>
            </w:r>
            <w:r w:rsidR="006A0842" w:rsidRPr="006A0842">
              <w:rPr>
                <w:sz w:val="20"/>
              </w:rPr>
              <w:t>8= Unfair treatment at previous village</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32755DB6" w14:textId="6A042792" w:rsidR="00937FCD" w:rsidRPr="00937FCD" w:rsidRDefault="001F021A" w:rsidP="00F85A49">
            <w:pPr>
              <w:pStyle w:val="NoSpacing"/>
              <w:rPr>
                <w:w w:val="105"/>
              </w:rPr>
            </w:pPr>
            <w:r>
              <w:rPr>
                <w:w w:val="105"/>
              </w:rPr>
              <w:t>B14</w:t>
            </w:r>
            <w:r w:rsidR="00937FCD" w:rsidRPr="00937FCD">
              <w:rPr>
                <w:w w:val="105"/>
              </w:rPr>
              <w:t>. How many years have you lived in this village/locality</w:t>
            </w:r>
            <w:proofErr w:type="gramStart"/>
            <w:r w:rsidR="00937FCD" w:rsidRPr="00937FCD">
              <w:rPr>
                <w:w w:val="105"/>
              </w:rPr>
              <w:t>?(</w:t>
            </w:r>
            <w:proofErr w:type="spellStart"/>
            <w:proofErr w:type="gramEnd"/>
            <w:r w:rsidR="00937FCD" w:rsidRPr="00937FCD">
              <w:rPr>
                <w:b/>
                <w:w w:val="105"/>
              </w:rPr>
              <w:t>yrs_live</w:t>
            </w:r>
            <w:proofErr w:type="spell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510CB52D" w14:textId="063371E1" w:rsidR="00937FCD" w:rsidRPr="00937FCD" w:rsidRDefault="001F021A" w:rsidP="00F85A49">
            <w:pPr>
              <w:pStyle w:val="NoSpacing"/>
              <w:rPr>
                <w:w w:val="105"/>
              </w:rPr>
            </w:pPr>
            <w:r>
              <w:rPr>
                <w:w w:val="105"/>
              </w:rPr>
              <w:t>B15</w:t>
            </w:r>
            <w:r w:rsidR="00937FCD" w:rsidRPr="00937FCD">
              <w:rPr>
                <w:w w:val="105"/>
              </w:rPr>
              <w:t>. How many years has the household head lived in this village/locality? (</w:t>
            </w:r>
            <w:proofErr w:type="spellStart"/>
            <w:proofErr w:type="gramStart"/>
            <w:r w:rsidR="00937FCD" w:rsidRPr="00937FCD">
              <w:rPr>
                <w:b/>
                <w:w w:val="105"/>
              </w:rPr>
              <w:t>yrs</w:t>
            </w:r>
            <w:proofErr w:type="gramEnd"/>
            <w:r w:rsidR="00937FCD" w:rsidRPr="00937FCD">
              <w:rPr>
                <w:b/>
                <w:w w:val="105"/>
              </w:rPr>
              <w:t>_live_head</w:t>
            </w:r>
            <w:proofErr w:type="spellEnd"/>
            <w:r w:rsidR="00937FCD"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383"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621CAD31" w:rsidR="00D162C1" w:rsidRPr="00937FCD" w:rsidRDefault="001F021A" w:rsidP="00F85A49">
            <w:pPr>
              <w:pStyle w:val="NoSpacing"/>
              <w:rPr>
                <w:w w:val="105"/>
              </w:rPr>
            </w:pPr>
            <w:r>
              <w:rPr>
                <w:w w:val="105"/>
              </w:rPr>
              <w:t>B18</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r w:rsidR="00F61C0F">
              <w:rPr>
                <w:w w:val="105"/>
              </w:rPr>
              <w:t>(</w:t>
            </w:r>
            <w:proofErr w:type="gramStart"/>
            <w:r w:rsidR="00F61C0F">
              <w:rPr>
                <w:w w:val="105"/>
              </w:rPr>
              <w:t>move5</w:t>
            </w:r>
            <w:proofErr w:type="gramEnd"/>
            <w:r w:rsidR="00F61C0F">
              <w:rPr>
                <w:w w:val="105"/>
              </w:rPr>
              <w:t>)</w:t>
            </w:r>
          </w:p>
          <w:p w14:paraId="29709056" w14:textId="6BB93A1F" w:rsidR="00C566D4" w:rsidRPr="001241F8" w:rsidRDefault="00C566D4" w:rsidP="00283D98">
            <w:pPr>
              <w:pStyle w:val="NoSpacing"/>
              <w:rPr>
                <w:i/>
                <w:w w:val="105"/>
              </w:rPr>
            </w:pPr>
            <w:r>
              <w:rPr>
                <w:i/>
                <w:w w:val="105"/>
              </w:rPr>
              <w:t>If 0, skip to B.</w:t>
            </w:r>
            <w:r w:rsidR="00283D98">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3AA468BB" w:rsidR="00D162C1" w:rsidRDefault="001F021A" w:rsidP="00F85A49">
            <w:pPr>
              <w:pStyle w:val="NoSpacing"/>
              <w:rPr>
                <w:w w:val="105"/>
              </w:rPr>
            </w:pPr>
            <w:r>
              <w:rPr>
                <w:w w:val="105"/>
              </w:rPr>
              <w:t>B19</w:t>
            </w:r>
            <w:r w:rsidR="00B80705">
              <w:rPr>
                <w:w w:val="105"/>
              </w:rPr>
              <w:t xml:space="preserve">. </w:t>
            </w:r>
            <w:r w:rsidR="00D162C1" w:rsidRPr="00937FCD">
              <w:rPr>
                <w:w w:val="105"/>
              </w:rPr>
              <w:t xml:space="preserve">Why did you consider moving? </w:t>
            </w:r>
            <w:r w:rsidR="00F61C0F">
              <w:rPr>
                <w:w w:val="105"/>
              </w:rPr>
              <w:t>(</w:t>
            </w:r>
            <w:proofErr w:type="gramStart"/>
            <w:r w:rsidR="00F61C0F">
              <w:rPr>
                <w:w w:val="105"/>
              </w:rPr>
              <w:t>move5why</w:t>
            </w:r>
            <w:proofErr w:type="gramEnd"/>
            <w:r w:rsidR="00F61C0F">
              <w:rPr>
                <w:w w:val="105"/>
              </w:rPr>
              <w:t>)</w:t>
            </w:r>
          </w:p>
          <w:p w14:paraId="57CD6330" w14:textId="7D631B60" w:rsidR="00B516EB" w:rsidRPr="00B00F85" w:rsidRDefault="00B516EB" w:rsidP="00F85A49">
            <w:pPr>
              <w:pStyle w:val="NoSpacing"/>
              <w:rPr>
                <w:i/>
                <w:w w:val="105"/>
              </w:rPr>
            </w:pPr>
            <w:r w:rsidRPr="00B00F85">
              <w:rPr>
                <w:i/>
                <w:w w:val="105"/>
              </w:rPr>
              <w:lastRenderedPageBreak/>
              <w:t>Select all that apply</w:t>
            </w:r>
          </w:p>
          <w:p w14:paraId="462B4768" w14:textId="3BF79BF7" w:rsidR="00C566D4" w:rsidRPr="00C566D4"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lastRenderedPageBreak/>
              <w:t>1=Salaried job</w:t>
            </w:r>
          </w:p>
          <w:p w14:paraId="309AFFF8" w14:textId="330019A3" w:rsidR="00D162C1" w:rsidRPr="00527094" w:rsidRDefault="00D162C1" w:rsidP="00F85A49">
            <w:pPr>
              <w:pStyle w:val="NoSpacing"/>
              <w:rPr>
                <w:sz w:val="20"/>
              </w:rPr>
            </w:pPr>
            <w:r w:rsidRPr="00527094">
              <w:rPr>
                <w:sz w:val="20"/>
              </w:rPr>
              <w:lastRenderedPageBreak/>
              <w:t xml:space="preserve">2=More money for work they are currently doing (petty trade, farming, </w:t>
            </w:r>
            <w:r w:rsidR="006A0842" w:rsidRPr="00527094">
              <w:rPr>
                <w:sz w:val="20"/>
              </w:rPr>
              <w:t>etc.</w:t>
            </w:r>
            <w:r w:rsidRPr="00527094">
              <w:rPr>
                <w:sz w:val="20"/>
              </w:rPr>
              <w:t>)</w:t>
            </w:r>
          </w:p>
          <w:p w14:paraId="455AA9EE" w14:textId="5E1E2424" w:rsidR="00D162C1" w:rsidRPr="00527094" w:rsidRDefault="00D162C1" w:rsidP="00F85A49">
            <w:pPr>
              <w:pStyle w:val="NoSpacing"/>
              <w:rPr>
                <w:sz w:val="20"/>
              </w:rPr>
            </w:pPr>
            <w:r w:rsidRPr="00527094">
              <w:rPr>
                <w:sz w:val="20"/>
              </w:rPr>
              <w:t>3=More land/more fertile land/</w:t>
            </w:r>
            <w:r w:rsidR="00B516EB">
              <w:rPr>
                <w:sz w:val="20"/>
              </w:rPr>
              <w:t>better yields/</w:t>
            </w:r>
            <w:r w:rsidRPr="00527094">
              <w:rPr>
                <w:sz w:val="20"/>
              </w:rPr>
              <w:t xml:space="preserve">etc. </w:t>
            </w:r>
          </w:p>
          <w:p w14:paraId="4235EB53" w14:textId="77777777" w:rsidR="00D162C1" w:rsidRPr="00527094" w:rsidRDefault="00D162C1" w:rsidP="00F85A49">
            <w:pPr>
              <w:pStyle w:val="NoSpacing"/>
              <w:rPr>
                <w:sz w:val="20"/>
              </w:rPr>
            </w:pPr>
            <w:r w:rsidRPr="00527094">
              <w:rPr>
                <w:sz w:val="20"/>
              </w:rPr>
              <w:t xml:space="preserve">4=To be with family/friends, family issues (divorce, </w:t>
            </w:r>
            <w:proofErr w:type="spellStart"/>
            <w:r w:rsidRPr="00527094">
              <w:rPr>
                <w:sz w:val="20"/>
              </w:rPr>
              <w:t>etc</w:t>
            </w:r>
            <w:proofErr w:type="spellEnd"/>
            <w:r w:rsidRPr="00527094">
              <w:rPr>
                <w:sz w:val="20"/>
              </w:rPr>
              <w:t>)</w:t>
            </w:r>
          </w:p>
          <w:p w14:paraId="29919D28" w14:textId="77777777" w:rsidR="00D162C1" w:rsidRDefault="00D162C1" w:rsidP="00F85A49">
            <w:pPr>
              <w:pStyle w:val="NoSpacing"/>
              <w:rPr>
                <w:sz w:val="20"/>
              </w:rPr>
            </w:pPr>
            <w:r w:rsidRPr="00527094">
              <w:rPr>
                <w:sz w:val="20"/>
              </w:rPr>
              <w:t xml:space="preserve">5=Better education for children </w:t>
            </w:r>
          </w:p>
          <w:p w14:paraId="7AC70EE1" w14:textId="4192CC98" w:rsidR="00A237AB" w:rsidRDefault="00A237AB" w:rsidP="00F85A49">
            <w:pPr>
              <w:pStyle w:val="NoSpacing"/>
              <w:rPr>
                <w:sz w:val="20"/>
              </w:rPr>
            </w:pPr>
            <w:r>
              <w:rPr>
                <w:sz w:val="20"/>
              </w:rPr>
              <w:t xml:space="preserve">6= Witchcraft </w:t>
            </w:r>
          </w:p>
          <w:p w14:paraId="455D5311" w14:textId="4497DF6C" w:rsidR="00B516EB" w:rsidRPr="00527094" w:rsidRDefault="00A237AB" w:rsidP="00F85A49">
            <w:pPr>
              <w:pStyle w:val="NoSpacing"/>
              <w:rPr>
                <w:sz w:val="20"/>
              </w:rPr>
            </w:pPr>
            <w:r>
              <w:rPr>
                <w:sz w:val="20"/>
              </w:rPr>
              <w:t>7</w:t>
            </w:r>
            <w:r w:rsidR="00B516EB">
              <w:rPr>
                <w:sz w:val="20"/>
              </w:rPr>
              <w:t xml:space="preserve">= Unfair treatment/discrimination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lastRenderedPageBreak/>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0BE48C20" w:rsidR="00937FCD" w:rsidRPr="00937FCD" w:rsidRDefault="001F021A" w:rsidP="00F85A49">
            <w:pPr>
              <w:pStyle w:val="NoSpacing"/>
              <w:rPr>
                <w:w w:val="105"/>
              </w:rPr>
            </w:pPr>
            <w:r>
              <w:rPr>
                <w:w w:val="105"/>
              </w:rPr>
              <w:t>B19</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w:t>
            </w:r>
            <w:proofErr w:type="gramStart"/>
            <w:r w:rsidRPr="00D3513D">
              <w:rPr>
                <w:i/>
              </w:rPr>
              <w:t>text</w:t>
            </w:r>
            <w:proofErr w:type="gramEnd"/>
            <w:r w:rsidRPr="00D3513D">
              <w:rPr>
                <w:i/>
              </w:rPr>
              <w: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0333FA2C" w14:textId="77777777" w:rsidR="00D162C1" w:rsidRDefault="001F021A" w:rsidP="00F85A49">
            <w:pPr>
              <w:pStyle w:val="NoSpacing"/>
              <w:rPr>
                <w:w w:val="105"/>
              </w:rPr>
            </w:pPr>
            <w:r>
              <w:rPr>
                <w:w w:val="105"/>
              </w:rPr>
              <w:t>B20</w:t>
            </w:r>
            <w:r w:rsidR="00C566D4">
              <w:rPr>
                <w:w w:val="105"/>
              </w:rPr>
              <w:t>.</w:t>
            </w:r>
            <w:r w:rsidR="00B80705">
              <w:rPr>
                <w:w w:val="105"/>
              </w:rPr>
              <w:t xml:space="preserve"> </w:t>
            </w:r>
            <w:r w:rsidR="00D162C1" w:rsidRPr="00937FCD">
              <w:rPr>
                <w:w w:val="105"/>
              </w:rPr>
              <w:t xml:space="preserve">Why did you not move? </w:t>
            </w:r>
            <w:r>
              <w:rPr>
                <w:w w:val="105"/>
              </w:rPr>
              <w:t>(</w:t>
            </w:r>
            <w:proofErr w:type="gramStart"/>
            <w:r>
              <w:rPr>
                <w:w w:val="105"/>
              </w:rPr>
              <w:t>nomove5why</w:t>
            </w:r>
            <w:proofErr w:type="gramEnd"/>
            <w:r>
              <w:rPr>
                <w:w w:val="105"/>
              </w:rPr>
              <w:t>)</w:t>
            </w:r>
          </w:p>
          <w:p w14:paraId="3393F7D5" w14:textId="7C111298" w:rsidR="00B516EB" w:rsidRPr="00B00F85" w:rsidRDefault="00B516EB" w:rsidP="00F85A49">
            <w:pPr>
              <w:pStyle w:val="NoSpacing"/>
              <w:rPr>
                <w:i/>
                <w:w w:val="105"/>
              </w:rPr>
            </w:pPr>
            <w:r w:rsidRPr="00B00F85">
              <w:rPr>
                <w:i/>
                <w:w w:val="105"/>
              </w:rPr>
              <w:t>Select all that apply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Default="00D162C1" w:rsidP="00F85A49">
            <w:pPr>
              <w:pStyle w:val="NoSpacing"/>
              <w:rPr>
                <w:sz w:val="20"/>
              </w:rPr>
            </w:pPr>
            <w:r w:rsidRPr="00527094">
              <w:rPr>
                <w:sz w:val="20"/>
              </w:rPr>
              <w:t>4=My land is here/can’t get land in a new area</w:t>
            </w:r>
          </w:p>
          <w:p w14:paraId="26D0C581" w14:textId="3235B18B" w:rsidR="009135B5" w:rsidRPr="00527094" w:rsidRDefault="009135B5" w:rsidP="00F85A49">
            <w:pPr>
              <w:pStyle w:val="NoSpacing"/>
              <w:rPr>
                <w:sz w:val="20"/>
              </w:rPr>
            </w:pPr>
            <w:r>
              <w:rPr>
                <w:sz w:val="20"/>
              </w:rPr>
              <w:t>5= I moved and came back to this village</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761EAA89" w:rsidR="00937FCD" w:rsidRPr="00937FCD" w:rsidRDefault="001F021A" w:rsidP="00F85A49">
            <w:pPr>
              <w:pStyle w:val="NoSpacing"/>
              <w:rPr>
                <w:w w:val="105"/>
              </w:rPr>
            </w:pPr>
            <w:r>
              <w:rPr>
                <w:w w:val="105"/>
              </w:rPr>
              <w:t>B20</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w:t>
            </w:r>
            <w:proofErr w:type="gramStart"/>
            <w:r w:rsidRPr="00D3513D">
              <w:rPr>
                <w:i/>
              </w:rPr>
              <w:t>text</w:t>
            </w:r>
            <w:proofErr w:type="gramEnd"/>
            <w:r w:rsidRPr="00D3513D">
              <w:rPr>
                <w:i/>
              </w:rPr>
              <w: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264ABADD" w:rsidR="00937FCD" w:rsidRPr="00937FCD" w:rsidRDefault="001F021A" w:rsidP="00F85A49">
            <w:pPr>
              <w:pStyle w:val="NoSpacing"/>
              <w:rPr>
                <w:w w:val="105"/>
              </w:rPr>
            </w:pPr>
            <w:r>
              <w:rPr>
                <w:w w:val="105"/>
              </w:rPr>
              <w:t>B21</w:t>
            </w:r>
            <w:r w:rsidR="00937FCD" w:rsidRPr="00937FCD">
              <w:rPr>
                <w:w w:val="105"/>
              </w:rPr>
              <w:t>. When you were married, which spouse moved to the other spouse's village? (</w:t>
            </w:r>
            <w:proofErr w:type="spellStart"/>
            <w:proofErr w:type="gramStart"/>
            <w:r w:rsidR="00937FCD" w:rsidRPr="00937FCD">
              <w:rPr>
                <w:b/>
                <w:w w:val="105"/>
              </w:rPr>
              <w:t>spouse</w:t>
            </w:r>
            <w:proofErr w:type="gramEnd"/>
            <w:r w:rsidR="00937FCD" w:rsidRPr="00937FCD">
              <w:rPr>
                <w:b/>
                <w:w w:val="105"/>
              </w:rPr>
              <w:t>_move</w:t>
            </w:r>
            <w:proofErr w:type="spellEnd"/>
            <w:r w:rsidR="00937FCD" w:rsidRPr="00937FCD">
              <w:rPr>
                <w:w w:val="105"/>
              </w:rPr>
              <w:t>)</w:t>
            </w:r>
          </w:p>
          <w:p w14:paraId="14F59074" w14:textId="2527315E" w:rsidR="00937FCD" w:rsidRPr="001241F8" w:rsidRDefault="00937FCD" w:rsidP="00F85A49">
            <w:pPr>
              <w:pStyle w:val="NoSpacing"/>
              <w:rPr>
                <w:i/>
                <w:w w:val="105"/>
              </w:rPr>
            </w:pPr>
            <w:r w:rsidRPr="001241F8">
              <w:rPr>
                <w:i/>
                <w:w w:val="105"/>
              </w:rPr>
              <w:t>Ask if B</w:t>
            </w:r>
            <w:r w:rsidR="00283D98">
              <w:rPr>
                <w:i/>
                <w:w w:val="105"/>
              </w:rPr>
              <w:t>1</w:t>
            </w:r>
            <w:r w:rsidRPr="001241F8">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11630675" w:rsidR="00937FCD" w:rsidRPr="00527094" w:rsidRDefault="00937FCD" w:rsidP="00F85A49">
            <w:pPr>
              <w:pStyle w:val="NoSpacing"/>
              <w:rPr>
                <w:sz w:val="20"/>
              </w:rPr>
            </w:pPr>
            <w:r w:rsidRPr="00527094">
              <w:rPr>
                <w:sz w:val="20"/>
              </w:rPr>
              <w:t xml:space="preserve">4=Husband moved to wife’s village for </w:t>
            </w:r>
            <w:r w:rsidR="00B516EB">
              <w:rPr>
                <w:sz w:val="20"/>
              </w:rPr>
              <w:t>a short time</w:t>
            </w:r>
            <w:r w:rsidRPr="00527094">
              <w:rPr>
                <w:sz w:val="20"/>
              </w:rPr>
              <w:t>, then moved back to husband’s village together</w:t>
            </w:r>
          </w:p>
          <w:p w14:paraId="1B761FBB" w14:textId="1EFB7047" w:rsidR="00937FCD" w:rsidRPr="00527094" w:rsidRDefault="00937FCD" w:rsidP="00F85A49">
            <w:pPr>
              <w:pStyle w:val="NoSpacing"/>
              <w:rPr>
                <w:sz w:val="20"/>
              </w:rPr>
            </w:pPr>
            <w:r w:rsidRPr="00527094">
              <w:rPr>
                <w:sz w:val="20"/>
              </w:rPr>
              <w:t>5=Husband and wife from same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CB00088" w:rsidR="00937FCD" w:rsidRPr="001241F8" w:rsidRDefault="001F021A" w:rsidP="00F85A49">
            <w:pPr>
              <w:pStyle w:val="NoSpacing"/>
              <w:rPr>
                <w:i/>
                <w:w w:val="105"/>
              </w:rPr>
            </w:pPr>
            <w:r>
              <w:rPr>
                <w:w w:val="105"/>
              </w:rPr>
              <w:t>B21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0E876A1E" w:rsidR="00937FCD" w:rsidRPr="001241F8" w:rsidRDefault="00937FCD" w:rsidP="00F85A49">
            <w:pPr>
              <w:pStyle w:val="NoSpacing"/>
              <w:rPr>
                <w:w w:val="105"/>
              </w:rPr>
            </w:pPr>
            <w:r w:rsidRPr="001241F8">
              <w:rPr>
                <w:w w:val="105"/>
              </w:rPr>
              <w:t>B</w:t>
            </w:r>
            <w:r w:rsidR="001F021A">
              <w:rPr>
                <w:w w:val="105"/>
              </w:rPr>
              <w:t>22</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proofErr w:type="gramStart"/>
            <w:r w:rsidRPr="001241F8">
              <w:rPr>
                <w:b/>
                <w:w w:val="105"/>
              </w:rPr>
              <w:t>mat</w:t>
            </w:r>
            <w:proofErr w:type="gramEnd"/>
            <w:r w:rsidRPr="001241F8">
              <w:rPr>
                <w:b/>
                <w:w w:val="105"/>
              </w:rPr>
              <w: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93C9DC0" w:rsidR="00937FCD" w:rsidRPr="001241F8" w:rsidRDefault="001F021A" w:rsidP="00F85A49">
            <w:pPr>
              <w:pStyle w:val="NoSpacing"/>
              <w:rPr>
                <w:i/>
                <w:w w:val="105"/>
              </w:rPr>
            </w:pPr>
            <w:r>
              <w:rPr>
                <w:w w:val="105"/>
              </w:rPr>
              <w:t>B22</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435F33">
        <w:trPr>
          <w:trHeight w:val="1161"/>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50E8E681" w:rsidR="00937FCD" w:rsidRPr="001241F8" w:rsidRDefault="00C302D3" w:rsidP="00F85A49">
            <w:pPr>
              <w:pStyle w:val="NoSpacing"/>
              <w:rPr>
                <w:w w:val="105"/>
              </w:rPr>
            </w:pPr>
            <w:r>
              <w:rPr>
                <w:w w:val="105"/>
              </w:rPr>
              <w:t>B</w:t>
            </w:r>
            <w:r w:rsidR="001F021A">
              <w:rPr>
                <w:w w:val="105"/>
              </w:rPr>
              <w:t>23</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w:t>
            </w:r>
            <w:r w:rsidR="009135B5">
              <w:rPr>
                <w:w w:val="105"/>
              </w:rPr>
              <w:t xml:space="preserve"> 2014/2015</w:t>
            </w:r>
            <w:r w:rsidR="00937FCD" w:rsidRPr="001241F8">
              <w:rPr>
                <w:w w:val="105"/>
              </w:rPr>
              <w:t>? (</w:t>
            </w:r>
            <w:proofErr w:type="gramStart"/>
            <w:r w:rsidR="00937FCD" w:rsidRPr="001241F8">
              <w:rPr>
                <w:b/>
                <w:w w:val="105"/>
              </w:rPr>
              <w:t>hire</w:t>
            </w:r>
            <w:proofErr w:type="gramEnd"/>
            <w:r w:rsidR="00937FCD" w:rsidRPr="001241F8">
              <w:rPr>
                <w:w w:val="105"/>
              </w:rPr>
              <w:t>)</w:t>
            </w:r>
          </w:p>
          <w:p w14:paraId="19DB24AA" w14:textId="6B9DA66F" w:rsidR="00937FCD" w:rsidRPr="00C566D4" w:rsidRDefault="00937FCD" w:rsidP="00F85A49">
            <w:pPr>
              <w:pStyle w:val="NoSpacing"/>
              <w:rPr>
                <w:i/>
                <w:w w:val="105"/>
              </w:rPr>
            </w:pPr>
            <w:r w:rsidRPr="001241F8">
              <w:rPr>
                <w:i/>
                <w:w w:val="105"/>
              </w:rPr>
              <w:t xml:space="preserve">If 0, 888, or 999, skip </w:t>
            </w:r>
            <w:r w:rsidR="00C566D4">
              <w:rPr>
                <w:i/>
                <w:w w:val="105"/>
              </w:rPr>
              <w:t>to B2</w:t>
            </w:r>
            <w:r w:rsidR="00283D98">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700E13D" w14:textId="6AFAA62A" w:rsidR="00937FCD" w:rsidRPr="00937FCD" w:rsidRDefault="001F021A" w:rsidP="00F85A49">
            <w:pPr>
              <w:pStyle w:val="NoSpacing"/>
              <w:rPr>
                <w:w w:val="105"/>
              </w:rPr>
            </w:pPr>
            <w:r>
              <w:rPr>
                <w:w w:val="105"/>
              </w:rPr>
              <w:t>B24</w:t>
            </w:r>
            <w:r w:rsidR="00937FCD" w:rsidRPr="00937FCD">
              <w:rPr>
                <w:w w:val="105"/>
              </w:rPr>
              <w:t xml:space="preserve">. How many total </w:t>
            </w:r>
            <w:r w:rsidR="00B516EB">
              <w:rPr>
                <w:w w:val="105"/>
              </w:rPr>
              <w:t xml:space="preserve">person </w:t>
            </w:r>
            <w:r w:rsidR="00937FCD" w:rsidRPr="00937FCD">
              <w:rPr>
                <w:w w:val="105"/>
              </w:rPr>
              <w:t>days did</w:t>
            </w:r>
            <w:r w:rsidR="001F3B9F">
              <w:rPr>
                <w:w w:val="105"/>
              </w:rPr>
              <w:t xml:space="preserve"> a</w:t>
            </w:r>
            <w:r w:rsidR="00B516EB">
              <w:rPr>
                <w:w w:val="105"/>
              </w:rPr>
              <w:t>ll</w:t>
            </w:r>
            <w:r w:rsidR="001F3B9F">
              <w:rPr>
                <w:w w:val="105"/>
              </w:rPr>
              <w:t xml:space="preserve"> adult member</w:t>
            </w:r>
            <w:r w:rsidR="00B516EB">
              <w:rPr>
                <w:w w:val="105"/>
              </w:rPr>
              <w:t>s</w:t>
            </w:r>
            <w:r w:rsidR="001F3B9F">
              <w:rPr>
                <w:w w:val="105"/>
              </w:rPr>
              <w:t xml:space="preserve">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proofErr w:type="gramStart"/>
            <w:r w:rsidR="00937FCD" w:rsidRPr="00937FCD">
              <w:rPr>
                <w:b/>
                <w:w w:val="105"/>
              </w:rPr>
              <w:t>hiredays</w:t>
            </w:r>
            <w:proofErr w:type="spellEnd"/>
            <w:proofErr w:type="gram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3A17BF" w:rsidRPr="00937FCD" w14:paraId="0DFD00BA" w14:textId="77777777" w:rsidTr="003A17BF">
        <w:trPr>
          <w:trHeight w:val="20"/>
          <w:jc w:val="center"/>
        </w:trPr>
        <w:tc>
          <w:tcPr>
            <w:tcW w:w="11086" w:type="dxa"/>
            <w:gridSpan w:val="5"/>
            <w:tcBorders>
              <w:top w:val="single" w:sz="4" w:space="0" w:color="000000"/>
              <w:left w:val="single" w:sz="4" w:space="0" w:color="000000"/>
              <w:bottom w:val="single" w:sz="4" w:space="0" w:color="000000"/>
              <w:right w:val="single" w:sz="18" w:space="0" w:color="000000"/>
            </w:tcBorders>
          </w:tcPr>
          <w:p w14:paraId="49744EBA" w14:textId="52519D12" w:rsidR="003A17BF" w:rsidRPr="00D3513D" w:rsidRDefault="003A17BF" w:rsidP="00B65AFD">
            <w:pPr>
              <w:pStyle w:val="NoSpacing"/>
              <w:rPr>
                <w:i/>
              </w:rPr>
            </w:pPr>
            <w:r w:rsidRPr="004009E3">
              <w:rPr>
                <w:rFonts w:asciiTheme="minorHAnsi" w:hAnsiTheme="minorHAnsi" w:cs="Arial"/>
              </w:rPr>
              <w:t xml:space="preserve">[Showing ladder of </w:t>
            </w:r>
            <w:r>
              <w:rPr>
                <w:rFonts w:asciiTheme="minorHAnsi" w:hAnsiTheme="minorHAnsi" w:cs="Arial"/>
              </w:rPr>
              <w:t>wealth</w:t>
            </w:r>
            <w:r w:rsidRPr="004009E3">
              <w:rPr>
                <w:rFonts w:asciiTheme="minorHAnsi" w:hAnsiTheme="minorHAnsi" w:cs="Arial"/>
              </w:rPr>
              <w:t xml:space="preserve">]  This is a ladder of </w:t>
            </w:r>
            <w:r>
              <w:rPr>
                <w:rFonts w:asciiTheme="minorHAnsi" w:hAnsiTheme="minorHAnsi" w:cs="Arial"/>
              </w:rPr>
              <w:t>wealth</w:t>
            </w:r>
            <w:r w:rsidRPr="004009E3">
              <w:rPr>
                <w:rFonts w:asciiTheme="minorHAnsi" w:hAnsiTheme="minorHAnsi" w:cs="Arial"/>
              </w:rPr>
              <w:t xml:space="preserve"> from </w:t>
            </w:r>
            <w:r w:rsidRPr="004009E3">
              <w:rPr>
                <w:rFonts w:asciiTheme="minorHAnsi" w:hAnsiTheme="minorHAnsi" w:cs="Arial"/>
                <w:b/>
              </w:rPr>
              <w:t>1-10</w:t>
            </w:r>
            <w:commentRangeStart w:id="7"/>
            <w:proofErr w:type="gramStart"/>
            <w:r w:rsidRPr="004009E3">
              <w:rPr>
                <w:rFonts w:asciiTheme="minorHAnsi" w:hAnsiTheme="minorHAnsi" w:cs="Arial"/>
                <w:b/>
              </w:rPr>
              <w:t>,</w:t>
            </w:r>
            <w:r w:rsidRPr="004009E3">
              <w:rPr>
                <w:rFonts w:asciiTheme="minorHAnsi" w:hAnsiTheme="minorHAnsi" w:cs="Arial"/>
              </w:rPr>
              <w:t xml:space="preserve"> </w:t>
            </w:r>
            <w:ins w:id="8" w:author="Heather Huntington" w:date="2015-03-09T12:47:00Z">
              <w:r w:rsidR="00B65AFD">
                <w:rPr>
                  <w:rFonts w:asciiTheme="minorHAnsi" w:hAnsiTheme="minorHAnsi" w:cs="Arial"/>
                </w:rPr>
                <w:t xml:space="preserve"> The</w:t>
              </w:r>
              <w:proofErr w:type="gramEnd"/>
              <w:r w:rsidR="00B65AFD">
                <w:rPr>
                  <w:rFonts w:asciiTheme="minorHAnsi" w:hAnsiTheme="minorHAnsi" w:cs="Arial"/>
                </w:rPr>
                <w:t xml:space="preserve"> people at the top(10) have iron roofs and painted houses and live very comfortably. The people at the very bottom (1) do not have very much at all, and are considered in need. </w:t>
              </w:r>
            </w:ins>
            <w:commentRangeEnd w:id="7"/>
            <w:r w:rsidR="0078543F">
              <w:rPr>
                <w:rStyle w:val="CommentReference"/>
              </w:rPr>
              <w:commentReference w:id="7"/>
            </w:r>
          </w:p>
        </w:tc>
      </w:tr>
      <w:tr w:rsidR="003A17BF" w:rsidRPr="00937FCD" w14:paraId="3005BD9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B94DB55" w14:textId="77777777" w:rsidR="003A17BF" w:rsidRPr="00937FCD" w:rsidRDefault="003A17BF"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566A1737" w14:textId="6E9989B4" w:rsidR="003A17BF" w:rsidRDefault="003A17BF" w:rsidP="003A17BF">
            <w:pPr>
              <w:pStyle w:val="NoSpacing"/>
              <w:rPr>
                <w:w w:val="105"/>
              </w:rPr>
            </w:pPr>
            <w:r>
              <w:rPr>
                <w:w w:val="105"/>
              </w:rPr>
              <w:t xml:space="preserve">B25. From 1 to 10, Where on this ladder is your household? </w:t>
            </w:r>
          </w:p>
          <w:p w14:paraId="08B0119F" w14:textId="6BBAC28B" w:rsidR="007A5595" w:rsidRPr="007A5595" w:rsidRDefault="007A5595" w:rsidP="003A17BF">
            <w:pPr>
              <w:pStyle w:val="NoSpacing"/>
              <w:rPr>
                <w:i/>
                <w:w w:val="105"/>
              </w:rPr>
            </w:pPr>
            <w:r w:rsidRPr="007A5595">
              <w:rPr>
                <w:i/>
                <w:w w:val="105"/>
              </w:rPr>
              <w:t xml:space="preserve">Enumerator note: Type of house, yields, farmland, </w:t>
            </w:r>
            <w:proofErr w:type="gramStart"/>
            <w:r w:rsidRPr="007A5595">
              <w:rPr>
                <w:i/>
                <w:w w:val="105"/>
              </w:rPr>
              <w:t>livestock</w:t>
            </w:r>
            <w:proofErr w:type="gramEnd"/>
            <w:r w:rsidRPr="007A5595">
              <w:rPr>
                <w:i/>
                <w:w w:val="105"/>
              </w:rPr>
              <w:t>.</w:t>
            </w:r>
          </w:p>
          <w:p w14:paraId="18AF4305" w14:textId="77777777" w:rsidR="003A17BF" w:rsidRPr="004009E3" w:rsidRDefault="003A17BF" w:rsidP="003A17BF">
            <w:pPr>
              <w:pStyle w:val="NoSpacing"/>
              <w:rPr>
                <w:rFonts w:asciiTheme="minorHAnsi" w:hAnsiTheme="minorHAnsi" w:cs="Arial"/>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6AAC2F4" w14:textId="6982BF93" w:rsidR="003A17BF" w:rsidRPr="00D3513D" w:rsidRDefault="003A17BF" w:rsidP="00F85A49">
            <w:pPr>
              <w:pStyle w:val="NoSpacing"/>
              <w:rPr>
                <w:i/>
              </w:rPr>
            </w:pPr>
            <w:r w:rsidRPr="004009E3">
              <w:rPr>
                <w:rFonts w:asciiTheme="minorHAnsi" w:hAnsiTheme="minorHAnsi"/>
                <w:i/>
              </w:rPr>
              <w:t>(Integer 1-10)</w:t>
            </w:r>
          </w:p>
        </w:tc>
      </w:tr>
    </w:tbl>
    <w:p w14:paraId="385E31BF" w14:textId="343C36A2" w:rsidR="005A0EF7" w:rsidRDefault="005A0EF7" w:rsidP="005A0EF7"/>
    <w:p w14:paraId="7A582698" w14:textId="77777777" w:rsidR="005A0EF7" w:rsidRPr="005A0EF7" w:rsidRDefault="005A0EF7" w:rsidP="005A0EF7">
      <w:pPr>
        <w:sectPr w:rsidR="005A0EF7" w:rsidRPr="005A0EF7">
          <w:footerReference w:type="even" r:id="rId10"/>
          <w:footerReference w:type="default" r:id="rId11"/>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rPr>
          <w:caps w:val="0"/>
        </w:rPr>
      </w:pPr>
      <w:r w:rsidRPr="00D3513D">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D3513D"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937FCD"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205D42AE" w14:textId="517FE80C" w:rsidR="00884A64" w:rsidRPr="005D6A5B" w:rsidRDefault="00884A64" w:rsidP="005D6A5B">
            <w:r>
              <w:rPr>
                <w:w w:val="105"/>
              </w:rPr>
              <w:t>C1a</w:t>
            </w:r>
            <w:r w:rsidRPr="00937FCD">
              <w:rPr>
                <w:w w:val="105"/>
              </w:rPr>
              <w:t xml:space="preserve">. </w:t>
            </w:r>
            <w:r>
              <w:t>How many people live in your household?</w:t>
            </w: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D3513D" w:rsidRDefault="00884A64" w:rsidP="00B62465">
            <w:pPr>
              <w:pStyle w:val="NoSpacing"/>
              <w:rPr>
                <w:i/>
              </w:rPr>
            </w:pPr>
            <w:r w:rsidRPr="00D3513D">
              <w:rPr>
                <w:i/>
              </w:rPr>
              <w:t>(Integer)</w:t>
            </w:r>
          </w:p>
        </w:tc>
      </w:tr>
    </w:tbl>
    <w:p w14:paraId="458B946B" w14:textId="7281B033" w:rsidR="005647CC" w:rsidRPr="005647CC" w:rsidRDefault="005647CC" w:rsidP="005647CC">
      <w:r>
        <w:t xml:space="preserve">Now I would like to ask you some questions about each member of your household, beginning with the household head, </w:t>
      </w:r>
      <w:proofErr w:type="gramStart"/>
      <w:r>
        <w:t>then</w:t>
      </w:r>
      <w:proofErr w:type="gramEnd"/>
      <w:r>
        <w:t xml:space="preserve"> continuing with the oldest adult through the youngest child. </w:t>
      </w:r>
      <w:r w:rsidR="00B516EB">
        <w:t xml:space="preserve">Enumerator: </w:t>
      </w:r>
      <w:r w:rsidR="00B516EB" w:rsidRPr="00B516EB">
        <w:t>Carefully explain the definition of a household as: 'a group of people who live in the same homestead (which may consist of more than a single dwelling) and share food and other items bought from a common household budget. This includes people who are away temporarily.’</w:t>
      </w:r>
    </w:p>
    <w:tbl>
      <w:tblPr>
        <w:tblStyle w:val="TableGrid1"/>
        <w:tblW w:w="13407" w:type="dxa"/>
        <w:jc w:val="center"/>
        <w:tblLayout w:type="fixed"/>
        <w:tblCellMar>
          <w:left w:w="72" w:type="dxa"/>
          <w:right w:w="72" w:type="dxa"/>
        </w:tblCellMar>
        <w:tblLook w:val="04A0" w:firstRow="1" w:lastRow="0" w:firstColumn="1" w:lastColumn="0" w:noHBand="0" w:noVBand="1"/>
      </w:tblPr>
      <w:tblGrid>
        <w:gridCol w:w="715"/>
        <w:gridCol w:w="2448"/>
        <w:gridCol w:w="1316"/>
        <w:gridCol w:w="1296"/>
        <w:gridCol w:w="1440"/>
        <w:gridCol w:w="1710"/>
        <w:gridCol w:w="1152"/>
        <w:gridCol w:w="1800"/>
        <w:gridCol w:w="1530"/>
      </w:tblGrid>
      <w:tr w:rsidR="005647CC" w:rsidRPr="004C6C8C" w14:paraId="106FCC66" w14:textId="77777777" w:rsidTr="006641A7">
        <w:trPr>
          <w:trHeight w:val="20"/>
          <w:jc w:val="center"/>
        </w:trPr>
        <w:tc>
          <w:tcPr>
            <w:tcW w:w="715" w:type="dxa"/>
          </w:tcPr>
          <w:p w14:paraId="63D230CC" w14:textId="77777777" w:rsidR="005647CC" w:rsidRPr="004C6C8C" w:rsidRDefault="005647CC" w:rsidP="00F85A49">
            <w:pPr>
              <w:pStyle w:val="NoSpacing"/>
              <w:jc w:val="center"/>
            </w:pPr>
            <w:r w:rsidRPr="004C6C8C">
              <w:t>ID Code</w:t>
            </w:r>
          </w:p>
        </w:tc>
        <w:tc>
          <w:tcPr>
            <w:tcW w:w="2448" w:type="dxa"/>
          </w:tcPr>
          <w:p w14:paraId="11A6E624" w14:textId="13D961F3" w:rsidR="005647CC" w:rsidRPr="004C6C8C" w:rsidRDefault="005647CC" w:rsidP="00F85A49">
            <w:pPr>
              <w:pStyle w:val="NoSpacing"/>
              <w:jc w:val="center"/>
            </w:pPr>
            <w:r>
              <w:t>C1</w:t>
            </w:r>
            <w:r w:rsidR="00884A64">
              <w:t>b</w:t>
            </w:r>
            <w:r>
              <w:t xml:space="preserve">. </w:t>
            </w:r>
            <w:r w:rsidRPr="004C6C8C">
              <w:t>List the names and surnames of all persons living in this household. Start the list with the head of this household,</w:t>
            </w:r>
            <w:r>
              <w:t xml:space="preserve"> then</w:t>
            </w:r>
            <w:r w:rsidRPr="004C6C8C">
              <w:t xml:space="preserve"> adults then children from oldest to youngest.</w:t>
            </w:r>
          </w:p>
          <w:p w14:paraId="4AD7B95C" w14:textId="527F3A31" w:rsidR="005647CC" w:rsidRPr="00D3513D" w:rsidRDefault="005647CC" w:rsidP="00DD6731">
            <w:pPr>
              <w:pStyle w:val="NoSpacing"/>
              <w:jc w:val="center"/>
              <w:rPr>
                <w:i/>
              </w:rPr>
            </w:pPr>
            <w:r w:rsidRPr="00D3513D">
              <w:rPr>
                <w:i/>
              </w:rPr>
              <w:t xml:space="preserve">First, </w:t>
            </w:r>
            <w:r>
              <w:rPr>
                <w:i/>
              </w:rPr>
              <w:t xml:space="preserve">middle, </w:t>
            </w:r>
            <w:r w:rsidRPr="00D3513D">
              <w:rPr>
                <w:i/>
              </w:rPr>
              <w:t>last name</w:t>
            </w:r>
          </w:p>
        </w:tc>
        <w:tc>
          <w:tcPr>
            <w:tcW w:w="1316" w:type="dxa"/>
          </w:tcPr>
          <w:p w14:paraId="50EEE6CC" w14:textId="6CC5247F" w:rsidR="005647CC" w:rsidRPr="004C6C8C" w:rsidRDefault="005647CC" w:rsidP="00F85A49">
            <w:pPr>
              <w:pStyle w:val="NoSpacing"/>
              <w:jc w:val="center"/>
            </w:pPr>
            <w:r>
              <w:t>C2. Gender</w:t>
            </w:r>
          </w:p>
          <w:p w14:paraId="7818FAEB" w14:textId="77777777" w:rsidR="005647CC" w:rsidRPr="004C6C8C" w:rsidRDefault="005647CC" w:rsidP="00F85A49">
            <w:pPr>
              <w:pStyle w:val="NoSpacing"/>
              <w:jc w:val="center"/>
            </w:pPr>
          </w:p>
          <w:p w14:paraId="715F0F44" w14:textId="510C5EF0" w:rsidR="005647CC" w:rsidRPr="004C6C8C" w:rsidRDefault="005647CC" w:rsidP="00F85A49">
            <w:pPr>
              <w:pStyle w:val="NoSpacing"/>
              <w:jc w:val="center"/>
            </w:pPr>
            <w:r>
              <w:rPr>
                <w:lang w:eastAsia="zh-CN"/>
              </w:rPr>
              <w:t>0</w:t>
            </w:r>
            <w:r w:rsidRPr="004C6C8C">
              <w:rPr>
                <w:lang w:eastAsia="zh-CN"/>
              </w:rPr>
              <w:t>=Male</w:t>
            </w:r>
          </w:p>
          <w:p w14:paraId="66D99451" w14:textId="234FDDAC" w:rsidR="005647CC" w:rsidRPr="004C6C8C" w:rsidRDefault="005647CC" w:rsidP="00F85A49">
            <w:pPr>
              <w:pStyle w:val="NoSpacing"/>
              <w:jc w:val="center"/>
              <w:rPr>
                <w:lang w:eastAsia="zh-CN"/>
              </w:rPr>
            </w:pPr>
            <w:r>
              <w:rPr>
                <w:lang w:eastAsia="zh-CN"/>
              </w:rPr>
              <w:t>1</w:t>
            </w:r>
            <w:r w:rsidRPr="004C6C8C">
              <w:rPr>
                <w:lang w:eastAsia="zh-CN"/>
              </w:rPr>
              <w:t>=Female</w:t>
            </w:r>
          </w:p>
          <w:p w14:paraId="441BE7EE" w14:textId="77777777" w:rsidR="005647CC" w:rsidRPr="004C6C8C" w:rsidRDefault="005647CC" w:rsidP="00F85A49">
            <w:pPr>
              <w:pStyle w:val="NoSpacing"/>
              <w:jc w:val="center"/>
            </w:pPr>
            <w:r w:rsidRPr="004C6C8C">
              <w:rPr>
                <w:lang w:eastAsia="zh-CN"/>
              </w:rPr>
              <w:t>999=Prefer not to respond</w:t>
            </w:r>
          </w:p>
        </w:tc>
        <w:tc>
          <w:tcPr>
            <w:tcW w:w="1296" w:type="dxa"/>
          </w:tcPr>
          <w:p w14:paraId="13CEB239" w14:textId="77777777" w:rsidR="005647CC" w:rsidRPr="004C6C8C" w:rsidRDefault="005647CC" w:rsidP="00DD6731">
            <w:pPr>
              <w:pStyle w:val="NoSpacing"/>
              <w:jc w:val="center"/>
            </w:pPr>
            <w:r>
              <w:t>C4. Relationship to the head</w:t>
            </w:r>
          </w:p>
          <w:p w14:paraId="7B97FCDC" w14:textId="77777777" w:rsidR="005647CC" w:rsidRPr="004C6C8C" w:rsidRDefault="005647CC" w:rsidP="00DD6731">
            <w:pPr>
              <w:pStyle w:val="NoSpacing"/>
              <w:jc w:val="center"/>
            </w:pPr>
          </w:p>
          <w:p w14:paraId="58732A8C" w14:textId="10CC810E" w:rsidR="005647CC" w:rsidRDefault="005647CC" w:rsidP="00F85A49">
            <w:pPr>
              <w:pStyle w:val="NoSpacing"/>
              <w:jc w:val="center"/>
            </w:pPr>
            <w:r w:rsidRPr="00D3513D">
              <w:rPr>
                <w:i/>
              </w:rPr>
              <w:t>See code 101</w:t>
            </w:r>
          </w:p>
        </w:tc>
        <w:tc>
          <w:tcPr>
            <w:tcW w:w="1440" w:type="dxa"/>
          </w:tcPr>
          <w:p w14:paraId="7D9D5CA4" w14:textId="5ADA7B30" w:rsidR="005647CC" w:rsidRPr="004C6C8C" w:rsidRDefault="005647CC" w:rsidP="00F85A49">
            <w:pPr>
              <w:pStyle w:val="NoSpacing"/>
              <w:jc w:val="center"/>
            </w:pPr>
            <w:r>
              <w:t>C3. Age</w:t>
            </w:r>
          </w:p>
          <w:p w14:paraId="7E5ABE33" w14:textId="1FEE4E1E" w:rsidR="005647CC" w:rsidRDefault="005647CC" w:rsidP="00F85A49">
            <w:pPr>
              <w:pStyle w:val="NoSpacing"/>
              <w:jc w:val="center"/>
            </w:pPr>
            <w:r w:rsidRPr="00D3513D">
              <w:rPr>
                <w:i/>
              </w:rPr>
              <w:t xml:space="preserve">For children under 1 year, write 0. </w:t>
            </w:r>
          </w:p>
          <w:p w14:paraId="51B9DE07" w14:textId="77777777" w:rsidR="005647CC" w:rsidRDefault="005647CC" w:rsidP="00F85A49">
            <w:pPr>
              <w:pStyle w:val="NoSpacing"/>
              <w:jc w:val="center"/>
              <w:rPr>
                <w:i/>
              </w:rPr>
            </w:pPr>
            <w:r>
              <w:rPr>
                <w:i/>
              </w:rPr>
              <w:t>If age&lt;3, skip to next household member</w:t>
            </w:r>
          </w:p>
          <w:p w14:paraId="18F7EED9" w14:textId="467F3A5D" w:rsidR="005647CC" w:rsidRPr="00DD6731" w:rsidRDefault="005647CC" w:rsidP="00860585">
            <w:pPr>
              <w:pStyle w:val="NoSpacing"/>
              <w:jc w:val="center"/>
              <w:rPr>
                <w:i/>
              </w:rPr>
            </w:pPr>
            <w:r>
              <w:rPr>
                <w:i/>
              </w:rPr>
              <w:t xml:space="preserve">If </w:t>
            </w:r>
            <w:r w:rsidR="00860585">
              <w:rPr>
                <w:i/>
              </w:rPr>
              <w:t>unsure</w:t>
            </w:r>
            <w:r>
              <w:rPr>
                <w:i/>
              </w:rPr>
              <w:t xml:space="preserve">, </w:t>
            </w:r>
            <w:r w:rsidR="00860585">
              <w:rPr>
                <w:i/>
              </w:rPr>
              <w:t xml:space="preserve">enter 888 and </w:t>
            </w:r>
            <w:r>
              <w:rPr>
                <w:i/>
              </w:rPr>
              <w:t>ask C.5b</w:t>
            </w:r>
          </w:p>
        </w:tc>
        <w:tc>
          <w:tcPr>
            <w:tcW w:w="1710" w:type="dxa"/>
          </w:tcPr>
          <w:p w14:paraId="6C821EFC" w14:textId="229A0B5A" w:rsidR="005647CC" w:rsidRDefault="005D6A5B" w:rsidP="005647CC">
            <w:pPr>
              <w:pStyle w:val="NoSpacing"/>
              <w:jc w:val="center"/>
            </w:pPr>
            <w:r>
              <w:t xml:space="preserve">C.5b </w:t>
            </w:r>
            <w:r w:rsidR="005647CC">
              <w:t xml:space="preserve">About how old </w:t>
            </w:r>
            <w:proofErr w:type="gramStart"/>
            <w:r w:rsidR="005647CC">
              <w:t>are</w:t>
            </w:r>
            <w:proofErr w:type="gramEnd"/>
            <w:r w:rsidR="005647CC">
              <w:t xml:space="preserve"> you? </w:t>
            </w:r>
          </w:p>
          <w:p w14:paraId="3556777B" w14:textId="77777777" w:rsidR="005647CC" w:rsidRDefault="005647CC" w:rsidP="005647CC">
            <w:pPr>
              <w:pStyle w:val="NoSpacing"/>
              <w:jc w:val="center"/>
            </w:pPr>
            <w:r>
              <w:t>1=0-3</w:t>
            </w:r>
          </w:p>
          <w:p w14:paraId="51327B6E" w14:textId="77777777" w:rsidR="005647CC" w:rsidRDefault="005647CC" w:rsidP="005647CC">
            <w:pPr>
              <w:pStyle w:val="NoSpacing"/>
              <w:jc w:val="center"/>
            </w:pPr>
            <w:r>
              <w:t>2=4-12</w:t>
            </w:r>
          </w:p>
          <w:p w14:paraId="1ADD12E5" w14:textId="3561BD3F" w:rsidR="005647CC" w:rsidRDefault="005647CC" w:rsidP="005647CC">
            <w:pPr>
              <w:pStyle w:val="NoSpacing"/>
              <w:jc w:val="center"/>
            </w:pPr>
            <w:r>
              <w:t>3=13-17</w:t>
            </w:r>
          </w:p>
          <w:p w14:paraId="26E23ED8" w14:textId="547BAFA6" w:rsidR="005647CC" w:rsidRDefault="005647CC" w:rsidP="005647CC">
            <w:pPr>
              <w:pStyle w:val="NoSpacing"/>
              <w:jc w:val="center"/>
            </w:pPr>
            <w:r>
              <w:t>4=18-30</w:t>
            </w:r>
          </w:p>
          <w:p w14:paraId="01335A67" w14:textId="4A2DA4FF" w:rsidR="005647CC" w:rsidRDefault="005647CC" w:rsidP="005647CC">
            <w:pPr>
              <w:pStyle w:val="NoSpacing"/>
              <w:jc w:val="center"/>
            </w:pPr>
            <w:r>
              <w:t>5=31-40</w:t>
            </w:r>
          </w:p>
          <w:p w14:paraId="2217884A" w14:textId="5D2F2B67" w:rsidR="005647CC" w:rsidRDefault="005647CC" w:rsidP="00860585">
            <w:pPr>
              <w:pStyle w:val="NoSpacing"/>
              <w:jc w:val="center"/>
            </w:pPr>
            <w:r>
              <w:t>6=41-50</w:t>
            </w:r>
          </w:p>
          <w:p w14:paraId="30687DED" w14:textId="3DCF060A" w:rsidR="005647CC" w:rsidRDefault="005647CC" w:rsidP="00860585">
            <w:pPr>
              <w:pStyle w:val="NoSpacing"/>
              <w:jc w:val="center"/>
            </w:pPr>
            <w:r>
              <w:t>7=51-60</w:t>
            </w:r>
          </w:p>
          <w:p w14:paraId="28A133B3" w14:textId="2883D3E1" w:rsidR="005647CC" w:rsidRDefault="005647CC" w:rsidP="00860585">
            <w:pPr>
              <w:pStyle w:val="NoSpacing"/>
              <w:jc w:val="center"/>
            </w:pPr>
            <w:r>
              <w:t>8=60+</w:t>
            </w:r>
          </w:p>
        </w:tc>
        <w:tc>
          <w:tcPr>
            <w:tcW w:w="1152" w:type="dxa"/>
          </w:tcPr>
          <w:p w14:paraId="1103C7DE" w14:textId="67970B81" w:rsidR="005647CC" w:rsidRPr="004C6C8C" w:rsidRDefault="005647CC" w:rsidP="00F85A49">
            <w:pPr>
              <w:pStyle w:val="NoSpacing"/>
              <w:jc w:val="center"/>
            </w:pPr>
            <w:r>
              <w:t>C5.</w:t>
            </w:r>
          </w:p>
          <w:p w14:paraId="6D208CAA" w14:textId="13041D8C" w:rsidR="005647CC" w:rsidRPr="004C6C8C" w:rsidRDefault="005647CC" w:rsidP="00DD6731">
            <w:pPr>
              <w:pStyle w:val="NoSpacing"/>
              <w:jc w:val="center"/>
            </w:pPr>
            <w:r>
              <w:t>Highest level of education completed</w:t>
            </w:r>
          </w:p>
          <w:p w14:paraId="14C1488D" w14:textId="77777777" w:rsidR="005647CC" w:rsidRPr="00D3513D" w:rsidRDefault="005647CC" w:rsidP="00F85A49">
            <w:pPr>
              <w:pStyle w:val="NoSpacing"/>
              <w:jc w:val="center"/>
              <w:rPr>
                <w:i/>
              </w:rPr>
            </w:pPr>
            <w:r w:rsidRPr="00D3513D">
              <w:rPr>
                <w:i/>
              </w:rPr>
              <w:t>See code 102</w:t>
            </w:r>
          </w:p>
        </w:tc>
        <w:tc>
          <w:tcPr>
            <w:tcW w:w="1800" w:type="dxa"/>
          </w:tcPr>
          <w:p w14:paraId="56090730" w14:textId="2A501DD4" w:rsidR="005647CC" w:rsidRPr="004C6C8C" w:rsidRDefault="005647CC" w:rsidP="00F85A49">
            <w:pPr>
              <w:pStyle w:val="NoSpacing"/>
              <w:jc w:val="center"/>
            </w:pPr>
            <w:r>
              <w:t xml:space="preserve">C6. </w:t>
            </w:r>
          </w:p>
          <w:p w14:paraId="33659E98" w14:textId="77777777" w:rsidR="005647CC" w:rsidRPr="004C6C8C" w:rsidRDefault="005647CC" w:rsidP="00F85A49">
            <w:pPr>
              <w:pStyle w:val="NoSpacing"/>
              <w:jc w:val="center"/>
            </w:pPr>
            <w:r w:rsidRPr="004C6C8C">
              <w:t>Currently enrolled in school?</w:t>
            </w:r>
          </w:p>
          <w:p w14:paraId="5C82051C" w14:textId="77777777" w:rsidR="005647CC" w:rsidRPr="004C6C8C" w:rsidRDefault="005647CC" w:rsidP="00F85A49">
            <w:pPr>
              <w:pStyle w:val="NoSpacing"/>
              <w:jc w:val="center"/>
            </w:pPr>
            <w:r w:rsidRPr="004C6C8C">
              <w:t>0=No</w:t>
            </w:r>
          </w:p>
          <w:p w14:paraId="030ADF7D" w14:textId="77777777" w:rsidR="005647CC" w:rsidRPr="004C6C8C" w:rsidRDefault="005647CC" w:rsidP="00F85A49">
            <w:pPr>
              <w:pStyle w:val="NoSpacing"/>
              <w:jc w:val="center"/>
            </w:pPr>
            <w:r w:rsidRPr="004C6C8C">
              <w:t>1=Yes</w:t>
            </w:r>
          </w:p>
          <w:p w14:paraId="532C697E" w14:textId="04E39823" w:rsidR="005647CC" w:rsidRPr="00D3513D" w:rsidRDefault="005647CC" w:rsidP="00F85A49">
            <w:pPr>
              <w:pStyle w:val="NoSpacing"/>
              <w:jc w:val="center"/>
              <w:rPr>
                <w:i/>
              </w:rPr>
            </w:pPr>
            <w:r>
              <w:rPr>
                <w:i/>
              </w:rPr>
              <w:t>If 1, skip to next household member</w:t>
            </w:r>
          </w:p>
        </w:tc>
        <w:tc>
          <w:tcPr>
            <w:tcW w:w="1530" w:type="dxa"/>
          </w:tcPr>
          <w:p w14:paraId="69D7F19F" w14:textId="5E9520CF" w:rsidR="005647CC" w:rsidRPr="004C6C8C" w:rsidRDefault="005647CC" w:rsidP="00F85A49">
            <w:pPr>
              <w:pStyle w:val="NoSpacing"/>
              <w:jc w:val="center"/>
            </w:pPr>
            <w:r>
              <w:t xml:space="preserve">C7. </w:t>
            </w:r>
          </w:p>
          <w:p w14:paraId="1C5D525B" w14:textId="77777777" w:rsidR="005647CC" w:rsidRPr="004C6C8C" w:rsidRDefault="005647CC" w:rsidP="00F85A49">
            <w:pPr>
              <w:pStyle w:val="NoSpacing"/>
              <w:jc w:val="center"/>
            </w:pPr>
            <w:r w:rsidRPr="004C6C8C">
              <w:t>Why is the respondent not currently in school?</w:t>
            </w:r>
          </w:p>
          <w:p w14:paraId="432D2E9F" w14:textId="77777777" w:rsidR="005647CC" w:rsidRPr="00D3513D" w:rsidRDefault="005647CC" w:rsidP="00F85A49">
            <w:pPr>
              <w:pStyle w:val="NoSpacing"/>
              <w:jc w:val="center"/>
              <w:rPr>
                <w:i/>
              </w:rPr>
            </w:pPr>
            <w:r w:rsidRPr="00D3513D">
              <w:rPr>
                <w:i/>
              </w:rPr>
              <w:t>See code 103</w:t>
            </w:r>
          </w:p>
          <w:p w14:paraId="37626121" w14:textId="77777777" w:rsidR="005647CC" w:rsidRPr="00D3513D" w:rsidRDefault="005647CC" w:rsidP="00F85A49">
            <w:pPr>
              <w:pStyle w:val="NoSpacing"/>
              <w:jc w:val="center"/>
              <w:rPr>
                <w:i/>
              </w:rPr>
            </w:pPr>
            <w:r w:rsidRPr="00D3513D">
              <w:rPr>
                <w:i/>
              </w:rPr>
              <w:t>Probe and code, select all that apply</w:t>
            </w:r>
          </w:p>
          <w:p w14:paraId="543500E2" w14:textId="7823B2A4" w:rsidR="005647CC" w:rsidRPr="00D3513D" w:rsidRDefault="005647CC" w:rsidP="00DD6731">
            <w:pPr>
              <w:pStyle w:val="NoSpacing"/>
              <w:rPr>
                <w:i/>
              </w:rPr>
            </w:pPr>
          </w:p>
        </w:tc>
      </w:tr>
      <w:tr w:rsidR="005647CC" w:rsidRPr="004C6C8C" w14:paraId="4C624B23" w14:textId="77777777" w:rsidTr="006641A7">
        <w:trPr>
          <w:trHeight w:val="20"/>
          <w:jc w:val="center"/>
        </w:trPr>
        <w:tc>
          <w:tcPr>
            <w:tcW w:w="715" w:type="dxa"/>
          </w:tcPr>
          <w:p w14:paraId="2C0126EB" w14:textId="2E2AA752" w:rsidR="005647CC" w:rsidRPr="004C6C8C" w:rsidRDefault="005647CC" w:rsidP="00F85A49">
            <w:pPr>
              <w:pStyle w:val="NoSpacing"/>
              <w:jc w:val="center"/>
            </w:pPr>
          </w:p>
        </w:tc>
        <w:tc>
          <w:tcPr>
            <w:tcW w:w="2448" w:type="dxa"/>
          </w:tcPr>
          <w:p w14:paraId="433ED23F" w14:textId="3CF92276" w:rsidR="005647CC" w:rsidRPr="004C6C8C" w:rsidRDefault="005647CC" w:rsidP="00F85A49">
            <w:pPr>
              <w:pStyle w:val="NoSpacing"/>
              <w:jc w:val="center"/>
            </w:pPr>
            <w:proofErr w:type="spellStart"/>
            <w:r>
              <w:t>Mem</w:t>
            </w:r>
            <w:proofErr w:type="spellEnd"/>
          </w:p>
        </w:tc>
        <w:tc>
          <w:tcPr>
            <w:tcW w:w="1316" w:type="dxa"/>
          </w:tcPr>
          <w:p w14:paraId="5C14A2A9" w14:textId="22BB8C3A" w:rsidR="005647CC" w:rsidRPr="004C6C8C" w:rsidRDefault="005647CC" w:rsidP="00F85A49">
            <w:pPr>
              <w:pStyle w:val="NoSpacing"/>
              <w:jc w:val="center"/>
            </w:pPr>
            <w:r>
              <w:t>Gender</w:t>
            </w:r>
          </w:p>
        </w:tc>
        <w:tc>
          <w:tcPr>
            <w:tcW w:w="1296" w:type="dxa"/>
          </w:tcPr>
          <w:p w14:paraId="4AF89B75" w14:textId="635C50ED" w:rsidR="005647CC" w:rsidRPr="004C6C8C" w:rsidRDefault="005647CC" w:rsidP="00F85A49">
            <w:pPr>
              <w:pStyle w:val="NoSpacing"/>
              <w:jc w:val="center"/>
            </w:pPr>
            <w:r>
              <w:t>Relationship</w:t>
            </w:r>
          </w:p>
        </w:tc>
        <w:tc>
          <w:tcPr>
            <w:tcW w:w="1440" w:type="dxa"/>
          </w:tcPr>
          <w:p w14:paraId="1EB11D31" w14:textId="1B1DCBE8" w:rsidR="005647CC" w:rsidRPr="004C6C8C" w:rsidRDefault="005647CC" w:rsidP="00F85A49">
            <w:pPr>
              <w:pStyle w:val="NoSpacing"/>
              <w:jc w:val="center"/>
            </w:pPr>
            <w:r>
              <w:t>Age</w:t>
            </w:r>
          </w:p>
        </w:tc>
        <w:tc>
          <w:tcPr>
            <w:tcW w:w="1710" w:type="dxa"/>
          </w:tcPr>
          <w:p w14:paraId="4E6C6A74" w14:textId="77777777" w:rsidR="005647CC" w:rsidRDefault="005647CC" w:rsidP="00F85A49">
            <w:pPr>
              <w:pStyle w:val="NoSpacing"/>
              <w:jc w:val="center"/>
            </w:pPr>
          </w:p>
        </w:tc>
        <w:tc>
          <w:tcPr>
            <w:tcW w:w="1152" w:type="dxa"/>
          </w:tcPr>
          <w:p w14:paraId="6985B8F2" w14:textId="4B4919B7" w:rsidR="005647CC" w:rsidRPr="004C6C8C" w:rsidRDefault="005647CC" w:rsidP="00F85A49">
            <w:pPr>
              <w:pStyle w:val="NoSpacing"/>
              <w:jc w:val="center"/>
            </w:pPr>
            <w:r>
              <w:t>Ed</w:t>
            </w:r>
          </w:p>
        </w:tc>
        <w:tc>
          <w:tcPr>
            <w:tcW w:w="1800" w:type="dxa"/>
          </w:tcPr>
          <w:p w14:paraId="4A150B2F" w14:textId="0392531E" w:rsidR="005647CC" w:rsidRPr="004C6C8C" w:rsidRDefault="005647CC" w:rsidP="00F85A49">
            <w:pPr>
              <w:pStyle w:val="NoSpacing"/>
              <w:jc w:val="center"/>
            </w:pPr>
            <w:r>
              <w:t>School</w:t>
            </w:r>
          </w:p>
        </w:tc>
        <w:tc>
          <w:tcPr>
            <w:tcW w:w="1530" w:type="dxa"/>
          </w:tcPr>
          <w:p w14:paraId="245AD9CD" w14:textId="1F8B5D0C" w:rsidR="005647CC" w:rsidRPr="004C6C8C" w:rsidRDefault="005647CC" w:rsidP="00F85A49">
            <w:pPr>
              <w:pStyle w:val="NoSpacing"/>
              <w:jc w:val="center"/>
            </w:pPr>
            <w:proofErr w:type="spellStart"/>
            <w:proofErr w:type="gramStart"/>
            <w:r>
              <w:t>noschool</w:t>
            </w:r>
            <w:proofErr w:type="spellEnd"/>
            <w:proofErr w:type="gramEnd"/>
          </w:p>
        </w:tc>
      </w:tr>
      <w:tr w:rsidR="005647CC" w:rsidRPr="004C6C8C" w14:paraId="50BF87EB" w14:textId="77777777" w:rsidTr="006641A7">
        <w:trPr>
          <w:trHeight w:val="20"/>
          <w:jc w:val="center"/>
        </w:trPr>
        <w:tc>
          <w:tcPr>
            <w:tcW w:w="715" w:type="dxa"/>
          </w:tcPr>
          <w:p w14:paraId="71E96A5C" w14:textId="77777777" w:rsidR="005647CC" w:rsidRPr="004C6C8C" w:rsidRDefault="005647CC" w:rsidP="00F85A49">
            <w:pPr>
              <w:pStyle w:val="NoSpacing"/>
              <w:jc w:val="center"/>
            </w:pPr>
            <w:r w:rsidRPr="004C6C8C">
              <w:t>1</w:t>
            </w:r>
          </w:p>
        </w:tc>
        <w:tc>
          <w:tcPr>
            <w:tcW w:w="2448" w:type="dxa"/>
          </w:tcPr>
          <w:p w14:paraId="22A233CD" w14:textId="77777777" w:rsidR="005647CC" w:rsidRPr="004C6C8C" w:rsidRDefault="005647CC" w:rsidP="00F85A49">
            <w:pPr>
              <w:pStyle w:val="NoSpacing"/>
              <w:jc w:val="center"/>
            </w:pPr>
          </w:p>
        </w:tc>
        <w:tc>
          <w:tcPr>
            <w:tcW w:w="1316" w:type="dxa"/>
          </w:tcPr>
          <w:p w14:paraId="43A9F3FF" w14:textId="77777777" w:rsidR="005647CC" w:rsidRPr="004C6C8C" w:rsidRDefault="005647CC" w:rsidP="00F85A49">
            <w:pPr>
              <w:pStyle w:val="NoSpacing"/>
              <w:jc w:val="center"/>
            </w:pPr>
          </w:p>
        </w:tc>
        <w:tc>
          <w:tcPr>
            <w:tcW w:w="1296" w:type="dxa"/>
          </w:tcPr>
          <w:p w14:paraId="04281075" w14:textId="77777777" w:rsidR="005647CC" w:rsidRPr="004C6C8C" w:rsidRDefault="005647CC" w:rsidP="00F85A49">
            <w:pPr>
              <w:pStyle w:val="NoSpacing"/>
              <w:jc w:val="center"/>
            </w:pPr>
          </w:p>
        </w:tc>
        <w:tc>
          <w:tcPr>
            <w:tcW w:w="1440" w:type="dxa"/>
          </w:tcPr>
          <w:p w14:paraId="6A026423" w14:textId="586B4AD7" w:rsidR="005647CC" w:rsidRPr="004C6C8C" w:rsidRDefault="005647CC" w:rsidP="00F85A49">
            <w:pPr>
              <w:pStyle w:val="NoSpacing"/>
              <w:jc w:val="center"/>
            </w:pPr>
          </w:p>
        </w:tc>
        <w:tc>
          <w:tcPr>
            <w:tcW w:w="1710" w:type="dxa"/>
          </w:tcPr>
          <w:p w14:paraId="2811582C" w14:textId="77777777" w:rsidR="005647CC" w:rsidRPr="004C6C8C" w:rsidRDefault="005647CC" w:rsidP="00F85A49">
            <w:pPr>
              <w:pStyle w:val="NoSpacing"/>
              <w:jc w:val="center"/>
            </w:pPr>
          </w:p>
        </w:tc>
        <w:tc>
          <w:tcPr>
            <w:tcW w:w="1152" w:type="dxa"/>
          </w:tcPr>
          <w:p w14:paraId="3EC2352F" w14:textId="303CD057" w:rsidR="005647CC" w:rsidRPr="004C6C8C" w:rsidRDefault="005647CC" w:rsidP="00F85A49">
            <w:pPr>
              <w:pStyle w:val="NoSpacing"/>
              <w:jc w:val="center"/>
            </w:pPr>
          </w:p>
        </w:tc>
        <w:tc>
          <w:tcPr>
            <w:tcW w:w="1800" w:type="dxa"/>
          </w:tcPr>
          <w:p w14:paraId="3B7F3367" w14:textId="77777777" w:rsidR="005647CC" w:rsidRPr="004C6C8C" w:rsidRDefault="005647CC" w:rsidP="00F85A49">
            <w:pPr>
              <w:pStyle w:val="NoSpacing"/>
              <w:jc w:val="center"/>
            </w:pPr>
          </w:p>
        </w:tc>
        <w:tc>
          <w:tcPr>
            <w:tcW w:w="1530" w:type="dxa"/>
          </w:tcPr>
          <w:p w14:paraId="19E3BC67" w14:textId="77777777" w:rsidR="005647CC" w:rsidRPr="004C6C8C" w:rsidRDefault="005647CC" w:rsidP="00F85A49">
            <w:pPr>
              <w:pStyle w:val="NoSpacing"/>
              <w:jc w:val="center"/>
            </w:pPr>
          </w:p>
        </w:tc>
      </w:tr>
      <w:tr w:rsidR="005647CC" w:rsidRPr="004C6C8C" w14:paraId="7ACB3947" w14:textId="77777777" w:rsidTr="006641A7">
        <w:trPr>
          <w:trHeight w:val="20"/>
          <w:jc w:val="center"/>
        </w:trPr>
        <w:tc>
          <w:tcPr>
            <w:tcW w:w="715" w:type="dxa"/>
          </w:tcPr>
          <w:p w14:paraId="5ECE2DAB" w14:textId="77777777" w:rsidR="005647CC" w:rsidRPr="004C6C8C" w:rsidRDefault="005647CC" w:rsidP="00F85A49">
            <w:pPr>
              <w:pStyle w:val="NoSpacing"/>
              <w:jc w:val="center"/>
            </w:pPr>
            <w:r w:rsidRPr="004C6C8C">
              <w:t>2</w:t>
            </w:r>
          </w:p>
        </w:tc>
        <w:tc>
          <w:tcPr>
            <w:tcW w:w="2448" w:type="dxa"/>
          </w:tcPr>
          <w:p w14:paraId="26BAD728" w14:textId="77777777" w:rsidR="005647CC" w:rsidRPr="004C6C8C" w:rsidRDefault="005647CC" w:rsidP="00F85A49">
            <w:pPr>
              <w:pStyle w:val="NoSpacing"/>
              <w:jc w:val="center"/>
            </w:pPr>
          </w:p>
        </w:tc>
        <w:tc>
          <w:tcPr>
            <w:tcW w:w="1316" w:type="dxa"/>
          </w:tcPr>
          <w:p w14:paraId="68DCF1CB" w14:textId="77777777" w:rsidR="005647CC" w:rsidRPr="004C6C8C" w:rsidRDefault="005647CC" w:rsidP="00F85A49">
            <w:pPr>
              <w:pStyle w:val="NoSpacing"/>
              <w:jc w:val="center"/>
            </w:pPr>
          </w:p>
        </w:tc>
        <w:tc>
          <w:tcPr>
            <w:tcW w:w="1296" w:type="dxa"/>
          </w:tcPr>
          <w:p w14:paraId="36490F7B" w14:textId="77777777" w:rsidR="005647CC" w:rsidRPr="004C6C8C" w:rsidRDefault="005647CC" w:rsidP="00F85A49">
            <w:pPr>
              <w:pStyle w:val="NoSpacing"/>
              <w:jc w:val="center"/>
            </w:pPr>
          </w:p>
        </w:tc>
        <w:tc>
          <w:tcPr>
            <w:tcW w:w="1440" w:type="dxa"/>
          </w:tcPr>
          <w:p w14:paraId="7F34F7E5" w14:textId="025183F6" w:rsidR="005647CC" w:rsidRPr="004C6C8C" w:rsidRDefault="005647CC" w:rsidP="00F85A49">
            <w:pPr>
              <w:pStyle w:val="NoSpacing"/>
              <w:jc w:val="center"/>
            </w:pPr>
          </w:p>
        </w:tc>
        <w:tc>
          <w:tcPr>
            <w:tcW w:w="1710" w:type="dxa"/>
          </w:tcPr>
          <w:p w14:paraId="3DB2CB2E" w14:textId="77777777" w:rsidR="005647CC" w:rsidRPr="004C6C8C" w:rsidRDefault="005647CC" w:rsidP="00F85A49">
            <w:pPr>
              <w:pStyle w:val="NoSpacing"/>
              <w:jc w:val="center"/>
            </w:pPr>
          </w:p>
        </w:tc>
        <w:tc>
          <w:tcPr>
            <w:tcW w:w="1152" w:type="dxa"/>
          </w:tcPr>
          <w:p w14:paraId="46AAA033" w14:textId="3C705D29" w:rsidR="005647CC" w:rsidRPr="004C6C8C" w:rsidRDefault="005647CC" w:rsidP="00F85A49">
            <w:pPr>
              <w:pStyle w:val="NoSpacing"/>
              <w:jc w:val="center"/>
            </w:pPr>
          </w:p>
        </w:tc>
        <w:tc>
          <w:tcPr>
            <w:tcW w:w="1800" w:type="dxa"/>
          </w:tcPr>
          <w:p w14:paraId="1AD08D83" w14:textId="77777777" w:rsidR="005647CC" w:rsidRPr="004C6C8C" w:rsidRDefault="005647CC" w:rsidP="00F85A49">
            <w:pPr>
              <w:pStyle w:val="NoSpacing"/>
              <w:jc w:val="center"/>
            </w:pPr>
          </w:p>
        </w:tc>
        <w:tc>
          <w:tcPr>
            <w:tcW w:w="1530" w:type="dxa"/>
          </w:tcPr>
          <w:p w14:paraId="4DD18AEB" w14:textId="77777777" w:rsidR="005647CC" w:rsidRPr="004C6C8C" w:rsidRDefault="005647CC" w:rsidP="00F85A49">
            <w:pPr>
              <w:pStyle w:val="NoSpacing"/>
              <w:jc w:val="center"/>
            </w:pPr>
          </w:p>
        </w:tc>
      </w:tr>
      <w:tr w:rsidR="005647CC" w:rsidRPr="004C6C8C" w14:paraId="1FF84B5D" w14:textId="77777777" w:rsidTr="006641A7">
        <w:trPr>
          <w:trHeight w:val="20"/>
          <w:jc w:val="center"/>
        </w:trPr>
        <w:tc>
          <w:tcPr>
            <w:tcW w:w="715" w:type="dxa"/>
          </w:tcPr>
          <w:p w14:paraId="616145D0" w14:textId="77777777" w:rsidR="005647CC" w:rsidRPr="004C6C8C" w:rsidRDefault="005647CC" w:rsidP="00F85A49">
            <w:pPr>
              <w:pStyle w:val="NoSpacing"/>
              <w:jc w:val="center"/>
            </w:pPr>
            <w:r w:rsidRPr="004C6C8C">
              <w:t>3</w:t>
            </w:r>
          </w:p>
        </w:tc>
        <w:tc>
          <w:tcPr>
            <w:tcW w:w="2448" w:type="dxa"/>
          </w:tcPr>
          <w:p w14:paraId="6BC0217D" w14:textId="77777777" w:rsidR="005647CC" w:rsidRPr="004C6C8C" w:rsidRDefault="005647CC" w:rsidP="00F85A49">
            <w:pPr>
              <w:pStyle w:val="NoSpacing"/>
              <w:jc w:val="center"/>
            </w:pPr>
          </w:p>
        </w:tc>
        <w:tc>
          <w:tcPr>
            <w:tcW w:w="1316" w:type="dxa"/>
          </w:tcPr>
          <w:p w14:paraId="44D1ABF3" w14:textId="77777777" w:rsidR="005647CC" w:rsidRPr="004C6C8C" w:rsidRDefault="005647CC" w:rsidP="00F85A49">
            <w:pPr>
              <w:pStyle w:val="NoSpacing"/>
              <w:jc w:val="center"/>
            </w:pPr>
          </w:p>
        </w:tc>
        <w:tc>
          <w:tcPr>
            <w:tcW w:w="1296" w:type="dxa"/>
          </w:tcPr>
          <w:p w14:paraId="5A251AC8" w14:textId="77777777" w:rsidR="005647CC" w:rsidRPr="004C6C8C" w:rsidRDefault="005647CC" w:rsidP="00F85A49">
            <w:pPr>
              <w:pStyle w:val="NoSpacing"/>
              <w:jc w:val="center"/>
            </w:pPr>
          </w:p>
        </w:tc>
        <w:tc>
          <w:tcPr>
            <w:tcW w:w="1440" w:type="dxa"/>
          </w:tcPr>
          <w:p w14:paraId="3ABE66B7" w14:textId="14E933C6" w:rsidR="005647CC" w:rsidRPr="004C6C8C" w:rsidRDefault="005647CC" w:rsidP="00F85A49">
            <w:pPr>
              <w:pStyle w:val="NoSpacing"/>
              <w:jc w:val="center"/>
            </w:pPr>
          </w:p>
        </w:tc>
        <w:tc>
          <w:tcPr>
            <w:tcW w:w="1710" w:type="dxa"/>
          </w:tcPr>
          <w:p w14:paraId="46943274" w14:textId="77777777" w:rsidR="005647CC" w:rsidRPr="004C6C8C" w:rsidRDefault="005647CC" w:rsidP="00F85A49">
            <w:pPr>
              <w:pStyle w:val="NoSpacing"/>
              <w:jc w:val="center"/>
            </w:pPr>
          </w:p>
        </w:tc>
        <w:tc>
          <w:tcPr>
            <w:tcW w:w="1152" w:type="dxa"/>
          </w:tcPr>
          <w:p w14:paraId="3B13602E" w14:textId="0F298306" w:rsidR="005647CC" w:rsidRPr="004C6C8C" w:rsidRDefault="005647CC" w:rsidP="00F85A49">
            <w:pPr>
              <w:pStyle w:val="NoSpacing"/>
              <w:jc w:val="center"/>
            </w:pPr>
          </w:p>
        </w:tc>
        <w:tc>
          <w:tcPr>
            <w:tcW w:w="1800" w:type="dxa"/>
          </w:tcPr>
          <w:p w14:paraId="715DA4EB" w14:textId="77777777" w:rsidR="005647CC" w:rsidRPr="004C6C8C" w:rsidRDefault="005647CC" w:rsidP="00F85A49">
            <w:pPr>
              <w:pStyle w:val="NoSpacing"/>
              <w:jc w:val="center"/>
            </w:pPr>
          </w:p>
        </w:tc>
        <w:tc>
          <w:tcPr>
            <w:tcW w:w="1530" w:type="dxa"/>
          </w:tcPr>
          <w:p w14:paraId="308CADE7" w14:textId="77777777" w:rsidR="005647CC" w:rsidRPr="004C6C8C" w:rsidRDefault="005647CC" w:rsidP="00F85A49">
            <w:pPr>
              <w:pStyle w:val="NoSpacing"/>
              <w:jc w:val="center"/>
            </w:pPr>
          </w:p>
        </w:tc>
      </w:tr>
      <w:tr w:rsidR="005647CC" w:rsidRPr="004C6C8C" w14:paraId="66F3D164" w14:textId="77777777" w:rsidTr="006641A7">
        <w:trPr>
          <w:trHeight w:val="20"/>
          <w:jc w:val="center"/>
        </w:trPr>
        <w:tc>
          <w:tcPr>
            <w:tcW w:w="715" w:type="dxa"/>
          </w:tcPr>
          <w:p w14:paraId="136FFD77" w14:textId="77777777" w:rsidR="005647CC" w:rsidRPr="004C6C8C" w:rsidRDefault="005647CC" w:rsidP="00F85A49">
            <w:pPr>
              <w:pStyle w:val="NoSpacing"/>
              <w:jc w:val="center"/>
            </w:pPr>
            <w:r w:rsidRPr="004C6C8C">
              <w:t>4</w:t>
            </w:r>
          </w:p>
        </w:tc>
        <w:tc>
          <w:tcPr>
            <w:tcW w:w="2448" w:type="dxa"/>
          </w:tcPr>
          <w:p w14:paraId="4A5B6711" w14:textId="77777777" w:rsidR="005647CC" w:rsidRPr="004C6C8C" w:rsidRDefault="005647CC" w:rsidP="00F85A49">
            <w:pPr>
              <w:pStyle w:val="NoSpacing"/>
              <w:jc w:val="center"/>
            </w:pPr>
          </w:p>
        </w:tc>
        <w:tc>
          <w:tcPr>
            <w:tcW w:w="1316" w:type="dxa"/>
          </w:tcPr>
          <w:p w14:paraId="2F8DD0CB" w14:textId="77777777" w:rsidR="005647CC" w:rsidRPr="004C6C8C" w:rsidRDefault="005647CC" w:rsidP="00F85A49">
            <w:pPr>
              <w:pStyle w:val="NoSpacing"/>
              <w:jc w:val="center"/>
            </w:pPr>
          </w:p>
        </w:tc>
        <w:tc>
          <w:tcPr>
            <w:tcW w:w="1296" w:type="dxa"/>
          </w:tcPr>
          <w:p w14:paraId="690D6CB3" w14:textId="77777777" w:rsidR="005647CC" w:rsidRPr="004C6C8C" w:rsidRDefault="005647CC" w:rsidP="00F85A49">
            <w:pPr>
              <w:pStyle w:val="NoSpacing"/>
              <w:jc w:val="center"/>
            </w:pPr>
          </w:p>
        </w:tc>
        <w:tc>
          <w:tcPr>
            <w:tcW w:w="1440" w:type="dxa"/>
          </w:tcPr>
          <w:p w14:paraId="6E8FB883" w14:textId="6906BAB2" w:rsidR="005647CC" w:rsidRPr="004C6C8C" w:rsidRDefault="005647CC" w:rsidP="00F85A49">
            <w:pPr>
              <w:pStyle w:val="NoSpacing"/>
              <w:jc w:val="center"/>
            </w:pPr>
          </w:p>
        </w:tc>
        <w:tc>
          <w:tcPr>
            <w:tcW w:w="1710" w:type="dxa"/>
          </w:tcPr>
          <w:p w14:paraId="140CB629" w14:textId="77777777" w:rsidR="005647CC" w:rsidRPr="004C6C8C" w:rsidRDefault="005647CC" w:rsidP="00F85A49">
            <w:pPr>
              <w:pStyle w:val="NoSpacing"/>
              <w:jc w:val="center"/>
            </w:pPr>
          </w:p>
        </w:tc>
        <w:tc>
          <w:tcPr>
            <w:tcW w:w="1152" w:type="dxa"/>
          </w:tcPr>
          <w:p w14:paraId="7BA48037" w14:textId="3E606B9A" w:rsidR="005647CC" w:rsidRPr="004C6C8C" w:rsidRDefault="005647CC" w:rsidP="00F85A49">
            <w:pPr>
              <w:pStyle w:val="NoSpacing"/>
              <w:jc w:val="center"/>
            </w:pPr>
          </w:p>
        </w:tc>
        <w:tc>
          <w:tcPr>
            <w:tcW w:w="1800" w:type="dxa"/>
          </w:tcPr>
          <w:p w14:paraId="70D7C898" w14:textId="77777777" w:rsidR="005647CC" w:rsidRPr="004C6C8C" w:rsidRDefault="005647CC" w:rsidP="00F85A49">
            <w:pPr>
              <w:pStyle w:val="NoSpacing"/>
              <w:jc w:val="center"/>
            </w:pPr>
          </w:p>
        </w:tc>
        <w:tc>
          <w:tcPr>
            <w:tcW w:w="1530" w:type="dxa"/>
          </w:tcPr>
          <w:p w14:paraId="213770EC" w14:textId="77777777" w:rsidR="005647CC" w:rsidRPr="004C6C8C" w:rsidRDefault="005647CC" w:rsidP="00F85A49">
            <w:pPr>
              <w:pStyle w:val="NoSpacing"/>
              <w:jc w:val="center"/>
            </w:pPr>
          </w:p>
        </w:tc>
      </w:tr>
      <w:tr w:rsidR="005647CC" w:rsidRPr="004C6C8C" w14:paraId="2B2242BC" w14:textId="77777777" w:rsidTr="006641A7">
        <w:trPr>
          <w:trHeight w:val="20"/>
          <w:jc w:val="center"/>
        </w:trPr>
        <w:tc>
          <w:tcPr>
            <w:tcW w:w="715" w:type="dxa"/>
          </w:tcPr>
          <w:p w14:paraId="32B4EA5B" w14:textId="77777777" w:rsidR="005647CC" w:rsidRPr="004C6C8C" w:rsidRDefault="005647CC" w:rsidP="00F85A49">
            <w:pPr>
              <w:pStyle w:val="NoSpacing"/>
              <w:jc w:val="center"/>
            </w:pPr>
            <w:r w:rsidRPr="004C6C8C">
              <w:t>5</w:t>
            </w:r>
          </w:p>
        </w:tc>
        <w:tc>
          <w:tcPr>
            <w:tcW w:w="2448" w:type="dxa"/>
          </w:tcPr>
          <w:p w14:paraId="618F76A7" w14:textId="77777777" w:rsidR="005647CC" w:rsidRPr="004C6C8C" w:rsidRDefault="005647CC" w:rsidP="00F85A49">
            <w:pPr>
              <w:pStyle w:val="NoSpacing"/>
              <w:jc w:val="center"/>
            </w:pPr>
          </w:p>
        </w:tc>
        <w:tc>
          <w:tcPr>
            <w:tcW w:w="1316" w:type="dxa"/>
          </w:tcPr>
          <w:p w14:paraId="57C7DD74" w14:textId="77777777" w:rsidR="005647CC" w:rsidRPr="004C6C8C" w:rsidRDefault="005647CC" w:rsidP="00F85A49">
            <w:pPr>
              <w:pStyle w:val="NoSpacing"/>
              <w:jc w:val="center"/>
            </w:pPr>
          </w:p>
        </w:tc>
        <w:tc>
          <w:tcPr>
            <w:tcW w:w="1296" w:type="dxa"/>
          </w:tcPr>
          <w:p w14:paraId="5733FDFD" w14:textId="77777777" w:rsidR="005647CC" w:rsidRPr="004C6C8C" w:rsidRDefault="005647CC" w:rsidP="00F85A49">
            <w:pPr>
              <w:pStyle w:val="NoSpacing"/>
              <w:jc w:val="center"/>
            </w:pPr>
          </w:p>
        </w:tc>
        <w:tc>
          <w:tcPr>
            <w:tcW w:w="1440" w:type="dxa"/>
          </w:tcPr>
          <w:p w14:paraId="29877D7D" w14:textId="0F7D3F0A" w:rsidR="005647CC" w:rsidRPr="004C6C8C" w:rsidRDefault="005647CC" w:rsidP="00F85A49">
            <w:pPr>
              <w:pStyle w:val="NoSpacing"/>
              <w:jc w:val="center"/>
            </w:pPr>
          </w:p>
        </w:tc>
        <w:tc>
          <w:tcPr>
            <w:tcW w:w="1710" w:type="dxa"/>
          </w:tcPr>
          <w:p w14:paraId="26F7D0B6" w14:textId="77777777" w:rsidR="005647CC" w:rsidRPr="004C6C8C" w:rsidRDefault="005647CC" w:rsidP="00F85A49">
            <w:pPr>
              <w:pStyle w:val="NoSpacing"/>
              <w:jc w:val="center"/>
            </w:pPr>
          </w:p>
        </w:tc>
        <w:tc>
          <w:tcPr>
            <w:tcW w:w="1152" w:type="dxa"/>
          </w:tcPr>
          <w:p w14:paraId="092CE7E3" w14:textId="46B4F3BF" w:rsidR="005647CC" w:rsidRPr="004C6C8C" w:rsidRDefault="005647CC" w:rsidP="00F85A49">
            <w:pPr>
              <w:pStyle w:val="NoSpacing"/>
              <w:jc w:val="center"/>
            </w:pPr>
          </w:p>
        </w:tc>
        <w:tc>
          <w:tcPr>
            <w:tcW w:w="1800" w:type="dxa"/>
          </w:tcPr>
          <w:p w14:paraId="1AC8983A" w14:textId="77777777" w:rsidR="005647CC" w:rsidRPr="004C6C8C" w:rsidRDefault="005647CC" w:rsidP="00F85A49">
            <w:pPr>
              <w:pStyle w:val="NoSpacing"/>
              <w:jc w:val="center"/>
            </w:pPr>
          </w:p>
        </w:tc>
        <w:tc>
          <w:tcPr>
            <w:tcW w:w="1530" w:type="dxa"/>
          </w:tcPr>
          <w:p w14:paraId="1C84BBB8" w14:textId="77777777" w:rsidR="005647CC" w:rsidRPr="004C6C8C" w:rsidRDefault="005647CC" w:rsidP="00F85A49">
            <w:pPr>
              <w:pStyle w:val="NoSpacing"/>
              <w:jc w:val="center"/>
            </w:pPr>
          </w:p>
        </w:tc>
      </w:tr>
      <w:tr w:rsidR="005647CC" w:rsidRPr="004C6C8C" w14:paraId="6B3338BE" w14:textId="77777777" w:rsidTr="006641A7">
        <w:trPr>
          <w:trHeight w:val="20"/>
          <w:jc w:val="center"/>
        </w:trPr>
        <w:tc>
          <w:tcPr>
            <w:tcW w:w="715" w:type="dxa"/>
          </w:tcPr>
          <w:p w14:paraId="5C66E54F" w14:textId="77777777" w:rsidR="005647CC" w:rsidRPr="004C6C8C" w:rsidRDefault="005647CC" w:rsidP="00F85A49">
            <w:pPr>
              <w:pStyle w:val="NoSpacing"/>
              <w:jc w:val="center"/>
            </w:pPr>
            <w:r w:rsidRPr="004C6C8C">
              <w:t>6</w:t>
            </w:r>
          </w:p>
        </w:tc>
        <w:tc>
          <w:tcPr>
            <w:tcW w:w="2448" w:type="dxa"/>
          </w:tcPr>
          <w:p w14:paraId="7277FEAF" w14:textId="77777777" w:rsidR="005647CC" w:rsidRPr="004C6C8C" w:rsidRDefault="005647CC" w:rsidP="00F85A49">
            <w:pPr>
              <w:pStyle w:val="NoSpacing"/>
              <w:jc w:val="center"/>
            </w:pPr>
          </w:p>
        </w:tc>
        <w:tc>
          <w:tcPr>
            <w:tcW w:w="1316" w:type="dxa"/>
          </w:tcPr>
          <w:p w14:paraId="00726A80" w14:textId="77777777" w:rsidR="005647CC" w:rsidRPr="004C6C8C" w:rsidRDefault="005647CC" w:rsidP="00F85A49">
            <w:pPr>
              <w:pStyle w:val="NoSpacing"/>
              <w:jc w:val="center"/>
            </w:pPr>
          </w:p>
        </w:tc>
        <w:tc>
          <w:tcPr>
            <w:tcW w:w="1296" w:type="dxa"/>
          </w:tcPr>
          <w:p w14:paraId="22EA8AA1" w14:textId="77777777" w:rsidR="005647CC" w:rsidRPr="004C6C8C" w:rsidRDefault="005647CC" w:rsidP="00F85A49">
            <w:pPr>
              <w:pStyle w:val="NoSpacing"/>
              <w:jc w:val="center"/>
            </w:pPr>
          </w:p>
        </w:tc>
        <w:tc>
          <w:tcPr>
            <w:tcW w:w="1440" w:type="dxa"/>
          </w:tcPr>
          <w:p w14:paraId="406C6BC5" w14:textId="2E0C51AE" w:rsidR="005647CC" w:rsidRPr="004C6C8C" w:rsidRDefault="005647CC" w:rsidP="00F85A49">
            <w:pPr>
              <w:pStyle w:val="NoSpacing"/>
              <w:jc w:val="center"/>
            </w:pPr>
          </w:p>
        </w:tc>
        <w:tc>
          <w:tcPr>
            <w:tcW w:w="1710" w:type="dxa"/>
          </w:tcPr>
          <w:p w14:paraId="290E4C5C" w14:textId="77777777" w:rsidR="005647CC" w:rsidRPr="004C6C8C" w:rsidRDefault="005647CC" w:rsidP="00F85A49">
            <w:pPr>
              <w:pStyle w:val="NoSpacing"/>
              <w:jc w:val="center"/>
            </w:pPr>
          </w:p>
        </w:tc>
        <w:tc>
          <w:tcPr>
            <w:tcW w:w="1152" w:type="dxa"/>
          </w:tcPr>
          <w:p w14:paraId="36DFAE42" w14:textId="0C0EA64B" w:rsidR="005647CC" w:rsidRPr="004C6C8C" w:rsidRDefault="005647CC" w:rsidP="00F85A49">
            <w:pPr>
              <w:pStyle w:val="NoSpacing"/>
              <w:jc w:val="center"/>
            </w:pPr>
          </w:p>
        </w:tc>
        <w:tc>
          <w:tcPr>
            <w:tcW w:w="1800" w:type="dxa"/>
          </w:tcPr>
          <w:p w14:paraId="3E2CE0C9" w14:textId="77777777" w:rsidR="005647CC" w:rsidRPr="004C6C8C" w:rsidRDefault="005647CC" w:rsidP="00F85A49">
            <w:pPr>
              <w:pStyle w:val="NoSpacing"/>
              <w:jc w:val="center"/>
            </w:pPr>
          </w:p>
        </w:tc>
        <w:tc>
          <w:tcPr>
            <w:tcW w:w="1530" w:type="dxa"/>
          </w:tcPr>
          <w:p w14:paraId="5AB84B72" w14:textId="77777777" w:rsidR="005647CC" w:rsidRPr="004C6C8C" w:rsidRDefault="005647CC" w:rsidP="00F85A49">
            <w:pPr>
              <w:pStyle w:val="NoSpacing"/>
              <w:jc w:val="center"/>
            </w:pPr>
          </w:p>
        </w:tc>
      </w:tr>
      <w:tr w:rsidR="005647CC" w:rsidRPr="004C6C8C" w14:paraId="4270AED1" w14:textId="77777777" w:rsidTr="006641A7">
        <w:trPr>
          <w:trHeight w:val="20"/>
          <w:jc w:val="center"/>
        </w:trPr>
        <w:tc>
          <w:tcPr>
            <w:tcW w:w="715" w:type="dxa"/>
          </w:tcPr>
          <w:p w14:paraId="2714B32E" w14:textId="77777777" w:rsidR="005647CC" w:rsidRPr="004C6C8C" w:rsidRDefault="005647CC" w:rsidP="00F85A49">
            <w:pPr>
              <w:pStyle w:val="NoSpacing"/>
              <w:jc w:val="center"/>
            </w:pPr>
            <w:r w:rsidRPr="004C6C8C">
              <w:t>7</w:t>
            </w:r>
          </w:p>
        </w:tc>
        <w:tc>
          <w:tcPr>
            <w:tcW w:w="2448" w:type="dxa"/>
          </w:tcPr>
          <w:p w14:paraId="602AC3C0" w14:textId="77777777" w:rsidR="005647CC" w:rsidRPr="004C6C8C" w:rsidRDefault="005647CC" w:rsidP="00F85A49">
            <w:pPr>
              <w:pStyle w:val="NoSpacing"/>
              <w:jc w:val="center"/>
            </w:pPr>
          </w:p>
        </w:tc>
        <w:tc>
          <w:tcPr>
            <w:tcW w:w="1316" w:type="dxa"/>
          </w:tcPr>
          <w:p w14:paraId="63A486FF" w14:textId="77777777" w:rsidR="005647CC" w:rsidRPr="004C6C8C" w:rsidRDefault="005647CC" w:rsidP="00F85A49">
            <w:pPr>
              <w:pStyle w:val="NoSpacing"/>
              <w:jc w:val="center"/>
            </w:pPr>
          </w:p>
        </w:tc>
        <w:tc>
          <w:tcPr>
            <w:tcW w:w="1296" w:type="dxa"/>
          </w:tcPr>
          <w:p w14:paraId="7ADAF4A3" w14:textId="77777777" w:rsidR="005647CC" w:rsidRPr="004C6C8C" w:rsidRDefault="005647CC" w:rsidP="00F85A49">
            <w:pPr>
              <w:pStyle w:val="NoSpacing"/>
              <w:jc w:val="center"/>
            </w:pPr>
          </w:p>
        </w:tc>
        <w:tc>
          <w:tcPr>
            <w:tcW w:w="1440" w:type="dxa"/>
          </w:tcPr>
          <w:p w14:paraId="39DBD435" w14:textId="6B52B37E" w:rsidR="005647CC" w:rsidRPr="004C6C8C" w:rsidRDefault="005647CC" w:rsidP="00F85A49">
            <w:pPr>
              <w:pStyle w:val="NoSpacing"/>
              <w:jc w:val="center"/>
            </w:pPr>
          </w:p>
        </w:tc>
        <w:tc>
          <w:tcPr>
            <w:tcW w:w="1710" w:type="dxa"/>
          </w:tcPr>
          <w:p w14:paraId="6568A93A" w14:textId="77777777" w:rsidR="005647CC" w:rsidRPr="004C6C8C" w:rsidRDefault="005647CC" w:rsidP="00F85A49">
            <w:pPr>
              <w:pStyle w:val="NoSpacing"/>
              <w:jc w:val="center"/>
            </w:pPr>
          </w:p>
        </w:tc>
        <w:tc>
          <w:tcPr>
            <w:tcW w:w="1152" w:type="dxa"/>
          </w:tcPr>
          <w:p w14:paraId="69C720F4" w14:textId="24943958" w:rsidR="005647CC" w:rsidRPr="004C6C8C" w:rsidRDefault="005647CC" w:rsidP="00F85A49">
            <w:pPr>
              <w:pStyle w:val="NoSpacing"/>
              <w:jc w:val="center"/>
            </w:pPr>
          </w:p>
        </w:tc>
        <w:tc>
          <w:tcPr>
            <w:tcW w:w="1800" w:type="dxa"/>
          </w:tcPr>
          <w:p w14:paraId="17481ECA" w14:textId="77777777" w:rsidR="005647CC" w:rsidRPr="004C6C8C" w:rsidRDefault="005647CC" w:rsidP="00F85A49">
            <w:pPr>
              <w:pStyle w:val="NoSpacing"/>
              <w:jc w:val="center"/>
            </w:pPr>
          </w:p>
        </w:tc>
        <w:tc>
          <w:tcPr>
            <w:tcW w:w="1530" w:type="dxa"/>
          </w:tcPr>
          <w:p w14:paraId="44D1DF4F" w14:textId="77777777" w:rsidR="005647CC" w:rsidRPr="004C6C8C" w:rsidRDefault="005647CC" w:rsidP="00F85A49">
            <w:pPr>
              <w:pStyle w:val="NoSpacing"/>
              <w:jc w:val="center"/>
            </w:pPr>
          </w:p>
        </w:tc>
      </w:tr>
      <w:tr w:rsidR="005647CC" w:rsidRPr="004C6C8C" w14:paraId="45401D6B" w14:textId="77777777" w:rsidTr="006641A7">
        <w:trPr>
          <w:trHeight w:val="20"/>
          <w:jc w:val="center"/>
        </w:trPr>
        <w:tc>
          <w:tcPr>
            <w:tcW w:w="715" w:type="dxa"/>
          </w:tcPr>
          <w:p w14:paraId="77EF6EF3" w14:textId="77777777" w:rsidR="005647CC" w:rsidRPr="004C6C8C" w:rsidRDefault="005647CC" w:rsidP="00F85A49">
            <w:pPr>
              <w:pStyle w:val="NoSpacing"/>
              <w:jc w:val="center"/>
            </w:pPr>
            <w:r w:rsidRPr="004C6C8C">
              <w:t>8</w:t>
            </w:r>
          </w:p>
        </w:tc>
        <w:tc>
          <w:tcPr>
            <w:tcW w:w="2448" w:type="dxa"/>
          </w:tcPr>
          <w:p w14:paraId="3780571D" w14:textId="77777777" w:rsidR="005647CC" w:rsidRPr="004C6C8C" w:rsidRDefault="005647CC" w:rsidP="00F85A49">
            <w:pPr>
              <w:pStyle w:val="NoSpacing"/>
              <w:jc w:val="center"/>
            </w:pPr>
          </w:p>
        </w:tc>
        <w:tc>
          <w:tcPr>
            <w:tcW w:w="1316" w:type="dxa"/>
          </w:tcPr>
          <w:p w14:paraId="519AD0AC" w14:textId="77777777" w:rsidR="005647CC" w:rsidRPr="004C6C8C" w:rsidRDefault="005647CC" w:rsidP="00F85A49">
            <w:pPr>
              <w:pStyle w:val="NoSpacing"/>
              <w:jc w:val="center"/>
            </w:pPr>
          </w:p>
        </w:tc>
        <w:tc>
          <w:tcPr>
            <w:tcW w:w="1296" w:type="dxa"/>
          </w:tcPr>
          <w:p w14:paraId="2CA226B9" w14:textId="77777777" w:rsidR="005647CC" w:rsidRPr="004C6C8C" w:rsidRDefault="005647CC" w:rsidP="00F85A49">
            <w:pPr>
              <w:pStyle w:val="NoSpacing"/>
              <w:jc w:val="center"/>
            </w:pPr>
          </w:p>
        </w:tc>
        <w:tc>
          <w:tcPr>
            <w:tcW w:w="1440" w:type="dxa"/>
          </w:tcPr>
          <w:p w14:paraId="3B4427DB" w14:textId="0B6BA83C" w:rsidR="005647CC" w:rsidRPr="004C6C8C" w:rsidRDefault="005647CC" w:rsidP="00F85A49">
            <w:pPr>
              <w:pStyle w:val="NoSpacing"/>
              <w:jc w:val="center"/>
            </w:pPr>
          </w:p>
        </w:tc>
        <w:tc>
          <w:tcPr>
            <w:tcW w:w="1710" w:type="dxa"/>
          </w:tcPr>
          <w:p w14:paraId="222B0FE4" w14:textId="77777777" w:rsidR="005647CC" w:rsidRPr="004C6C8C" w:rsidRDefault="005647CC" w:rsidP="00F85A49">
            <w:pPr>
              <w:pStyle w:val="NoSpacing"/>
              <w:jc w:val="center"/>
            </w:pPr>
          </w:p>
        </w:tc>
        <w:tc>
          <w:tcPr>
            <w:tcW w:w="1152" w:type="dxa"/>
          </w:tcPr>
          <w:p w14:paraId="35E40766" w14:textId="7B31021D" w:rsidR="005647CC" w:rsidRPr="004C6C8C" w:rsidRDefault="005647CC" w:rsidP="00F85A49">
            <w:pPr>
              <w:pStyle w:val="NoSpacing"/>
              <w:jc w:val="center"/>
            </w:pPr>
          </w:p>
        </w:tc>
        <w:tc>
          <w:tcPr>
            <w:tcW w:w="1800" w:type="dxa"/>
          </w:tcPr>
          <w:p w14:paraId="07FC9E50" w14:textId="77777777" w:rsidR="005647CC" w:rsidRPr="004C6C8C" w:rsidRDefault="005647CC" w:rsidP="00F85A49">
            <w:pPr>
              <w:pStyle w:val="NoSpacing"/>
              <w:jc w:val="center"/>
            </w:pPr>
          </w:p>
        </w:tc>
        <w:tc>
          <w:tcPr>
            <w:tcW w:w="1530" w:type="dxa"/>
          </w:tcPr>
          <w:p w14:paraId="015216C4" w14:textId="77777777" w:rsidR="005647CC" w:rsidRPr="004C6C8C" w:rsidRDefault="005647CC" w:rsidP="00F85A49">
            <w:pPr>
              <w:pStyle w:val="NoSpacing"/>
              <w:jc w:val="center"/>
            </w:pPr>
          </w:p>
        </w:tc>
      </w:tr>
      <w:tr w:rsidR="005647CC" w:rsidRPr="004C6C8C" w14:paraId="2FE84766" w14:textId="77777777" w:rsidTr="006641A7">
        <w:trPr>
          <w:trHeight w:val="20"/>
          <w:jc w:val="center"/>
        </w:trPr>
        <w:tc>
          <w:tcPr>
            <w:tcW w:w="715" w:type="dxa"/>
          </w:tcPr>
          <w:p w14:paraId="47B55EE6" w14:textId="77777777" w:rsidR="005647CC" w:rsidRPr="004C6C8C" w:rsidRDefault="005647CC" w:rsidP="00F85A49">
            <w:pPr>
              <w:pStyle w:val="NoSpacing"/>
              <w:jc w:val="center"/>
            </w:pPr>
            <w:r w:rsidRPr="004C6C8C">
              <w:t>9</w:t>
            </w:r>
          </w:p>
        </w:tc>
        <w:tc>
          <w:tcPr>
            <w:tcW w:w="2448" w:type="dxa"/>
          </w:tcPr>
          <w:p w14:paraId="1406785F" w14:textId="77777777" w:rsidR="005647CC" w:rsidRPr="004C6C8C" w:rsidRDefault="005647CC" w:rsidP="00F85A49">
            <w:pPr>
              <w:pStyle w:val="NoSpacing"/>
              <w:jc w:val="center"/>
            </w:pPr>
          </w:p>
        </w:tc>
        <w:tc>
          <w:tcPr>
            <w:tcW w:w="1316" w:type="dxa"/>
          </w:tcPr>
          <w:p w14:paraId="57448DAE" w14:textId="77777777" w:rsidR="005647CC" w:rsidRPr="004C6C8C" w:rsidRDefault="005647CC" w:rsidP="00F85A49">
            <w:pPr>
              <w:pStyle w:val="NoSpacing"/>
              <w:jc w:val="center"/>
            </w:pPr>
          </w:p>
        </w:tc>
        <w:tc>
          <w:tcPr>
            <w:tcW w:w="1296" w:type="dxa"/>
          </w:tcPr>
          <w:p w14:paraId="18B149E8" w14:textId="77777777" w:rsidR="005647CC" w:rsidRPr="004C6C8C" w:rsidRDefault="005647CC" w:rsidP="00F85A49">
            <w:pPr>
              <w:pStyle w:val="NoSpacing"/>
              <w:jc w:val="center"/>
            </w:pPr>
          </w:p>
        </w:tc>
        <w:tc>
          <w:tcPr>
            <w:tcW w:w="1440" w:type="dxa"/>
          </w:tcPr>
          <w:p w14:paraId="7BFC3CC0" w14:textId="76741116" w:rsidR="005647CC" w:rsidRPr="004C6C8C" w:rsidRDefault="005647CC" w:rsidP="00F85A49">
            <w:pPr>
              <w:pStyle w:val="NoSpacing"/>
              <w:jc w:val="center"/>
            </w:pPr>
          </w:p>
        </w:tc>
        <w:tc>
          <w:tcPr>
            <w:tcW w:w="1710" w:type="dxa"/>
          </w:tcPr>
          <w:p w14:paraId="440DF44B" w14:textId="77777777" w:rsidR="005647CC" w:rsidRPr="004C6C8C" w:rsidRDefault="005647CC" w:rsidP="00F85A49">
            <w:pPr>
              <w:pStyle w:val="NoSpacing"/>
              <w:jc w:val="center"/>
            </w:pPr>
          </w:p>
        </w:tc>
        <w:tc>
          <w:tcPr>
            <w:tcW w:w="1152" w:type="dxa"/>
          </w:tcPr>
          <w:p w14:paraId="00F05B08" w14:textId="690D7352" w:rsidR="005647CC" w:rsidRPr="004C6C8C" w:rsidRDefault="005647CC" w:rsidP="00F85A49">
            <w:pPr>
              <w:pStyle w:val="NoSpacing"/>
              <w:jc w:val="center"/>
            </w:pPr>
          </w:p>
        </w:tc>
        <w:tc>
          <w:tcPr>
            <w:tcW w:w="1800" w:type="dxa"/>
          </w:tcPr>
          <w:p w14:paraId="1FE0EF2A" w14:textId="77777777" w:rsidR="005647CC" w:rsidRPr="004C6C8C" w:rsidRDefault="005647CC" w:rsidP="00F85A49">
            <w:pPr>
              <w:pStyle w:val="NoSpacing"/>
              <w:jc w:val="center"/>
            </w:pPr>
          </w:p>
        </w:tc>
        <w:tc>
          <w:tcPr>
            <w:tcW w:w="1530" w:type="dxa"/>
          </w:tcPr>
          <w:p w14:paraId="1343ED03" w14:textId="77777777" w:rsidR="005647CC" w:rsidRPr="004C6C8C" w:rsidRDefault="005647CC" w:rsidP="00F85A49">
            <w:pPr>
              <w:pStyle w:val="NoSpacing"/>
              <w:jc w:val="center"/>
            </w:pPr>
          </w:p>
        </w:tc>
      </w:tr>
      <w:tr w:rsidR="005647CC" w:rsidRPr="004C6C8C" w14:paraId="429DBD42" w14:textId="77777777" w:rsidTr="006641A7">
        <w:trPr>
          <w:trHeight w:val="20"/>
          <w:jc w:val="center"/>
        </w:trPr>
        <w:tc>
          <w:tcPr>
            <w:tcW w:w="715" w:type="dxa"/>
          </w:tcPr>
          <w:p w14:paraId="7D07D1D4" w14:textId="77777777" w:rsidR="005647CC" w:rsidRPr="004C6C8C" w:rsidRDefault="005647CC" w:rsidP="00F85A49">
            <w:pPr>
              <w:pStyle w:val="NoSpacing"/>
              <w:jc w:val="center"/>
            </w:pPr>
            <w:r w:rsidRPr="004C6C8C">
              <w:t>10</w:t>
            </w:r>
          </w:p>
        </w:tc>
        <w:tc>
          <w:tcPr>
            <w:tcW w:w="2448" w:type="dxa"/>
          </w:tcPr>
          <w:p w14:paraId="3009BC4C" w14:textId="77777777" w:rsidR="005647CC" w:rsidRPr="004C6C8C" w:rsidRDefault="005647CC" w:rsidP="00F85A49">
            <w:pPr>
              <w:pStyle w:val="NoSpacing"/>
              <w:jc w:val="center"/>
            </w:pPr>
          </w:p>
        </w:tc>
        <w:tc>
          <w:tcPr>
            <w:tcW w:w="1316" w:type="dxa"/>
          </w:tcPr>
          <w:p w14:paraId="00897EAA" w14:textId="77777777" w:rsidR="005647CC" w:rsidRPr="004C6C8C" w:rsidRDefault="005647CC" w:rsidP="00F85A49">
            <w:pPr>
              <w:pStyle w:val="NoSpacing"/>
              <w:jc w:val="center"/>
            </w:pPr>
          </w:p>
        </w:tc>
        <w:tc>
          <w:tcPr>
            <w:tcW w:w="1296" w:type="dxa"/>
          </w:tcPr>
          <w:p w14:paraId="46207984" w14:textId="77777777" w:rsidR="005647CC" w:rsidRPr="004C6C8C" w:rsidRDefault="005647CC" w:rsidP="00F85A49">
            <w:pPr>
              <w:pStyle w:val="NoSpacing"/>
              <w:jc w:val="center"/>
            </w:pPr>
          </w:p>
        </w:tc>
        <w:tc>
          <w:tcPr>
            <w:tcW w:w="1440" w:type="dxa"/>
          </w:tcPr>
          <w:p w14:paraId="35CCE513" w14:textId="3D1897C6" w:rsidR="005647CC" w:rsidRPr="004C6C8C" w:rsidRDefault="005647CC" w:rsidP="00F85A49">
            <w:pPr>
              <w:pStyle w:val="NoSpacing"/>
              <w:jc w:val="center"/>
            </w:pPr>
          </w:p>
        </w:tc>
        <w:tc>
          <w:tcPr>
            <w:tcW w:w="1710" w:type="dxa"/>
          </w:tcPr>
          <w:p w14:paraId="4F94FE2E" w14:textId="77777777" w:rsidR="005647CC" w:rsidRPr="004C6C8C" w:rsidRDefault="005647CC" w:rsidP="00F85A49">
            <w:pPr>
              <w:pStyle w:val="NoSpacing"/>
              <w:jc w:val="center"/>
            </w:pPr>
          </w:p>
        </w:tc>
        <w:tc>
          <w:tcPr>
            <w:tcW w:w="1152" w:type="dxa"/>
          </w:tcPr>
          <w:p w14:paraId="1F1AB11D" w14:textId="6661C37A" w:rsidR="005647CC" w:rsidRPr="004C6C8C" w:rsidRDefault="005647CC" w:rsidP="00F85A49">
            <w:pPr>
              <w:pStyle w:val="NoSpacing"/>
              <w:jc w:val="center"/>
            </w:pPr>
          </w:p>
        </w:tc>
        <w:tc>
          <w:tcPr>
            <w:tcW w:w="1800" w:type="dxa"/>
          </w:tcPr>
          <w:p w14:paraId="5E0971A9" w14:textId="77777777" w:rsidR="005647CC" w:rsidRPr="004C6C8C" w:rsidRDefault="005647CC" w:rsidP="00F85A49">
            <w:pPr>
              <w:pStyle w:val="NoSpacing"/>
              <w:jc w:val="center"/>
            </w:pPr>
          </w:p>
        </w:tc>
        <w:tc>
          <w:tcPr>
            <w:tcW w:w="1530" w:type="dxa"/>
          </w:tcPr>
          <w:p w14:paraId="2B5A4F37" w14:textId="77777777" w:rsidR="005647CC" w:rsidRPr="004C6C8C" w:rsidRDefault="005647CC" w:rsidP="00F85A49">
            <w:pPr>
              <w:pStyle w:val="NoSpacing"/>
              <w:jc w:val="center"/>
            </w:pPr>
          </w:p>
        </w:tc>
      </w:tr>
      <w:tr w:rsidR="005D6A5B" w:rsidRPr="004C6C8C" w14:paraId="250F7BA4" w14:textId="77777777" w:rsidTr="006641A7">
        <w:trPr>
          <w:trHeight w:val="20"/>
          <w:jc w:val="center"/>
        </w:trPr>
        <w:tc>
          <w:tcPr>
            <w:tcW w:w="715" w:type="dxa"/>
          </w:tcPr>
          <w:p w14:paraId="7A78A1FF" w14:textId="6BF69511" w:rsidR="005D6A5B" w:rsidRPr="004C6C8C" w:rsidRDefault="005D6A5B" w:rsidP="00F85A49">
            <w:pPr>
              <w:pStyle w:val="NoSpacing"/>
              <w:jc w:val="center"/>
            </w:pPr>
            <w:r>
              <w:t>11</w:t>
            </w:r>
          </w:p>
        </w:tc>
        <w:tc>
          <w:tcPr>
            <w:tcW w:w="2448" w:type="dxa"/>
          </w:tcPr>
          <w:p w14:paraId="00EBB4E4" w14:textId="77777777" w:rsidR="005D6A5B" w:rsidRPr="004C6C8C" w:rsidRDefault="005D6A5B" w:rsidP="00F85A49">
            <w:pPr>
              <w:pStyle w:val="NoSpacing"/>
              <w:jc w:val="center"/>
            </w:pPr>
          </w:p>
        </w:tc>
        <w:tc>
          <w:tcPr>
            <w:tcW w:w="1316" w:type="dxa"/>
          </w:tcPr>
          <w:p w14:paraId="6D874F0A" w14:textId="77777777" w:rsidR="005D6A5B" w:rsidRPr="004C6C8C" w:rsidRDefault="005D6A5B" w:rsidP="00F85A49">
            <w:pPr>
              <w:pStyle w:val="NoSpacing"/>
              <w:jc w:val="center"/>
            </w:pPr>
          </w:p>
        </w:tc>
        <w:tc>
          <w:tcPr>
            <w:tcW w:w="1296" w:type="dxa"/>
          </w:tcPr>
          <w:p w14:paraId="7AF02605" w14:textId="77777777" w:rsidR="005D6A5B" w:rsidRPr="004C6C8C" w:rsidRDefault="005D6A5B" w:rsidP="00F85A49">
            <w:pPr>
              <w:pStyle w:val="NoSpacing"/>
              <w:jc w:val="center"/>
            </w:pPr>
          </w:p>
        </w:tc>
        <w:tc>
          <w:tcPr>
            <w:tcW w:w="1440" w:type="dxa"/>
          </w:tcPr>
          <w:p w14:paraId="69EF8F11" w14:textId="77777777" w:rsidR="005D6A5B" w:rsidRPr="004C6C8C" w:rsidRDefault="005D6A5B" w:rsidP="00F85A49">
            <w:pPr>
              <w:pStyle w:val="NoSpacing"/>
              <w:jc w:val="center"/>
            </w:pPr>
          </w:p>
        </w:tc>
        <w:tc>
          <w:tcPr>
            <w:tcW w:w="1710" w:type="dxa"/>
          </w:tcPr>
          <w:p w14:paraId="265065C1" w14:textId="77777777" w:rsidR="005D6A5B" w:rsidRPr="004C6C8C" w:rsidRDefault="005D6A5B" w:rsidP="00F85A49">
            <w:pPr>
              <w:pStyle w:val="NoSpacing"/>
              <w:jc w:val="center"/>
            </w:pPr>
          </w:p>
        </w:tc>
        <w:tc>
          <w:tcPr>
            <w:tcW w:w="1152" w:type="dxa"/>
          </w:tcPr>
          <w:p w14:paraId="755C6A23" w14:textId="77777777" w:rsidR="005D6A5B" w:rsidRPr="004C6C8C" w:rsidRDefault="005D6A5B" w:rsidP="00F85A49">
            <w:pPr>
              <w:pStyle w:val="NoSpacing"/>
              <w:jc w:val="center"/>
            </w:pPr>
          </w:p>
        </w:tc>
        <w:tc>
          <w:tcPr>
            <w:tcW w:w="1800" w:type="dxa"/>
          </w:tcPr>
          <w:p w14:paraId="7560B66D" w14:textId="77777777" w:rsidR="005D6A5B" w:rsidRPr="004C6C8C" w:rsidRDefault="005D6A5B" w:rsidP="00F85A49">
            <w:pPr>
              <w:pStyle w:val="NoSpacing"/>
              <w:jc w:val="center"/>
            </w:pPr>
          </w:p>
        </w:tc>
        <w:tc>
          <w:tcPr>
            <w:tcW w:w="1530" w:type="dxa"/>
          </w:tcPr>
          <w:p w14:paraId="1A435B3A" w14:textId="77777777" w:rsidR="005D6A5B" w:rsidRPr="004C6C8C" w:rsidRDefault="005D6A5B" w:rsidP="00F85A49">
            <w:pPr>
              <w:pStyle w:val="NoSpacing"/>
              <w:jc w:val="center"/>
            </w:pPr>
          </w:p>
        </w:tc>
      </w:tr>
      <w:tr w:rsidR="005D6A5B" w:rsidRPr="004C6C8C" w14:paraId="42A83D86" w14:textId="77777777" w:rsidTr="006641A7">
        <w:trPr>
          <w:trHeight w:val="20"/>
          <w:jc w:val="center"/>
        </w:trPr>
        <w:tc>
          <w:tcPr>
            <w:tcW w:w="715" w:type="dxa"/>
          </w:tcPr>
          <w:p w14:paraId="73711FEB" w14:textId="6DC1994B" w:rsidR="005D6A5B" w:rsidRPr="004C6C8C" w:rsidRDefault="005D6A5B" w:rsidP="00F85A49">
            <w:pPr>
              <w:pStyle w:val="NoSpacing"/>
              <w:jc w:val="center"/>
            </w:pPr>
            <w:r>
              <w:t>12</w:t>
            </w:r>
          </w:p>
        </w:tc>
        <w:tc>
          <w:tcPr>
            <w:tcW w:w="2448" w:type="dxa"/>
          </w:tcPr>
          <w:p w14:paraId="55E278D9" w14:textId="77777777" w:rsidR="005D6A5B" w:rsidRPr="004C6C8C" w:rsidRDefault="005D6A5B" w:rsidP="00F85A49">
            <w:pPr>
              <w:pStyle w:val="NoSpacing"/>
              <w:jc w:val="center"/>
            </w:pPr>
          </w:p>
        </w:tc>
        <w:tc>
          <w:tcPr>
            <w:tcW w:w="1316" w:type="dxa"/>
          </w:tcPr>
          <w:p w14:paraId="6C430E0C" w14:textId="77777777" w:rsidR="005D6A5B" w:rsidRPr="004C6C8C" w:rsidRDefault="005D6A5B" w:rsidP="00F85A49">
            <w:pPr>
              <w:pStyle w:val="NoSpacing"/>
              <w:jc w:val="center"/>
            </w:pPr>
          </w:p>
        </w:tc>
        <w:tc>
          <w:tcPr>
            <w:tcW w:w="1296" w:type="dxa"/>
          </w:tcPr>
          <w:p w14:paraId="637ECDCE" w14:textId="77777777" w:rsidR="005D6A5B" w:rsidRPr="004C6C8C" w:rsidRDefault="005D6A5B" w:rsidP="00F85A49">
            <w:pPr>
              <w:pStyle w:val="NoSpacing"/>
              <w:jc w:val="center"/>
            </w:pPr>
          </w:p>
        </w:tc>
        <w:tc>
          <w:tcPr>
            <w:tcW w:w="1440" w:type="dxa"/>
          </w:tcPr>
          <w:p w14:paraId="12AA43D0" w14:textId="77777777" w:rsidR="005D6A5B" w:rsidRPr="004C6C8C" w:rsidRDefault="005D6A5B" w:rsidP="00F85A49">
            <w:pPr>
              <w:pStyle w:val="NoSpacing"/>
              <w:jc w:val="center"/>
            </w:pPr>
          </w:p>
        </w:tc>
        <w:tc>
          <w:tcPr>
            <w:tcW w:w="1710" w:type="dxa"/>
          </w:tcPr>
          <w:p w14:paraId="28F82C39" w14:textId="77777777" w:rsidR="005D6A5B" w:rsidRPr="004C6C8C" w:rsidRDefault="005D6A5B" w:rsidP="00F85A49">
            <w:pPr>
              <w:pStyle w:val="NoSpacing"/>
              <w:jc w:val="center"/>
            </w:pPr>
          </w:p>
        </w:tc>
        <w:tc>
          <w:tcPr>
            <w:tcW w:w="1152" w:type="dxa"/>
          </w:tcPr>
          <w:p w14:paraId="53C5603F" w14:textId="77777777" w:rsidR="005D6A5B" w:rsidRPr="004C6C8C" w:rsidRDefault="005D6A5B" w:rsidP="00F85A49">
            <w:pPr>
              <w:pStyle w:val="NoSpacing"/>
              <w:jc w:val="center"/>
            </w:pPr>
          </w:p>
        </w:tc>
        <w:tc>
          <w:tcPr>
            <w:tcW w:w="1800" w:type="dxa"/>
          </w:tcPr>
          <w:p w14:paraId="560A2D0C" w14:textId="77777777" w:rsidR="005D6A5B" w:rsidRPr="004C6C8C" w:rsidRDefault="005D6A5B" w:rsidP="00F85A49">
            <w:pPr>
              <w:pStyle w:val="NoSpacing"/>
              <w:jc w:val="center"/>
            </w:pPr>
          </w:p>
        </w:tc>
        <w:tc>
          <w:tcPr>
            <w:tcW w:w="1530" w:type="dxa"/>
          </w:tcPr>
          <w:p w14:paraId="5F6F0F3B" w14:textId="77777777" w:rsidR="005D6A5B" w:rsidRPr="004C6C8C" w:rsidRDefault="005D6A5B" w:rsidP="00F85A49">
            <w:pPr>
              <w:pStyle w:val="NoSpacing"/>
              <w:jc w:val="center"/>
            </w:pPr>
          </w:p>
        </w:tc>
      </w:tr>
      <w:tr w:rsidR="005D6A5B" w:rsidRPr="004C6C8C" w14:paraId="74920EDA" w14:textId="77777777" w:rsidTr="006641A7">
        <w:trPr>
          <w:trHeight w:val="20"/>
          <w:jc w:val="center"/>
        </w:trPr>
        <w:tc>
          <w:tcPr>
            <w:tcW w:w="715" w:type="dxa"/>
          </w:tcPr>
          <w:p w14:paraId="6A773281" w14:textId="3722D6A5" w:rsidR="005D6A5B" w:rsidRPr="004C6C8C" w:rsidRDefault="005D6A5B" w:rsidP="00F85A49">
            <w:pPr>
              <w:pStyle w:val="NoSpacing"/>
              <w:jc w:val="center"/>
            </w:pPr>
            <w:r>
              <w:t>13</w:t>
            </w:r>
          </w:p>
        </w:tc>
        <w:tc>
          <w:tcPr>
            <w:tcW w:w="2448" w:type="dxa"/>
          </w:tcPr>
          <w:p w14:paraId="79D97F96" w14:textId="77777777" w:rsidR="005D6A5B" w:rsidRPr="004C6C8C" w:rsidRDefault="005D6A5B" w:rsidP="00F85A49">
            <w:pPr>
              <w:pStyle w:val="NoSpacing"/>
              <w:jc w:val="center"/>
            </w:pPr>
          </w:p>
        </w:tc>
        <w:tc>
          <w:tcPr>
            <w:tcW w:w="1316" w:type="dxa"/>
          </w:tcPr>
          <w:p w14:paraId="28009FF2" w14:textId="77777777" w:rsidR="005D6A5B" w:rsidRPr="004C6C8C" w:rsidRDefault="005D6A5B" w:rsidP="00F85A49">
            <w:pPr>
              <w:pStyle w:val="NoSpacing"/>
              <w:jc w:val="center"/>
            </w:pPr>
          </w:p>
        </w:tc>
        <w:tc>
          <w:tcPr>
            <w:tcW w:w="1296" w:type="dxa"/>
          </w:tcPr>
          <w:p w14:paraId="3B04C388" w14:textId="77777777" w:rsidR="005D6A5B" w:rsidRPr="004C6C8C" w:rsidRDefault="005D6A5B" w:rsidP="00F85A49">
            <w:pPr>
              <w:pStyle w:val="NoSpacing"/>
              <w:jc w:val="center"/>
            </w:pPr>
          </w:p>
        </w:tc>
        <w:tc>
          <w:tcPr>
            <w:tcW w:w="1440" w:type="dxa"/>
          </w:tcPr>
          <w:p w14:paraId="40CE1039" w14:textId="77777777" w:rsidR="005D6A5B" w:rsidRPr="004C6C8C" w:rsidRDefault="005D6A5B" w:rsidP="00F85A49">
            <w:pPr>
              <w:pStyle w:val="NoSpacing"/>
              <w:jc w:val="center"/>
            </w:pPr>
          </w:p>
        </w:tc>
        <w:tc>
          <w:tcPr>
            <w:tcW w:w="1710" w:type="dxa"/>
          </w:tcPr>
          <w:p w14:paraId="3C51300D" w14:textId="77777777" w:rsidR="005D6A5B" w:rsidRPr="004C6C8C" w:rsidRDefault="005D6A5B" w:rsidP="00F85A49">
            <w:pPr>
              <w:pStyle w:val="NoSpacing"/>
              <w:jc w:val="center"/>
            </w:pPr>
          </w:p>
        </w:tc>
        <w:tc>
          <w:tcPr>
            <w:tcW w:w="1152" w:type="dxa"/>
          </w:tcPr>
          <w:p w14:paraId="11AD384B" w14:textId="77777777" w:rsidR="005D6A5B" w:rsidRPr="004C6C8C" w:rsidRDefault="005D6A5B" w:rsidP="00F85A49">
            <w:pPr>
              <w:pStyle w:val="NoSpacing"/>
              <w:jc w:val="center"/>
            </w:pPr>
          </w:p>
        </w:tc>
        <w:tc>
          <w:tcPr>
            <w:tcW w:w="1800" w:type="dxa"/>
          </w:tcPr>
          <w:p w14:paraId="3D55595B" w14:textId="77777777" w:rsidR="005D6A5B" w:rsidRPr="004C6C8C" w:rsidRDefault="005D6A5B" w:rsidP="00F85A49">
            <w:pPr>
              <w:pStyle w:val="NoSpacing"/>
              <w:jc w:val="center"/>
            </w:pPr>
          </w:p>
        </w:tc>
        <w:tc>
          <w:tcPr>
            <w:tcW w:w="1530" w:type="dxa"/>
          </w:tcPr>
          <w:p w14:paraId="0E51D62C" w14:textId="77777777" w:rsidR="005D6A5B" w:rsidRPr="004C6C8C" w:rsidRDefault="005D6A5B" w:rsidP="00F85A49">
            <w:pPr>
              <w:pStyle w:val="NoSpacing"/>
              <w:jc w:val="center"/>
            </w:pPr>
          </w:p>
        </w:tc>
      </w:tr>
      <w:tr w:rsidR="005D6A5B" w:rsidRPr="004C6C8C" w14:paraId="7ED1A6D6" w14:textId="77777777" w:rsidTr="006641A7">
        <w:trPr>
          <w:trHeight w:val="20"/>
          <w:jc w:val="center"/>
        </w:trPr>
        <w:tc>
          <w:tcPr>
            <w:tcW w:w="715" w:type="dxa"/>
          </w:tcPr>
          <w:p w14:paraId="126B7996" w14:textId="4E915048" w:rsidR="005D6A5B" w:rsidRPr="004C6C8C" w:rsidRDefault="005D6A5B" w:rsidP="00F85A49">
            <w:pPr>
              <w:pStyle w:val="NoSpacing"/>
              <w:jc w:val="center"/>
            </w:pPr>
            <w:r>
              <w:t>14</w:t>
            </w:r>
          </w:p>
        </w:tc>
        <w:tc>
          <w:tcPr>
            <w:tcW w:w="2448" w:type="dxa"/>
          </w:tcPr>
          <w:p w14:paraId="40243267" w14:textId="77777777" w:rsidR="005D6A5B" w:rsidRPr="004C6C8C" w:rsidRDefault="005D6A5B" w:rsidP="00F85A49">
            <w:pPr>
              <w:pStyle w:val="NoSpacing"/>
              <w:jc w:val="center"/>
            </w:pPr>
          </w:p>
        </w:tc>
        <w:tc>
          <w:tcPr>
            <w:tcW w:w="1316" w:type="dxa"/>
          </w:tcPr>
          <w:p w14:paraId="47AE7B20" w14:textId="77777777" w:rsidR="005D6A5B" w:rsidRPr="004C6C8C" w:rsidRDefault="005D6A5B" w:rsidP="00F85A49">
            <w:pPr>
              <w:pStyle w:val="NoSpacing"/>
              <w:jc w:val="center"/>
            </w:pPr>
          </w:p>
        </w:tc>
        <w:tc>
          <w:tcPr>
            <w:tcW w:w="1296" w:type="dxa"/>
          </w:tcPr>
          <w:p w14:paraId="0BB64F13" w14:textId="77777777" w:rsidR="005D6A5B" w:rsidRPr="004C6C8C" w:rsidRDefault="005D6A5B" w:rsidP="00F85A49">
            <w:pPr>
              <w:pStyle w:val="NoSpacing"/>
              <w:jc w:val="center"/>
            </w:pPr>
          </w:p>
        </w:tc>
        <w:tc>
          <w:tcPr>
            <w:tcW w:w="1440" w:type="dxa"/>
          </w:tcPr>
          <w:p w14:paraId="6C043436" w14:textId="77777777" w:rsidR="005D6A5B" w:rsidRPr="004C6C8C" w:rsidRDefault="005D6A5B" w:rsidP="00F85A49">
            <w:pPr>
              <w:pStyle w:val="NoSpacing"/>
              <w:jc w:val="center"/>
            </w:pPr>
          </w:p>
        </w:tc>
        <w:tc>
          <w:tcPr>
            <w:tcW w:w="1710" w:type="dxa"/>
          </w:tcPr>
          <w:p w14:paraId="7853F12D" w14:textId="77777777" w:rsidR="005D6A5B" w:rsidRPr="004C6C8C" w:rsidRDefault="005D6A5B" w:rsidP="00F85A49">
            <w:pPr>
              <w:pStyle w:val="NoSpacing"/>
              <w:jc w:val="center"/>
            </w:pPr>
          </w:p>
        </w:tc>
        <w:tc>
          <w:tcPr>
            <w:tcW w:w="1152" w:type="dxa"/>
          </w:tcPr>
          <w:p w14:paraId="47584B66" w14:textId="77777777" w:rsidR="005D6A5B" w:rsidRPr="004C6C8C" w:rsidRDefault="005D6A5B" w:rsidP="00F85A49">
            <w:pPr>
              <w:pStyle w:val="NoSpacing"/>
              <w:jc w:val="center"/>
            </w:pPr>
          </w:p>
        </w:tc>
        <w:tc>
          <w:tcPr>
            <w:tcW w:w="1800" w:type="dxa"/>
          </w:tcPr>
          <w:p w14:paraId="2151723B" w14:textId="77777777" w:rsidR="005D6A5B" w:rsidRPr="004C6C8C" w:rsidRDefault="005D6A5B" w:rsidP="00F85A49">
            <w:pPr>
              <w:pStyle w:val="NoSpacing"/>
              <w:jc w:val="center"/>
            </w:pPr>
          </w:p>
        </w:tc>
        <w:tc>
          <w:tcPr>
            <w:tcW w:w="1530" w:type="dxa"/>
          </w:tcPr>
          <w:p w14:paraId="4C9803AB" w14:textId="77777777" w:rsidR="005D6A5B" w:rsidRPr="004C6C8C" w:rsidRDefault="005D6A5B" w:rsidP="00F85A49">
            <w:pPr>
              <w:pStyle w:val="NoSpacing"/>
              <w:jc w:val="center"/>
            </w:pPr>
          </w:p>
        </w:tc>
      </w:tr>
      <w:tr w:rsidR="005D6A5B" w:rsidRPr="004C6C8C" w14:paraId="13A32D36" w14:textId="77777777" w:rsidTr="006641A7">
        <w:trPr>
          <w:trHeight w:val="20"/>
          <w:jc w:val="center"/>
        </w:trPr>
        <w:tc>
          <w:tcPr>
            <w:tcW w:w="715" w:type="dxa"/>
          </w:tcPr>
          <w:p w14:paraId="6FD5A779" w14:textId="37C1B9EA" w:rsidR="005D6A5B" w:rsidRPr="004C6C8C" w:rsidRDefault="005D6A5B" w:rsidP="00F85A49">
            <w:pPr>
              <w:pStyle w:val="NoSpacing"/>
              <w:jc w:val="center"/>
            </w:pPr>
            <w:r>
              <w:t>15</w:t>
            </w:r>
          </w:p>
        </w:tc>
        <w:tc>
          <w:tcPr>
            <w:tcW w:w="2448" w:type="dxa"/>
          </w:tcPr>
          <w:p w14:paraId="7286B34E" w14:textId="77777777" w:rsidR="005D6A5B" w:rsidRPr="004C6C8C" w:rsidRDefault="005D6A5B" w:rsidP="00F85A49">
            <w:pPr>
              <w:pStyle w:val="NoSpacing"/>
              <w:jc w:val="center"/>
            </w:pPr>
          </w:p>
        </w:tc>
        <w:tc>
          <w:tcPr>
            <w:tcW w:w="1316" w:type="dxa"/>
          </w:tcPr>
          <w:p w14:paraId="3499BC2F" w14:textId="77777777" w:rsidR="005D6A5B" w:rsidRPr="004C6C8C" w:rsidRDefault="005D6A5B" w:rsidP="00F85A49">
            <w:pPr>
              <w:pStyle w:val="NoSpacing"/>
              <w:jc w:val="center"/>
            </w:pPr>
          </w:p>
        </w:tc>
        <w:tc>
          <w:tcPr>
            <w:tcW w:w="1296" w:type="dxa"/>
          </w:tcPr>
          <w:p w14:paraId="08D532DD" w14:textId="77777777" w:rsidR="005D6A5B" w:rsidRPr="004C6C8C" w:rsidRDefault="005D6A5B" w:rsidP="00F85A49">
            <w:pPr>
              <w:pStyle w:val="NoSpacing"/>
              <w:jc w:val="center"/>
            </w:pPr>
          </w:p>
        </w:tc>
        <w:tc>
          <w:tcPr>
            <w:tcW w:w="1440" w:type="dxa"/>
          </w:tcPr>
          <w:p w14:paraId="760D0F50" w14:textId="77777777" w:rsidR="005D6A5B" w:rsidRPr="004C6C8C" w:rsidRDefault="005D6A5B" w:rsidP="00F85A49">
            <w:pPr>
              <w:pStyle w:val="NoSpacing"/>
              <w:jc w:val="center"/>
            </w:pPr>
          </w:p>
        </w:tc>
        <w:tc>
          <w:tcPr>
            <w:tcW w:w="1710" w:type="dxa"/>
          </w:tcPr>
          <w:p w14:paraId="6E1177C1" w14:textId="77777777" w:rsidR="005D6A5B" w:rsidRPr="004C6C8C" w:rsidRDefault="005D6A5B" w:rsidP="00F85A49">
            <w:pPr>
              <w:pStyle w:val="NoSpacing"/>
              <w:jc w:val="center"/>
            </w:pPr>
          </w:p>
        </w:tc>
        <w:tc>
          <w:tcPr>
            <w:tcW w:w="1152" w:type="dxa"/>
          </w:tcPr>
          <w:p w14:paraId="2F2C2585" w14:textId="77777777" w:rsidR="005D6A5B" w:rsidRPr="004C6C8C" w:rsidRDefault="005D6A5B" w:rsidP="00F85A49">
            <w:pPr>
              <w:pStyle w:val="NoSpacing"/>
              <w:jc w:val="center"/>
            </w:pPr>
          </w:p>
        </w:tc>
        <w:tc>
          <w:tcPr>
            <w:tcW w:w="1800" w:type="dxa"/>
          </w:tcPr>
          <w:p w14:paraId="4BA82347" w14:textId="77777777" w:rsidR="005D6A5B" w:rsidRPr="004C6C8C" w:rsidRDefault="005D6A5B" w:rsidP="00F85A49">
            <w:pPr>
              <w:pStyle w:val="NoSpacing"/>
              <w:jc w:val="center"/>
            </w:pPr>
          </w:p>
        </w:tc>
        <w:tc>
          <w:tcPr>
            <w:tcW w:w="1530" w:type="dxa"/>
          </w:tcPr>
          <w:p w14:paraId="0C5E2AF8" w14:textId="77777777" w:rsidR="005D6A5B" w:rsidRPr="004C6C8C" w:rsidRDefault="005D6A5B" w:rsidP="00F85A49">
            <w:pPr>
              <w:pStyle w:val="NoSpacing"/>
              <w:jc w:val="center"/>
            </w:pPr>
          </w:p>
        </w:tc>
      </w:tr>
      <w:tr w:rsidR="005D6A5B" w:rsidRPr="004C6C8C" w14:paraId="3894CE80" w14:textId="77777777" w:rsidTr="006641A7">
        <w:trPr>
          <w:trHeight w:val="20"/>
          <w:jc w:val="center"/>
        </w:trPr>
        <w:tc>
          <w:tcPr>
            <w:tcW w:w="715" w:type="dxa"/>
          </w:tcPr>
          <w:p w14:paraId="02D887EB" w14:textId="1E062518" w:rsidR="005D6A5B" w:rsidRPr="004C6C8C" w:rsidRDefault="005D6A5B" w:rsidP="00F85A49">
            <w:pPr>
              <w:pStyle w:val="NoSpacing"/>
              <w:jc w:val="center"/>
            </w:pPr>
            <w:r>
              <w:t>16</w:t>
            </w:r>
          </w:p>
        </w:tc>
        <w:tc>
          <w:tcPr>
            <w:tcW w:w="2448" w:type="dxa"/>
          </w:tcPr>
          <w:p w14:paraId="47E2FBFE" w14:textId="77777777" w:rsidR="005D6A5B" w:rsidRPr="004C6C8C" w:rsidRDefault="005D6A5B" w:rsidP="00F85A49">
            <w:pPr>
              <w:pStyle w:val="NoSpacing"/>
              <w:jc w:val="center"/>
            </w:pPr>
          </w:p>
        </w:tc>
        <w:tc>
          <w:tcPr>
            <w:tcW w:w="1316" w:type="dxa"/>
          </w:tcPr>
          <w:p w14:paraId="69EA0CE6" w14:textId="77777777" w:rsidR="005D6A5B" w:rsidRPr="004C6C8C" w:rsidRDefault="005D6A5B" w:rsidP="00F85A49">
            <w:pPr>
              <w:pStyle w:val="NoSpacing"/>
              <w:jc w:val="center"/>
            </w:pPr>
          </w:p>
        </w:tc>
        <w:tc>
          <w:tcPr>
            <w:tcW w:w="1296" w:type="dxa"/>
          </w:tcPr>
          <w:p w14:paraId="52FDCB4A" w14:textId="77777777" w:rsidR="005D6A5B" w:rsidRPr="004C6C8C" w:rsidRDefault="005D6A5B" w:rsidP="00F85A49">
            <w:pPr>
              <w:pStyle w:val="NoSpacing"/>
              <w:jc w:val="center"/>
            </w:pPr>
          </w:p>
        </w:tc>
        <w:tc>
          <w:tcPr>
            <w:tcW w:w="1440" w:type="dxa"/>
          </w:tcPr>
          <w:p w14:paraId="6D6CB9C3" w14:textId="77777777" w:rsidR="005D6A5B" w:rsidRPr="004C6C8C" w:rsidRDefault="005D6A5B" w:rsidP="00F85A49">
            <w:pPr>
              <w:pStyle w:val="NoSpacing"/>
              <w:jc w:val="center"/>
            </w:pPr>
          </w:p>
        </w:tc>
        <w:tc>
          <w:tcPr>
            <w:tcW w:w="1710" w:type="dxa"/>
          </w:tcPr>
          <w:p w14:paraId="7F1F4C8C" w14:textId="77777777" w:rsidR="005D6A5B" w:rsidRPr="004C6C8C" w:rsidRDefault="005D6A5B" w:rsidP="00F85A49">
            <w:pPr>
              <w:pStyle w:val="NoSpacing"/>
              <w:jc w:val="center"/>
            </w:pPr>
          </w:p>
        </w:tc>
        <w:tc>
          <w:tcPr>
            <w:tcW w:w="1152" w:type="dxa"/>
          </w:tcPr>
          <w:p w14:paraId="6EC88779" w14:textId="77777777" w:rsidR="005D6A5B" w:rsidRPr="004C6C8C" w:rsidRDefault="005D6A5B" w:rsidP="00F85A49">
            <w:pPr>
              <w:pStyle w:val="NoSpacing"/>
              <w:jc w:val="center"/>
            </w:pPr>
          </w:p>
        </w:tc>
        <w:tc>
          <w:tcPr>
            <w:tcW w:w="1800" w:type="dxa"/>
          </w:tcPr>
          <w:p w14:paraId="1E022D76" w14:textId="77777777" w:rsidR="005D6A5B" w:rsidRPr="004C6C8C" w:rsidRDefault="005D6A5B" w:rsidP="00F85A49">
            <w:pPr>
              <w:pStyle w:val="NoSpacing"/>
              <w:jc w:val="center"/>
            </w:pPr>
          </w:p>
        </w:tc>
        <w:tc>
          <w:tcPr>
            <w:tcW w:w="1530" w:type="dxa"/>
          </w:tcPr>
          <w:p w14:paraId="5496CF20" w14:textId="77777777" w:rsidR="005D6A5B" w:rsidRPr="004C6C8C" w:rsidRDefault="005D6A5B" w:rsidP="00F85A49">
            <w:pPr>
              <w:pStyle w:val="NoSpacing"/>
              <w:jc w:val="center"/>
            </w:pPr>
          </w:p>
        </w:tc>
      </w:tr>
      <w:tr w:rsidR="005D6A5B" w:rsidRPr="004C6C8C" w14:paraId="0A9A66A4" w14:textId="77777777" w:rsidTr="006641A7">
        <w:trPr>
          <w:trHeight w:val="20"/>
          <w:jc w:val="center"/>
        </w:trPr>
        <w:tc>
          <w:tcPr>
            <w:tcW w:w="715" w:type="dxa"/>
          </w:tcPr>
          <w:p w14:paraId="0B44824A" w14:textId="6CC9D073" w:rsidR="005D6A5B" w:rsidRPr="004C6C8C" w:rsidRDefault="005D6A5B" w:rsidP="00F85A49">
            <w:pPr>
              <w:pStyle w:val="NoSpacing"/>
              <w:jc w:val="center"/>
            </w:pPr>
            <w:r>
              <w:t>17</w:t>
            </w:r>
          </w:p>
        </w:tc>
        <w:tc>
          <w:tcPr>
            <w:tcW w:w="2448" w:type="dxa"/>
          </w:tcPr>
          <w:p w14:paraId="5E46FF0A" w14:textId="77777777" w:rsidR="005D6A5B" w:rsidRPr="004C6C8C" w:rsidRDefault="005D6A5B" w:rsidP="00F85A49">
            <w:pPr>
              <w:pStyle w:val="NoSpacing"/>
              <w:jc w:val="center"/>
            </w:pPr>
          </w:p>
        </w:tc>
        <w:tc>
          <w:tcPr>
            <w:tcW w:w="1316" w:type="dxa"/>
          </w:tcPr>
          <w:p w14:paraId="64B2F846" w14:textId="77777777" w:rsidR="005D6A5B" w:rsidRPr="004C6C8C" w:rsidRDefault="005D6A5B" w:rsidP="00F85A49">
            <w:pPr>
              <w:pStyle w:val="NoSpacing"/>
              <w:jc w:val="center"/>
            </w:pPr>
          </w:p>
        </w:tc>
        <w:tc>
          <w:tcPr>
            <w:tcW w:w="1296" w:type="dxa"/>
          </w:tcPr>
          <w:p w14:paraId="40EB86DF" w14:textId="77777777" w:rsidR="005D6A5B" w:rsidRPr="004C6C8C" w:rsidRDefault="005D6A5B" w:rsidP="00F85A49">
            <w:pPr>
              <w:pStyle w:val="NoSpacing"/>
              <w:jc w:val="center"/>
            </w:pPr>
          </w:p>
        </w:tc>
        <w:tc>
          <w:tcPr>
            <w:tcW w:w="1440" w:type="dxa"/>
          </w:tcPr>
          <w:p w14:paraId="26A1F301" w14:textId="77777777" w:rsidR="005D6A5B" w:rsidRPr="004C6C8C" w:rsidRDefault="005D6A5B" w:rsidP="00F85A49">
            <w:pPr>
              <w:pStyle w:val="NoSpacing"/>
              <w:jc w:val="center"/>
            </w:pPr>
          </w:p>
        </w:tc>
        <w:tc>
          <w:tcPr>
            <w:tcW w:w="1710" w:type="dxa"/>
          </w:tcPr>
          <w:p w14:paraId="2DF4269C" w14:textId="77777777" w:rsidR="005D6A5B" w:rsidRPr="004C6C8C" w:rsidRDefault="005D6A5B" w:rsidP="00F85A49">
            <w:pPr>
              <w:pStyle w:val="NoSpacing"/>
              <w:jc w:val="center"/>
            </w:pPr>
          </w:p>
        </w:tc>
        <w:tc>
          <w:tcPr>
            <w:tcW w:w="1152" w:type="dxa"/>
          </w:tcPr>
          <w:p w14:paraId="0A79FFD3" w14:textId="77777777" w:rsidR="005D6A5B" w:rsidRPr="004C6C8C" w:rsidRDefault="005D6A5B" w:rsidP="00F85A49">
            <w:pPr>
              <w:pStyle w:val="NoSpacing"/>
              <w:jc w:val="center"/>
            </w:pPr>
          </w:p>
        </w:tc>
        <w:tc>
          <w:tcPr>
            <w:tcW w:w="1800" w:type="dxa"/>
          </w:tcPr>
          <w:p w14:paraId="0557EA44" w14:textId="77777777" w:rsidR="005D6A5B" w:rsidRPr="004C6C8C" w:rsidRDefault="005D6A5B" w:rsidP="00F85A49">
            <w:pPr>
              <w:pStyle w:val="NoSpacing"/>
              <w:jc w:val="center"/>
            </w:pPr>
          </w:p>
        </w:tc>
        <w:tc>
          <w:tcPr>
            <w:tcW w:w="1530" w:type="dxa"/>
          </w:tcPr>
          <w:p w14:paraId="18C2F76A" w14:textId="77777777" w:rsidR="005D6A5B" w:rsidRPr="004C6C8C" w:rsidRDefault="005D6A5B" w:rsidP="00F85A49">
            <w:pPr>
              <w:pStyle w:val="NoSpacing"/>
              <w:jc w:val="center"/>
            </w:pPr>
          </w:p>
        </w:tc>
      </w:tr>
      <w:tr w:rsidR="005D6A5B" w:rsidRPr="004C6C8C" w14:paraId="0F207A0A" w14:textId="77777777" w:rsidTr="006641A7">
        <w:trPr>
          <w:trHeight w:val="20"/>
          <w:jc w:val="center"/>
        </w:trPr>
        <w:tc>
          <w:tcPr>
            <w:tcW w:w="715" w:type="dxa"/>
          </w:tcPr>
          <w:p w14:paraId="267CD100" w14:textId="154EB79A" w:rsidR="005D6A5B" w:rsidRPr="004C6C8C" w:rsidRDefault="005D6A5B" w:rsidP="00F85A49">
            <w:pPr>
              <w:pStyle w:val="NoSpacing"/>
              <w:jc w:val="center"/>
            </w:pPr>
            <w:r>
              <w:t>18</w:t>
            </w:r>
          </w:p>
        </w:tc>
        <w:tc>
          <w:tcPr>
            <w:tcW w:w="2448" w:type="dxa"/>
          </w:tcPr>
          <w:p w14:paraId="1D6AAAC8" w14:textId="77777777" w:rsidR="005D6A5B" w:rsidRPr="004C6C8C" w:rsidRDefault="005D6A5B" w:rsidP="00F85A49">
            <w:pPr>
              <w:pStyle w:val="NoSpacing"/>
              <w:jc w:val="center"/>
            </w:pPr>
          </w:p>
        </w:tc>
        <w:tc>
          <w:tcPr>
            <w:tcW w:w="1316" w:type="dxa"/>
          </w:tcPr>
          <w:p w14:paraId="20267836" w14:textId="77777777" w:rsidR="005D6A5B" w:rsidRPr="004C6C8C" w:rsidRDefault="005D6A5B" w:rsidP="00F85A49">
            <w:pPr>
              <w:pStyle w:val="NoSpacing"/>
              <w:jc w:val="center"/>
            </w:pPr>
          </w:p>
        </w:tc>
        <w:tc>
          <w:tcPr>
            <w:tcW w:w="1296" w:type="dxa"/>
          </w:tcPr>
          <w:p w14:paraId="7EDE7EA0" w14:textId="77777777" w:rsidR="005D6A5B" w:rsidRPr="004C6C8C" w:rsidRDefault="005D6A5B" w:rsidP="00F85A49">
            <w:pPr>
              <w:pStyle w:val="NoSpacing"/>
              <w:jc w:val="center"/>
            </w:pPr>
          </w:p>
        </w:tc>
        <w:tc>
          <w:tcPr>
            <w:tcW w:w="1440" w:type="dxa"/>
          </w:tcPr>
          <w:p w14:paraId="38ACC1DD" w14:textId="77777777" w:rsidR="005D6A5B" w:rsidRPr="004C6C8C" w:rsidRDefault="005D6A5B" w:rsidP="00F85A49">
            <w:pPr>
              <w:pStyle w:val="NoSpacing"/>
              <w:jc w:val="center"/>
            </w:pPr>
          </w:p>
        </w:tc>
        <w:tc>
          <w:tcPr>
            <w:tcW w:w="1710" w:type="dxa"/>
          </w:tcPr>
          <w:p w14:paraId="56961593" w14:textId="77777777" w:rsidR="005D6A5B" w:rsidRPr="004C6C8C" w:rsidRDefault="005D6A5B" w:rsidP="00F85A49">
            <w:pPr>
              <w:pStyle w:val="NoSpacing"/>
              <w:jc w:val="center"/>
            </w:pPr>
          </w:p>
        </w:tc>
        <w:tc>
          <w:tcPr>
            <w:tcW w:w="1152" w:type="dxa"/>
          </w:tcPr>
          <w:p w14:paraId="56C67D85" w14:textId="77777777" w:rsidR="005D6A5B" w:rsidRPr="004C6C8C" w:rsidRDefault="005D6A5B" w:rsidP="00F85A49">
            <w:pPr>
              <w:pStyle w:val="NoSpacing"/>
              <w:jc w:val="center"/>
            </w:pPr>
          </w:p>
        </w:tc>
        <w:tc>
          <w:tcPr>
            <w:tcW w:w="1800" w:type="dxa"/>
          </w:tcPr>
          <w:p w14:paraId="17CA3E58" w14:textId="77777777" w:rsidR="005D6A5B" w:rsidRPr="004C6C8C" w:rsidRDefault="005D6A5B" w:rsidP="00F85A49">
            <w:pPr>
              <w:pStyle w:val="NoSpacing"/>
              <w:jc w:val="center"/>
            </w:pPr>
          </w:p>
        </w:tc>
        <w:tc>
          <w:tcPr>
            <w:tcW w:w="1530" w:type="dxa"/>
          </w:tcPr>
          <w:p w14:paraId="44C68671" w14:textId="77777777" w:rsidR="005D6A5B" w:rsidRPr="004C6C8C" w:rsidRDefault="005D6A5B" w:rsidP="00F85A49">
            <w:pPr>
              <w:pStyle w:val="NoSpacing"/>
              <w:jc w:val="center"/>
            </w:pPr>
          </w:p>
        </w:tc>
      </w:tr>
      <w:tr w:rsidR="005D6A5B" w:rsidRPr="004C6C8C" w14:paraId="3CEA00BF" w14:textId="77777777" w:rsidTr="006641A7">
        <w:trPr>
          <w:trHeight w:val="20"/>
          <w:jc w:val="center"/>
        </w:trPr>
        <w:tc>
          <w:tcPr>
            <w:tcW w:w="715" w:type="dxa"/>
          </w:tcPr>
          <w:p w14:paraId="6CE97097" w14:textId="598FA9B2" w:rsidR="005D6A5B" w:rsidRDefault="005D6A5B" w:rsidP="00F85A49">
            <w:pPr>
              <w:pStyle w:val="NoSpacing"/>
              <w:jc w:val="center"/>
            </w:pPr>
            <w:r>
              <w:t>19</w:t>
            </w:r>
          </w:p>
        </w:tc>
        <w:tc>
          <w:tcPr>
            <w:tcW w:w="2448" w:type="dxa"/>
          </w:tcPr>
          <w:p w14:paraId="52913256" w14:textId="77777777" w:rsidR="005D6A5B" w:rsidRPr="004C6C8C" w:rsidRDefault="005D6A5B" w:rsidP="00F85A49">
            <w:pPr>
              <w:pStyle w:val="NoSpacing"/>
              <w:jc w:val="center"/>
            </w:pPr>
          </w:p>
        </w:tc>
        <w:tc>
          <w:tcPr>
            <w:tcW w:w="1316" w:type="dxa"/>
          </w:tcPr>
          <w:p w14:paraId="2744FE9C" w14:textId="77777777" w:rsidR="005D6A5B" w:rsidRPr="004C6C8C" w:rsidRDefault="005D6A5B" w:rsidP="00F85A49">
            <w:pPr>
              <w:pStyle w:val="NoSpacing"/>
              <w:jc w:val="center"/>
            </w:pPr>
          </w:p>
        </w:tc>
        <w:tc>
          <w:tcPr>
            <w:tcW w:w="1296" w:type="dxa"/>
          </w:tcPr>
          <w:p w14:paraId="1CE879B2" w14:textId="77777777" w:rsidR="005D6A5B" w:rsidRPr="004C6C8C" w:rsidRDefault="005D6A5B" w:rsidP="00F85A49">
            <w:pPr>
              <w:pStyle w:val="NoSpacing"/>
              <w:jc w:val="center"/>
            </w:pPr>
          </w:p>
        </w:tc>
        <w:tc>
          <w:tcPr>
            <w:tcW w:w="1440" w:type="dxa"/>
          </w:tcPr>
          <w:p w14:paraId="1D915F08" w14:textId="77777777" w:rsidR="005D6A5B" w:rsidRPr="004C6C8C" w:rsidRDefault="005D6A5B" w:rsidP="00F85A49">
            <w:pPr>
              <w:pStyle w:val="NoSpacing"/>
              <w:jc w:val="center"/>
            </w:pPr>
          </w:p>
        </w:tc>
        <w:tc>
          <w:tcPr>
            <w:tcW w:w="1710" w:type="dxa"/>
          </w:tcPr>
          <w:p w14:paraId="6CF786AD" w14:textId="77777777" w:rsidR="005D6A5B" w:rsidRPr="004C6C8C" w:rsidRDefault="005D6A5B" w:rsidP="00F85A49">
            <w:pPr>
              <w:pStyle w:val="NoSpacing"/>
              <w:jc w:val="center"/>
            </w:pPr>
          </w:p>
        </w:tc>
        <w:tc>
          <w:tcPr>
            <w:tcW w:w="1152" w:type="dxa"/>
          </w:tcPr>
          <w:p w14:paraId="6EF693B4" w14:textId="77777777" w:rsidR="005D6A5B" w:rsidRPr="004C6C8C" w:rsidRDefault="005D6A5B" w:rsidP="00F85A49">
            <w:pPr>
              <w:pStyle w:val="NoSpacing"/>
              <w:jc w:val="center"/>
            </w:pPr>
          </w:p>
        </w:tc>
        <w:tc>
          <w:tcPr>
            <w:tcW w:w="1800" w:type="dxa"/>
          </w:tcPr>
          <w:p w14:paraId="048D6026" w14:textId="77777777" w:rsidR="005D6A5B" w:rsidRPr="004C6C8C" w:rsidRDefault="005D6A5B" w:rsidP="00F85A49">
            <w:pPr>
              <w:pStyle w:val="NoSpacing"/>
              <w:jc w:val="center"/>
            </w:pPr>
          </w:p>
        </w:tc>
        <w:tc>
          <w:tcPr>
            <w:tcW w:w="1530" w:type="dxa"/>
          </w:tcPr>
          <w:p w14:paraId="3EAE39BE" w14:textId="77777777" w:rsidR="005D6A5B" w:rsidRPr="004C6C8C" w:rsidRDefault="005D6A5B" w:rsidP="00F85A49">
            <w:pPr>
              <w:pStyle w:val="NoSpacing"/>
              <w:jc w:val="center"/>
            </w:pPr>
          </w:p>
        </w:tc>
      </w:tr>
      <w:tr w:rsidR="005D6A5B" w:rsidRPr="004C6C8C" w14:paraId="3B52262F" w14:textId="77777777" w:rsidTr="006641A7">
        <w:trPr>
          <w:trHeight w:val="20"/>
          <w:jc w:val="center"/>
        </w:trPr>
        <w:tc>
          <w:tcPr>
            <w:tcW w:w="715" w:type="dxa"/>
          </w:tcPr>
          <w:p w14:paraId="184143E6" w14:textId="776DFC95" w:rsidR="005D6A5B" w:rsidRDefault="005D6A5B" w:rsidP="00F85A49">
            <w:pPr>
              <w:pStyle w:val="NoSpacing"/>
              <w:jc w:val="center"/>
            </w:pPr>
            <w:r>
              <w:lastRenderedPageBreak/>
              <w:t>20</w:t>
            </w:r>
          </w:p>
        </w:tc>
        <w:tc>
          <w:tcPr>
            <w:tcW w:w="2448" w:type="dxa"/>
          </w:tcPr>
          <w:p w14:paraId="1AD6A027" w14:textId="77777777" w:rsidR="005D6A5B" w:rsidRPr="004C6C8C" w:rsidRDefault="005D6A5B" w:rsidP="00F85A49">
            <w:pPr>
              <w:pStyle w:val="NoSpacing"/>
              <w:jc w:val="center"/>
            </w:pPr>
          </w:p>
        </w:tc>
        <w:tc>
          <w:tcPr>
            <w:tcW w:w="1316" w:type="dxa"/>
          </w:tcPr>
          <w:p w14:paraId="36CACA97" w14:textId="77777777" w:rsidR="005D6A5B" w:rsidRPr="004C6C8C" w:rsidRDefault="005D6A5B" w:rsidP="00F85A49">
            <w:pPr>
              <w:pStyle w:val="NoSpacing"/>
              <w:jc w:val="center"/>
            </w:pPr>
          </w:p>
        </w:tc>
        <w:tc>
          <w:tcPr>
            <w:tcW w:w="1296" w:type="dxa"/>
          </w:tcPr>
          <w:p w14:paraId="1CCAD534" w14:textId="77777777" w:rsidR="005D6A5B" w:rsidRPr="004C6C8C" w:rsidRDefault="005D6A5B" w:rsidP="00F85A49">
            <w:pPr>
              <w:pStyle w:val="NoSpacing"/>
              <w:jc w:val="center"/>
            </w:pPr>
          </w:p>
        </w:tc>
        <w:tc>
          <w:tcPr>
            <w:tcW w:w="1440" w:type="dxa"/>
          </w:tcPr>
          <w:p w14:paraId="2C61F745" w14:textId="77777777" w:rsidR="005D6A5B" w:rsidRPr="004C6C8C" w:rsidRDefault="005D6A5B" w:rsidP="00F85A49">
            <w:pPr>
              <w:pStyle w:val="NoSpacing"/>
              <w:jc w:val="center"/>
            </w:pPr>
          </w:p>
        </w:tc>
        <w:tc>
          <w:tcPr>
            <w:tcW w:w="1710" w:type="dxa"/>
          </w:tcPr>
          <w:p w14:paraId="4557E191" w14:textId="77777777" w:rsidR="005D6A5B" w:rsidRPr="004C6C8C" w:rsidRDefault="005D6A5B" w:rsidP="00F85A49">
            <w:pPr>
              <w:pStyle w:val="NoSpacing"/>
              <w:jc w:val="center"/>
            </w:pPr>
          </w:p>
        </w:tc>
        <w:tc>
          <w:tcPr>
            <w:tcW w:w="1152" w:type="dxa"/>
          </w:tcPr>
          <w:p w14:paraId="577546CD" w14:textId="77777777" w:rsidR="005D6A5B" w:rsidRPr="004C6C8C" w:rsidRDefault="005D6A5B" w:rsidP="00F85A49">
            <w:pPr>
              <w:pStyle w:val="NoSpacing"/>
              <w:jc w:val="center"/>
            </w:pPr>
          </w:p>
        </w:tc>
        <w:tc>
          <w:tcPr>
            <w:tcW w:w="1800" w:type="dxa"/>
          </w:tcPr>
          <w:p w14:paraId="4929F91E" w14:textId="77777777" w:rsidR="005D6A5B" w:rsidRPr="004C6C8C" w:rsidRDefault="005D6A5B" w:rsidP="00F85A49">
            <w:pPr>
              <w:pStyle w:val="NoSpacing"/>
              <w:jc w:val="center"/>
            </w:pPr>
          </w:p>
        </w:tc>
        <w:tc>
          <w:tcPr>
            <w:tcW w:w="1530" w:type="dxa"/>
          </w:tcPr>
          <w:p w14:paraId="6A46DB26" w14:textId="77777777" w:rsidR="005D6A5B" w:rsidRPr="004C6C8C" w:rsidRDefault="005D6A5B" w:rsidP="00F85A49">
            <w:pPr>
              <w:pStyle w:val="NoSpacing"/>
              <w:jc w:val="center"/>
            </w:pPr>
          </w:p>
        </w:tc>
      </w:tr>
    </w:tbl>
    <w:p w14:paraId="3872635F" w14:textId="77777777" w:rsidR="00BC45EA" w:rsidRDefault="00BC45EA" w:rsidP="00F85A49">
      <w:pPr>
        <w:pStyle w:val="NoSpacing"/>
      </w:pPr>
    </w:p>
    <w:tbl>
      <w:tblPr>
        <w:tblStyle w:val="TableGrid2"/>
        <w:tblpPr w:leftFromText="180" w:rightFromText="180" w:vertAnchor="text" w:horzAnchor="margin" w:tblpXSpec="center" w:tblpY="58"/>
        <w:tblW w:w="14755" w:type="dxa"/>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884A64" w:rsidRPr="00547629" w14:paraId="69FC2354" w14:textId="77777777" w:rsidTr="00884A64">
        <w:trPr>
          <w:trHeight w:val="135"/>
        </w:trPr>
        <w:tc>
          <w:tcPr>
            <w:tcW w:w="4315" w:type="dxa"/>
            <w:gridSpan w:val="2"/>
          </w:tcPr>
          <w:p w14:paraId="6081D9FC" w14:textId="77777777" w:rsidR="00884A64" w:rsidRPr="00547629" w:rsidRDefault="00884A64" w:rsidP="00884A64">
            <w:pPr>
              <w:pStyle w:val="NoSpacing"/>
              <w:rPr>
                <w:b/>
              </w:rPr>
            </w:pPr>
            <w:r>
              <w:rPr>
                <w:b/>
              </w:rPr>
              <w:t>101–</w:t>
            </w:r>
            <w:r w:rsidRPr="00547629">
              <w:rPr>
                <w:b/>
              </w:rPr>
              <w:t>Relationship to head</w:t>
            </w:r>
          </w:p>
        </w:tc>
        <w:tc>
          <w:tcPr>
            <w:tcW w:w="4680" w:type="dxa"/>
            <w:gridSpan w:val="2"/>
          </w:tcPr>
          <w:p w14:paraId="70948471" w14:textId="77777777" w:rsidR="00884A64" w:rsidRPr="00547629" w:rsidRDefault="00884A64" w:rsidP="00884A64">
            <w:pPr>
              <w:pStyle w:val="NoSpacing"/>
              <w:rPr>
                <w:b/>
              </w:rPr>
            </w:pPr>
            <w:r w:rsidRPr="00547629">
              <w:rPr>
                <w:b/>
              </w:rPr>
              <w:t>1</w:t>
            </w:r>
            <w:r>
              <w:rPr>
                <w:b/>
              </w:rPr>
              <w:t>02–</w:t>
            </w:r>
            <w:r w:rsidRPr="00547629">
              <w:rPr>
                <w:b/>
              </w:rPr>
              <w:t>Level of education</w:t>
            </w:r>
          </w:p>
        </w:tc>
        <w:tc>
          <w:tcPr>
            <w:tcW w:w="5760" w:type="dxa"/>
            <w:gridSpan w:val="2"/>
          </w:tcPr>
          <w:p w14:paraId="0CA9D279" w14:textId="77777777" w:rsidR="00884A64" w:rsidRPr="00547629" w:rsidRDefault="00884A64" w:rsidP="00884A64">
            <w:pPr>
              <w:pStyle w:val="NoSpacing"/>
              <w:rPr>
                <w:b/>
              </w:rPr>
            </w:pPr>
            <w:r w:rsidRPr="00547629">
              <w:rPr>
                <w:b/>
              </w:rPr>
              <w:t>103</w:t>
            </w:r>
            <w:r>
              <w:rPr>
                <w:b/>
              </w:rPr>
              <w:t>–</w:t>
            </w:r>
            <w:r w:rsidRPr="00547629">
              <w:rPr>
                <w:b/>
              </w:rPr>
              <w:t>Not currently in school</w:t>
            </w:r>
          </w:p>
        </w:tc>
      </w:tr>
      <w:tr w:rsidR="00884A64" w:rsidRPr="00B16237" w14:paraId="1027A7B2" w14:textId="77777777" w:rsidTr="00884A64">
        <w:trPr>
          <w:trHeight w:val="135"/>
        </w:trPr>
        <w:tc>
          <w:tcPr>
            <w:tcW w:w="2517" w:type="dxa"/>
          </w:tcPr>
          <w:p w14:paraId="08E43046" w14:textId="77777777" w:rsidR="00884A64" w:rsidRPr="00B16237" w:rsidRDefault="00884A64" w:rsidP="00884A64">
            <w:pPr>
              <w:pStyle w:val="NoSpacing"/>
              <w:rPr>
                <w:sz w:val="20"/>
              </w:rPr>
            </w:pPr>
            <w:r w:rsidRPr="00B16237">
              <w:rPr>
                <w:sz w:val="20"/>
              </w:rPr>
              <w:t>1=Head</w:t>
            </w:r>
          </w:p>
          <w:p w14:paraId="351CB057" w14:textId="77777777" w:rsidR="00884A64" w:rsidRPr="00B16237" w:rsidRDefault="00884A64" w:rsidP="00884A64">
            <w:pPr>
              <w:pStyle w:val="NoSpacing"/>
              <w:rPr>
                <w:sz w:val="20"/>
              </w:rPr>
            </w:pPr>
            <w:r w:rsidRPr="00B16237">
              <w:rPr>
                <w:sz w:val="20"/>
              </w:rPr>
              <w:t>2=Spouse/consensual partner</w:t>
            </w:r>
          </w:p>
          <w:p w14:paraId="28A5DB50" w14:textId="77777777" w:rsidR="00884A64" w:rsidRPr="00B16237" w:rsidRDefault="00884A64" w:rsidP="00884A64">
            <w:pPr>
              <w:pStyle w:val="NoSpacing"/>
              <w:rPr>
                <w:sz w:val="20"/>
              </w:rPr>
            </w:pPr>
            <w:r w:rsidRPr="00B16237">
              <w:rPr>
                <w:sz w:val="20"/>
              </w:rPr>
              <w:t>3=Son/daughter</w:t>
            </w:r>
          </w:p>
          <w:p w14:paraId="7DDB6081" w14:textId="77777777" w:rsidR="00884A64" w:rsidRPr="00B16237" w:rsidRDefault="00884A64" w:rsidP="00884A64">
            <w:pPr>
              <w:pStyle w:val="NoSpacing"/>
              <w:rPr>
                <w:sz w:val="20"/>
              </w:rPr>
            </w:pPr>
            <w:r w:rsidRPr="00B16237">
              <w:rPr>
                <w:sz w:val="20"/>
              </w:rPr>
              <w:t>4=Spouse of son/daughter</w:t>
            </w:r>
          </w:p>
          <w:p w14:paraId="641229E6" w14:textId="77777777" w:rsidR="00884A64" w:rsidRPr="00B16237" w:rsidRDefault="00884A64" w:rsidP="00884A64">
            <w:pPr>
              <w:pStyle w:val="NoSpacing"/>
              <w:rPr>
                <w:sz w:val="20"/>
              </w:rPr>
            </w:pPr>
            <w:r w:rsidRPr="00B16237">
              <w:rPr>
                <w:sz w:val="20"/>
              </w:rPr>
              <w:t>5=Grandchild</w:t>
            </w:r>
          </w:p>
          <w:p w14:paraId="27DE521E" w14:textId="77777777" w:rsidR="00884A64" w:rsidRPr="00B16237" w:rsidRDefault="00884A64" w:rsidP="00884A64">
            <w:pPr>
              <w:pStyle w:val="NoSpacing"/>
              <w:rPr>
                <w:sz w:val="20"/>
              </w:rPr>
            </w:pPr>
            <w:r w:rsidRPr="00B16237">
              <w:rPr>
                <w:sz w:val="20"/>
              </w:rPr>
              <w:t>6=Brother/sister</w:t>
            </w:r>
          </w:p>
          <w:p w14:paraId="17012284" w14:textId="77777777" w:rsidR="00884A64" w:rsidRPr="00B16237" w:rsidRDefault="00884A64" w:rsidP="00884A64">
            <w:pPr>
              <w:pStyle w:val="NoSpacing"/>
              <w:rPr>
                <w:sz w:val="20"/>
              </w:rPr>
            </w:pPr>
            <w:r w:rsidRPr="00B16237">
              <w:rPr>
                <w:sz w:val="20"/>
              </w:rPr>
              <w:t>7=Brother/sister in-law</w:t>
            </w:r>
          </w:p>
          <w:p w14:paraId="2195DEB9" w14:textId="77777777" w:rsidR="00884A64" w:rsidRPr="00B16237" w:rsidRDefault="00884A64" w:rsidP="00884A64">
            <w:pPr>
              <w:pStyle w:val="NoSpacing"/>
              <w:rPr>
                <w:sz w:val="20"/>
              </w:rPr>
            </w:pPr>
            <w:r w:rsidRPr="00B16237">
              <w:rPr>
                <w:sz w:val="20"/>
              </w:rPr>
              <w:t>8=Spouse of brother/sister</w:t>
            </w:r>
          </w:p>
          <w:p w14:paraId="0D8E1E9A" w14:textId="77777777" w:rsidR="00884A64" w:rsidRPr="00B16237" w:rsidRDefault="00884A64" w:rsidP="00884A64">
            <w:pPr>
              <w:pStyle w:val="NoSpacing"/>
              <w:rPr>
                <w:sz w:val="20"/>
              </w:rPr>
            </w:pPr>
            <w:r w:rsidRPr="00B16237">
              <w:rPr>
                <w:sz w:val="20"/>
              </w:rPr>
              <w:t>9=Parent</w:t>
            </w:r>
          </w:p>
        </w:tc>
        <w:tc>
          <w:tcPr>
            <w:tcW w:w="1798" w:type="dxa"/>
          </w:tcPr>
          <w:p w14:paraId="2038A0AF" w14:textId="77777777" w:rsidR="00884A64" w:rsidRPr="00B16237" w:rsidRDefault="00884A64" w:rsidP="00884A64">
            <w:pPr>
              <w:pStyle w:val="NoSpacing"/>
              <w:rPr>
                <w:sz w:val="20"/>
              </w:rPr>
            </w:pPr>
            <w:r w:rsidRPr="00B16237">
              <w:rPr>
                <w:sz w:val="20"/>
              </w:rPr>
              <w:t>10=Spouse's parent</w:t>
            </w:r>
          </w:p>
          <w:p w14:paraId="37792FE4" w14:textId="77777777" w:rsidR="00884A64" w:rsidRPr="00B16237" w:rsidRDefault="00884A64" w:rsidP="00884A64">
            <w:pPr>
              <w:pStyle w:val="NoSpacing"/>
              <w:rPr>
                <w:sz w:val="20"/>
              </w:rPr>
            </w:pPr>
            <w:r w:rsidRPr="00B16237">
              <w:rPr>
                <w:sz w:val="20"/>
              </w:rPr>
              <w:t>11=Uncle/aunt</w:t>
            </w:r>
          </w:p>
          <w:p w14:paraId="3F2F2142" w14:textId="77777777" w:rsidR="00884A64" w:rsidRPr="00B16237" w:rsidRDefault="00884A64" w:rsidP="00884A64">
            <w:pPr>
              <w:pStyle w:val="NoSpacing"/>
              <w:rPr>
                <w:sz w:val="20"/>
              </w:rPr>
            </w:pPr>
            <w:r w:rsidRPr="00B16237">
              <w:rPr>
                <w:sz w:val="20"/>
              </w:rPr>
              <w:t>12=Cousin</w:t>
            </w:r>
          </w:p>
          <w:p w14:paraId="0E1BBC3E" w14:textId="77777777" w:rsidR="00884A64" w:rsidRPr="00B16237" w:rsidRDefault="00884A64" w:rsidP="00884A64">
            <w:pPr>
              <w:pStyle w:val="NoSpacing"/>
              <w:rPr>
                <w:sz w:val="20"/>
              </w:rPr>
            </w:pPr>
            <w:r w:rsidRPr="00B16237">
              <w:rPr>
                <w:sz w:val="20"/>
              </w:rPr>
              <w:t>13=Nephew/niece</w:t>
            </w:r>
          </w:p>
          <w:p w14:paraId="59115324" w14:textId="77777777" w:rsidR="00884A64" w:rsidRPr="00B16237" w:rsidRDefault="00884A64" w:rsidP="00884A64">
            <w:pPr>
              <w:pStyle w:val="NoSpacing"/>
              <w:rPr>
                <w:sz w:val="20"/>
              </w:rPr>
            </w:pPr>
            <w:r w:rsidRPr="00B16237">
              <w:rPr>
                <w:sz w:val="20"/>
              </w:rPr>
              <w:t>14=Stepchild</w:t>
            </w:r>
          </w:p>
          <w:p w14:paraId="08AF63E6" w14:textId="77777777" w:rsidR="00884A64" w:rsidRPr="00B16237" w:rsidRDefault="00884A64" w:rsidP="00884A64">
            <w:pPr>
              <w:pStyle w:val="NoSpacing"/>
              <w:rPr>
                <w:sz w:val="20"/>
              </w:rPr>
            </w:pPr>
            <w:r w:rsidRPr="00B16237">
              <w:rPr>
                <w:sz w:val="20"/>
              </w:rPr>
              <w:t>15=Other relative</w:t>
            </w:r>
          </w:p>
          <w:p w14:paraId="4B981D89" w14:textId="77777777" w:rsidR="00884A64" w:rsidRPr="00B16237" w:rsidRDefault="00884A64" w:rsidP="00884A64">
            <w:pPr>
              <w:pStyle w:val="NoSpacing"/>
              <w:rPr>
                <w:sz w:val="20"/>
              </w:rPr>
            </w:pPr>
            <w:r w:rsidRPr="00B16237">
              <w:rPr>
                <w:sz w:val="20"/>
              </w:rPr>
              <w:t>16=Not related</w:t>
            </w:r>
          </w:p>
          <w:p w14:paraId="25B1E657" w14:textId="77777777" w:rsidR="00884A64" w:rsidRPr="00B16237" w:rsidRDefault="00884A64" w:rsidP="00884A64">
            <w:pPr>
              <w:pStyle w:val="NoSpacing"/>
              <w:rPr>
                <w:sz w:val="20"/>
              </w:rPr>
            </w:pPr>
            <w:r w:rsidRPr="00B16237">
              <w:rPr>
                <w:sz w:val="20"/>
              </w:rPr>
              <w:t>97=Other, please specify</w:t>
            </w:r>
          </w:p>
        </w:tc>
        <w:tc>
          <w:tcPr>
            <w:tcW w:w="2520" w:type="dxa"/>
          </w:tcPr>
          <w:p w14:paraId="34DE5BB7" w14:textId="77777777" w:rsidR="00884A64" w:rsidRPr="00B16237" w:rsidRDefault="00884A64" w:rsidP="00884A64">
            <w:pPr>
              <w:pStyle w:val="NoSpacing"/>
              <w:rPr>
                <w:sz w:val="20"/>
              </w:rPr>
            </w:pPr>
            <w:r w:rsidRPr="00B16237">
              <w:rPr>
                <w:sz w:val="20"/>
              </w:rPr>
              <w:t>1=None</w:t>
            </w:r>
          </w:p>
          <w:p w14:paraId="51715997" w14:textId="77777777" w:rsidR="00884A64" w:rsidRPr="00B16237" w:rsidRDefault="00884A64" w:rsidP="00884A64">
            <w:pPr>
              <w:pStyle w:val="NoSpacing"/>
              <w:rPr>
                <w:sz w:val="20"/>
              </w:rPr>
            </w:pPr>
            <w:r w:rsidRPr="00B16237">
              <w:rPr>
                <w:sz w:val="20"/>
              </w:rPr>
              <w:t>2=Grade 1/Sub-standard A</w:t>
            </w:r>
          </w:p>
          <w:p w14:paraId="0486D518" w14:textId="77777777" w:rsidR="00884A64" w:rsidRPr="00B16237" w:rsidRDefault="00884A64" w:rsidP="00884A64">
            <w:pPr>
              <w:pStyle w:val="NoSpacing"/>
              <w:rPr>
                <w:sz w:val="20"/>
              </w:rPr>
            </w:pPr>
            <w:r w:rsidRPr="00B16237">
              <w:rPr>
                <w:sz w:val="20"/>
              </w:rPr>
              <w:t>3=Grade 1/Sub-standard B</w:t>
            </w:r>
          </w:p>
          <w:p w14:paraId="43A9A806" w14:textId="77777777" w:rsidR="00884A64" w:rsidRPr="00B16237" w:rsidRDefault="00884A64" w:rsidP="00884A64">
            <w:pPr>
              <w:pStyle w:val="NoSpacing"/>
              <w:rPr>
                <w:sz w:val="20"/>
              </w:rPr>
            </w:pPr>
            <w:r w:rsidRPr="00B16237">
              <w:rPr>
                <w:sz w:val="20"/>
              </w:rPr>
              <w:t>4=Grade 2/Standard 1</w:t>
            </w:r>
          </w:p>
          <w:p w14:paraId="5E9FD1C2" w14:textId="77777777" w:rsidR="00884A64" w:rsidRPr="00B16237" w:rsidRDefault="00884A64" w:rsidP="00884A64">
            <w:pPr>
              <w:pStyle w:val="NoSpacing"/>
              <w:rPr>
                <w:sz w:val="20"/>
              </w:rPr>
            </w:pPr>
            <w:r w:rsidRPr="00B16237">
              <w:rPr>
                <w:sz w:val="20"/>
              </w:rPr>
              <w:t>5=Grade 3/Standard 2</w:t>
            </w:r>
          </w:p>
          <w:p w14:paraId="343EE8AD" w14:textId="77777777" w:rsidR="00884A64" w:rsidRPr="00B16237" w:rsidRDefault="00884A64" w:rsidP="00884A64">
            <w:pPr>
              <w:pStyle w:val="NoSpacing"/>
              <w:rPr>
                <w:sz w:val="20"/>
              </w:rPr>
            </w:pPr>
            <w:r w:rsidRPr="00B16237">
              <w:rPr>
                <w:sz w:val="20"/>
              </w:rPr>
              <w:t>6=Grade 4/Standard 3</w:t>
            </w:r>
          </w:p>
          <w:p w14:paraId="6C710F95" w14:textId="77777777" w:rsidR="00884A64" w:rsidRPr="00B16237" w:rsidRDefault="00884A64" w:rsidP="00884A64">
            <w:pPr>
              <w:pStyle w:val="NoSpacing"/>
              <w:rPr>
                <w:sz w:val="20"/>
              </w:rPr>
            </w:pPr>
            <w:r w:rsidRPr="00B16237">
              <w:rPr>
                <w:sz w:val="20"/>
              </w:rPr>
              <w:t>7=Grade 5/Standard 4</w:t>
            </w:r>
          </w:p>
          <w:p w14:paraId="486FC60F" w14:textId="77777777" w:rsidR="00884A64" w:rsidRPr="00B16237" w:rsidRDefault="00884A64" w:rsidP="00884A64">
            <w:pPr>
              <w:pStyle w:val="NoSpacing"/>
              <w:rPr>
                <w:sz w:val="20"/>
              </w:rPr>
            </w:pPr>
            <w:r w:rsidRPr="00B16237">
              <w:rPr>
                <w:sz w:val="20"/>
              </w:rPr>
              <w:t>8=Grade 6/Standard 5</w:t>
            </w:r>
          </w:p>
          <w:p w14:paraId="030DFBC1" w14:textId="77777777" w:rsidR="00884A64" w:rsidRPr="00B16237" w:rsidRDefault="00884A64" w:rsidP="00884A64">
            <w:pPr>
              <w:pStyle w:val="NoSpacing"/>
              <w:rPr>
                <w:sz w:val="20"/>
              </w:rPr>
            </w:pPr>
            <w:r w:rsidRPr="00B16237">
              <w:rPr>
                <w:sz w:val="20"/>
              </w:rPr>
              <w:t>9=Grade 7/Standard 6</w:t>
            </w:r>
          </w:p>
        </w:tc>
        <w:tc>
          <w:tcPr>
            <w:tcW w:w="2160" w:type="dxa"/>
          </w:tcPr>
          <w:p w14:paraId="4A7FC778" w14:textId="77777777" w:rsidR="00884A64" w:rsidRPr="00B16237" w:rsidRDefault="00884A64" w:rsidP="00884A64">
            <w:pPr>
              <w:pStyle w:val="NoSpacing"/>
              <w:rPr>
                <w:sz w:val="20"/>
              </w:rPr>
            </w:pPr>
            <w:r w:rsidRPr="00B16237">
              <w:rPr>
                <w:sz w:val="20"/>
              </w:rPr>
              <w:t>10=Grade 8/Form 1</w:t>
            </w:r>
          </w:p>
          <w:p w14:paraId="231434D1" w14:textId="77777777" w:rsidR="00884A64" w:rsidRPr="00B16237" w:rsidRDefault="00884A64" w:rsidP="00884A64">
            <w:pPr>
              <w:pStyle w:val="NoSpacing"/>
              <w:rPr>
                <w:sz w:val="20"/>
              </w:rPr>
            </w:pPr>
            <w:r w:rsidRPr="00B16237">
              <w:rPr>
                <w:sz w:val="20"/>
              </w:rPr>
              <w:t>11=Grade 9/Form 2</w:t>
            </w:r>
          </w:p>
          <w:p w14:paraId="593B07D2" w14:textId="77777777" w:rsidR="00884A64" w:rsidRPr="00B16237" w:rsidRDefault="00884A64" w:rsidP="00884A64">
            <w:pPr>
              <w:pStyle w:val="NoSpacing"/>
              <w:rPr>
                <w:sz w:val="20"/>
              </w:rPr>
            </w:pPr>
            <w:r w:rsidRPr="00B16237">
              <w:rPr>
                <w:sz w:val="20"/>
              </w:rPr>
              <w:t>12=Grade 10/Form 3</w:t>
            </w:r>
          </w:p>
          <w:p w14:paraId="48A7F195" w14:textId="77777777" w:rsidR="00884A64" w:rsidRPr="00B16237" w:rsidRDefault="00884A64" w:rsidP="00884A64">
            <w:pPr>
              <w:pStyle w:val="NoSpacing"/>
              <w:rPr>
                <w:sz w:val="20"/>
              </w:rPr>
            </w:pPr>
            <w:r w:rsidRPr="00B16237">
              <w:rPr>
                <w:sz w:val="20"/>
              </w:rPr>
              <w:t>13=Grade 11/Form 4</w:t>
            </w:r>
          </w:p>
          <w:p w14:paraId="6DEBC95A" w14:textId="77777777" w:rsidR="00884A64" w:rsidRPr="00B16237" w:rsidRDefault="00884A64" w:rsidP="00884A64">
            <w:pPr>
              <w:pStyle w:val="NoSpacing"/>
              <w:rPr>
                <w:sz w:val="20"/>
              </w:rPr>
            </w:pPr>
            <w:r w:rsidRPr="00B16237">
              <w:rPr>
                <w:sz w:val="20"/>
              </w:rPr>
              <w:t>14=Grade 12/Form 5</w:t>
            </w:r>
          </w:p>
          <w:p w14:paraId="099874F0" w14:textId="77777777" w:rsidR="00884A64" w:rsidRPr="00B16237" w:rsidRDefault="00884A64" w:rsidP="00884A64">
            <w:pPr>
              <w:pStyle w:val="NoSpacing"/>
              <w:rPr>
                <w:sz w:val="20"/>
              </w:rPr>
            </w:pPr>
            <w:r w:rsidRPr="00B16237">
              <w:rPr>
                <w:sz w:val="20"/>
              </w:rPr>
              <w:t>15=Post-secondary</w:t>
            </w:r>
          </w:p>
          <w:p w14:paraId="38CADC9A" w14:textId="77777777" w:rsidR="00884A64" w:rsidRPr="00B16237" w:rsidRDefault="00884A64" w:rsidP="00884A64">
            <w:pPr>
              <w:pStyle w:val="NoSpacing"/>
              <w:rPr>
                <w:sz w:val="20"/>
              </w:rPr>
            </w:pPr>
            <w:r w:rsidRPr="00B16237">
              <w:rPr>
                <w:sz w:val="20"/>
              </w:rPr>
              <w:t>888=Don’t know</w:t>
            </w:r>
          </w:p>
          <w:p w14:paraId="597DC960" w14:textId="77777777" w:rsidR="00884A64" w:rsidRPr="00B16237" w:rsidRDefault="00884A64" w:rsidP="00884A64">
            <w:pPr>
              <w:pStyle w:val="NoSpacing"/>
              <w:rPr>
                <w:sz w:val="20"/>
              </w:rPr>
            </w:pPr>
            <w:r w:rsidRPr="00B16237">
              <w:rPr>
                <w:sz w:val="20"/>
              </w:rPr>
              <w:t>999=Preferred not to answer</w:t>
            </w:r>
          </w:p>
        </w:tc>
        <w:tc>
          <w:tcPr>
            <w:tcW w:w="2880" w:type="dxa"/>
          </w:tcPr>
          <w:p w14:paraId="49A34203" w14:textId="77777777" w:rsidR="00884A64" w:rsidRPr="00B16237" w:rsidRDefault="00884A64" w:rsidP="00884A64">
            <w:pPr>
              <w:pStyle w:val="NoSpacing"/>
              <w:rPr>
                <w:sz w:val="20"/>
              </w:rPr>
            </w:pPr>
            <w:r w:rsidRPr="00B16237">
              <w:rPr>
                <w:sz w:val="20"/>
              </w:rPr>
              <w:t>1=Cannot afford school fees</w:t>
            </w:r>
          </w:p>
          <w:p w14:paraId="17285AA3" w14:textId="77777777" w:rsidR="00884A64" w:rsidRPr="00B16237" w:rsidRDefault="00884A64" w:rsidP="00884A64">
            <w:pPr>
              <w:pStyle w:val="NoSpacing"/>
              <w:rPr>
                <w:sz w:val="20"/>
              </w:rPr>
            </w:pPr>
            <w:r w:rsidRPr="00B16237">
              <w:rPr>
                <w:sz w:val="20"/>
              </w:rPr>
              <w:t>2=Needed for domestic duties</w:t>
            </w:r>
          </w:p>
          <w:p w14:paraId="0229E820" w14:textId="77777777" w:rsidR="00884A64" w:rsidRPr="00B16237" w:rsidRDefault="00884A64" w:rsidP="00884A64">
            <w:pPr>
              <w:pStyle w:val="NoSpacing"/>
              <w:rPr>
                <w:sz w:val="20"/>
              </w:rPr>
            </w:pPr>
            <w:r w:rsidRPr="00B16237">
              <w:rPr>
                <w:sz w:val="20"/>
              </w:rPr>
              <w:t>3=Needed for farming</w:t>
            </w:r>
          </w:p>
          <w:p w14:paraId="1CBABCFD" w14:textId="77777777" w:rsidR="00884A64" w:rsidRPr="00B16237" w:rsidRDefault="00884A64" w:rsidP="00884A64">
            <w:pPr>
              <w:pStyle w:val="NoSpacing"/>
              <w:rPr>
                <w:sz w:val="20"/>
              </w:rPr>
            </w:pPr>
            <w:r w:rsidRPr="00B16237">
              <w:rPr>
                <w:sz w:val="20"/>
              </w:rPr>
              <w:t>4=Working for other household</w:t>
            </w:r>
          </w:p>
          <w:p w14:paraId="42F0F394" w14:textId="77777777" w:rsidR="00884A64" w:rsidRPr="00B16237" w:rsidRDefault="00884A64" w:rsidP="00884A64">
            <w:pPr>
              <w:pStyle w:val="NoSpacing"/>
              <w:rPr>
                <w:sz w:val="20"/>
              </w:rPr>
            </w:pPr>
            <w:r w:rsidRPr="00B16237">
              <w:rPr>
                <w:sz w:val="20"/>
              </w:rPr>
              <w:t>6=Education is not necessary/no point</w:t>
            </w:r>
          </w:p>
          <w:p w14:paraId="30BD520D" w14:textId="77777777" w:rsidR="00884A64" w:rsidRPr="00B16237" w:rsidRDefault="00884A64" w:rsidP="00884A64">
            <w:pPr>
              <w:pStyle w:val="NoSpacing"/>
              <w:rPr>
                <w:sz w:val="20"/>
              </w:rPr>
            </w:pPr>
            <w:r w:rsidRPr="00B16237">
              <w:rPr>
                <w:sz w:val="20"/>
              </w:rPr>
              <w:t>7=Completed their education</w:t>
            </w:r>
          </w:p>
          <w:p w14:paraId="6A019C07" w14:textId="77777777" w:rsidR="00884A64" w:rsidRPr="00B16237" w:rsidRDefault="00884A64" w:rsidP="00884A64">
            <w:pPr>
              <w:pStyle w:val="NoSpacing"/>
              <w:rPr>
                <w:sz w:val="20"/>
              </w:rPr>
            </w:pPr>
            <w:r w:rsidRPr="00B16237">
              <w:rPr>
                <w:sz w:val="20"/>
              </w:rPr>
              <w:t>8=Too old to attend school</w:t>
            </w:r>
          </w:p>
          <w:p w14:paraId="5ACBBA8B" w14:textId="77777777" w:rsidR="00884A64" w:rsidRPr="00B16237" w:rsidRDefault="00884A64" w:rsidP="00884A64">
            <w:pPr>
              <w:pStyle w:val="NoSpacing"/>
              <w:rPr>
                <w:sz w:val="20"/>
              </w:rPr>
            </w:pPr>
            <w:r w:rsidRPr="00B16237">
              <w:rPr>
                <w:sz w:val="20"/>
              </w:rPr>
              <w:t>9=School is too far away</w:t>
            </w:r>
          </w:p>
        </w:tc>
        <w:tc>
          <w:tcPr>
            <w:tcW w:w="2880" w:type="dxa"/>
          </w:tcPr>
          <w:p w14:paraId="54C045F4" w14:textId="77777777" w:rsidR="00884A64" w:rsidRPr="00B16237" w:rsidRDefault="00884A64" w:rsidP="00884A64">
            <w:pPr>
              <w:pStyle w:val="NoSpacing"/>
              <w:rPr>
                <w:sz w:val="20"/>
              </w:rPr>
            </w:pPr>
            <w:r w:rsidRPr="00B16237">
              <w:rPr>
                <w:sz w:val="20"/>
              </w:rPr>
              <w:t>10=School closed temporarily</w:t>
            </w:r>
          </w:p>
          <w:p w14:paraId="6F488B36" w14:textId="77777777" w:rsidR="00884A64" w:rsidRPr="00B16237" w:rsidRDefault="00884A64" w:rsidP="00884A64">
            <w:pPr>
              <w:pStyle w:val="NoSpacing"/>
              <w:rPr>
                <w:sz w:val="20"/>
              </w:rPr>
            </w:pPr>
            <w:r w:rsidRPr="00B16237">
              <w:rPr>
                <w:sz w:val="20"/>
              </w:rPr>
              <w:t>11=School closed permanently</w:t>
            </w:r>
          </w:p>
          <w:p w14:paraId="4D119432" w14:textId="77777777" w:rsidR="00884A64" w:rsidRPr="00B16237" w:rsidRDefault="00884A64" w:rsidP="00884A64">
            <w:pPr>
              <w:pStyle w:val="NoSpacing"/>
              <w:rPr>
                <w:sz w:val="20"/>
              </w:rPr>
            </w:pPr>
            <w:r w:rsidRPr="00B16237">
              <w:rPr>
                <w:sz w:val="20"/>
              </w:rPr>
              <w:t>12=The teacher is absent at the school</w:t>
            </w:r>
          </w:p>
          <w:p w14:paraId="366F2C7D" w14:textId="77777777" w:rsidR="00884A64" w:rsidRPr="00B16237" w:rsidRDefault="00884A64" w:rsidP="00884A64">
            <w:pPr>
              <w:pStyle w:val="NoSpacing"/>
              <w:rPr>
                <w:sz w:val="20"/>
              </w:rPr>
            </w:pPr>
            <w:r w:rsidRPr="00B16237">
              <w:rPr>
                <w:sz w:val="20"/>
              </w:rPr>
              <w:t>13=Too sick to attend school</w:t>
            </w:r>
          </w:p>
          <w:p w14:paraId="620A8795" w14:textId="77777777" w:rsidR="00884A64" w:rsidRPr="00B16237" w:rsidRDefault="00884A64" w:rsidP="00884A64">
            <w:pPr>
              <w:pStyle w:val="NoSpacing"/>
              <w:rPr>
                <w:sz w:val="20"/>
              </w:rPr>
            </w:pPr>
            <w:r w:rsidRPr="00B16237">
              <w:rPr>
                <w:sz w:val="20"/>
              </w:rPr>
              <w:t xml:space="preserve">14=Someone else in the household is sick, so cannot attend </w:t>
            </w:r>
          </w:p>
          <w:p w14:paraId="4900469B" w14:textId="77777777" w:rsidR="00884A64" w:rsidRDefault="00884A64" w:rsidP="00884A64">
            <w:pPr>
              <w:pStyle w:val="NoSpacing"/>
              <w:rPr>
                <w:sz w:val="20"/>
              </w:rPr>
            </w:pPr>
            <w:r w:rsidRPr="00B16237">
              <w:rPr>
                <w:sz w:val="20"/>
              </w:rPr>
              <w:t>15=No transport</w:t>
            </w:r>
          </w:p>
          <w:p w14:paraId="74518DAF" w14:textId="77B567D5" w:rsidR="00B516EB" w:rsidRDefault="00B516EB" w:rsidP="00884A64">
            <w:pPr>
              <w:pStyle w:val="NoSpacing"/>
              <w:rPr>
                <w:sz w:val="20"/>
              </w:rPr>
            </w:pPr>
            <w:r>
              <w:rPr>
                <w:sz w:val="20"/>
              </w:rPr>
              <w:t>16= Failed exams, could not proceed to next Grade.</w:t>
            </w:r>
          </w:p>
          <w:p w14:paraId="05A2B4E9" w14:textId="4E0308B7" w:rsidR="00000B7B" w:rsidRPr="00B16237" w:rsidRDefault="00000B7B" w:rsidP="00884A64">
            <w:pPr>
              <w:pStyle w:val="NoSpacing"/>
              <w:rPr>
                <w:sz w:val="20"/>
              </w:rPr>
            </w:pPr>
            <w:r>
              <w:rPr>
                <w:sz w:val="20"/>
              </w:rPr>
              <w:t xml:space="preserve">17=Too young to attend school </w:t>
            </w:r>
          </w:p>
          <w:p w14:paraId="2AA17C3B" w14:textId="77777777" w:rsidR="00884A64" w:rsidRPr="00B16237" w:rsidRDefault="00884A64" w:rsidP="00884A64">
            <w:pPr>
              <w:pStyle w:val="NoSpacing"/>
              <w:rPr>
                <w:sz w:val="20"/>
              </w:rPr>
            </w:pPr>
            <w:r w:rsidRPr="00B16237">
              <w:rPr>
                <w:sz w:val="20"/>
              </w:rPr>
              <w:t>97=other, please specify</w:t>
            </w:r>
          </w:p>
        </w:tc>
      </w:tr>
    </w:tbl>
    <w:p w14:paraId="7FE0FAB6" w14:textId="77777777" w:rsidR="00DD6BDD" w:rsidRPr="00D3513D" w:rsidRDefault="00DD6BDD" w:rsidP="00F85A49">
      <w:pPr>
        <w:pStyle w:val="NoSpacing"/>
      </w:pPr>
    </w:p>
    <w:p w14:paraId="0AB24A26" w14:textId="77777777" w:rsidR="005D6A5B" w:rsidRDefault="005D6A5B" w:rsidP="00F85A49">
      <w:pPr>
        <w:pStyle w:val="Heading3"/>
        <w:spacing w:before="0" w:line="240" w:lineRule="auto"/>
        <w:rPr>
          <w:caps w:val="0"/>
        </w:rPr>
      </w:pPr>
    </w:p>
    <w:p w14:paraId="74D34E19" w14:textId="77777777" w:rsidR="005D6A5B" w:rsidRDefault="005D6A5B" w:rsidP="00F85A49">
      <w:pPr>
        <w:pStyle w:val="Heading3"/>
        <w:spacing w:before="0" w:line="240" w:lineRule="auto"/>
        <w:rPr>
          <w:caps w:val="0"/>
        </w:rPr>
      </w:pPr>
    </w:p>
    <w:p w14:paraId="6967FB0F" w14:textId="77777777" w:rsidR="005D6A5B" w:rsidRDefault="005D6A5B" w:rsidP="00F85A49">
      <w:pPr>
        <w:pStyle w:val="Heading3"/>
        <w:spacing w:before="0" w:line="240" w:lineRule="auto"/>
        <w:rPr>
          <w:caps w:val="0"/>
        </w:rPr>
      </w:pPr>
    </w:p>
    <w:p w14:paraId="55175088" w14:textId="77777777" w:rsidR="005D6A5B" w:rsidRDefault="005D6A5B" w:rsidP="00F85A49">
      <w:pPr>
        <w:pStyle w:val="Heading3"/>
        <w:spacing w:before="0" w:line="240" w:lineRule="auto"/>
        <w:rPr>
          <w:caps w:val="0"/>
        </w:rPr>
      </w:pPr>
    </w:p>
    <w:p w14:paraId="7A794253" w14:textId="77777777" w:rsidR="005D6A5B" w:rsidRDefault="005D6A5B" w:rsidP="00F85A49">
      <w:pPr>
        <w:pStyle w:val="Heading3"/>
        <w:spacing w:before="0" w:line="240" w:lineRule="auto"/>
        <w:rPr>
          <w:caps w:val="0"/>
        </w:rPr>
      </w:pPr>
    </w:p>
    <w:p w14:paraId="18F270F3" w14:textId="77777777" w:rsidR="005D6A5B" w:rsidRDefault="005D6A5B" w:rsidP="00F85A49">
      <w:pPr>
        <w:pStyle w:val="Heading3"/>
        <w:spacing w:before="0" w:line="240" w:lineRule="auto"/>
        <w:rPr>
          <w:caps w:val="0"/>
        </w:rPr>
      </w:pPr>
    </w:p>
    <w:p w14:paraId="27E3EB6D" w14:textId="77777777" w:rsidR="005D6A5B" w:rsidRDefault="005D6A5B" w:rsidP="00F85A49">
      <w:pPr>
        <w:pStyle w:val="Heading3"/>
        <w:spacing w:before="0" w:line="240" w:lineRule="auto"/>
        <w:rPr>
          <w:caps w:val="0"/>
        </w:rPr>
      </w:pPr>
    </w:p>
    <w:p w14:paraId="6DCB8392" w14:textId="77777777" w:rsidR="005D6A5B" w:rsidRDefault="005D6A5B" w:rsidP="00F85A49">
      <w:pPr>
        <w:pStyle w:val="Heading3"/>
        <w:spacing w:before="0" w:line="240" w:lineRule="auto"/>
        <w:rPr>
          <w:caps w:val="0"/>
        </w:rPr>
      </w:pPr>
    </w:p>
    <w:p w14:paraId="3383631D" w14:textId="77777777" w:rsidR="005D6A5B" w:rsidRDefault="005D6A5B" w:rsidP="00F85A49">
      <w:pPr>
        <w:pStyle w:val="Heading3"/>
        <w:spacing w:before="0" w:line="240" w:lineRule="auto"/>
        <w:rPr>
          <w:caps w:val="0"/>
        </w:rPr>
      </w:pPr>
    </w:p>
    <w:p w14:paraId="527E18BD" w14:textId="77777777" w:rsidR="005D6A5B" w:rsidRDefault="005D6A5B" w:rsidP="00F85A49">
      <w:pPr>
        <w:pStyle w:val="Heading3"/>
        <w:spacing w:before="0" w:line="240" w:lineRule="auto"/>
        <w:rPr>
          <w:caps w:val="0"/>
        </w:rPr>
      </w:pPr>
    </w:p>
    <w:p w14:paraId="4A87F642" w14:textId="77777777" w:rsidR="005D6A5B" w:rsidRDefault="005D6A5B" w:rsidP="00F85A49">
      <w:pPr>
        <w:pStyle w:val="Heading3"/>
        <w:spacing w:before="0" w:line="240" w:lineRule="auto"/>
        <w:rPr>
          <w:caps w:val="0"/>
        </w:rPr>
      </w:pPr>
    </w:p>
    <w:p w14:paraId="5CFF1585" w14:textId="77777777" w:rsidR="005D6A5B" w:rsidRDefault="005D6A5B" w:rsidP="00F85A49">
      <w:pPr>
        <w:pStyle w:val="Heading3"/>
        <w:spacing w:before="0" w:line="240" w:lineRule="auto"/>
        <w:rPr>
          <w:caps w:val="0"/>
        </w:rPr>
      </w:pPr>
    </w:p>
    <w:p w14:paraId="40E97D76" w14:textId="77777777" w:rsidR="005D6A5B" w:rsidRDefault="005D6A5B" w:rsidP="00F85A49">
      <w:pPr>
        <w:pStyle w:val="Heading3"/>
        <w:spacing w:before="0" w:line="240" w:lineRule="auto"/>
        <w:rPr>
          <w:caps w:val="0"/>
        </w:rPr>
      </w:pPr>
    </w:p>
    <w:p w14:paraId="587EF228" w14:textId="77777777" w:rsidR="005D6A5B" w:rsidRDefault="005D6A5B" w:rsidP="00F85A49">
      <w:pPr>
        <w:pStyle w:val="Heading3"/>
        <w:spacing w:before="0" w:line="240" w:lineRule="auto"/>
        <w:rPr>
          <w:caps w:val="0"/>
        </w:rPr>
      </w:pPr>
    </w:p>
    <w:p w14:paraId="191CBDA7" w14:textId="77777777" w:rsidR="005D6A5B" w:rsidRDefault="005D6A5B" w:rsidP="00F85A49">
      <w:pPr>
        <w:pStyle w:val="Heading3"/>
        <w:spacing w:before="0" w:line="240" w:lineRule="auto"/>
        <w:rPr>
          <w:caps w:val="0"/>
        </w:rPr>
      </w:pPr>
    </w:p>
    <w:p w14:paraId="7EA47054" w14:textId="77777777" w:rsidR="005D6A5B" w:rsidRDefault="005D6A5B" w:rsidP="00F85A49">
      <w:pPr>
        <w:pStyle w:val="Heading3"/>
        <w:spacing w:before="0" w:line="240" w:lineRule="auto"/>
        <w:rPr>
          <w:caps w:val="0"/>
        </w:rPr>
      </w:pPr>
    </w:p>
    <w:p w14:paraId="05763D5B" w14:textId="77777777" w:rsidR="005D6A5B" w:rsidRDefault="005D6A5B" w:rsidP="00F85A49">
      <w:pPr>
        <w:pStyle w:val="Heading3"/>
        <w:spacing w:before="0" w:line="240" w:lineRule="auto"/>
        <w:rPr>
          <w:caps w:val="0"/>
        </w:rPr>
      </w:pPr>
    </w:p>
    <w:p w14:paraId="241C82AF" w14:textId="77777777" w:rsidR="005D6A5B" w:rsidRDefault="005D6A5B" w:rsidP="00F85A49">
      <w:pPr>
        <w:pStyle w:val="Heading3"/>
        <w:spacing w:before="0" w:line="240" w:lineRule="auto"/>
        <w:rPr>
          <w:caps w:val="0"/>
        </w:rPr>
      </w:pPr>
    </w:p>
    <w:p w14:paraId="74CE3702" w14:textId="77777777" w:rsidR="005D6A5B" w:rsidRDefault="005D6A5B" w:rsidP="00F85A49">
      <w:pPr>
        <w:pStyle w:val="Heading3"/>
        <w:spacing w:before="0" w:line="240" w:lineRule="auto"/>
        <w:rPr>
          <w:caps w:val="0"/>
        </w:rPr>
      </w:pPr>
    </w:p>
    <w:p w14:paraId="262133DA" w14:textId="77777777" w:rsidR="005D6A5B" w:rsidRDefault="005D6A5B" w:rsidP="00F85A49">
      <w:pPr>
        <w:pStyle w:val="Heading3"/>
        <w:spacing w:before="0" w:line="240" w:lineRule="auto"/>
        <w:rPr>
          <w:caps w:val="0"/>
        </w:rPr>
      </w:pPr>
    </w:p>
    <w:p w14:paraId="62CEE9DE" w14:textId="77777777" w:rsidR="005D6A5B" w:rsidRDefault="005D6A5B" w:rsidP="00F85A49">
      <w:pPr>
        <w:pStyle w:val="Heading3"/>
        <w:spacing w:before="0" w:line="240" w:lineRule="auto"/>
        <w:rPr>
          <w:caps w:val="0"/>
        </w:rPr>
      </w:pPr>
    </w:p>
    <w:p w14:paraId="36EEC1EA" w14:textId="77777777" w:rsidR="005D6A5B" w:rsidRDefault="005D6A5B" w:rsidP="00F85A49">
      <w:pPr>
        <w:pStyle w:val="Heading3"/>
        <w:spacing w:before="0" w:line="240" w:lineRule="auto"/>
        <w:rPr>
          <w:caps w:val="0"/>
        </w:rPr>
      </w:pPr>
    </w:p>
    <w:p w14:paraId="009206CD" w14:textId="77777777" w:rsidR="005D6A5B" w:rsidRDefault="005D6A5B" w:rsidP="00F85A49">
      <w:pPr>
        <w:pStyle w:val="Heading3"/>
        <w:spacing w:before="0" w:line="240" w:lineRule="auto"/>
        <w:rPr>
          <w:caps w:val="0"/>
        </w:rPr>
      </w:pPr>
    </w:p>
    <w:p w14:paraId="7D1BA350" w14:textId="77777777" w:rsidR="005D6A5B" w:rsidRDefault="005D6A5B" w:rsidP="00F85A49">
      <w:pPr>
        <w:pStyle w:val="Heading3"/>
        <w:spacing w:before="0" w:line="240" w:lineRule="auto"/>
        <w:rPr>
          <w:caps w:val="0"/>
        </w:rPr>
      </w:pPr>
    </w:p>
    <w:p w14:paraId="285520C9" w14:textId="77777777" w:rsidR="005D6A5B" w:rsidRDefault="005D6A5B" w:rsidP="00F85A49">
      <w:pPr>
        <w:pStyle w:val="Heading3"/>
        <w:spacing w:before="0" w:line="240" w:lineRule="auto"/>
        <w:rPr>
          <w:caps w:val="0"/>
        </w:rPr>
      </w:pPr>
    </w:p>
    <w:p w14:paraId="64D79376" w14:textId="77777777" w:rsidR="005D6A5B" w:rsidRDefault="005D6A5B" w:rsidP="00F85A49">
      <w:pPr>
        <w:pStyle w:val="Heading3"/>
        <w:spacing w:before="0" w:line="240" w:lineRule="auto"/>
        <w:rPr>
          <w:caps w:val="0"/>
        </w:rPr>
      </w:pPr>
    </w:p>
    <w:p w14:paraId="3D410AE8" w14:textId="77777777" w:rsidR="005D6A5B" w:rsidRDefault="005D6A5B" w:rsidP="00F85A49">
      <w:pPr>
        <w:pStyle w:val="Heading3"/>
        <w:spacing w:before="0" w:line="240" w:lineRule="auto"/>
        <w:rPr>
          <w:caps w:val="0"/>
        </w:rPr>
      </w:pPr>
    </w:p>
    <w:p w14:paraId="11669BF1" w14:textId="5C591D59" w:rsidR="00DA2665" w:rsidRDefault="00701E1C" w:rsidP="00F85A49">
      <w:pPr>
        <w:pStyle w:val="Heading3"/>
        <w:spacing w:before="0" w:line="240" w:lineRule="auto"/>
      </w:pPr>
      <w:r>
        <w:rPr>
          <w:caps w:val="0"/>
        </w:rPr>
        <w:t xml:space="preserve">SECTION D. </w:t>
      </w:r>
      <w:r w:rsidRPr="004C2559">
        <w:rPr>
          <w:caps w:val="0"/>
        </w:rPr>
        <w:t>FOREST CONDITION</w:t>
      </w:r>
      <w:r w:rsidR="00884A64">
        <w:rPr>
          <w:caps w:val="0"/>
        </w:rPr>
        <w:t>S</w:t>
      </w:r>
    </w:p>
    <w:p w14:paraId="28791AEF" w14:textId="77777777"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7311" w:type="dxa"/>
        <w:jc w:val="center"/>
        <w:tblLayout w:type="fixed"/>
        <w:tblCellMar>
          <w:left w:w="72" w:type="dxa"/>
          <w:right w:w="72" w:type="dxa"/>
        </w:tblCellMar>
        <w:tblLook w:val="04A0" w:firstRow="1" w:lastRow="0" w:firstColumn="1" w:lastColumn="0" w:noHBand="0" w:noVBand="1"/>
      </w:tblPr>
      <w:tblGrid>
        <w:gridCol w:w="883"/>
        <w:gridCol w:w="1203"/>
        <w:gridCol w:w="996"/>
        <w:gridCol w:w="2104"/>
        <w:gridCol w:w="1710"/>
        <w:gridCol w:w="1800"/>
        <w:gridCol w:w="1530"/>
        <w:gridCol w:w="1260"/>
        <w:gridCol w:w="1260"/>
        <w:gridCol w:w="1893"/>
        <w:gridCol w:w="1260"/>
        <w:gridCol w:w="1412"/>
      </w:tblGrid>
      <w:tr w:rsidR="00CA7548" w:rsidRPr="00DA2665" w14:paraId="6729F00B" w14:textId="053BB184" w:rsidTr="00860585">
        <w:trPr>
          <w:trHeight w:val="20"/>
          <w:jc w:val="center"/>
        </w:trPr>
        <w:tc>
          <w:tcPr>
            <w:tcW w:w="883" w:type="dxa"/>
          </w:tcPr>
          <w:p w14:paraId="490B0702" w14:textId="77777777" w:rsidR="00CA7548" w:rsidRPr="00DA2665" w:rsidRDefault="00CA7548" w:rsidP="00F85A49">
            <w:pPr>
              <w:pStyle w:val="NoSpacing"/>
              <w:jc w:val="center"/>
            </w:pPr>
            <w:r w:rsidRPr="00DA2665">
              <w:t>Forest</w:t>
            </w:r>
          </w:p>
          <w:p w14:paraId="4718BCCE" w14:textId="77777777" w:rsidR="00CA7548" w:rsidRPr="00DA2665" w:rsidRDefault="00CA7548" w:rsidP="00F85A49">
            <w:pPr>
              <w:pStyle w:val="NoSpacing"/>
              <w:jc w:val="center"/>
            </w:pPr>
            <w:proofErr w:type="gramStart"/>
            <w:r w:rsidRPr="00DA2665">
              <w:t>code</w:t>
            </w:r>
            <w:proofErr w:type="gramEnd"/>
          </w:p>
        </w:tc>
        <w:tc>
          <w:tcPr>
            <w:tcW w:w="1203" w:type="dxa"/>
          </w:tcPr>
          <w:p w14:paraId="19EEEA17" w14:textId="77777777" w:rsidR="00CA7548" w:rsidRDefault="00CA7548" w:rsidP="00B64B86">
            <w:pPr>
              <w:pStyle w:val="NoSpacing"/>
              <w:jc w:val="center"/>
            </w:pPr>
            <w:r>
              <w:t xml:space="preserve">D2. </w:t>
            </w:r>
            <w:r w:rsidRPr="00DA2665">
              <w:t>Name of the forest</w:t>
            </w:r>
          </w:p>
          <w:p w14:paraId="1B1005F4" w14:textId="0ECA59A6" w:rsidR="00860585" w:rsidRPr="00FA3415" w:rsidRDefault="00860585" w:rsidP="00B64B86">
            <w:pPr>
              <w:pStyle w:val="NoSpacing"/>
              <w:jc w:val="center"/>
              <w:rPr>
                <w:i/>
              </w:rPr>
            </w:pPr>
            <w:r w:rsidRPr="00FA3415">
              <w:rPr>
                <w:i/>
              </w:rPr>
              <w:t>If the respondent does not know the name, create a name together that you will use to refer to the forest in future questions.</w:t>
            </w:r>
          </w:p>
        </w:tc>
        <w:tc>
          <w:tcPr>
            <w:tcW w:w="996" w:type="dxa"/>
          </w:tcPr>
          <w:p w14:paraId="2A694E70" w14:textId="64793A4F" w:rsidR="00CA7548" w:rsidRPr="00402C7A" w:rsidRDefault="00CA7548" w:rsidP="00F85A49">
            <w:pPr>
              <w:pStyle w:val="NoSpacing"/>
              <w:jc w:val="center"/>
              <w:rPr>
                <w:i/>
              </w:rPr>
            </w:pPr>
            <w:r>
              <w:t xml:space="preserve">D.2b ID of the forest </w:t>
            </w:r>
            <w:r>
              <w:rPr>
                <w:i/>
              </w:rPr>
              <w:t>(given by supervisor)</w:t>
            </w:r>
          </w:p>
        </w:tc>
        <w:tc>
          <w:tcPr>
            <w:tcW w:w="2104" w:type="dxa"/>
          </w:tcPr>
          <w:p w14:paraId="780D9523" w14:textId="77777777" w:rsidR="00CA7548" w:rsidRDefault="00CA7548" w:rsidP="00F85A49">
            <w:pPr>
              <w:pStyle w:val="NoSpacing"/>
              <w:jc w:val="center"/>
            </w:pPr>
            <w:r>
              <w:t xml:space="preserve">D.3 What type of forest is this? </w:t>
            </w:r>
          </w:p>
          <w:p w14:paraId="1953BBD8" w14:textId="77777777" w:rsidR="00CA7548" w:rsidRDefault="00CA7548" w:rsidP="00F85A49">
            <w:pPr>
              <w:pStyle w:val="NoSpacing"/>
              <w:jc w:val="center"/>
            </w:pPr>
            <w:r>
              <w:t>1=State or GMA</w:t>
            </w:r>
          </w:p>
          <w:p w14:paraId="34FBFF50" w14:textId="77777777" w:rsidR="00CA7548" w:rsidRDefault="00CA7548" w:rsidP="00F85A49">
            <w:pPr>
              <w:pStyle w:val="NoSpacing"/>
              <w:jc w:val="center"/>
            </w:pPr>
            <w:r>
              <w:t>2=Communal land in this village</w:t>
            </w:r>
          </w:p>
          <w:p w14:paraId="05E70952" w14:textId="77777777" w:rsidR="00CA7548" w:rsidRDefault="00CA7548" w:rsidP="00F85A49">
            <w:pPr>
              <w:pStyle w:val="NoSpacing"/>
              <w:jc w:val="center"/>
            </w:pPr>
            <w:r>
              <w:t>3=Communal land in another village</w:t>
            </w:r>
          </w:p>
          <w:p w14:paraId="169E1B87" w14:textId="77777777" w:rsidR="00CA7548" w:rsidRDefault="00CA7548" w:rsidP="00F85A49">
            <w:pPr>
              <w:pStyle w:val="NoSpacing"/>
              <w:jc w:val="center"/>
            </w:pPr>
            <w:r>
              <w:t>4=Private land allocated to the household</w:t>
            </w:r>
          </w:p>
          <w:p w14:paraId="7E883A6D" w14:textId="77777777" w:rsidR="00CA7548" w:rsidRDefault="00CA7548" w:rsidP="00F85A49">
            <w:pPr>
              <w:pStyle w:val="NoSpacing"/>
              <w:jc w:val="center"/>
            </w:pPr>
            <w:r>
              <w:t xml:space="preserve">5=Private land allocated to another household in this village </w:t>
            </w:r>
          </w:p>
          <w:p w14:paraId="385FFD36" w14:textId="030AA046" w:rsidR="00CA7548" w:rsidRDefault="00CA7548" w:rsidP="00F85A49">
            <w:pPr>
              <w:pStyle w:val="NoSpacing"/>
              <w:jc w:val="center"/>
            </w:pPr>
            <w:r>
              <w:t>6=Private land allocated to another household in another village</w:t>
            </w:r>
          </w:p>
        </w:tc>
        <w:tc>
          <w:tcPr>
            <w:tcW w:w="1710" w:type="dxa"/>
          </w:tcPr>
          <w:p w14:paraId="50C11052" w14:textId="492555F9" w:rsidR="00CA7548" w:rsidRDefault="00CA7548" w:rsidP="00F85A49">
            <w:pPr>
              <w:pStyle w:val="NoSpacing"/>
              <w:jc w:val="center"/>
            </w:pPr>
            <w:r>
              <w:t xml:space="preserve">D3. </w:t>
            </w:r>
            <w:r w:rsidRPr="00DA2665">
              <w:t>In your view, how do you describe the overall condition of this forest?</w:t>
            </w:r>
          </w:p>
          <w:p w14:paraId="19BED413" w14:textId="48DA9B8B" w:rsidR="00CA7548" w:rsidRPr="00402C7A" w:rsidRDefault="00CA7548" w:rsidP="00F85A49">
            <w:pPr>
              <w:pStyle w:val="NoSpacing"/>
              <w:jc w:val="center"/>
              <w:rPr>
                <w:i/>
              </w:rPr>
            </w:pPr>
            <w:r>
              <w:rPr>
                <w:i/>
              </w:rPr>
              <w:t>A good forest has trees, undergrowth, and resources for the community</w:t>
            </w:r>
          </w:p>
          <w:p w14:paraId="199BF9DA" w14:textId="77777777" w:rsidR="00CA7548" w:rsidRPr="00DA2665" w:rsidRDefault="00CA7548" w:rsidP="00F85A49">
            <w:pPr>
              <w:pStyle w:val="NoSpacing"/>
              <w:jc w:val="center"/>
            </w:pPr>
          </w:p>
          <w:p w14:paraId="0FCCCE6E" w14:textId="77777777" w:rsidR="00CA7548" w:rsidRPr="00DA2665" w:rsidRDefault="00CA7548" w:rsidP="00F85A49">
            <w:pPr>
              <w:pStyle w:val="NoSpacing"/>
              <w:jc w:val="center"/>
            </w:pPr>
            <w:r w:rsidRPr="00DA2665">
              <w:t>1=Very Good</w:t>
            </w:r>
          </w:p>
          <w:p w14:paraId="3F180836" w14:textId="77777777" w:rsidR="00CA7548" w:rsidRPr="00DA2665" w:rsidRDefault="00CA7548" w:rsidP="00F85A49">
            <w:pPr>
              <w:pStyle w:val="NoSpacing"/>
              <w:jc w:val="center"/>
            </w:pPr>
            <w:r w:rsidRPr="00DA2665">
              <w:t>2=Good</w:t>
            </w:r>
          </w:p>
          <w:p w14:paraId="17FFC694" w14:textId="77777777" w:rsidR="00CA7548" w:rsidRPr="00DA2665" w:rsidRDefault="00CA7548" w:rsidP="00F85A49">
            <w:pPr>
              <w:pStyle w:val="NoSpacing"/>
              <w:jc w:val="center"/>
            </w:pPr>
            <w:r w:rsidRPr="00DA2665">
              <w:t>3=Neutral</w:t>
            </w:r>
          </w:p>
          <w:p w14:paraId="4A71CFC4" w14:textId="77777777" w:rsidR="00CA7548" w:rsidRPr="00DA2665" w:rsidRDefault="00CA7548" w:rsidP="00F85A49">
            <w:pPr>
              <w:pStyle w:val="NoSpacing"/>
              <w:jc w:val="center"/>
            </w:pPr>
            <w:r w:rsidRPr="00DA2665">
              <w:t>4=Bad</w:t>
            </w:r>
          </w:p>
          <w:p w14:paraId="0B3C6E4B" w14:textId="77777777" w:rsidR="00CA7548" w:rsidRPr="00DA2665" w:rsidRDefault="00CA7548" w:rsidP="00F85A49">
            <w:pPr>
              <w:pStyle w:val="NoSpacing"/>
              <w:jc w:val="center"/>
            </w:pPr>
            <w:r w:rsidRPr="00DA2665">
              <w:t>5=Very Bad</w:t>
            </w:r>
          </w:p>
        </w:tc>
        <w:tc>
          <w:tcPr>
            <w:tcW w:w="1800" w:type="dxa"/>
          </w:tcPr>
          <w:p w14:paraId="285FEFCA" w14:textId="3ACAE330" w:rsidR="00CA7548" w:rsidRPr="00DA2665" w:rsidRDefault="00CA7548" w:rsidP="00F85A49">
            <w:pPr>
              <w:pStyle w:val="NoSpacing"/>
              <w:jc w:val="center"/>
            </w:pPr>
            <w:r>
              <w:t xml:space="preserve">D4. </w:t>
            </w:r>
            <w:r w:rsidRPr="00DA2665">
              <w:t xml:space="preserve">In your own view, compared to </w:t>
            </w:r>
            <w:r>
              <w:t>3</w:t>
            </w:r>
            <w:r w:rsidRPr="00DA2665">
              <w:t xml:space="preserve"> years ago, has the overall condition of the forest worsened or improved?</w:t>
            </w:r>
          </w:p>
          <w:p w14:paraId="037EE93C" w14:textId="77777777" w:rsidR="00CA7548" w:rsidRPr="00DA2665" w:rsidRDefault="00CA7548" w:rsidP="00F85A49">
            <w:pPr>
              <w:pStyle w:val="NoSpacing"/>
              <w:jc w:val="center"/>
            </w:pPr>
          </w:p>
          <w:p w14:paraId="36C655E6" w14:textId="77777777" w:rsidR="00CA7548" w:rsidRPr="00DA2665" w:rsidRDefault="00CA7548" w:rsidP="00F85A49">
            <w:pPr>
              <w:pStyle w:val="NoSpacing"/>
              <w:jc w:val="center"/>
            </w:pPr>
            <w:r w:rsidRPr="00DA2665">
              <w:t>1=Significantly worse</w:t>
            </w:r>
          </w:p>
          <w:p w14:paraId="71DA2DBF" w14:textId="77777777" w:rsidR="00CA7548" w:rsidRPr="00DA2665" w:rsidRDefault="00CA7548" w:rsidP="00F85A49">
            <w:pPr>
              <w:pStyle w:val="NoSpacing"/>
              <w:jc w:val="center"/>
            </w:pPr>
            <w:r w:rsidRPr="00DA2665">
              <w:t>2=A little worse</w:t>
            </w:r>
          </w:p>
          <w:p w14:paraId="5A19E661" w14:textId="77777777" w:rsidR="00CA7548" w:rsidRPr="00DA2665" w:rsidRDefault="00CA7548" w:rsidP="00F85A49">
            <w:pPr>
              <w:pStyle w:val="NoSpacing"/>
              <w:jc w:val="center"/>
            </w:pPr>
            <w:r w:rsidRPr="00DA2665">
              <w:t>3=Remained the same</w:t>
            </w:r>
          </w:p>
          <w:p w14:paraId="2EA809F4" w14:textId="77777777" w:rsidR="00CA7548" w:rsidRPr="00DA2665" w:rsidRDefault="00CA7548" w:rsidP="00F85A49">
            <w:pPr>
              <w:pStyle w:val="NoSpacing"/>
              <w:jc w:val="center"/>
            </w:pPr>
            <w:r w:rsidRPr="00DA2665">
              <w:t>4=Improved a little</w:t>
            </w:r>
          </w:p>
          <w:p w14:paraId="39E9ED47" w14:textId="779F16F7" w:rsidR="00CA7548" w:rsidRPr="00DA2665" w:rsidRDefault="00CA7548" w:rsidP="008021EF">
            <w:pPr>
              <w:pStyle w:val="NoSpacing"/>
              <w:jc w:val="center"/>
              <w:rPr>
                <w:i/>
              </w:rPr>
            </w:pPr>
            <w:r w:rsidRPr="00DA2665">
              <w:t>5=Significantly improved</w:t>
            </w:r>
          </w:p>
        </w:tc>
        <w:tc>
          <w:tcPr>
            <w:tcW w:w="1530" w:type="dxa"/>
          </w:tcPr>
          <w:p w14:paraId="5E409462" w14:textId="3C37E034" w:rsidR="00CA7548" w:rsidRPr="00DA2665" w:rsidRDefault="00CA7548" w:rsidP="00F85A49">
            <w:pPr>
              <w:pStyle w:val="NoSpacing"/>
              <w:jc w:val="center"/>
            </w:pPr>
            <w:r>
              <w:t>D5. During the last 3</w:t>
            </w:r>
            <w:r w:rsidRPr="00DA2665">
              <w:t xml:space="preserve"> years, has there been any change to the size/area of the forest?</w:t>
            </w:r>
          </w:p>
          <w:p w14:paraId="6E895A67" w14:textId="77777777" w:rsidR="00CA7548" w:rsidRPr="00DA2665" w:rsidRDefault="00CA7548" w:rsidP="00F85A49">
            <w:pPr>
              <w:pStyle w:val="NoSpacing"/>
              <w:jc w:val="center"/>
            </w:pPr>
            <w:r w:rsidRPr="00DA2665">
              <w:t>1=Increased greatly</w:t>
            </w:r>
          </w:p>
          <w:p w14:paraId="265E035A" w14:textId="77777777" w:rsidR="00CA7548" w:rsidRPr="00DA2665" w:rsidRDefault="00CA7548" w:rsidP="00F85A49">
            <w:pPr>
              <w:pStyle w:val="NoSpacing"/>
              <w:jc w:val="center"/>
            </w:pPr>
            <w:r w:rsidRPr="00DA2665">
              <w:t>2=Increased slightly</w:t>
            </w:r>
          </w:p>
          <w:p w14:paraId="7FB356C1" w14:textId="77777777" w:rsidR="00CA7548" w:rsidRPr="00DA2665" w:rsidRDefault="00CA7548" w:rsidP="00F85A49">
            <w:pPr>
              <w:pStyle w:val="NoSpacing"/>
              <w:jc w:val="center"/>
            </w:pPr>
            <w:r w:rsidRPr="00DA2665">
              <w:t>3=Stayed the same</w:t>
            </w:r>
          </w:p>
          <w:p w14:paraId="1E1419C2" w14:textId="77777777" w:rsidR="00CA7548" w:rsidRPr="00DA2665" w:rsidRDefault="00CA7548" w:rsidP="00F85A49">
            <w:pPr>
              <w:pStyle w:val="NoSpacing"/>
              <w:jc w:val="center"/>
            </w:pPr>
            <w:r w:rsidRPr="00DA2665">
              <w:t>4=Decreased slightly</w:t>
            </w:r>
          </w:p>
          <w:p w14:paraId="042CF3D5" w14:textId="77777777" w:rsidR="00CA7548" w:rsidRPr="00DA2665" w:rsidRDefault="00CA7548" w:rsidP="00F85A49">
            <w:pPr>
              <w:pStyle w:val="NoSpacing"/>
              <w:jc w:val="center"/>
            </w:pPr>
            <w:r w:rsidRPr="00DA2665">
              <w:t>5=Decreased greatly</w:t>
            </w:r>
          </w:p>
        </w:tc>
        <w:tc>
          <w:tcPr>
            <w:tcW w:w="1260" w:type="dxa"/>
          </w:tcPr>
          <w:p w14:paraId="4B92E960" w14:textId="325799A5" w:rsidR="00CA7548" w:rsidRPr="00DA2665" w:rsidRDefault="00CA7548" w:rsidP="00F85A49">
            <w:pPr>
              <w:pStyle w:val="NoSpacing"/>
              <w:jc w:val="center"/>
            </w:pPr>
            <w:commentRangeStart w:id="9"/>
            <w:r>
              <w:t>D6</w:t>
            </w:r>
            <w:r w:rsidRPr="008021EF">
              <w:t xml:space="preserve"> </w:t>
            </w:r>
            <w:r>
              <w:t xml:space="preserve">Why </w:t>
            </w:r>
            <w:r w:rsidRPr="008021EF">
              <w:t>has ${forest_1}'s area inc</w:t>
            </w:r>
            <w:r>
              <w:t>r</w:t>
            </w:r>
            <w:r w:rsidRPr="008021EF">
              <w:t>eased?</w:t>
            </w:r>
          </w:p>
          <w:p w14:paraId="5E0FEE27" w14:textId="77777777" w:rsidR="00CA7548" w:rsidRPr="00DA2665" w:rsidRDefault="00CA7548" w:rsidP="00F85A49">
            <w:pPr>
              <w:pStyle w:val="NoSpacing"/>
              <w:jc w:val="center"/>
            </w:pPr>
          </w:p>
          <w:p w14:paraId="243025B0" w14:textId="77777777" w:rsidR="00CA7548" w:rsidRPr="00DA2665" w:rsidRDefault="00CA7548" w:rsidP="00F85A49">
            <w:pPr>
              <w:pStyle w:val="NoSpacing"/>
              <w:jc w:val="center"/>
              <w:rPr>
                <w:i/>
              </w:rPr>
            </w:pPr>
            <w:r w:rsidRPr="00DA2665">
              <w:rPr>
                <w:i/>
              </w:rPr>
              <w:t>PROBE AND CODE</w:t>
            </w:r>
          </w:p>
          <w:p w14:paraId="146DFC9A" w14:textId="38B7390C" w:rsidR="00CA7548" w:rsidRDefault="00CA7548" w:rsidP="00F85A49">
            <w:pPr>
              <w:pStyle w:val="NoSpacing"/>
              <w:jc w:val="center"/>
              <w:rPr>
                <w:i/>
              </w:rPr>
            </w:pPr>
            <w:r w:rsidRPr="00DA2665">
              <w:rPr>
                <w:i/>
              </w:rPr>
              <w:t>Refer to code</w:t>
            </w:r>
            <w:r>
              <w:rPr>
                <w:i/>
              </w:rPr>
              <w:t xml:space="preserve"> 105</w:t>
            </w:r>
            <w:r w:rsidRPr="00DA2665">
              <w:rPr>
                <w:i/>
              </w:rPr>
              <w:t xml:space="preserve"> below</w:t>
            </w:r>
          </w:p>
          <w:p w14:paraId="66228A68" w14:textId="4671E5C5" w:rsidR="00CA7548" w:rsidRPr="005D6A5B" w:rsidRDefault="00CA7548" w:rsidP="00F85A49">
            <w:pPr>
              <w:pStyle w:val="NoSpacing"/>
              <w:jc w:val="center"/>
              <w:rPr>
                <w:i/>
              </w:rPr>
            </w:pPr>
            <w:r w:rsidRPr="005D6A5B">
              <w:rPr>
                <w:i/>
              </w:rPr>
              <w:t>Ask if D5=1 or 2</w:t>
            </w:r>
          </w:p>
        </w:tc>
        <w:tc>
          <w:tcPr>
            <w:tcW w:w="1260" w:type="dxa"/>
          </w:tcPr>
          <w:p w14:paraId="67176F21" w14:textId="7DDD9557" w:rsidR="00CA7548" w:rsidRDefault="00CA7548" w:rsidP="00B64B86">
            <w:pPr>
              <w:pStyle w:val="NoSpacing"/>
              <w:jc w:val="center"/>
            </w:pPr>
            <w:r w:rsidRPr="008021EF">
              <w:t>D</w:t>
            </w:r>
            <w:r>
              <w:t>7</w:t>
            </w:r>
            <w:r w:rsidRPr="008021EF">
              <w:t xml:space="preserve">. </w:t>
            </w:r>
            <w:r>
              <w:t>Why</w:t>
            </w:r>
            <w:r w:rsidRPr="008021EF">
              <w:t xml:space="preserve"> has ${forest_1}'s area </w:t>
            </w:r>
            <w:r>
              <w:t>decreased</w:t>
            </w:r>
            <w:r w:rsidRPr="008021EF">
              <w:t>?</w:t>
            </w:r>
          </w:p>
          <w:p w14:paraId="090F2340" w14:textId="77777777" w:rsidR="00CA7548" w:rsidRPr="00DA2665" w:rsidRDefault="00CA7548" w:rsidP="00B64B86">
            <w:pPr>
              <w:pStyle w:val="NoSpacing"/>
              <w:jc w:val="center"/>
            </w:pPr>
          </w:p>
          <w:p w14:paraId="24C8150F" w14:textId="77777777" w:rsidR="00CA7548" w:rsidRPr="00DA2665" w:rsidRDefault="00CA7548" w:rsidP="00B64B86">
            <w:pPr>
              <w:pStyle w:val="NoSpacing"/>
              <w:jc w:val="center"/>
              <w:rPr>
                <w:i/>
              </w:rPr>
            </w:pPr>
            <w:r w:rsidRPr="00DA2665">
              <w:rPr>
                <w:i/>
              </w:rPr>
              <w:t>PROBE AND CODE</w:t>
            </w:r>
          </w:p>
          <w:p w14:paraId="411D9841" w14:textId="6BF6737F" w:rsidR="00CA7548" w:rsidRDefault="00CA7548" w:rsidP="00B64B86">
            <w:pPr>
              <w:pStyle w:val="NoSpacing"/>
              <w:jc w:val="center"/>
              <w:rPr>
                <w:i/>
              </w:rPr>
            </w:pPr>
            <w:r w:rsidRPr="00DA2665">
              <w:rPr>
                <w:i/>
              </w:rPr>
              <w:t>Refer to code</w:t>
            </w:r>
            <w:r>
              <w:rPr>
                <w:i/>
              </w:rPr>
              <w:t xml:space="preserve"> 106</w:t>
            </w:r>
            <w:r w:rsidRPr="00DA2665">
              <w:rPr>
                <w:i/>
              </w:rPr>
              <w:t xml:space="preserve"> below</w:t>
            </w:r>
          </w:p>
          <w:p w14:paraId="52FCE8FE" w14:textId="0DB7AC26" w:rsidR="00CA7548" w:rsidRDefault="00CA7548" w:rsidP="00B64B86">
            <w:pPr>
              <w:pStyle w:val="NoSpacing"/>
              <w:jc w:val="center"/>
            </w:pPr>
            <w:r w:rsidRPr="00FC3D64">
              <w:rPr>
                <w:i/>
              </w:rPr>
              <w:t>Ask if D5=</w:t>
            </w:r>
            <w:r>
              <w:rPr>
                <w:i/>
              </w:rPr>
              <w:t>4</w:t>
            </w:r>
            <w:r w:rsidRPr="00FC3D64">
              <w:rPr>
                <w:i/>
              </w:rPr>
              <w:t xml:space="preserve"> or </w:t>
            </w:r>
            <w:r>
              <w:rPr>
                <w:i/>
              </w:rPr>
              <w:t>5</w:t>
            </w:r>
            <w:commentRangeEnd w:id="9"/>
            <w:r w:rsidR="00F179D5">
              <w:rPr>
                <w:rStyle w:val="CommentReference"/>
              </w:rPr>
              <w:commentReference w:id="9"/>
            </w:r>
          </w:p>
        </w:tc>
        <w:tc>
          <w:tcPr>
            <w:tcW w:w="1893" w:type="dxa"/>
          </w:tcPr>
          <w:p w14:paraId="56249DD5" w14:textId="7EF56A7C" w:rsidR="00CA7548" w:rsidRPr="00DA2665" w:rsidRDefault="00CA7548" w:rsidP="00F85A49">
            <w:pPr>
              <w:pStyle w:val="NoSpacing"/>
              <w:jc w:val="center"/>
            </w:pPr>
            <w:r>
              <w:t>D8. During the last 3</w:t>
            </w:r>
            <w:r w:rsidRPr="00DA2665">
              <w:t xml:space="preserve"> years, has there been any change in the thickness</w:t>
            </w:r>
            <w:r>
              <w:t xml:space="preserve"> </w:t>
            </w:r>
            <w:r w:rsidRPr="00DA2665">
              <w:t>of trees in the forest?</w:t>
            </w:r>
          </w:p>
          <w:p w14:paraId="55C7DD5A" w14:textId="77777777" w:rsidR="00CA7548" w:rsidRPr="00DA2665" w:rsidRDefault="00CA7548" w:rsidP="00F85A49">
            <w:pPr>
              <w:pStyle w:val="NoSpacing"/>
              <w:jc w:val="center"/>
            </w:pPr>
          </w:p>
          <w:p w14:paraId="6F83B1E4" w14:textId="77777777" w:rsidR="00CA7548" w:rsidRPr="00DA2665" w:rsidRDefault="00CA7548" w:rsidP="00F85A49">
            <w:pPr>
              <w:pStyle w:val="NoSpacing"/>
              <w:jc w:val="center"/>
            </w:pPr>
            <w:r w:rsidRPr="00DA2665">
              <w:t>1=Increased greatly</w:t>
            </w:r>
          </w:p>
          <w:p w14:paraId="2A4C5CC2" w14:textId="77777777" w:rsidR="00CA7548" w:rsidRPr="00DA2665" w:rsidRDefault="00CA7548" w:rsidP="00F85A49">
            <w:pPr>
              <w:pStyle w:val="NoSpacing"/>
              <w:jc w:val="center"/>
            </w:pPr>
            <w:r w:rsidRPr="00DA2665">
              <w:t>2=Increased slightly</w:t>
            </w:r>
          </w:p>
          <w:p w14:paraId="4E8F4BBA" w14:textId="77777777" w:rsidR="00CA7548" w:rsidRPr="00DA2665" w:rsidRDefault="00CA7548" w:rsidP="00F85A49">
            <w:pPr>
              <w:pStyle w:val="NoSpacing"/>
              <w:jc w:val="center"/>
            </w:pPr>
            <w:r w:rsidRPr="00DA2665">
              <w:t>3=Stayed the same</w:t>
            </w:r>
          </w:p>
          <w:p w14:paraId="6A5902D2" w14:textId="77777777" w:rsidR="00CA7548" w:rsidRPr="00DA2665" w:rsidRDefault="00CA7548" w:rsidP="00F85A49">
            <w:pPr>
              <w:pStyle w:val="NoSpacing"/>
              <w:jc w:val="center"/>
            </w:pPr>
            <w:r w:rsidRPr="00DA2665">
              <w:t>4=Decreased slightly</w:t>
            </w:r>
          </w:p>
          <w:p w14:paraId="73CE33D6" w14:textId="77777777" w:rsidR="00CA7548" w:rsidRPr="00DA2665" w:rsidRDefault="00CA7548" w:rsidP="00F85A49">
            <w:pPr>
              <w:pStyle w:val="NoSpacing"/>
              <w:jc w:val="center"/>
            </w:pPr>
            <w:r w:rsidRPr="00DA2665">
              <w:t>5=Decreased greatly</w:t>
            </w:r>
          </w:p>
        </w:tc>
        <w:tc>
          <w:tcPr>
            <w:tcW w:w="1260" w:type="dxa"/>
          </w:tcPr>
          <w:p w14:paraId="60F6A9D5" w14:textId="6257353F" w:rsidR="00CA7548" w:rsidRDefault="00CA7548" w:rsidP="00F85A49">
            <w:pPr>
              <w:pStyle w:val="NoSpacing"/>
              <w:jc w:val="center"/>
            </w:pPr>
            <w:r w:rsidRPr="009C157A">
              <w:t xml:space="preserve">D9 </w:t>
            </w:r>
            <w:r>
              <w:t>Why has</w:t>
            </w:r>
            <w:r w:rsidRPr="009C157A">
              <w:t xml:space="preserve"> ${forest_1}'s thickness increased? </w:t>
            </w:r>
          </w:p>
          <w:p w14:paraId="33571322" w14:textId="77777777" w:rsidR="00CA7548" w:rsidRPr="00DA2665" w:rsidRDefault="00CA7548" w:rsidP="00F85A49">
            <w:pPr>
              <w:pStyle w:val="NoSpacing"/>
              <w:jc w:val="center"/>
            </w:pPr>
          </w:p>
          <w:p w14:paraId="71DE4BB5" w14:textId="77777777" w:rsidR="00CA7548" w:rsidRPr="00DA2665" w:rsidRDefault="00CA7548" w:rsidP="00F85A49">
            <w:pPr>
              <w:pStyle w:val="NoSpacing"/>
              <w:jc w:val="center"/>
              <w:rPr>
                <w:i/>
              </w:rPr>
            </w:pPr>
            <w:r w:rsidRPr="00DA2665">
              <w:rPr>
                <w:i/>
              </w:rPr>
              <w:t>PROBE AND CODE</w:t>
            </w:r>
          </w:p>
          <w:p w14:paraId="335626A9" w14:textId="68B9BA0F" w:rsidR="00CA7548" w:rsidRDefault="00CA7548" w:rsidP="00CA7548">
            <w:pPr>
              <w:pStyle w:val="NoSpacing"/>
              <w:ind w:left="21" w:hanging="21"/>
              <w:jc w:val="center"/>
              <w:rPr>
                <w:i/>
              </w:rPr>
            </w:pPr>
            <w:r w:rsidRPr="00DA2665">
              <w:rPr>
                <w:i/>
              </w:rPr>
              <w:t>Refer to code</w:t>
            </w:r>
            <w:r>
              <w:rPr>
                <w:i/>
              </w:rPr>
              <w:t xml:space="preserve"> 105</w:t>
            </w:r>
            <w:r w:rsidRPr="00DA2665">
              <w:rPr>
                <w:i/>
              </w:rPr>
              <w:t xml:space="preserve"> below</w:t>
            </w:r>
          </w:p>
          <w:p w14:paraId="780B5E34" w14:textId="21863977" w:rsidR="00CA7548" w:rsidRPr="005D6A5B" w:rsidRDefault="00CA7548" w:rsidP="005D6A5B">
            <w:pPr>
              <w:pStyle w:val="NoSpacing"/>
              <w:jc w:val="center"/>
              <w:rPr>
                <w:i/>
              </w:rPr>
            </w:pPr>
            <w:r w:rsidRPr="005D6A5B">
              <w:rPr>
                <w:i/>
              </w:rPr>
              <w:t>Ask if D8=1 or 2</w:t>
            </w:r>
          </w:p>
        </w:tc>
        <w:tc>
          <w:tcPr>
            <w:tcW w:w="1412" w:type="dxa"/>
          </w:tcPr>
          <w:p w14:paraId="676D8A8F" w14:textId="49B347FD" w:rsidR="00CA7548" w:rsidRDefault="00CA7548" w:rsidP="00F85A49">
            <w:pPr>
              <w:pStyle w:val="NoSpacing"/>
              <w:jc w:val="center"/>
            </w:pPr>
            <w:r w:rsidRPr="009C157A">
              <w:t>D</w:t>
            </w:r>
            <w:r>
              <w:t>10</w:t>
            </w:r>
            <w:r w:rsidRPr="009C157A">
              <w:t xml:space="preserve"> </w:t>
            </w:r>
            <w:r>
              <w:t>Why</w:t>
            </w:r>
            <w:r w:rsidRPr="009C157A">
              <w:t xml:space="preserve"> has ${forest_1}'s thickness </w:t>
            </w:r>
            <w:r>
              <w:t>decreased</w:t>
            </w:r>
            <w:r w:rsidRPr="009C157A">
              <w:t>?</w:t>
            </w:r>
          </w:p>
          <w:p w14:paraId="70697579" w14:textId="77777777" w:rsidR="00CA7548" w:rsidRPr="00DA2665" w:rsidRDefault="00CA7548" w:rsidP="009C157A">
            <w:pPr>
              <w:pStyle w:val="NoSpacing"/>
              <w:jc w:val="center"/>
            </w:pPr>
          </w:p>
          <w:p w14:paraId="18CCA7E2" w14:textId="77777777" w:rsidR="00CA7548" w:rsidRPr="00DA2665" w:rsidRDefault="00CA7548" w:rsidP="009C157A">
            <w:pPr>
              <w:pStyle w:val="NoSpacing"/>
              <w:jc w:val="center"/>
              <w:rPr>
                <w:i/>
              </w:rPr>
            </w:pPr>
            <w:r w:rsidRPr="00DA2665">
              <w:rPr>
                <w:i/>
              </w:rPr>
              <w:t>PROBE AND CODE</w:t>
            </w:r>
          </w:p>
          <w:p w14:paraId="599303CC" w14:textId="6814405F" w:rsidR="00CA7548" w:rsidRDefault="00CA7548" w:rsidP="009C157A">
            <w:pPr>
              <w:pStyle w:val="NoSpacing"/>
              <w:jc w:val="center"/>
              <w:rPr>
                <w:i/>
              </w:rPr>
            </w:pPr>
            <w:r w:rsidRPr="00DA2665">
              <w:rPr>
                <w:i/>
              </w:rPr>
              <w:t>Refer to code</w:t>
            </w:r>
            <w:r>
              <w:rPr>
                <w:i/>
              </w:rPr>
              <w:t xml:space="preserve"> 106</w:t>
            </w:r>
            <w:r w:rsidRPr="00DA2665">
              <w:rPr>
                <w:i/>
              </w:rPr>
              <w:t xml:space="preserve"> below</w:t>
            </w:r>
          </w:p>
          <w:p w14:paraId="5E15C20F" w14:textId="0DD5660A" w:rsidR="00CA7548" w:rsidRDefault="00CA7548" w:rsidP="009C157A">
            <w:pPr>
              <w:pStyle w:val="NoSpacing"/>
              <w:jc w:val="center"/>
            </w:pPr>
            <w:r w:rsidRPr="00FC3D64">
              <w:rPr>
                <w:i/>
              </w:rPr>
              <w:t>Ask if D8=</w:t>
            </w:r>
            <w:r>
              <w:rPr>
                <w:i/>
              </w:rPr>
              <w:t>4</w:t>
            </w:r>
            <w:r w:rsidRPr="00FC3D64">
              <w:rPr>
                <w:i/>
              </w:rPr>
              <w:t xml:space="preserve"> or </w:t>
            </w:r>
            <w:r>
              <w:rPr>
                <w:i/>
              </w:rPr>
              <w:t>5</w:t>
            </w:r>
          </w:p>
        </w:tc>
      </w:tr>
      <w:tr w:rsidR="00CA7548" w:rsidRPr="00DA2665" w14:paraId="1D1F048A" w14:textId="03C2A0A1" w:rsidTr="00860585">
        <w:trPr>
          <w:trHeight w:val="20"/>
          <w:jc w:val="center"/>
        </w:trPr>
        <w:tc>
          <w:tcPr>
            <w:tcW w:w="883" w:type="dxa"/>
          </w:tcPr>
          <w:p w14:paraId="4EEAB947" w14:textId="4B3673F0" w:rsidR="00CA7548" w:rsidRPr="00DA2665" w:rsidRDefault="00CA7548" w:rsidP="00F85A49">
            <w:pPr>
              <w:pStyle w:val="NoSpacing"/>
              <w:jc w:val="center"/>
            </w:pPr>
          </w:p>
        </w:tc>
        <w:tc>
          <w:tcPr>
            <w:tcW w:w="1203" w:type="dxa"/>
          </w:tcPr>
          <w:p w14:paraId="1DD2A61F" w14:textId="13744FE9" w:rsidR="00CA7548" w:rsidRPr="00DA2665" w:rsidRDefault="00CA7548" w:rsidP="00F85A49">
            <w:pPr>
              <w:pStyle w:val="NoSpacing"/>
              <w:jc w:val="center"/>
            </w:pPr>
            <w:r>
              <w:t>Forest</w:t>
            </w:r>
          </w:p>
        </w:tc>
        <w:tc>
          <w:tcPr>
            <w:tcW w:w="996" w:type="dxa"/>
          </w:tcPr>
          <w:p w14:paraId="16D0B4C1" w14:textId="77777777" w:rsidR="00CA7548" w:rsidRDefault="00CA7548" w:rsidP="00F85A49">
            <w:pPr>
              <w:pStyle w:val="NoSpacing"/>
              <w:jc w:val="center"/>
            </w:pPr>
          </w:p>
        </w:tc>
        <w:tc>
          <w:tcPr>
            <w:tcW w:w="2104" w:type="dxa"/>
          </w:tcPr>
          <w:p w14:paraId="6F92C419" w14:textId="77777777" w:rsidR="00CA7548" w:rsidRDefault="00CA7548" w:rsidP="00F85A49">
            <w:pPr>
              <w:pStyle w:val="NoSpacing"/>
              <w:jc w:val="center"/>
            </w:pPr>
          </w:p>
        </w:tc>
        <w:tc>
          <w:tcPr>
            <w:tcW w:w="1710" w:type="dxa"/>
          </w:tcPr>
          <w:p w14:paraId="353BB81F" w14:textId="5581CC98" w:rsidR="00CA7548" w:rsidRPr="00DA2665" w:rsidRDefault="00CA7548" w:rsidP="00F85A49">
            <w:pPr>
              <w:pStyle w:val="NoSpacing"/>
              <w:jc w:val="center"/>
            </w:pPr>
            <w:proofErr w:type="spellStart"/>
            <w:r>
              <w:t>Forcond</w:t>
            </w:r>
            <w:proofErr w:type="spellEnd"/>
          </w:p>
        </w:tc>
        <w:tc>
          <w:tcPr>
            <w:tcW w:w="1800" w:type="dxa"/>
          </w:tcPr>
          <w:p w14:paraId="4F135454" w14:textId="3ACD1984" w:rsidR="00CA7548" w:rsidRPr="00DA2665" w:rsidRDefault="00CA7548" w:rsidP="008021EF">
            <w:pPr>
              <w:pStyle w:val="NoSpacing"/>
              <w:jc w:val="center"/>
            </w:pPr>
            <w:proofErr w:type="spellStart"/>
            <w:r>
              <w:t>Forcondchng</w:t>
            </w:r>
            <w:proofErr w:type="spellEnd"/>
          </w:p>
        </w:tc>
        <w:tc>
          <w:tcPr>
            <w:tcW w:w="1530" w:type="dxa"/>
          </w:tcPr>
          <w:p w14:paraId="3396F6E7" w14:textId="32C43146" w:rsidR="00CA7548" w:rsidRPr="00DA2665" w:rsidRDefault="00CA7548" w:rsidP="00F85A49">
            <w:pPr>
              <w:pStyle w:val="NoSpacing"/>
              <w:jc w:val="center"/>
            </w:pPr>
            <w:proofErr w:type="spellStart"/>
            <w:r>
              <w:t>Forarea</w:t>
            </w:r>
            <w:proofErr w:type="spellEnd"/>
          </w:p>
        </w:tc>
        <w:tc>
          <w:tcPr>
            <w:tcW w:w="1260" w:type="dxa"/>
          </w:tcPr>
          <w:p w14:paraId="418AD455" w14:textId="294B53CE" w:rsidR="00CA7548" w:rsidRPr="00DA2665" w:rsidRDefault="00CA7548" w:rsidP="00F85A49">
            <w:pPr>
              <w:pStyle w:val="NoSpacing"/>
              <w:jc w:val="center"/>
            </w:pPr>
            <w:proofErr w:type="spellStart"/>
            <w:r>
              <w:t>Forarea_increase</w:t>
            </w:r>
            <w:proofErr w:type="spellEnd"/>
          </w:p>
        </w:tc>
        <w:tc>
          <w:tcPr>
            <w:tcW w:w="1260" w:type="dxa"/>
          </w:tcPr>
          <w:p w14:paraId="06A72BDC" w14:textId="619C34F7" w:rsidR="00CA7548" w:rsidRPr="00DA2665" w:rsidRDefault="00CA7548" w:rsidP="00F85A49">
            <w:pPr>
              <w:pStyle w:val="NoSpacing"/>
              <w:jc w:val="center"/>
            </w:pPr>
            <w:proofErr w:type="spellStart"/>
            <w:r>
              <w:t>Forarea_decrease</w:t>
            </w:r>
            <w:proofErr w:type="spellEnd"/>
          </w:p>
        </w:tc>
        <w:tc>
          <w:tcPr>
            <w:tcW w:w="1893" w:type="dxa"/>
          </w:tcPr>
          <w:p w14:paraId="0600A79C" w14:textId="0580C516" w:rsidR="00CA7548" w:rsidRPr="00DA2665" w:rsidRDefault="00CA7548" w:rsidP="00F55B83">
            <w:pPr>
              <w:pStyle w:val="NoSpacing"/>
              <w:jc w:val="center"/>
            </w:pPr>
            <w:proofErr w:type="spellStart"/>
            <w:r>
              <w:t>Forthick</w:t>
            </w:r>
            <w:proofErr w:type="spellEnd"/>
          </w:p>
        </w:tc>
        <w:tc>
          <w:tcPr>
            <w:tcW w:w="1260" w:type="dxa"/>
          </w:tcPr>
          <w:p w14:paraId="622AC045" w14:textId="46653B45" w:rsidR="00CA7548" w:rsidRPr="00DA2665" w:rsidRDefault="00CA7548" w:rsidP="00F85A49">
            <w:pPr>
              <w:pStyle w:val="NoSpacing"/>
              <w:jc w:val="center"/>
            </w:pPr>
            <w:proofErr w:type="spellStart"/>
            <w:r>
              <w:t>Forthick_increase</w:t>
            </w:r>
            <w:proofErr w:type="spellEnd"/>
          </w:p>
        </w:tc>
        <w:tc>
          <w:tcPr>
            <w:tcW w:w="1412" w:type="dxa"/>
          </w:tcPr>
          <w:p w14:paraId="5C98F889" w14:textId="0E505DE9" w:rsidR="00CA7548" w:rsidRPr="00DA2665" w:rsidRDefault="00CA7548" w:rsidP="00F55B83">
            <w:pPr>
              <w:pStyle w:val="NoSpacing"/>
              <w:jc w:val="center"/>
            </w:pPr>
            <w:proofErr w:type="spellStart"/>
            <w:r>
              <w:t>Forthick_decrase</w:t>
            </w:r>
            <w:proofErr w:type="spellEnd"/>
          </w:p>
        </w:tc>
      </w:tr>
      <w:tr w:rsidR="00CA7548" w:rsidRPr="00DA2665" w14:paraId="282EFA84" w14:textId="73837483" w:rsidTr="00860585">
        <w:trPr>
          <w:trHeight w:val="20"/>
          <w:jc w:val="center"/>
        </w:trPr>
        <w:tc>
          <w:tcPr>
            <w:tcW w:w="883" w:type="dxa"/>
          </w:tcPr>
          <w:p w14:paraId="49FDE412" w14:textId="61302034" w:rsidR="00CA7548" w:rsidRPr="00DA2665" w:rsidRDefault="00CA7548" w:rsidP="00F85A49">
            <w:pPr>
              <w:pStyle w:val="NoSpacing"/>
              <w:jc w:val="center"/>
            </w:pPr>
            <w:r w:rsidRPr="00DA2665">
              <w:t>1</w:t>
            </w:r>
          </w:p>
        </w:tc>
        <w:tc>
          <w:tcPr>
            <w:tcW w:w="1203" w:type="dxa"/>
          </w:tcPr>
          <w:p w14:paraId="2C235A63" w14:textId="77777777" w:rsidR="00CA7548" w:rsidRPr="00DA2665" w:rsidRDefault="00CA7548" w:rsidP="00F85A49">
            <w:pPr>
              <w:pStyle w:val="NoSpacing"/>
              <w:jc w:val="center"/>
            </w:pPr>
          </w:p>
        </w:tc>
        <w:tc>
          <w:tcPr>
            <w:tcW w:w="996" w:type="dxa"/>
          </w:tcPr>
          <w:p w14:paraId="7363B517" w14:textId="77777777" w:rsidR="00CA7548" w:rsidRPr="00DA2665" w:rsidRDefault="00CA7548" w:rsidP="00F85A49">
            <w:pPr>
              <w:pStyle w:val="NoSpacing"/>
              <w:jc w:val="center"/>
            </w:pPr>
          </w:p>
        </w:tc>
        <w:tc>
          <w:tcPr>
            <w:tcW w:w="2104" w:type="dxa"/>
          </w:tcPr>
          <w:p w14:paraId="1CAAF260" w14:textId="77777777" w:rsidR="00CA7548" w:rsidRPr="00DA2665" w:rsidRDefault="00CA7548" w:rsidP="00F85A49">
            <w:pPr>
              <w:pStyle w:val="NoSpacing"/>
              <w:jc w:val="center"/>
            </w:pPr>
          </w:p>
        </w:tc>
        <w:tc>
          <w:tcPr>
            <w:tcW w:w="1710" w:type="dxa"/>
          </w:tcPr>
          <w:p w14:paraId="634F4541" w14:textId="6C79EDF6" w:rsidR="00CA7548" w:rsidRPr="00DA2665" w:rsidRDefault="00CA7548" w:rsidP="00F85A49">
            <w:pPr>
              <w:pStyle w:val="NoSpacing"/>
              <w:jc w:val="center"/>
            </w:pPr>
          </w:p>
        </w:tc>
        <w:tc>
          <w:tcPr>
            <w:tcW w:w="1800" w:type="dxa"/>
          </w:tcPr>
          <w:p w14:paraId="7320BEC7" w14:textId="77777777" w:rsidR="00CA7548" w:rsidRPr="00DA2665" w:rsidRDefault="00CA7548" w:rsidP="00F85A49">
            <w:pPr>
              <w:pStyle w:val="NoSpacing"/>
              <w:jc w:val="center"/>
            </w:pPr>
          </w:p>
        </w:tc>
        <w:tc>
          <w:tcPr>
            <w:tcW w:w="1530" w:type="dxa"/>
          </w:tcPr>
          <w:p w14:paraId="4A43D546" w14:textId="77777777" w:rsidR="00CA7548" w:rsidRPr="00DA2665" w:rsidRDefault="00CA7548" w:rsidP="00F85A49">
            <w:pPr>
              <w:pStyle w:val="NoSpacing"/>
              <w:jc w:val="center"/>
            </w:pPr>
          </w:p>
        </w:tc>
        <w:tc>
          <w:tcPr>
            <w:tcW w:w="1260" w:type="dxa"/>
          </w:tcPr>
          <w:p w14:paraId="2759B75F" w14:textId="77777777" w:rsidR="00CA7548" w:rsidRPr="00DA2665" w:rsidRDefault="00CA7548" w:rsidP="00F85A49">
            <w:pPr>
              <w:pStyle w:val="NoSpacing"/>
              <w:jc w:val="center"/>
            </w:pPr>
          </w:p>
        </w:tc>
        <w:tc>
          <w:tcPr>
            <w:tcW w:w="1260" w:type="dxa"/>
          </w:tcPr>
          <w:p w14:paraId="7DCC9D6D" w14:textId="77777777" w:rsidR="00CA7548" w:rsidRPr="00DA2665" w:rsidRDefault="00CA7548" w:rsidP="00F85A49">
            <w:pPr>
              <w:pStyle w:val="NoSpacing"/>
              <w:jc w:val="center"/>
            </w:pPr>
          </w:p>
        </w:tc>
        <w:tc>
          <w:tcPr>
            <w:tcW w:w="1893" w:type="dxa"/>
          </w:tcPr>
          <w:p w14:paraId="37DC824A" w14:textId="564A5C87" w:rsidR="00CA7548" w:rsidRPr="00DA2665" w:rsidRDefault="00CA7548" w:rsidP="00F85A49">
            <w:pPr>
              <w:pStyle w:val="NoSpacing"/>
              <w:jc w:val="center"/>
            </w:pPr>
          </w:p>
        </w:tc>
        <w:tc>
          <w:tcPr>
            <w:tcW w:w="1260" w:type="dxa"/>
          </w:tcPr>
          <w:p w14:paraId="217F355D" w14:textId="77777777" w:rsidR="00CA7548" w:rsidRPr="00DA2665" w:rsidRDefault="00CA7548" w:rsidP="00F85A49">
            <w:pPr>
              <w:pStyle w:val="NoSpacing"/>
              <w:jc w:val="center"/>
            </w:pPr>
          </w:p>
        </w:tc>
        <w:tc>
          <w:tcPr>
            <w:tcW w:w="1412" w:type="dxa"/>
          </w:tcPr>
          <w:p w14:paraId="1519B024" w14:textId="77777777" w:rsidR="00CA7548" w:rsidRPr="00DA2665" w:rsidRDefault="00CA7548" w:rsidP="00F85A49">
            <w:pPr>
              <w:pStyle w:val="NoSpacing"/>
              <w:jc w:val="center"/>
            </w:pPr>
          </w:p>
        </w:tc>
      </w:tr>
      <w:tr w:rsidR="00CA7548" w:rsidRPr="00DA2665" w14:paraId="2DFEDA88" w14:textId="158713F2" w:rsidTr="00860585">
        <w:trPr>
          <w:trHeight w:val="20"/>
          <w:jc w:val="center"/>
        </w:trPr>
        <w:tc>
          <w:tcPr>
            <w:tcW w:w="883" w:type="dxa"/>
          </w:tcPr>
          <w:p w14:paraId="2D4D699A" w14:textId="77777777" w:rsidR="00CA7548" w:rsidRPr="00DA2665" w:rsidRDefault="00CA7548" w:rsidP="00F85A49">
            <w:pPr>
              <w:pStyle w:val="NoSpacing"/>
              <w:jc w:val="center"/>
            </w:pPr>
            <w:r w:rsidRPr="00DA2665">
              <w:t>2</w:t>
            </w:r>
          </w:p>
        </w:tc>
        <w:tc>
          <w:tcPr>
            <w:tcW w:w="1203" w:type="dxa"/>
          </w:tcPr>
          <w:p w14:paraId="0DD91602" w14:textId="77777777" w:rsidR="00CA7548" w:rsidRPr="00DA2665" w:rsidRDefault="00CA7548" w:rsidP="00F85A49">
            <w:pPr>
              <w:pStyle w:val="NoSpacing"/>
              <w:jc w:val="center"/>
            </w:pPr>
          </w:p>
        </w:tc>
        <w:tc>
          <w:tcPr>
            <w:tcW w:w="996" w:type="dxa"/>
          </w:tcPr>
          <w:p w14:paraId="2208C5AA" w14:textId="77777777" w:rsidR="00CA7548" w:rsidRPr="00DA2665" w:rsidRDefault="00CA7548" w:rsidP="00F85A49">
            <w:pPr>
              <w:pStyle w:val="NoSpacing"/>
              <w:jc w:val="center"/>
            </w:pPr>
          </w:p>
        </w:tc>
        <w:tc>
          <w:tcPr>
            <w:tcW w:w="2104" w:type="dxa"/>
          </w:tcPr>
          <w:p w14:paraId="41A3A580" w14:textId="77777777" w:rsidR="00CA7548" w:rsidRPr="00DA2665" w:rsidRDefault="00CA7548" w:rsidP="00F85A49">
            <w:pPr>
              <w:pStyle w:val="NoSpacing"/>
              <w:jc w:val="center"/>
            </w:pPr>
          </w:p>
        </w:tc>
        <w:tc>
          <w:tcPr>
            <w:tcW w:w="1710" w:type="dxa"/>
          </w:tcPr>
          <w:p w14:paraId="5C2E1521" w14:textId="65211807" w:rsidR="00CA7548" w:rsidRPr="00DA2665" w:rsidRDefault="00CA7548" w:rsidP="00F85A49">
            <w:pPr>
              <w:pStyle w:val="NoSpacing"/>
              <w:jc w:val="center"/>
            </w:pPr>
          </w:p>
        </w:tc>
        <w:tc>
          <w:tcPr>
            <w:tcW w:w="1800" w:type="dxa"/>
          </w:tcPr>
          <w:p w14:paraId="6EED7AFC" w14:textId="77777777" w:rsidR="00CA7548" w:rsidRPr="00DA2665" w:rsidRDefault="00CA7548" w:rsidP="00F85A49">
            <w:pPr>
              <w:pStyle w:val="NoSpacing"/>
              <w:jc w:val="center"/>
            </w:pPr>
          </w:p>
        </w:tc>
        <w:tc>
          <w:tcPr>
            <w:tcW w:w="1530" w:type="dxa"/>
          </w:tcPr>
          <w:p w14:paraId="27941A3F" w14:textId="77777777" w:rsidR="00CA7548" w:rsidRPr="00DA2665" w:rsidRDefault="00CA7548" w:rsidP="00F85A49">
            <w:pPr>
              <w:pStyle w:val="NoSpacing"/>
              <w:jc w:val="center"/>
            </w:pPr>
          </w:p>
        </w:tc>
        <w:tc>
          <w:tcPr>
            <w:tcW w:w="1260" w:type="dxa"/>
          </w:tcPr>
          <w:p w14:paraId="77BFB0BC" w14:textId="77777777" w:rsidR="00CA7548" w:rsidRPr="00DA2665" w:rsidRDefault="00CA7548" w:rsidP="00F85A49">
            <w:pPr>
              <w:pStyle w:val="NoSpacing"/>
              <w:jc w:val="center"/>
            </w:pPr>
          </w:p>
        </w:tc>
        <w:tc>
          <w:tcPr>
            <w:tcW w:w="1260" w:type="dxa"/>
          </w:tcPr>
          <w:p w14:paraId="47F630BD" w14:textId="77777777" w:rsidR="00CA7548" w:rsidRPr="00DA2665" w:rsidRDefault="00CA7548" w:rsidP="00F85A49">
            <w:pPr>
              <w:pStyle w:val="NoSpacing"/>
              <w:jc w:val="center"/>
            </w:pPr>
          </w:p>
        </w:tc>
        <w:tc>
          <w:tcPr>
            <w:tcW w:w="1893" w:type="dxa"/>
          </w:tcPr>
          <w:p w14:paraId="0FEC11F0" w14:textId="2DC05E80" w:rsidR="00CA7548" w:rsidRPr="00DA2665" w:rsidRDefault="00CA7548" w:rsidP="00F85A49">
            <w:pPr>
              <w:pStyle w:val="NoSpacing"/>
              <w:jc w:val="center"/>
            </w:pPr>
          </w:p>
        </w:tc>
        <w:tc>
          <w:tcPr>
            <w:tcW w:w="1260" w:type="dxa"/>
          </w:tcPr>
          <w:p w14:paraId="6E78DE8E" w14:textId="77777777" w:rsidR="00CA7548" w:rsidRPr="00DA2665" w:rsidRDefault="00CA7548" w:rsidP="00F85A49">
            <w:pPr>
              <w:pStyle w:val="NoSpacing"/>
              <w:jc w:val="center"/>
            </w:pPr>
          </w:p>
        </w:tc>
        <w:tc>
          <w:tcPr>
            <w:tcW w:w="1412" w:type="dxa"/>
          </w:tcPr>
          <w:p w14:paraId="7A14ED99" w14:textId="77777777" w:rsidR="00CA7548" w:rsidRPr="00DA2665" w:rsidRDefault="00CA7548" w:rsidP="00F85A49">
            <w:pPr>
              <w:pStyle w:val="NoSpacing"/>
              <w:jc w:val="center"/>
            </w:pPr>
          </w:p>
        </w:tc>
      </w:tr>
      <w:tr w:rsidR="00CA7548" w:rsidRPr="00DA2665" w14:paraId="1794B982" w14:textId="0FEBF9C0" w:rsidTr="00860585">
        <w:trPr>
          <w:trHeight w:val="20"/>
          <w:jc w:val="center"/>
        </w:trPr>
        <w:tc>
          <w:tcPr>
            <w:tcW w:w="883" w:type="dxa"/>
          </w:tcPr>
          <w:p w14:paraId="25127171" w14:textId="77777777" w:rsidR="00CA7548" w:rsidRPr="00DA2665" w:rsidRDefault="00CA7548" w:rsidP="00F85A49">
            <w:pPr>
              <w:pStyle w:val="NoSpacing"/>
              <w:jc w:val="center"/>
            </w:pPr>
            <w:r w:rsidRPr="00DA2665">
              <w:t>3</w:t>
            </w:r>
          </w:p>
        </w:tc>
        <w:tc>
          <w:tcPr>
            <w:tcW w:w="1203" w:type="dxa"/>
          </w:tcPr>
          <w:p w14:paraId="4F96D451" w14:textId="77777777" w:rsidR="00CA7548" w:rsidRPr="00DA2665" w:rsidRDefault="00CA7548" w:rsidP="00F85A49">
            <w:pPr>
              <w:pStyle w:val="NoSpacing"/>
              <w:jc w:val="center"/>
            </w:pPr>
          </w:p>
        </w:tc>
        <w:tc>
          <w:tcPr>
            <w:tcW w:w="996" w:type="dxa"/>
          </w:tcPr>
          <w:p w14:paraId="51BEE0E8" w14:textId="77777777" w:rsidR="00CA7548" w:rsidRPr="00DA2665" w:rsidRDefault="00CA7548" w:rsidP="00F85A49">
            <w:pPr>
              <w:pStyle w:val="NoSpacing"/>
              <w:jc w:val="center"/>
            </w:pPr>
          </w:p>
        </w:tc>
        <w:tc>
          <w:tcPr>
            <w:tcW w:w="2104" w:type="dxa"/>
          </w:tcPr>
          <w:p w14:paraId="2C798D6F" w14:textId="77777777" w:rsidR="00CA7548" w:rsidRPr="00DA2665" w:rsidRDefault="00CA7548" w:rsidP="00F85A49">
            <w:pPr>
              <w:pStyle w:val="NoSpacing"/>
              <w:jc w:val="center"/>
            </w:pPr>
          </w:p>
        </w:tc>
        <w:tc>
          <w:tcPr>
            <w:tcW w:w="1710" w:type="dxa"/>
          </w:tcPr>
          <w:p w14:paraId="685C0037" w14:textId="3E10FAFD" w:rsidR="00CA7548" w:rsidRPr="00DA2665" w:rsidRDefault="00CA7548" w:rsidP="00F85A49">
            <w:pPr>
              <w:pStyle w:val="NoSpacing"/>
              <w:jc w:val="center"/>
            </w:pPr>
          </w:p>
        </w:tc>
        <w:tc>
          <w:tcPr>
            <w:tcW w:w="1800" w:type="dxa"/>
          </w:tcPr>
          <w:p w14:paraId="2C812130" w14:textId="77777777" w:rsidR="00CA7548" w:rsidRPr="00DA2665" w:rsidRDefault="00CA7548" w:rsidP="00F85A49">
            <w:pPr>
              <w:pStyle w:val="NoSpacing"/>
              <w:jc w:val="center"/>
            </w:pPr>
          </w:p>
        </w:tc>
        <w:tc>
          <w:tcPr>
            <w:tcW w:w="1530" w:type="dxa"/>
          </w:tcPr>
          <w:p w14:paraId="70E2F4CB" w14:textId="77777777" w:rsidR="00CA7548" w:rsidRPr="00DA2665" w:rsidRDefault="00CA7548" w:rsidP="00F85A49">
            <w:pPr>
              <w:pStyle w:val="NoSpacing"/>
              <w:jc w:val="center"/>
            </w:pPr>
          </w:p>
        </w:tc>
        <w:tc>
          <w:tcPr>
            <w:tcW w:w="1260" w:type="dxa"/>
          </w:tcPr>
          <w:p w14:paraId="4DD5FF17" w14:textId="77777777" w:rsidR="00CA7548" w:rsidRPr="00DA2665" w:rsidRDefault="00CA7548" w:rsidP="00F85A49">
            <w:pPr>
              <w:pStyle w:val="NoSpacing"/>
              <w:jc w:val="center"/>
            </w:pPr>
          </w:p>
        </w:tc>
        <w:tc>
          <w:tcPr>
            <w:tcW w:w="1260" w:type="dxa"/>
          </w:tcPr>
          <w:p w14:paraId="250B66B0" w14:textId="77777777" w:rsidR="00CA7548" w:rsidRPr="00DA2665" w:rsidRDefault="00CA7548" w:rsidP="00F85A49">
            <w:pPr>
              <w:pStyle w:val="NoSpacing"/>
              <w:jc w:val="center"/>
            </w:pPr>
          </w:p>
        </w:tc>
        <w:tc>
          <w:tcPr>
            <w:tcW w:w="1893" w:type="dxa"/>
          </w:tcPr>
          <w:p w14:paraId="25A7EC33" w14:textId="4AB88D23" w:rsidR="00CA7548" w:rsidRPr="00DA2665" w:rsidRDefault="00CA7548" w:rsidP="00F85A49">
            <w:pPr>
              <w:pStyle w:val="NoSpacing"/>
              <w:jc w:val="center"/>
            </w:pPr>
          </w:p>
        </w:tc>
        <w:tc>
          <w:tcPr>
            <w:tcW w:w="1260" w:type="dxa"/>
          </w:tcPr>
          <w:p w14:paraId="361D2803" w14:textId="77777777" w:rsidR="00CA7548" w:rsidRPr="00DA2665" w:rsidRDefault="00CA7548" w:rsidP="00F85A49">
            <w:pPr>
              <w:pStyle w:val="NoSpacing"/>
              <w:jc w:val="center"/>
            </w:pPr>
          </w:p>
        </w:tc>
        <w:tc>
          <w:tcPr>
            <w:tcW w:w="1412" w:type="dxa"/>
          </w:tcPr>
          <w:p w14:paraId="6AD8F544" w14:textId="77777777" w:rsidR="00CA7548" w:rsidRPr="00DA2665" w:rsidRDefault="00CA7548" w:rsidP="00F85A49">
            <w:pPr>
              <w:pStyle w:val="NoSpacing"/>
              <w:jc w:val="center"/>
            </w:pPr>
          </w:p>
        </w:tc>
      </w:tr>
      <w:tr w:rsidR="00CA7548" w:rsidRPr="00DA2665" w14:paraId="22B346F7" w14:textId="20462C96" w:rsidTr="00860585">
        <w:trPr>
          <w:trHeight w:val="20"/>
          <w:jc w:val="center"/>
        </w:trPr>
        <w:tc>
          <w:tcPr>
            <w:tcW w:w="883" w:type="dxa"/>
          </w:tcPr>
          <w:p w14:paraId="3F9D6F77" w14:textId="77777777" w:rsidR="00CA7548" w:rsidRPr="00DA2665" w:rsidRDefault="00CA7548" w:rsidP="00F85A49">
            <w:pPr>
              <w:pStyle w:val="NoSpacing"/>
              <w:jc w:val="center"/>
            </w:pPr>
            <w:r>
              <w:t>4</w:t>
            </w:r>
          </w:p>
        </w:tc>
        <w:tc>
          <w:tcPr>
            <w:tcW w:w="1203" w:type="dxa"/>
          </w:tcPr>
          <w:p w14:paraId="15CA0DC3" w14:textId="77777777" w:rsidR="00CA7548" w:rsidRPr="00DA2665" w:rsidRDefault="00CA7548" w:rsidP="00F85A49">
            <w:pPr>
              <w:pStyle w:val="NoSpacing"/>
              <w:jc w:val="center"/>
            </w:pPr>
          </w:p>
        </w:tc>
        <w:tc>
          <w:tcPr>
            <w:tcW w:w="996" w:type="dxa"/>
          </w:tcPr>
          <w:p w14:paraId="4688A303" w14:textId="77777777" w:rsidR="00CA7548" w:rsidRPr="00DA2665" w:rsidRDefault="00CA7548" w:rsidP="00F85A49">
            <w:pPr>
              <w:pStyle w:val="NoSpacing"/>
              <w:jc w:val="center"/>
            </w:pPr>
          </w:p>
        </w:tc>
        <w:tc>
          <w:tcPr>
            <w:tcW w:w="2104" w:type="dxa"/>
          </w:tcPr>
          <w:p w14:paraId="2E91F6C3" w14:textId="77777777" w:rsidR="00CA7548" w:rsidRPr="00DA2665" w:rsidRDefault="00CA7548" w:rsidP="00F85A49">
            <w:pPr>
              <w:pStyle w:val="NoSpacing"/>
              <w:jc w:val="center"/>
            </w:pPr>
          </w:p>
        </w:tc>
        <w:tc>
          <w:tcPr>
            <w:tcW w:w="1710" w:type="dxa"/>
          </w:tcPr>
          <w:p w14:paraId="037EAA0A" w14:textId="4E33A6C7" w:rsidR="00CA7548" w:rsidRPr="00DA2665" w:rsidRDefault="00CA7548" w:rsidP="00F85A49">
            <w:pPr>
              <w:pStyle w:val="NoSpacing"/>
              <w:jc w:val="center"/>
            </w:pPr>
          </w:p>
        </w:tc>
        <w:tc>
          <w:tcPr>
            <w:tcW w:w="1800" w:type="dxa"/>
          </w:tcPr>
          <w:p w14:paraId="2D4DFDF4" w14:textId="77777777" w:rsidR="00CA7548" w:rsidRPr="00DA2665" w:rsidRDefault="00CA7548" w:rsidP="00F85A49">
            <w:pPr>
              <w:pStyle w:val="NoSpacing"/>
              <w:jc w:val="center"/>
            </w:pPr>
          </w:p>
        </w:tc>
        <w:tc>
          <w:tcPr>
            <w:tcW w:w="1530" w:type="dxa"/>
          </w:tcPr>
          <w:p w14:paraId="24143596" w14:textId="77777777" w:rsidR="00CA7548" w:rsidRPr="00DA2665" w:rsidRDefault="00CA7548" w:rsidP="00F85A49">
            <w:pPr>
              <w:pStyle w:val="NoSpacing"/>
              <w:jc w:val="center"/>
            </w:pPr>
          </w:p>
        </w:tc>
        <w:tc>
          <w:tcPr>
            <w:tcW w:w="1260" w:type="dxa"/>
          </w:tcPr>
          <w:p w14:paraId="36587AF5" w14:textId="77777777" w:rsidR="00CA7548" w:rsidRPr="00DA2665" w:rsidRDefault="00CA7548" w:rsidP="00F85A49">
            <w:pPr>
              <w:pStyle w:val="NoSpacing"/>
              <w:jc w:val="center"/>
            </w:pPr>
          </w:p>
        </w:tc>
        <w:tc>
          <w:tcPr>
            <w:tcW w:w="1260" w:type="dxa"/>
          </w:tcPr>
          <w:p w14:paraId="5F701088" w14:textId="77777777" w:rsidR="00CA7548" w:rsidRPr="00DA2665" w:rsidRDefault="00CA7548" w:rsidP="00F85A49">
            <w:pPr>
              <w:pStyle w:val="NoSpacing"/>
              <w:jc w:val="center"/>
            </w:pPr>
          </w:p>
        </w:tc>
        <w:tc>
          <w:tcPr>
            <w:tcW w:w="1893" w:type="dxa"/>
          </w:tcPr>
          <w:p w14:paraId="7B71DD12" w14:textId="416F21CA" w:rsidR="00CA7548" w:rsidRPr="00DA2665" w:rsidRDefault="00CA7548" w:rsidP="00F85A49">
            <w:pPr>
              <w:pStyle w:val="NoSpacing"/>
              <w:jc w:val="center"/>
            </w:pPr>
          </w:p>
        </w:tc>
        <w:tc>
          <w:tcPr>
            <w:tcW w:w="1260" w:type="dxa"/>
          </w:tcPr>
          <w:p w14:paraId="5A3AF419" w14:textId="77777777" w:rsidR="00CA7548" w:rsidRPr="00DA2665" w:rsidRDefault="00CA7548" w:rsidP="00F85A49">
            <w:pPr>
              <w:pStyle w:val="NoSpacing"/>
              <w:jc w:val="center"/>
            </w:pPr>
          </w:p>
        </w:tc>
        <w:tc>
          <w:tcPr>
            <w:tcW w:w="1412" w:type="dxa"/>
          </w:tcPr>
          <w:p w14:paraId="3F294C23" w14:textId="77777777" w:rsidR="00CA7548" w:rsidRPr="00DA2665" w:rsidRDefault="00CA7548" w:rsidP="00F85A49">
            <w:pPr>
              <w:pStyle w:val="NoSpacing"/>
              <w:jc w:val="center"/>
            </w:pPr>
          </w:p>
        </w:tc>
      </w:tr>
      <w:tr w:rsidR="00CA7548" w:rsidRPr="00DA2665" w14:paraId="2C003B9E" w14:textId="2E5AA5CB" w:rsidTr="00860585">
        <w:trPr>
          <w:trHeight w:val="20"/>
          <w:jc w:val="center"/>
        </w:trPr>
        <w:tc>
          <w:tcPr>
            <w:tcW w:w="883" w:type="dxa"/>
          </w:tcPr>
          <w:p w14:paraId="52B62A13" w14:textId="77777777" w:rsidR="00CA7548" w:rsidRPr="00DA2665" w:rsidRDefault="00CA7548" w:rsidP="00F85A49">
            <w:pPr>
              <w:pStyle w:val="NoSpacing"/>
              <w:jc w:val="center"/>
            </w:pPr>
            <w:r>
              <w:t>5</w:t>
            </w:r>
          </w:p>
        </w:tc>
        <w:tc>
          <w:tcPr>
            <w:tcW w:w="1203" w:type="dxa"/>
          </w:tcPr>
          <w:p w14:paraId="31790B85" w14:textId="77777777" w:rsidR="00CA7548" w:rsidRPr="00DA2665" w:rsidRDefault="00CA7548" w:rsidP="00F85A49">
            <w:pPr>
              <w:pStyle w:val="NoSpacing"/>
              <w:jc w:val="center"/>
            </w:pPr>
          </w:p>
        </w:tc>
        <w:tc>
          <w:tcPr>
            <w:tcW w:w="996" w:type="dxa"/>
          </w:tcPr>
          <w:p w14:paraId="4722B0AD" w14:textId="77777777" w:rsidR="00CA7548" w:rsidRPr="00DA2665" w:rsidRDefault="00CA7548" w:rsidP="00F85A49">
            <w:pPr>
              <w:pStyle w:val="NoSpacing"/>
              <w:jc w:val="center"/>
            </w:pPr>
          </w:p>
        </w:tc>
        <w:tc>
          <w:tcPr>
            <w:tcW w:w="2104" w:type="dxa"/>
          </w:tcPr>
          <w:p w14:paraId="131A6E7E" w14:textId="77777777" w:rsidR="00CA7548" w:rsidRPr="00DA2665" w:rsidRDefault="00CA7548" w:rsidP="00F85A49">
            <w:pPr>
              <w:pStyle w:val="NoSpacing"/>
              <w:jc w:val="center"/>
            </w:pPr>
          </w:p>
        </w:tc>
        <w:tc>
          <w:tcPr>
            <w:tcW w:w="1710" w:type="dxa"/>
          </w:tcPr>
          <w:p w14:paraId="0BBBC762" w14:textId="30B461D8" w:rsidR="00CA7548" w:rsidRPr="00DA2665" w:rsidRDefault="00CA7548" w:rsidP="00F85A49">
            <w:pPr>
              <w:pStyle w:val="NoSpacing"/>
              <w:jc w:val="center"/>
            </w:pPr>
          </w:p>
        </w:tc>
        <w:tc>
          <w:tcPr>
            <w:tcW w:w="1800" w:type="dxa"/>
          </w:tcPr>
          <w:p w14:paraId="3DDCBAD1" w14:textId="77777777" w:rsidR="00CA7548" w:rsidRPr="00DA2665" w:rsidRDefault="00CA7548" w:rsidP="00F85A49">
            <w:pPr>
              <w:pStyle w:val="NoSpacing"/>
              <w:jc w:val="center"/>
            </w:pPr>
          </w:p>
        </w:tc>
        <w:tc>
          <w:tcPr>
            <w:tcW w:w="1530" w:type="dxa"/>
          </w:tcPr>
          <w:p w14:paraId="57F7B0F3" w14:textId="77777777" w:rsidR="00CA7548" w:rsidRPr="00DA2665" w:rsidRDefault="00CA7548" w:rsidP="00F85A49">
            <w:pPr>
              <w:pStyle w:val="NoSpacing"/>
              <w:jc w:val="center"/>
            </w:pPr>
          </w:p>
        </w:tc>
        <w:tc>
          <w:tcPr>
            <w:tcW w:w="1260" w:type="dxa"/>
          </w:tcPr>
          <w:p w14:paraId="544C4FFD" w14:textId="77777777" w:rsidR="00CA7548" w:rsidRPr="00DA2665" w:rsidRDefault="00CA7548" w:rsidP="00F85A49">
            <w:pPr>
              <w:pStyle w:val="NoSpacing"/>
              <w:jc w:val="center"/>
            </w:pPr>
          </w:p>
        </w:tc>
        <w:tc>
          <w:tcPr>
            <w:tcW w:w="1260" w:type="dxa"/>
          </w:tcPr>
          <w:p w14:paraId="024F43B0" w14:textId="77777777" w:rsidR="00CA7548" w:rsidRPr="00DA2665" w:rsidRDefault="00CA7548" w:rsidP="00F85A49">
            <w:pPr>
              <w:pStyle w:val="NoSpacing"/>
              <w:jc w:val="center"/>
            </w:pPr>
          </w:p>
        </w:tc>
        <w:tc>
          <w:tcPr>
            <w:tcW w:w="1893" w:type="dxa"/>
          </w:tcPr>
          <w:p w14:paraId="0EA58477" w14:textId="69371C8D" w:rsidR="00CA7548" w:rsidRPr="00DA2665" w:rsidRDefault="00CA7548" w:rsidP="00F85A49">
            <w:pPr>
              <w:pStyle w:val="NoSpacing"/>
              <w:jc w:val="center"/>
            </w:pPr>
          </w:p>
        </w:tc>
        <w:tc>
          <w:tcPr>
            <w:tcW w:w="1260" w:type="dxa"/>
          </w:tcPr>
          <w:p w14:paraId="7ED77DC0" w14:textId="77777777" w:rsidR="00CA7548" w:rsidRPr="00DA2665" w:rsidRDefault="00CA7548" w:rsidP="00F85A49">
            <w:pPr>
              <w:pStyle w:val="NoSpacing"/>
              <w:jc w:val="center"/>
            </w:pPr>
          </w:p>
        </w:tc>
        <w:tc>
          <w:tcPr>
            <w:tcW w:w="1412" w:type="dxa"/>
          </w:tcPr>
          <w:p w14:paraId="669736BC" w14:textId="77777777" w:rsidR="00CA7548" w:rsidRPr="00DA2665" w:rsidRDefault="00CA7548" w:rsidP="00F85A49">
            <w:pPr>
              <w:pStyle w:val="NoSpacing"/>
              <w:jc w:val="center"/>
            </w:pPr>
          </w:p>
        </w:tc>
      </w:tr>
    </w:tbl>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lastRenderedPageBreak/>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lastRenderedPageBreak/>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w:t>
            </w:r>
            <w:proofErr w:type="gramStart"/>
            <w:r w:rsidRPr="00DD6BDD">
              <w:rPr>
                <w:sz w:val="20"/>
              </w:rPr>
              <w:t xml:space="preserve">specify  </w:t>
            </w:r>
            <w:proofErr w:type="gramEnd"/>
          </w:p>
        </w:tc>
      </w:tr>
    </w:tbl>
    <w:p w14:paraId="2245152B" w14:textId="77777777" w:rsidR="00CB43AB" w:rsidRDefault="00CB43AB" w:rsidP="00F85A49">
      <w:pPr>
        <w:pStyle w:val="NoSpacing"/>
        <w:sectPr w:rsidR="00CB43AB"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rPr>
          <w:caps w:val="0"/>
        </w:rPr>
      </w:pPr>
      <w:r w:rsidRPr="004C2559">
        <w:rPr>
          <w:caps w:val="0"/>
        </w:rPr>
        <w:lastRenderedPageBreak/>
        <w:t xml:space="preserve">SECTION </w:t>
      </w:r>
      <w:r>
        <w:rPr>
          <w:caps w:val="0"/>
        </w:rPr>
        <w:t>E.</w:t>
      </w:r>
      <w:r w:rsidRPr="004C2559">
        <w:rPr>
          <w:caps w:val="0"/>
        </w:rPr>
        <w:t xml:space="preserve"> FOREST CONSERVATION AND RESOURCE VALUATION</w:t>
      </w:r>
    </w:p>
    <w:p w14:paraId="49420265" w14:textId="0462B5A3" w:rsidR="00301E94" w:rsidRPr="00301E94" w:rsidRDefault="00301E94" w:rsidP="00301E94">
      <w:pPr>
        <w:rPr>
          <w:i/>
        </w:rPr>
      </w:pPr>
      <w:r w:rsidRPr="00301E94">
        <w:rPr>
          <w:i/>
        </w:rPr>
        <w:t>Enumerator: Now for each of the forests you just told me about, I would like to ask you a series of questions about how your village uses the forests.</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1484"/>
        <w:gridCol w:w="1710"/>
        <w:gridCol w:w="1980"/>
        <w:gridCol w:w="2465"/>
      </w:tblGrid>
      <w:tr w:rsidR="0002185A" w:rsidRPr="00D936F4" w14:paraId="22921143" w14:textId="77777777" w:rsidTr="0002185A">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proofErr w:type="gramStart"/>
            <w:r w:rsidRPr="00414B4F">
              <w:t>code</w:t>
            </w:r>
            <w:proofErr w:type="gramEnd"/>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3D7459AC"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r w:rsidR="00301E94">
              <w:t xml:space="preserve"> ONE-WAY</w:t>
            </w:r>
            <w:r w:rsidR="00210424" w:rsidRPr="00414B4F">
              <w:t>?</w:t>
            </w:r>
          </w:p>
        </w:tc>
        <w:tc>
          <w:tcPr>
            <w:tcW w:w="1467" w:type="dxa"/>
          </w:tcPr>
          <w:p w14:paraId="134F559A" w14:textId="15F61CF2" w:rsidR="00210424" w:rsidRDefault="00210424" w:rsidP="00DD6BDD">
            <w:pPr>
              <w:pStyle w:val="NoSpacing"/>
              <w:jc w:val="center"/>
            </w:pPr>
            <w:r w:rsidRPr="00DD6BDD">
              <w:t>E</w:t>
            </w:r>
            <w:r w:rsidR="009D4005">
              <w:t>2</w:t>
            </w:r>
            <w:r w:rsidRPr="00DD6BDD">
              <w:t>. How does your HH typically access this forest?</w:t>
            </w:r>
          </w:p>
          <w:p w14:paraId="3B188EDF" w14:textId="382DCBDE" w:rsidR="008D3261" w:rsidRPr="008D3261" w:rsidRDefault="008D3261" w:rsidP="00DD6BDD">
            <w:pPr>
              <w:pStyle w:val="NoSpacing"/>
              <w:jc w:val="center"/>
              <w:rPr>
                <w:i/>
              </w:rPr>
            </w:pPr>
            <w:r>
              <w:rPr>
                <w:i/>
              </w:rPr>
              <w:t xml:space="preserve">Select all that apply </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41D1038" w14:textId="77777777" w:rsidR="0002185A" w:rsidRDefault="0002185A" w:rsidP="00DD6BDD">
            <w:pPr>
              <w:pStyle w:val="NoSpacing"/>
              <w:jc w:val="center"/>
            </w:pPr>
            <w:r>
              <w:t>4=Donkey/oxcart</w:t>
            </w:r>
          </w:p>
          <w:p w14:paraId="1A041CB9" w14:textId="52EC816F" w:rsidR="0002185A" w:rsidRDefault="0002185A" w:rsidP="00DD6BDD">
            <w:pPr>
              <w:pStyle w:val="NoSpacing"/>
              <w:jc w:val="center"/>
            </w:pPr>
            <w:r>
              <w:t>5=Canoe</w:t>
            </w:r>
          </w:p>
          <w:p w14:paraId="723983D9" w14:textId="7A9B83B4" w:rsidR="00383DF1" w:rsidRPr="00DD6BDD" w:rsidRDefault="00383DF1" w:rsidP="00DD6BDD">
            <w:pPr>
              <w:pStyle w:val="NoSpacing"/>
              <w:jc w:val="center"/>
            </w:pPr>
          </w:p>
        </w:tc>
        <w:tc>
          <w:tcPr>
            <w:tcW w:w="1017" w:type="dxa"/>
          </w:tcPr>
          <w:p w14:paraId="23840F13" w14:textId="33A1037C" w:rsidR="00210424" w:rsidRPr="00DD6BDD" w:rsidRDefault="00210424" w:rsidP="009D4005">
            <w:pPr>
              <w:pStyle w:val="NoSpacing"/>
              <w:jc w:val="center"/>
            </w:pPr>
            <w:r w:rsidRPr="00DD6BDD">
              <w:t>E</w:t>
            </w:r>
            <w:r w:rsidR="009D4005">
              <w:t>3</w:t>
            </w:r>
            <w:r w:rsidRPr="00DD6BDD">
              <w:t xml:space="preserve">. How many minutes does it take your HH to </w:t>
            </w:r>
            <w:r w:rsidR="00EA506E" w:rsidRPr="00DD6BDD">
              <w:t xml:space="preserve">reach </w:t>
            </w:r>
            <w:r w:rsidRPr="00DD6BDD">
              <w:t>this forest</w:t>
            </w:r>
            <w:r w:rsidR="00EA506E" w:rsidRPr="00DD6BDD">
              <w:t xml:space="preserve"> from your home</w:t>
            </w:r>
            <w:r w:rsidR="00301E94">
              <w:t xml:space="preserve"> ONE-WAY</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 xml:space="preserve">In the past </w:t>
            </w:r>
            <w:proofErr w:type="gramStart"/>
            <w:r w:rsidR="00EA506E" w:rsidRPr="00DD6BDD">
              <w:t>1 year</w:t>
            </w:r>
            <w:proofErr w:type="gramEnd"/>
            <w:r w:rsidR="00EA506E" w:rsidRPr="00DD6BDD">
              <w:t>,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6BB72761" w:rsidR="00210424" w:rsidRPr="001F4EB7" w:rsidRDefault="00EA506E" w:rsidP="00F6206C">
            <w:pPr>
              <w:pStyle w:val="NoSpacing"/>
              <w:jc w:val="center"/>
              <w:rPr>
                <w:i/>
              </w:rPr>
            </w:pPr>
            <w:r w:rsidRPr="001F4EB7">
              <w:rPr>
                <w:i/>
              </w:rPr>
              <w:t xml:space="preserve">If 0, skip to </w:t>
            </w:r>
            <w:r w:rsidR="00DD6731" w:rsidRPr="001F4EB7">
              <w:rPr>
                <w:i/>
              </w:rPr>
              <w:t>E.</w:t>
            </w:r>
            <w:r w:rsidR="00F6206C">
              <w:rPr>
                <w:i/>
              </w:rPr>
              <w:t>9</w:t>
            </w:r>
            <w:r w:rsidR="00F6206C" w:rsidRPr="001F4EB7">
              <w:rPr>
                <w:i/>
              </w:rPr>
              <w:t xml:space="preserve"> </w:t>
            </w:r>
          </w:p>
        </w:tc>
        <w:tc>
          <w:tcPr>
            <w:tcW w:w="1484" w:type="dxa"/>
          </w:tcPr>
          <w:p w14:paraId="06E5B55D" w14:textId="77777777" w:rsidR="0002185A" w:rsidRDefault="00DD6731" w:rsidP="00DD6BDD">
            <w:pPr>
              <w:pStyle w:val="NoSpacing"/>
              <w:jc w:val="center"/>
            </w:pPr>
            <w:r>
              <w:t>E</w:t>
            </w:r>
            <w:r w:rsidR="009D4005">
              <w:t xml:space="preserve">5. </w:t>
            </w:r>
            <w:r>
              <w:t xml:space="preserve"> P</w:t>
            </w:r>
            <w:r w:rsidR="00963CF9" w:rsidRPr="00DD6BDD">
              <w:t>lease describe the restrictions</w:t>
            </w:r>
          </w:p>
          <w:p w14:paraId="24D507BB" w14:textId="1B9653FF" w:rsidR="0002185A" w:rsidRPr="0002185A" w:rsidRDefault="0002185A" w:rsidP="00DD6BDD">
            <w:pPr>
              <w:pStyle w:val="NoSpacing"/>
              <w:jc w:val="center"/>
              <w:rPr>
                <w:i/>
              </w:rPr>
            </w:pPr>
            <w:r>
              <w:rPr>
                <w:i/>
              </w:rPr>
              <w:t>See codes below</w:t>
            </w:r>
          </w:p>
          <w:p w14:paraId="462B5F2F" w14:textId="2255031B" w:rsidR="00963CF9" w:rsidRPr="00DD6BDD" w:rsidRDefault="0002185A" w:rsidP="00DD6BDD">
            <w:pPr>
              <w:pStyle w:val="NoSpacing"/>
              <w:jc w:val="center"/>
            </w:pPr>
            <w:r>
              <w:rPr>
                <w:i/>
              </w:rPr>
              <w:t xml:space="preserve">Probe and code. Select all that apply. </w:t>
            </w:r>
          </w:p>
          <w:p w14:paraId="08EF733B" w14:textId="77777777" w:rsidR="00963CF9" w:rsidRPr="00DD6BDD" w:rsidRDefault="00963CF9" w:rsidP="00DD6BDD">
            <w:pPr>
              <w:pStyle w:val="NoSpacing"/>
              <w:jc w:val="center"/>
            </w:pPr>
          </w:p>
          <w:p w14:paraId="5F555354" w14:textId="1D09F6FD" w:rsidR="008D3261" w:rsidRPr="00DD6BDD" w:rsidRDefault="008D3261" w:rsidP="00DD6BDD">
            <w:pPr>
              <w:pStyle w:val="NoSpacing"/>
              <w:jc w:val="center"/>
            </w:pPr>
            <w:r>
              <w:t xml:space="preserve"> </w:t>
            </w:r>
          </w:p>
        </w:tc>
        <w:tc>
          <w:tcPr>
            <w:tcW w:w="1710" w:type="dxa"/>
          </w:tcPr>
          <w:p w14:paraId="08598B80" w14:textId="3FF73F48" w:rsidR="00963CF9" w:rsidRDefault="00DD6731" w:rsidP="00DD6BDD">
            <w:pPr>
              <w:pStyle w:val="NoSpacing"/>
              <w:jc w:val="center"/>
            </w:pPr>
            <w:r>
              <w:t>E</w:t>
            </w:r>
            <w:r w:rsidR="00112EE1">
              <w:t>6</w:t>
            </w:r>
            <w:r w:rsidR="00963CF9" w:rsidRPr="00DD6BDD">
              <w:t xml:space="preserve">. </w:t>
            </w:r>
            <w:r>
              <w:t xml:space="preserve">Who imposed the restrictions? </w:t>
            </w:r>
          </w:p>
          <w:p w14:paraId="2D41E77C" w14:textId="545A5311" w:rsidR="008D3261" w:rsidRPr="008D3261" w:rsidRDefault="008D3261" w:rsidP="00DD6BDD">
            <w:pPr>
              <w:pStyle w:val="NoSpacing"/>
              <w:jc w:val="center"/>
              <w:rPr>
                <w:i/>
              </w:rPr>
            </w:pPr>
            <w:r>
              <w:rPr>
                <w:i/>
              </w:rPr>
              <w:t>Select all that apply</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1980"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F8570B7" w:rsidR="00210424" w:rsidRPr="008D3261" w:rsidRDefault="008D3261" w:rsidP="00DD6BDD">
            <w:pPr>
              <w:pStyle w:val="NoSpacing"/>
              <w:jc w:val="center"/>
              <w:rPr>
                <w:i/>
              </w:rPr>
            </w:pPr>
            <w:r>
              <w:rPr>
                <w:i/>
              </w:rPr>
              <w:t xml:space="preserve">Probe and code, select all that apply </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Pr="00DD6BDD" w:rsidRDefault="00210424" w:rsidP="00DD6BDD">
            <w:pPr>
              <w:pStyle w:val="NoSpacing"/>
              <w:jc w:val="center"/>
            </w:pPr>
            <w:r w:rsidRPr="00DD6BDD">
              <w:t>3=Lost access to cultural site/resource</w:t>
            </w:r>
          </w:p>
          <w:p w14:paraId="78AC2D23" w14:textId="4F735D7F" w:rsidR="00EA506E" w:rsidRPr="00DD6BDD" w:rsidRDefault="00DD6731" w:rsidP="00DD6731">
            <w:pPr>
              <w:pStyle w:val="NoSpacing"/>
              <w:jc w:val="center"/>
            </w:pPr>
            <w:r>
              <w:t>97</w:t>
            </w:r>
            <w:r w:rsidR="00210424" w:rsidRPr="00DD6BDD">
              <w:t>=Other, please specify</w:t>
            </w:r>
          </w:p>
        </w:tc>
        <w:tc>
          <w:tcPr>
            <w:tcW w:w="2465" w:type="dxa"/>
          </w:tcPr>
          <w:p w14:paraId="4F030E69" w14:textId="77777777" w:rsidR="008D3261"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r w:rsidR="008D3261">
              <w:t xml:space="preserve"> </w:t>
            </w:r>
          </w:p>
          <w:p w14:paraId="59FBC435" w14:textId="434CA3BE" w:rsidR="00EA506E" w:rsidRPr="008D3261" w:rsidRDefault="008D3261" w:rsidP="00DD6BDD">
            <w:pPr>
              <w:pStyle w:val="NoSpacing"/>
              <w:jc w:val="center"/>
              <w:rPr>
                <w:i/>
              </w:rPr>
            </w:pPr>
            <w:r>
              <w:rPr>
                <w:i/>
              </w:rPr>
              <w:t>Select all that apply</w:t>
            </w:r>
          </w:p>
          <w:p w14:paraId="6C20D695" w14:textId="3264E951" w:rsidR="00EA506E" w:rsidRPr="00DD6BDD" w:rsidRDefault="004A62FF" w:rsidP="00DD6BDD">
            <w:pPr>
              <w:pStyle w:val="NoSpacing"/>
              <w:jc w:val="center"/>
            </w:pPr>
            <w:r>
              <w:t>1=</w:t>
            </w:r>
            <w:r w:rsidR="00EA506E" w:rsidRPr="00DD6BDD">
              <w:t xml:space="preserve"> harvesting forest products from open lands;</w:t>
            </w:r>
          </w:p>
          <w:p w14:paraId="2D35D942" w14:textId="64579F57" w:rsidR="00EA506E" w:rsidRPr="00DD6BDD" w:rsidRDefault="004A62FF" w:rsidP="00DD6BDD">
            <w:pPr>
              <w:pStyle w:val="NoSpacing"/>
              <w:jc w:val="center"/>
            </w:pPr>
            <w:r>
              <w:t>2=</w:t>
            </w:r>
            <w:r w:rsidR="00EA506E" w:rsidRPr="00DD6BDD">
              <w:t xml:space="preserve"> </w:t>
            </w:r>
            <w:r>
              <w:t xml:space="preserve">harvesting </w:t>
            </w:r>
            <w:r w:rsidR="00EA506E" w:rsidRPr="00DD6BDD">
              <w:t>from other communal or government forests;</w:t>
            </w:r>
          </w:p>
          <w:p w14:paraId="481C294E" w14:textId="30144F06" w:rsidR="00210424" w:rsidRDefault="004A62FF" w:rsidP="008D55D1">
            <w:pPr>
              <w:pStyle w:val="NoSpacing"/>
              <w:jc w:val="center"/>
            </w:pPr>
            <w:r>
              <w:t>3=</w:t>
            </w:r>
            <w:r w:rsidR="00EA506E" w:rsidRPr="00DD6BDD">
              <w:t>relying more on alternative products</w:t>
            </w:r>
          </w:p>
          <w:p w14:paraId="5B7388C2" w14:textId="7A52555D" w:rsidR="004A62FF" w:rsidRDefault="004A62FF" w:rsidP="008D55D1">
            <w:pPr>
              <w:pStyle w:val="NoSpacing"/>
              <w:jc w:val="center"/>
            </w:pPr>
            <w:r>
              <w:t>4= Nothing, gone without</w:t>
            </w:r>
          </w:p>
          <w:p w14:paraId="3C44482F" w14:textId="69710687" w:rsidR="008D3261" w:rsidRPr="00DD6BDD" w:rsidRDefault="004A62FF" w:rsidP="008D55D1">
            <w:pPr>
              <w:pStyle w:val="NoSpacing"/>
              <w:jc w:val="center"/>
            </w:pPr>
            <w:r>
              <w:t>97</w:t>
            </w:r>
            <w:r w:rsidR="008D3261">
              <w:t xml:space="preserve">=Other, specify </w:t>
            </w:r>
          </w:p>
        </w:tc>
      </w:tr>
      <w:tr w:rsidR="0002185A" w:rsidRPr="00D936F4" w14:paraId="3923586D" w14:textId="77777777" w:rsidTr="0002185A">
        <w:trPr>
          <w:trHeight w:val="20"/>
          <w:jc w:val="center"/>
        </w:trPr>
        <w:tc>
          <w:tcPr>
            <w:tcW w:w="759" w:type="dxa"/>
          </w:tcPr>
          <w:p w14:paraId="58ACF72D" w14:textId="2ACE99BC"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2E3F4535" w:rsidR="00210424" w:rsidRPr="00414B4F" w:rsidRDefault="00112EE1" w:rsidP="00F85A49">
            <w:pPr>
              <w:pStyle w:val="NoSpacing"/>
              <w:jc w:val="center"/>
            </w:pPr>
            <w:proofErr w:type="spellStart"/>
            <w:r>
              <w:t>Fordistance</w:t>
            </w:r>
            <w:proofErr w:type="spellEnd"/>
          </w:p>
        </w:tc>
        <w:tc>
          <w:tcPr>
            <w:tcW w:w="1467" w:type="dxa"/>
          </w:tcPr>
          <w:p w14:paraId="2369A7B6" w14:textId="46660958" w:rsidR="00210424" w:rsidRPr="00414B4F" w:rsidRDefault="00112EE1" w:rsidP="00F85A49">
            <w:pPr>
              <w:pStyle w:val="NoSpacing"/>
              <w:jc w:val="center"/>
            </w:pPr>
            <w:proofErr w:type="spellStart"/>
            <w:r>
              <w:t>Fortransport</w:t>
            </w:r>
            <w:proofErr w:type="spellEnd"/>
          </w:p>
        </w:tc>
        <w:tc>
          <w:tcPr>
            <w:tcW w:w="1017" w:type="dxa"/>
          </w:tcPr>
          <w:p w14:paraId="2753AA70" w14:textId="44ED0F8E" w:rsidR="00210424" w:rsidRPr="00414B4F" w:rsidRDefault="00112EE1" w:rsidP="00F85A49">
            <w:pPr>
              <w:pStyle w:val="NoSpacing"/>
              <w:jc w:val="center"/>
            </w:pPr>
            <w:proofErr w:type="spellStart"/>
            <w:r>
              <w:t>Forminutes</w:t>
            </w:r>
            <w:proofErr w:type="spellEnd"/>
          </w:p>
        </w:tc>
        <w:tc>
          <w:tcPr>
            <w:tcW w:w="1819" w:type="dxa"/>
          </w:tcPr>
          <w:p w14:paraId="4FBE62CD" w14:textId="68E5462F" w:rsidR="00210424" w:rsidRPr="00414B4F" w:rsidRDefault="00112EE1" w:rsidP="00F85A49">
            <w:pPr>
              <w:pStyle w:val="NoSpacing"/>
              <w:jc w:val="center"/>
            </w:pPr>
            <w:proofErr w:type="spellStart"/>
            <w:r>
              <w:t>Restrictyn</w:t>
            </w:r>
            <w:proofErr w:type="spellEnd"/>
          </w:p>
        </w:tc>
        <w:tc>
          <w:tcPr>
            <w:tcW w:w="1484" w:type="dxa"/>
          </w:tcPr>
          <w:p w14:paraId="55E143B0" w14:textId="4ECF6D3B" w:rsidR="00210424" w:rsidRPr="00414B4F" w:rsidRDefault="00112EE1" w:rsidP="00F85A49">
            <w:pPr>
              <w:pStyle w:val="NoSpacing"/>
              <w:jc w:val="center"/>
            </w:pPr>
            <w:r>
              <w:t>Restrict</w:t>
            </w:r>
          </w:p>
        </w:tc>
        <w:tc>
          <w:tcPr>
            <w:tcW w:w="1710" w:type="dxa"/>
          </w:tcPr>
          <w:p w14:paraId="3DEEA263" w14:textId="5ABDBDE8" w:rsidR="00210424" w:rsidRPr="00414B4F" w:rsidRDefault="00112EE1" w:rsidP="00F85A49">
            <w:pPr>
              <w:pStyle w:val="NoSpacing"/>
              <w:jc w:val="center"/>
            </w:pPr>
            <w:proofErr w:type="spellStart"/>
            <w:r>
              <w:t>Restrictwho</w:t>
            </w:r>
            <w:proofErr w:type="spellEnd"/>
          </w:p>
        </w:tc>
        <w:tc>
          <w:tcPr>
            <w:tcW w:w="1980" w:type="dxa"/>
          </w:tcPr>
          <w:p w14:paraId="16BD34EA" w14:textId="47DA8858" w:rsidR="00210424" w:rsidRPr="00414B4F" w:rsidRDefault="00112EE1" w:rsidP="00F85A49">
            <w:pPr>
              <w:pStyle w:val="NoSpacing"/>
              <w:jc w:val="center"/>
            </w:pPr>
            <w:proofErr w:type="spellStart"/>
            <w:r>
              <w:t>Restrictimpact</w:t>
            </w:r>
            <w:proofErr w:type="spellEnd"/>
          </w:p>
        </w:tc>
        <w:tc>
          <w:tcPr>
            <w:tcW w:w="2465" w:type="dxa"/>
          </w:tcPr>
          <w:p w14:paraId="06D87594" w14:textId="25AD72C9" w:rsidR="00210424" w:rsidRPr="00414B4F" w:rsidRDefault="00112EE1" w:rsidP="00F85A49">
            <w:pPr>
              <w:pStyle w:val="NoSpacing"/>
              <w:jc w:val="center"/>
            </w:pPr>
            <w:proofErr w:type="spellStart"/>
            <w:proofErr w:type="gramStart"/>
            <w:r>
              <w:t>restrictresponse</w:t>
            </w:r>
            <w:proofErr w:type="spellEnd"/>
            <w:proofErr w:type="gramEnd"/>
          </w:p>
        </w:tc>
      </w:tr>
      <w:tr w:rsidR="0002185A" w:rsidRPr="00D936F4" w14:paraId="37984882" w14:textId="77777777" w:rsidTr="0002185A">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1484" w:type="dxa"/>
          </w:tcPr>
          <w:p w14:paraId="726D5A8A" w14:textId="77777777" w:rsidR="00210424" w:rsidRPr="00414B4F" w:rsidRDefault="00210424" w:rsidP="00F85A49">
            <w:pPr>
              <w:pStyle w:val="NoSpacing"/>
              <w:jc w:val="center"/>
            </w:pPr>
          </w:p>
        </w:tc>
        <w:tc>
          <w:tcPr>
            <w:tcW w:w="1710" w:type="dxa"/>
          </w:tcPr>
          <w:p w14:paraId="68374E5A" w14:textId="77777777" w:rsidR="00210424" w:rsidRPr="00414B4F" w:rsidRDefault="00210424" w:rsidP="00F85A49">
            <w:pPr>
              <w:pStyle w:val="NoSpacing"/>
              <w:jc w:val="center"/>
            </w:pPr>
          </w:p>
        </w:tc>
        <w:tc>
          <w:tcPr>
            <w:tcW w:w="1980" w:type="dxa"/>
          </w:tcPr>
          <w:p w14:paraId="6AED8147" w14:textId="77777777" w:rsidR="00210424" w:rsidRPr="00414B4F" w:rsidRDefault="00210424" w:rsidP="00F85A49">
            <w:pPr>
              <w:pStyle w:val="NoSpacing"/>
              <w:jc w:val="center"/>
            </w:pPr>
          </w:p>
        </w:tc>
        <w:tc>
          <w:tcPr>
            <w:tcW w:w="2465" w:type="dxa"/>
          </w:tcPr>
          <w:p w14:paraId="2CC5B407" w14:textId="73A3B897" w:rsidR="00210424" w:rsidRPr="00414B4F" w:rsidRDefault="00210424" w:rsidP="00F85A49">
            <w:pPr>
              <w:pStyle w:val="NoSpacing"/>
              <w:jc w:val="center"/>
            </w:pPr>
          </w:p>
        </w:tc>
      </w:tr>
      <w:tr w:rsidR="0002185A" w:rsidRPr="00D936F4" w14:paraId="7AECF9A0" w14:textId="77777777" w:rsidTr="0002185A">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1484" w:type="dxa"/>
          </w:tcPr>
          <w:p w14:paraId="1A258D62" w14:textId="77777777" w:rsidR="00210424" w:rsidRPr="00414B4F" w:rsidRDefault="00210424" w:rsidP="00F85A49">
            <w:pPr>
              <w:pStyle w:val="NoSpacing"/>
              <w:jc w:val="center"/>
            </w:pPr>
          </w:p>
        </w:tc>
        <w:tc>
          <w:tcPr>
            <w:tcW w:w="1710" w:type="dxa"/>
          </w:tcPr>
          <w:p w14:paraId="2DADA7B1" w14:textId="77777777" w:rsidR="00210424" w:rsidRPr="00414B4F" w:rsidRDefault="00210424" w:rsidP="00F85A49">
            <w:pPr>
              <w:pStyle w:val="NoSpacing"/>
              <w:jc w:val="center"/>
            </w:pPr>
          </w:p>
        </w:tc>
        <w:tc>
          <w:tcPr>
            <w:tcW w:w="1980" w:type="dxa"/>
          </w:tcPr>
          <w:p w14:paraId="008A4A33" w14:textId="77777777" w:rsidR="00210424" w:rsidRPr="00414B4F" w:rsidRDefault="00210424" w:rsidP="00F85A49">
            <w:pPr>
              <w:pStyle w:val="NoSpacing"/>
              <w:jc w:val="center"/>
            </w:pPr>
          </w:p>
        </w:tc>
        <w:tc>
          <w:tcPr>
            <w:tcW w:w="2465" w:type="dxa"/>
          </w:tcPr>
          <w:p w14:paraId="7A0708E4" w14:textId="34857FF3" w:rsidR="00210424" w:rsidRPr="00414B4F" w:rsidRDefault="00210424" w:rsidP="00F85A49">
            <w:pPr>
              <w:pStyle w:val="NoSpacing"/>
              <w:jc w:val="center"/>
            </w:pPr>
          </w:p>
        </w:tc>
      </w:tr>
      <w:tr w:rsidR="0002185A" w:rsidRPr="00D936F4" w14:paraId="23DE5A3D" w14:textId="77777777" w:rsidTr="0002185A">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1484" w:type="dxa"/>
          </w:tcPr>
          <w:p w14:paraId="209A077F" w14:textId="77777777" w:rsidR="00210424" w:rsidRPr="00414B4F" w:rsidRDefault="00210424" w:rsidP="00F85A49">
            <w:pPr>
              <w:pStyle w:val="NoSpacing"/>
              <w:jc w:val="center"/>
            </w:pPr>
          </w:p>
        </w:tc>
        <w:tc>
          <w:tcPr>
            <w:tcW w:w="1710" w:type="dxa"/>
          </w:tcPr>
          <w:p w14:paraId="501E66C2" w14:textId="77777777" w:rsidR="00210424" w:rsidRPr="00414B4F" w:rsidRDefault="00210424" w:rsidP="00F85A49">
            <w:pPr>
              <w:pStyle w:val="NoSpacing"/>
              <w:jc w:val="center"/>
            </w:pPr>
          </w:p>
        </w:tc>
        <w:tc>
          <w:tcPr>
            <w:tcW w:w="1980" w:type="dxa"/>
          </w:tcPr>
          <w:p w14:paraId="2FD6FFA3" w14:textId="77777777" w:rsidR="00210424" w:rsidRPr="00414B4F" w:rsidRDefault="00210424" w:rsidP="00F85A49">
            <w:pPr>
              <w:pStyle w:val="NoSpacing"/>
              <w:jc w:val="center"/>
            </w:pPr>
          </w:p>
        </w:tc>
        <w:tc>
          <w:tcPr>
            <w:tcW w:w="2465" w:type="dxa"/>
          </w:tcPr>
          <w:p w14:paraId="3958EF3A" w14:textId="544D2D7D" w:rsidR="00210424" w:rsidRPr="00414B4F" w:rsidRDefault="00210424" w:rsidP="00F85A49">
            <w:pPr>
              <w:pStyle w:val="NoSpacing"/>
              <w:jc w:val="center"/>
            </w:pPr>
          </w:p>
        </w:tc>
      </w:tr>
      <w:tr w:rsidR="0002185A" w:rsidRPr="00D936F4" w14:paraId="47C96867" w14:textId="77777777" w:rsidTr="0002185A">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1484" w:type="dxa"/>
          </w:tcPr>
          <w:p w14:paraId="441EDF1A" w14:textId="77777777" w:rsidR="00210424" w:rsidRPr="00414B4F" w:rsidRDefault="00210424" w:rsidP="00F85A49">
            <w:pPr>
              <w:pStyle w:val="NoSpacing"/>
              <w:jc w:val="center"/>
            </w:pPr>
          </w:p>
        </w:tc>
        <w:tc>
          <w:tcPr>
            <w:tcW w:w="1710" w:type="dxa"/>
          </w:tcPr>
          <w:p w14:paraId="6F61C02F" w14:textId="77777777" w:rsidR="00210424" w:rsidRPr="00414B4F" w:rsidRDefault="00210424" w:rsidP="00F85A49">
            <w:pPr>
              <w:pStyle w:val="NoSpacing"/>
              <w:jc w:val="center"/>
            </w:pPr>
          </w:p>
        </w:tc>
        <w:tc>
          <w:tcPr>
            <w:tcW w:w="1980" w:type="dxa"/>
          </w:tcPr>
          <w:p w14:paraId="06C29FFA" w14:textId="77777777" w:rsidR="00210424" w:rsidRPr="00414B4F" w:rsidRDefault="00210424" w:rsidP="00F85A49">
            <w:pPr>
              <w:pStyle w:val="NoSpacing"/>
              <w:jc w:val="center"/>
            </w:pPr>
          </w:p>
        </w:tc>
        <w:tc>
          <w:tcPr>
            <w:tcW w:w="2465" w:type="dxa"/>
          </w:tcPr>
          <w:p w14:paraId="1416BFD1" w14:textId="6619CC61" w:rsidR="00210424" w:rsidRPr="00414B4F" w:rsidRDefault="00210424" w:rsidP="00F85A49">
            <w:pPr>
              <w:pStyle w:val="NoSpacing"/>
              <w:jc w:val="center"/>
            </w:pPr>
          </w:p>
        </w:tc>
      </w:tr>
      <w:tr w:rsidR="0002185A" w:rsidRPr="00D936F4" w14:paraId="2FC0E53B" w14:textId="77777777" w:rsidTr="0002185A">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1484" w:type="dxa"/>
          </w:tcPr>
          <w:p w14:paraId="10C14E57" w14:textId="77777777" w:rsidR="00210424" w:rsidRPr="00414B4F" w:rsidRDefault="00210424" w:rsidP="00F85A49">
            <w:pPr>
              <w:pStyle w:val="NoSpacing"/>
              <w:jc w:val="center"/>
            </w:pPr>
          </w:p>
        </w:tc>
        <w:tc>
          <w:tcPr>
            <w:tcW w:w="1710" w:type="dxa"/>
          </w:tcPr>
          <w:p w14:paraId="62E724FD" w14:textId="77777777" w:rsidR="00210424" w:rsidRPr="00414B4F" w:rsidRDefault="00210424" w:rsidP="00F85A49">
            <w:pPr>
              <w:pStyle w:val="NoSpacing"/>
              <w:jc w:val="center"/>
            </w:pPr>
          </w:p>
        </w:tc>
        <w:tc>
          <w:tcPr>
            <w:tcW w:w="1980" w:type="dxa"/>
          </w:tcPr>
          <w:p w14:paraId="0B07AD95" w14:textId="77777777" w:rsidR="00210424" w:rsidRPr="00414B4F" w:rsidRDefault="00210424" w:rsidP="00F85A49">
            <w:pPr>
              <w:pStyle w:val="NoSpacing"/>
              <w:jc w:val="center"/>
            </w:pPr>
          </w:p>
        </w:tc>
        <w:tc>
          <w:tcPr>
            <w:tcW w:w="2465" w:type="dxa"/>
          </w:tcPr>
          <w:p w14:paraId="5882DF64" w14:textId="737FDB29" w:rsidR="00210424" w:rsidRPr="00414B4F" w:rsidRDefault="00210424" w:rsidP="00F85A49">
            <w:pPr>
              <w:pStyle w:val="NoSpacing"/>
              <w:jc w:val="center"/>
            </w:pPr>
          </w:p>
        </w:tc>
      </w:tr>
    </w:tbl>
    <w:p w14:paraId="6CF16708" w14:textId="77777777" w:rsidR="00CB43AB" w:rsidRDefault="00CB43AB" w:rsidP="00F85A49">
      <w:pPr>
        <w:pStyle w:val="NoSpacing"/>
      </w:pPr>
    </w:p>
    <w:tbl>
      <w:tblPr>
        <w:tblStyle w:val="TableGrid"/>
        <w:tblW w:w="0" w:type="auto"/>
        <w:tblLook w:val="04A0" w:firstRow="1" w:lastRow="0" w:firstColumn="1" w:lastColumn="0" w:noHBand="0" w:noVBand="1"/>
      </w:tblPr>
      <w:tblGrid>
        <w:gridCol w:w="13176"/>
      </w:tblGrid>
      <w:tr w:rsidR="0002185A" w14:paraId="45B803A7" w14:textId="77777777" w:rsidTr="0002185A">
        <w:tc>
          <w:tcPr>
            <w:tcW w:w="13176" w:type="dxa"/>
          </w:tcPr>
          <w:p w14:paraId="175C29B0" w14:textId="7BB2C88B" w:rsidR="0002185A" w:rsidRDefault="00FA3415" w:rsidP="00F85A49">
            <w:pPr>
              <w:pStyle w:val="NoSpacing"/>
            </w:pPr>
            <w:r>
              <w:t>Restrictions</w:t>
            </w:r>
          </w:p>
        </w:tc>
      </w:tr>
      <w:tr w:rsidR="0002185A" w14:paraId="6C04E5B3" w14:textId="77777777" w:rsidTr="0002185A">
        <w:tc>
          <w:tcPr>
            <w:tcW w:w="13176" w:type="dxa"/>
          </w:tcPr>
          <w:p w14:paraId="0A808D0A" w14:textId="77777777" w:rsidR="00FA3415" w:rsidRDefault="00FA3415" w:rsidP="00FA3415">
            <w:pPr>
              <w:pStyle w:val="NoSpacing"/>
            </w:pPr>
            <w:r>
              <w:t>1=new rules that prevent villagers from entering the forest</w:t>
            </w:r>
          </w:p>
          <w:p w14:paraId="00AF7B06" w14:textId="77777777" w:rsidR="00FA3415" w:rsidRDefault="00FA3415" w:rsidP="00FA3415">
            <w:pPr>
              <w:pStyle w:val="NoSpacing"/>
            </w:pPr>
            <w:r>
              <w:t>2=new rules that prevent villagers from harvesting products that my HH uses</w:t>
            </w:r>
          </w:p>
          <w:p w14:paraId="670F461B" w14:textId="77777777" w:rsidR="00FA3415" w:rsidRDefault="00FA3415" w:rsidP="00FA3415">
            <w:pPr>
              <w:pStyle w:val="NoSpacing"/>
            </w:pPr>
            <w:r>
              <w:t>2=new rules that prevent villagers from harvesting products that my HH does not use</w:t>
            </w:r>
          </w:p>
          <w:p w14:paraId="50016B1A" w14:textId="77777777" w:rsidR="00FA3415" w:rsidRDefault="00FA3415" w:rsidP="00FA3415">
            <w:pPr>
              <w:pStyle w:val="NoSpacing"/>
            </w:pPr>
            <w:r>
              <w:t>3=stricter enforcement of existing rules, such as more patrols, or higher fines for breaking rules</w:t>
            </w:r>
          </w:p>
          <w:p w14:paraId="61769BF6" w14:textId="77777777" w:rsidR="00FA3415" w:rsidRDefault="00FA3415" w:rsidP="00FA3415">
            <w:pPr>
              <w:pStyle w:val="NoSpacing"/>
            </w:pPr>
            <w:r>
              <w:t xml:space="preserve">4=Can no longer access areas because they are dangerous </w:t>
            </w:r>
          </w:p>
          <w:p w14:paraId="1E4A0C34" w14:textId="77777777" w:rsidR="00FA3415" w:rsidRDefault="00FA3415" w:rsidP="00FA3415">
            <w:pPr>
              <w:pStyle w:val="NoSpacing"/>
            </w:pPr>
            <w:r>
              <w:t>5=Can not longer access areas because a private company or infrastructure project is taking place</w:t>
            </w:r>
          </w:p>
          <w:p w14:paraId="3F70F8C8" w14:textId="133A0CFD" w:rsidR="0002185A" w:rsidRDefault="00FA3415" w:rsidP="0002185A">
            <w:pPr>
              <w:pStyle w:val="NoSpacing"/>
            </w:pPr>
            <w:r>
              <w:t>97=Other, specify</w:t>
            </w:r>
          </w:p>
        </w:tc>
      </w:tr>
    </w:tbl>
    <w:p w14:paraId="62497BB4" w14:textId="77777777" w:rsidR="0002185A" w:rsidRDefault="0002185A" w:rsidP="00F85A49">
      <w:pPr>
        <w:pStyle w:val="NoSpacing"/>
        <w:sectPr w:rsidR="0002185A" w:rsidSect="008D55D1">
          <w:pgSz w:w="15840" w:h="12240" w:orient="landscape"/>
          <w:pgMar w:top="1440" w:right="1440" w:bottom="1440" w:left="1440" w:header="720" w:footer="720" w:gutter="0"/>
          <w:cols w:space="720"/>
          <w:docGrid w:linePitch="360"/>
        </w:sectPr>
      </w:pPr>
    </w:p>
    <w:tbl>
      <w:tblPr>
        <w:tblStyle w:val="TableGrid"/>
        <w:tblW w:w="13498"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2158"/>
        <w:gridCol w:w="2342"/>
        <w:gridCol w:w="1798"/>
        <w:gridCol w:w="810"/>
        <w:gridCol w:w="720"/>
      </w:tblGrid>
      <w:tr w:rsidR="003B1634" w:rsidRPr="003B1634" w14:paraId="1EB4AD40" w14:textId="77777777" w:rsidTr="00435F33">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proofErr w:type="gramStart"/>
            <w:r w:rsidRPr="003B1634">
              <w:t>code</w:t>
            </w:r>
            <w:proofErr w:type="gramEnd"/>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1ECDE880"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r w:rsidR="004A62FF">
              <w:t xml:space="preserve"> from this forest</w:t>
            </w:r>
            <w:r w:rsidR="003B1634" w:rsidRPr="003B1634">
              <w:t>?</w:t>
            </w:r>
          </w:p>
          <w:p w14:paraId="786E53C1" w14:textId="283196E8" w:rsidR="003B1634" w:rsidRPr="003B1634" w:rsidRDefault="003B1634" w:rsidP="00F85A49">
            <w:pPr>
              <w:pStyle w:val="NoSpacing"/>
              <w:jc w:val="center"/>
            </w:pPr>
            <w:r w:rsidRPr="003B1634">
              <w:t>1=Yes</w:t>
            </w:r>
            <w:r w:rsidR="008D3261">
              <w:t>, for all products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C6E9412" w:rsidR="003B1634" w:rsidRPr="003B1634" w:rsidRDefault="001F4EB7" w:rsidP="00F85A49">
            <w:pPr>
              <w:pStyle w:val="NoSpacing"/>
              <w:jc w:val="center"/>
            </w:pPr>
            <w:r>
              <w:rPr>
                <w:i/>
              </w:rPr>
              <w:t>If 3</w:t>
            </w:r>
            <w:r w:rsidR="00F6206C">
              <w:rPr>
                <w:i/>
              </w:rPr>
              <w:t xml:space="preserve"> or 888</w:t>
            </w:r>
            <w:r>
              <w:rPr>
                <w:i/>
              </w:rPr>
              <w:t>, skip to E.1</w:t>
            </w:r>
            <w:r w:rsidR="00F6206C">
              <w:rPr>
                <w:i/>
              </w:rPr>
              <w:t>2</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5C5D4B18" w:rsidR="003B1634" w:rsidRPr="003B1634" w:rsidRDefault="003B1634" w:rsidP="00F85A49">
            <w:pPr>
              <w:pStyle w:val="NoSpacing"/>
              <w:jc w:val="center"/>
              <w:rPr>
                <w:i/>
              </w:rPr>
            </w:pPr>
            <w:r w:rsidRPr="003B1634">
              <w:rPr>
                <w:i/>
              </w:rPr>
              <w:t>See codes</w:t>
            </w:r>
            <w:r w:rsidR="004A62FF">
              <w:rPr>
                <w:i/>
              </w:rPr>
              <w:t xml:space="preserve"> 11</w:t>
            </w:r>
            <w:r w:rsidRPr="003B1634">
              <w:rPr>
                <w:i/>
              </w:rPr>
              <w:t xml:space="preserve">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2158" w:type="dxa"/>
          </w:tcPr>
          <w:p w14:paraId="316B44CF" w14:textId="0ECDB68A" w:rsidR="003B1634" w:rsidRPr="003B1634" w:rsidRDefault="001F4EB7" w:rsidP="00F85A49">
            <w:pPr>
              <w:pStyle w:val="NoSpacing"/>
              <w:jc w:val="center"/>
            </w:pPr>
            <w:r>
              <w:t>E1</w:t>
            </w:r>
            <w:r w:rsidR="00112EE1">
              <w:t>1</w:t>
            </w:r>
            <w:r w:rsidR="00F24D00">
              <w:t xml:space="preserve">. </w:t>
            </w:r>
            <w:r w:rsidR="003B1634" w:rsidRPr="003B1634">
              <w:t xml:space="preserve">In your opinion, </w:t>
            </w:r>
            <w:r w:rsidR="0002185A">
              <w:t>how open and transparent is the</w:t>
            </w:r>
            <w:r w:rsidR="003B1634" w:rsidRPr="003B1634">
              <w:t xml:space="preserve"> permit granting process</w:t>
            </w:r>
            <w:r w:rsidR="0002185A">
              <w:t>?</w:t>
            </w:r>
          </w:p>
          <w:p w14:paraId="3E90D7D6" w14:textId="77777777" w:rsidR="0002185A" w:rsidRDefault="0002185A" w:rsidP="00F85A49">
            <w:pPr>
              <w:pStyle w:val="NoSpacing"/>
              <w:jc w:val="center"/>
            </w:pPr>
            <w:r>
              <w:t>1=Very transparent</w:t>
            </w:r>
          </w:p>
          <w:p w14:paraId="54F1542C" w14:textId="77777777" w:rsidR="0002185A" w:rsidRDefault="0002185A" w:rsidP="00F85A49">
            <w:pPr>
              <w:pStyle w:val="NoSpacing"/>
              <w:jc w:val="center"/>
            </w:pPr>
            <w:r>
              <w:t>2=Transparent</w:t>
            </w:r>
          </w:p>
          <w:p w14:paraId="5FCE8B4D" w14:textId="77777777" w:rsidR="0002185A" w:rsidRDefault="0002185A" w:rsidP="00F85A49">
            <w:pPr>
              <w:pStyle w:val="NoSpacing"/>
              <w:jc w:val="center"/>
            </w:pPr>
            <w:r>
              <w:t>3=Neither transparent or nontransparent</w:t>
            </w:r>
          </w:p>
          <w:p w14:paraId="7ED9FC55" w14:textId="2325C05A" w:rsidR="0002185A" w:rsidRDefault="0002185A" w:rsidP="00F85A49">
            <w:pPr>
              <w:pStyle w:val="NoSpacing"/>
              <w:jc w:val="center"/>
            </w:pPr>
            <w:r>
              <w:t xml:space="preserve">4=Non-transparent </w:t>
            </w:r>
          </w:p>
          <w:p w14:paraId="4797B808" w14:textId="5D9EBD9E" w:rsidR="003B1634" w:rsidRPr="003B1634" w:rsidRDefault="0002185A" w:rsidP="00F85A49">
            <w:pPr>
              <w:pStyle w:val="NoSpacing"/>
              <w:jc w:val="center"/>
            </w:pPr>
            <w:r>
              <w:t>5=Very Non-transparent</w:t>
            </w:r>
          </w:p>
        </w:tc>
        <w:tc>
          <w:tcPr>
            <w:tcW w:w="2342"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1798"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6BBBED2C" w:rsidR="001F4EB7" w:rsidRPr="001F4EB7" w:rsidRDefault="001F4EB7" w:rsidP="00F85A49">
            <w:pPr>
              <w:pStyle w:val="NoSpacing"/>
              <w:jc w:val="center"/>
              <w:rPr>
                <w:i/>
              </w:rPr>
            </w:pPr>
            <w:r>
              <w:rPr>
                <w:i/>
              </w:rPr>
              <w:t>If 0, skip to E25</w:t>
            </w:r>
          </w:p>
        </w:tc>
        <w:tc>
          <w:tcPr>
            <w:tcW w:w="153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w:t>
            </w:r>
            <w:proofErr w:type="spellStart"/>
            <w:proofErr w:type="gramStart"/>
            <w:r>
              <w:t>howclear</w:t>
            </w:r>
            <w:proofErr w:type="spellEnd"/>
            <w:proofErr w:type="gramEnd"/>
            <w:r>
              <w:t>)</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5010F4" w:rsidRPr="007C4702" w14:paraId="5770E3F7" w14:textId="77777777" w:rsidTr="00435F33">
        <w:trPr>
          <w:trHeight w:val="20"/>
          <w:jc w:val="center"/>
        </w:trPr>
        <w:tc>
          <w:tcPr>
            <w:tcW w:w="808" w:type="dxa"/>
          </w:tcPr>
          <w:p w14:paraId="14672D3F" w14:textId="0BB23B73"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5ADA740F" w:rsidR="001F4EB7" w:rsidRPr="007C4702" w:rsidRDefault="00112EE1" w:rsidP="00F85A49">
            <w:pPr>
              <w:pStyle w:val="NoSpacing"/>
              <w:jc w:val="center"/>
              <w:rPr>
                <w:sz w:val="18"/>
              </w:rPr>
            </w:pPr>
            <w:proofErr w:type="spellStart"/>
            <w:r>
              <w:rPr>
                <w:sz w:val="18"/>
              </w:rPr>
              <w:t>Permityn</w:t>
            </w:r>
            <w:proofErr w:type="spellEnd"/>
          </w:p>
        </w:tc>
        <w:tc>
          <w:tcPr>
            <w:tcW w:w="1710" w:type="dxa"/>
          </w:tcPr>
          <w:p w14:paraId="1D4407FD" w14:textId="48B52B12" w:rsidR="001F4EB7" w:rsidRPr="007C4702" w:rsidRDefault="00112EE1" w:rsidP="00F85A49">
            <w:pPr>
              <w:pStyle w:val="NoSpacing"/>
              <w:jc w:val="center"/>
              <w:rPr>
                <w:sz w:val="18"/>
              </w:rPr>
            </w:pPr>
            <w:proofErr w:type="spellStart"/>
            <w:r>
              <w:rPr>
                <w:sz w:val="18"/>
              </w:rPr>
              <w:t>Permitwhat</w:t>
            </w:r>
            <w:proofErr w:type="spellEnd"/>
          </w:p>
        </w:tc>
        <w:tc>
          <w:tcPr>
            <w:tcW w:w="2158" w:type="dxa"/>
          </w:tcPr>
          <w:p w14:paraId="55F3277C" w14:textId="48CB6D73" w:rsidR="001F4EB7" w:rsidRPr="007C4702" w:rsidRDefault="00112EE1" w:rsidP="00F85A49">
            <w:pPr>
              <w:pStyle w:val="NoSpacing"/>
              <w:jc w:val="center"/>
              <w:rPr>
                <w:sz w:val="18"/>
              </w:rPr>
            </w:pPr>
            <w:proofErr w:type="spellStart"/>
            <w:r>
              <w:rPr>
                <w:sz w:val="18"/>
              </w:rPr>
              <w:t>Permitopen</w:t>
            </w:r>
            <w:proofErr w:type="spellEnd"/>
          </w:p>
        </w:tc>
        <w:tc>
          <w:tcPr>
            <w:tcW w:w="2342" w:type="dxa"/>
          </w:tcPr>
          <w:p w14:paraId="6C3EB130" w14:textId="0A83C5FD" w:rsidR="001F4EB7" w:rsidRPr="007C4702" w:rsidRDefault="00112EE1" w:rsidP="00F85A49">
            <w:pPr>
              <w:pStyle w:val="NoSpacing"/>
              <w:jc w:val="center"/>
              <w:rPr>
                <w:sz w:val="18"/>
              </w:rPr>
            </w:pPr>
            <w:proofErr w:type="spellStart"/>
            <w:r>
              <w:rPr>
                <w:sz w:val="18"/>
              </w:rPr>
              <w:t>Moreproduct</w:t>
            </w:r>
            <w:proofErr w:type="spellEnd"/>
          </w:p>
        </w:tc>
        <w:tc>
          <w:tcPr>
            <w:tcW w:w="1798" w:type="dxa"/>
          </w:tcPr>
          <w:p w14:paraId="3C2062EB" w14:textId="4696DFF3" w:rsidR="001F4EB7" w:rsidRPr="007C4702" w:rsidRDefault="00112EE1" w:rsidP="00F85A49">
            <w:pPr>
              <w:pStyle w:val="NoSpacing"/>
              <w:jc w:val="center"/>
              <w:rPr>
                <w:sz w:val="18"/>
              </w:rPr>
            </w:pPr>
            <w:r>
              <w:rPr>
                <w:sz w:val="18"/>
              </w:rPr>
              <w:t>Clear</w:t>
            </w:r>
          </w:p>
        </w:tc>
        <w:tc>
          <w:tcPr>
            <w:tcW w:w="81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720" w:type="dxa"/>
          </w:tcPr>
          <w:p w14:paraId="417F9B2D" w14:textId="00CBF24A" w:rsidR="001F4EB7" w:rsidRPr="007C4702" w:rsidRDefault="001F4EB7" w:rsidP="00F85A49">
            <w:pPr>
              <w:pStyle w:val="NoSpacing"/>
              <w:jc w:val="center"/>
              <w:rPr>
                <w:sz w:val="18"/>
              </w:rPr>
            </w:pPr>
            <w:r>
              <w:rPr>
                <w:sz w:val="18"/>
              </w:rPr>
              <w:t>Unit</w:t>
            </w:r>
          </w:p>
        </w:tc>
      </w:tr>
      <w:tr w:rsidR="005010F4" w:rsidRPr="003B1634" w14:paraId="66A85EAB" w14:textId="77777777" w:rsidTr="00435F33">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2158" w:type="dxa"/>
          </w:tcPr>
          <w:p w14:paraId="641BFF77" w14:textId="77777777" w:rsidR="001F4EB7" w:rsidRPr="003B1634" w:rsidRDefault="001F4EB7" w:rsidP="00F85A49">
            <w:pPr>
              <w:pStyle w:val="NoSpacing"/>
              <w:jc w:val="center"/>
            </w:pPr>
          </w:p>
        </w:tc>
        <w:tc>
          <w:tcPr>
            <w:tcW w:w="2342" w:type="dxa"/>
          </w:tcPr>
          <w:p w14:paraId="2124554B" w14:textId="77777777" w:rsidR="001F4EB7" w:rsidRPr="003B1634" w:rsidRDefault="001F4EB7" w:rsidP="00F85A49">
            <w:pPr>
              <w:pStyle w:val="NoSpacing"/>
              <w:jc w:val="center"/>
            </w:pPr>
          </w:p>
        </w:tc>
        <w:tc>
          <w:tcPr>
            <w:tcW w:w="1798" w:type="dxa"/>
          </w:tcPr>
          <w:p w14:paraId="09E8E8A7" w14:textId="77777777" w:rsidR="001F4EB7" w:rsidRPr="003B1634" w:rsidRDefault="001F4EB7" w:rsidP="00F85A49">
            <w:pPr>
              <w:pStyle w:val="NoSpacing"/>
              <w:jc w:val="center"/>
            </w:pPr>
          </w:p>
        </w:tc>
        <w:tc>
          <w:tcPr>
            <w:tcW w:w="810" w:type="dxa"/>
          </w:tcPr>
          <w:p w14:paraId="2C168DA1" w14:textId="77777777" w:rsidR="001F4EB7" w:rsidRPr="003B1634" w:rsidRDefault="001F4EB7" w:rsidP="00F85A49">
            <w:pPr>
              <w:pStyle w:val="NoSpacing"/>
              <w:jc w:val="center"/>
            </w:pPr>
          </w:p>
        </w:tc>
        <w:tc>
          <w:tcPr>
            <w:tcW w:w="720" w:type="dxa"/>
          </w:tcPr>
          <w:p w14:paraId="4732104E" w14:textId="50501A87" w:rsidR="001F4EB7" w:rsidRPr="003B1634" w:rsidRDefault="001F4EB7" w:rsidP="00F85A49">
            <w:pPr>
              <w:pStyle w:val="NoSpacing"/>
              <w:jc w:val="center"/>
            </w:pPr>
          </w:p>
        </w:tc>
      </w:tr>
      <w:tr w:rsidR="005010F4" w:rsidRPr="003B1634" w14:paraId="3210012D" w14:textId="77777777" w:rsidTr="00435F33">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2158" w:type="dxa"/>
          </w:tcPr>
          <w:p w14:paraId="38FE2B0D" w14:textId="77777777" w:rsidR="001F4EB7" w:rsidRPr="003B1634" w:rsidRDefault="001F4EB7" w:rsidP="00F85A49">
            <w:pPr>
              <w:pStyle w:val="NoSpacing"/>
              <w:jc w:val="center"/>
            </w:pPr>
          </w:p>
        </w:tc>
        <w:tc>
          <w:tcPr>
            <w:tcW w:w="2342" w:type="dxa"/>
          </w:tcPr>
          <w:p w14:paraId="09C66FE9" w14:textId="77777777" w:rsidR="001F4EB7" w:rsidRPr="003B1634" w:rsidRDefault="001F4EB7" w:rsidP="00F85A49">
            <w:pPr>
              <w:pStyle w:val="NoSpacing"/>
              <w:jc w:val="center"/>
            </w:pPr>
          </w:p>
        </w:tc>
        <w:tc>
          <w:tcPr>
            <w:tcW w:w="1798" w:type="dxa"/>
          </w:tcPr>
          <w:p w14:paraId="1CBFFD7C" w14:textId="77777777" w:rsidR="001F4EB7" w:rsidRPr="003B1634" w:rsidRDefault="001F4EB7" w:rsidP="00F85A49">
            <w:pPr>
              <w:pStyle w:val="NoSpacing"/>
              <w:jc w:val="center"/>
            </w:pPr>
          </w:p>
        </w:tc>
        <w:tc>
          <w:tcPr>
            <w:tcW w:w="810" w:type="dxa"/>
          </w:tcPr>
          <w:p w14:paraId="487F2235" w14:textId="77777777" w:rsidR="001F4EB7" w:rsidRPr="003B1634" w:rsidRDefault="001F4EB7" w:rsidP="00F85A49">
            <w:pPr>
              <w:pStyle w:val="NoSpacing"/>
              <w:jc w:val="center"/>
            </w:pPr>
          </w:p>
        </w:tc>
        <w:tc>
          <w:tcPr>
            <w:tcW w:w="720" w:type="dxa"/>
          </w:tcPr>
          <w:p w14:paraId="0C6C4E99" w14:textId="56384A16" w:rsidR="001F4EB7" w:rsidRPr="003B1634" w:rsidRDefault="001F4EB7" w:rsidP="00F85A49">
            <w:pPr>
              <w:pStyle w:val="NoSpacing"/>
              <w:jc w:val="center"/>
            </w:pPr>
          </w:p>
        </w:tc>
      </w:tr>
      <w:tr w:rsidR="005010F4" w:rsidRPr="003B1634" w14:paraId="4368B32E" w14:textId="77777777" w:rsidTr="00435F33">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2158" w:type="dxa"/>
          </w:tcPr>
          <w:p w14:paraId="58B1FA42" w14:textId="77777777" w:rsidR="001F4EB7" w:rsidRPr="003B1634" w:rsidRDefault="001F4EB7" w:rsidP="00F85A49">
            <w:pPr>
              <w:pStyle w:val="NoSpacing"/>
              <w:jc w:val="center"/>
            </w:pPr>
          </w:p>
        </w:tc>
        <w:tc>
          <w:tcPr>
            <w:tcW w:w="2342" w:type="dxa"/>
          </w:tcPr>
          <w:p w14:paraId="3EDAAD90" w14:textId="77777777" w:rsidR="001F4EB7" w:rsidRPr="003B1634" w:rsidRDefault="001F4EB7" w:rsidP="00F85A49">
            <w:pPr>
              <w:pStyle w:val="NoSpacing"/>
              <w:jc w:val="center"/>
            </w:pPr>
          </w:p>
        </w:tc>
        <w:tc>
          <w:tcPr>
            <w:tcW w:w="1798" w:type="dxa"/>
          </w:tcPr>
          <w:p w14:paraId="66414341" w14:textId="77777777" w:rsidR="001F4EB7" w:rsidRPr="003B1634" w:rsidRDefault="001F4EB7" w:rsidP="00F85A49">
            <w:pPr>
              <w:pStyle w:val="NoSpacing"/>
              <w:jc w:val="center"/>
            </w:pPr>
          </w:p>
        </w:tc>
        <w:tc>
          <w:tcPr>
            <w:tcW w:w="810" w:type="dxa"/>
          </w:tcPr>
          <w:p w14:paraId="075EADA5" w14:textId="77777777" w:rsidR="001F4EB7" w:rsidRPr="003B1634" w:rsidRDefault="001F4EB7" w:rsidP="00F85A49">
            <w:pPr>
              <w:pStyle w:val="NoSpacing"/>
              <w:jc w:val="center"/>
            </w:pPr>
          </w:p>
        </w:tc>
        <w:tc>
          <w:tcPr>
            <w:tcW w:w="720" w:type="dxa"/>
          </w:tcPr>
          <w:p w14:paraId="70BDFB90" w14:textId="20375FB0" w:rsidR="001F4EB7" w:rsidRPr="003B1634" w:rsidRDefault="001F4EB7" w:rsidP="00F85A49">
            <w:pPr>
              <w:pStyle w:val="NoSpacing"/>
              <w:jc w:val="center"/>
            </w:pPr>
          </w:p>
        </w:tc>
      </w:tr>
      <w:tr w:rsidR="005010F4" w:rsidRPr="003B1634" w14:paraId="330774CF" w14:textId="77777777" w:rsidTr="00435F33">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2158" w:type="dxa"/>
          </w:tcPr>
          <w:p w14:paraId="7C31C41F" w14:textId="77777777" w:rsidR="001F4EB7" w:rsidRPr="003B1634" w:rsidRDefault="001F4EB7" w:rsidP="00F85A49">
            <w:pPr>
              <w:pStyle w:val="NoSpacing"/>
              <w:jc w:val="center"/>
            </w:pPr>
          </w:p>
        </w:tc>
        <w:tc>
          <w:tcPr>
            <w:tcW w:w="2342" w:type="dxa"/>
          </w:tcPr>
          <w:p w14:paraId="1C3DC11D" w14:textId="77777777" w:rsidR="001F4EB7" w:rsidRPr="003B1634" w:rsidRDefault="001F4EB7" w:rsidP="00F85A49">
            <w:pPr>
              <w:pStyle w:val="NoSpacing"/>
              <w:jc w:val="center"/>
            </w:pPr>
          </w:p>
        </w:tc>
        <w:tc>
          <w:tcPr>
            <w:tcW w:w="1798" w:type="dxa"/>
          </w:tcPr>
          <w:p w14:paraId="08264616" w14:textId="77777777" w:rsidR="001F4EB7" w:rsidRPr="003B1634" w:rsidRDefault="001F4EB7" w:rsidP="00F85A49">
            <w:pPr>
              <w:pStyle w:val="NoSpacing"/>
              <w:jc w:val="center"/>
            </w:pPr>
          </w:p>
        </w:tc>
        <w:tc>
          <w:tcPr>
            <w:tcW w:w="810" w:type="dxa"/>
          </w:tcPr>
          <w:p w14:paraId="5FBAE6DC" w14:textId="77777777" w:rsidR="001F4EB7" w:rsidRPr="003B1634" w:rsidRDefault="001F4EB7" w:rsidP="00F85A49">
            <w:pPr>
              <w:pStyle w:val="NoSpacing"/>
              <w:jc w:val="center"/>
            </w:pPr>
          </w:p>
        </w:tc>
        <w:tc>
          <w:tcPr>
            <w:tcW w:w="720" w:type="dxa"/>
          </w:tcPr>
          <w:p w14:paraId="3F5B7795" w14:textId="61E66B9A" w:rsidR="001F4EB7" w:rsidRPr="003B1634" w:rsidRDefault="001F4EB7" w:rsidP="00F85A49">
            <w:pPr>
              <w:pStyle w:val="NoSpacing"/>
              <w:jc w:val="center"/>
            </w:pPr>
          </w:p>
        </w:tc>
      </w:tr>
      <w:tr w:rsidR="005010F4" w:rsidRPr="003B1634" w14:paraId="156008E3" w14:textId="77777777" w:rsidTr="00435F33">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2158" w:type="dxa"/>
          </w:tcPr>
          <w:p w14:paraId="0BFB8DD2" w14:textId="77777777" w:rsidR="001F4EB7" w:rsidRPr="003B1634" w:rsidRDefault="001F4EB7" w:rsidP="00F85A49">
            <w:pPr>
              <w:pStyle w:val="NoSpacing"/>
              <w:jc w:val="center"/>
            </w:pPr>
          </w:p>
        </w:tc>
        <w:tc>
          <w:tcPr>
            <w:tcW w:w="2342" w:type="dxa"/>
          </w:tcPr>
          <w:p w14:paraId="4C7C60DE" w14:textId="77777777" w:rsidR="001F4EB7" w:rsidRPr="003B1634" w:rsidRDefault="001F4EB7" w:rsidP="00F85A49">
            <w:pPr>
              <w:pStyle w:val="NoSpacing"/>
              <w:jc w:val="center"/>
            </w:pPr>
          </w:p>
        </w:tc>
        <w:tc>
          <w:tcPr>
            <w:tcW w:w="1798" w:type="dxa"/>
          </w:tcPr>
          <w:p w14:paraId="5A9D0B99" w14:textId="77777777" w:rsidR="001F4EB7" w:rsidRPr="003B1634" w:rsidRDefault="001F4EB7" w:rsidP="00F85A49">
            <w:pPr>
              <w:pStyle w:val="NoSpacing"/>
              <w:jc w:val="center"/>
            </w:pPr>
          </w:p>
        </w:tc>
        <w:tc>
          <w:tcPr>
            <w:tcW w:w="810" w:type="dxa"/>
          </w:tcPr>
          <w:p w14:paraId="75FC0F5D" w14:textId="77777777" w:rsidR="001F4EB7" w:rsidRPr="003B1634" w:rsidRDefault="001F4EB7" w:rsidP="00F85A49">
            <w:pPr>
              <w:pStyle w:val="NoSpacing"/>
              <w:jc w:val="center"/>
            </w:pPr>
          </w:p>
        </w:tc>
        <w:tc>
          <w:tcPr>
            <w:tcW w:w="72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p w14:paraId="27487486" w14:textId="77777777" w:rsidR="00884A64" w:rsidRDefault="00884A64" w:rsidP="00F85A49">
      <w:pPr>
        <w:pStyle w:val="NoSpacing"/>
      </w:pPr>
    </w:p>
    <w:p w14:paraId="390C7FD8" w14:textId="77777777" w:rsidR="00884A64" w:rsidRDefault="00884A64" w:rsidP="00F85A49">
      <w:pPr>
        <w:pStyle w:val="NoSpacing"/>
      </w:pPr>
    </w:p>
    <w:p w14:paraId="2F9160C7" w14:textId="77777777" w:rsidR="00884A64" w:rsidRDefault="00884A64" w:rsidP="00F85A49">
      <w:pPr>
        <w:pStyle w:val="NoSpacing"/>
      </w:pPr>
    </w:p>
    <w:p w14:paraId="773A8DED" w14:textId="77777777" w:rsidR="00884A64"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rsidTr="00DA2B8F">
        <w:trPr>
          <w:trHeight w:val="314"/>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DA2B8F" w:rsidRDefault="00CB43AB" w:rsidP="00F85A49">
            <w:pPr>
              <w:pStyle w:val="NoSpacing"/>
            </w:pPr>
            <w:r w:rsidRPr="00DA2B8F">
              <w:t>1=Timber</w:t>
            </w:r>
          </w:p>
          <w:p w14:paraId="4E90D634" w14:textId="77777777" w:rsidR="00CB43AB" w:rsidRPr="00DA2B8F" w:rsidRDefault="00CB43AB" w:rsidP="00F85A49">
            <w:pPr>
              <w:pStyle w:val="NoSpacing"/>
            </w:pPr>
            <w:r w:rsidRPr="00DA2B8F">
              <w:t>2=Fuel wood</w:t>
            </w:r>
          </w:p>
          <w:p w14:paraId="25765FA9" w14:textId="77777777" w:rsidR="00CB43AB" w:rsidRPr="00DA2B8F" w:rsidRDefault="00CB43AB" w:rsidP="00F85A49">
            <w:pPr>
              <w:pStyle w:val="NoSpacing"/>
            </w:pPr>
            <w:r w:rsidRPr="00DA2B8F">
              <w:t>3=Charcoal</w:t>
            </w:r>
          </w:p>
          <w:p w14:paraId="494096E8" w14:textId="77777777" w:rsidR="00CB43AB" w:rsidRPr="00DA2B8F" w:rsidRDefault="00CB43AB" w:rsidP="00F85A49">
            <w:pPr>
              <w:pStyle w:val="NoSpacing"/>
            </w:pPr>
            <w:r w:rsidRPr="00DA2B8F">
              <w:t>4=Wood for wood carving</w:t>
            </w:r>
          </w:p>
          <w:p w14:paraId="4DEA2B2E" w14:textId="77777777" w:rsidR="00CB43AB" w:rsidRPr="00DA2B8F" w:rsidRDefault="00CB43AB" w:rsidP="00F85A49">
            <w:pPr>
              <w:pStyle w:val="NoSpacing"/>
            </w:pPr>
            <w:r w:rsidRPr="00DA2B8F">
              <w:t>5=Wood for poles</w:t>
            </w:r>
          </w:p>
        </w:tc>
        <w:tc>
          <w:tcPr>
            <w:tcW w:w="4052" w:type="dxa"/>
          </w:tcPr>
          <w:p w14:paraId="2B8768F1" w14:textId="77777777" w:rsidR="00CB43AB" w:rsidRPr="00DA2B8F" w:rsidRDefault="00CB43AB" w:rsidP="00F85A49">
            <w:pPr>
              <w:pStyle w:val="NoSpacing"/>
            </w:pPr>
            <w:r w:rsidRPr="00DA2B8F">
              <w:t>6=Fruit, nuts, seeds, roots, berries, etc.</w:t>
            </w:r>
          </w:p>
          <w:p w14:paraId="04D1A83E" w14:textId="77777777" w:rsidR="00CB43AB" w:rsidRPr="00DA2B8F" w:rsidRDefault="00CB43AB" w:rsidP="00F85A49">
            <w:pPr>
              <w:pStyle w:val="NoSpacing"/>
            </w:pPr>
            <w:r w:rsidRPr="00DA2B8F">
              <w:t>7=Mushrooms</w:t>
            </w:r>
          </w:p>
          <w:p w14:paraId="7A2FF8F5" w14:textId="505D6665" w:rsidR="00CB43AB" w:rsidRPr="00DA2B8F" w:rsidRDefault="00CB43AB" w:rsidP="00F85A49">
            <w:pPr>
              <w:pStyle w:val="NoSpacing"/>
            </w:pPr>
            <w:r w:rsidRPr="00DA2B8F">
              <w:t>8=Fodder</w:t>
            </w:r>
            <w:r w:rsidR="004A62FF">
              <w:t>/Animal feed</w:t>
            </w:r>
          </w:p>
          <w:p w14:paraId="1D6ED62D" w14:textId="77777777" w:rsidR="00CB43AB" w:rsidRPr="00DA2B8F" w:rsidRDefault="00CB43AB" w:rsidP="00F85A49">
            <w:pPr>
              <w:pStyle w:val="NoSpacing"/>
            </w:pPr>
            <w:r w:rsidRPr="00DA2B8F">
              <w:t>9=Rattan</w:t>
            </w:r>
          </w:p>
          <w:p w14:paraId="401B49E6" w14:textId="77777777" w:rsidR="00CB43AB" w:rsidRPr="00DA2B8F" w:rsidRDefault="00CB43AB" w:rsidP="00F85A49">
            <w:pPr>
              <w:pStyle w:val="NoSpacing"/>
            </w:pPr>
            <w:r w:rsidRPr="00DA2B8F">
              <w:t>10=Plant medicines</w:t>
            </w:r>
          </w:p>
        </w:tc>
        <w:tc>
          <w:tcPr>
            <w:tcW w:w="3958" w:type="dxa"/>
          </w:tcPr>
          <w:p w14:paraId="71EED651" w14:textId="77777777" w:rsidR="00CB43AB" w:rsidRPr="00DA2B8F" w:rsidRDefault="00CB43AB" w:rsidP="00F85A49">
            <w:pPr>
              <w:pStyle w:val="NoSpacing"/>
            </w:pPr>
            <w:r w:rsidRPr="00DA2B8F">
              <w:t>11=Herbs and spices</w:t>
            </w:r>
          </w:p>
          <w:p w14:paraId="72A0D27D" w14:textId="2DDD50D5" w:rsidR="00CB43AB" w:rsidRPr="00DA2B8F" w:rsidRDefault="00CB43AB" w:rsidP="00F85A49">
            <w:pPr>
              <w:pStyle w:val="NoSpacing"/>
            </w:pPr>
            <w:r w:rsidRPr="00DA2B8F">
              <w:t>12=</w:t>
            </w:r>
            <w:r w:rsidR="004A62FF">
              <w:t>Materials for d</w:t>
            </w:r>
            <w:r w:rsidRPr="00DA2B8F">
              <w:t>ying/tanning</w:t>
            </w:r>
          </w:p>
          <w:p w14:paraId="1EB8095C" w14:textId="77777777" w:rsidR="00CB43AB" w:rsidRPr="00DA2B8F" w:rsidRDefault="00CB43AB" w:rsidP="00F85A49">
            <w:pPr>
              <w:pStyle w:val="NoSpacing"/>
            </w:pPr>
            <w:r w:rsidRPr="00DA2B8F">
              <w:t>13=Seeds (for regeneration purposes)</w:t>
            </w:r>
          </w:p>
          <w:p w14:paraId="154BE352" w14:textId="77777777" w:rsidR="00CB43AB" w:rsidRPr="00DA2B8F" w:rsidRDefault="00CB43AB" w:rsidP="00F85A49">
            <w:pPr>
              <w:pStyle w:val="NoSpacing"/>
            </w:pPr>
            <w:r w:rsidRPr="00DA2B8F">
              <w:t>14=</w:t>
            </w:r>
            <w:proofErr w:type="spellStart"/>
            <w:r w:rsidRPr="00DA2B8F">
              <w:t>Fibres</w:t>
            </w:r>
            <w:proofErr w:type="spellEnd"/>
            <w:r w:rsidRPr="00DA2B8F">
              <w:t xml:space="preserve"> (for rope, </w:t>
            </w:r>
            <w:proofErr w:type="spellStart"/>
            <w:r w:rsidRPr="00DA2B8F">
              <w:t>etc</w:t>
            </w:r>
            <w:proofErr w:type="spellEnd"/>
            <w:r w:rsidRPr="00DA2B8F">
              <w:t>)</w:t>
            </w:r>
          </w:p>
          <w:p w14:paraId="1B5C6C8D" w14:textId="77777777" w:rsidR="00CB43AB" w:rsidRPr="00DA2B8F" w:rsidRDefault="00CB43AB" w:rsidP="00F85A49">
            <w:pPr>
              <w:pStyle w:val="NoSpacing"/>
            </w:pPr>
            <w:r w:rsidRPr="00DA2B8F">
              <w:t>15=Other plant products</w:t>
            </w:r>
          </w:p>
        </w:tc>
        <w:tc>
          <w:tcPr>
            <w:tcW w:w="3510" w:type="dxa"/>
          </w:tcPr>
          <w:p w14:paraId="43BD13B2" w14:textId="77777777" w:rsidR="00CB43AB" w:rsidRPr="00DA2B8F" w:rsidRDefault="00CB43AB" w:rsidP="00F85A49">
            <w:pPr>
              <w:pStyle w:val="NoSpacing"/>
            </w:pPr>
            <w:r w:rsidRPr="00DA2B8F">
              <w:t xml:space="preserve">16=Wildlife (including </w:t>
            </w:r>
            <w:proofErr w:type="spellStart"/>
            <w:r w:rsidRPr="00DA2B8F">
              <w:t>bushmeat</w:t>
            </w:r>
            <w:proofErr w:type="spellEnd"/>
            <w:r w:rsidRPr="00DA2B8F">
              <w:t>)</w:t>
            </w:r>
          </w:p>
          <w:p w14:paraId="47A96F87" w14:textId="77777777" w:rsidR="00CB43AB" w:rsidRPr="00DA2B8F" w:rsidRDefault="00CB43AB" w:rsidP="00F85A49">
            <w:pPr>
              <w:pStyle w:val="NoSpacing"/>
            </w:pPr>
            <w:r w:rsidRPr="00DA2B8F">
              <w:t xml:space="preserve">17=Beekeeping activities (e.g. honey) </w:t>
            </w:r>
          </w:p>
          <w:p w14:paraId="4A285C0B" w14:textId="77777777" w:rsidR="00CB43AB" w:rsidRPr="00DA2B8F" w:rsidRDefault="00CB43AB" w:rsidP="00F85A49">
            <w:pPr>
              <w:pStyle w:val="NoSpacing"/>
            </w:pPr>
            <w:r w:rsidRPr="00DA2B8F">
              <w:t>18=Caterpillar</w:t>
            </w:r>
          </w:p>
          <w:p w14:paraId="095FEF36" w14:textId="77777777" w:rsidR="00CB43AB" w:rsidRPr="00DA2B8F" w:rsidRDefault="009D511F" w:rsidP="00F85A49">
            <w:pPr>
              <w:pStyle w:val="NoSpacing"/>
            </w:pPr>
            <w:r w:rsidRPr="00DA2B8F">
              <w:t>97=Other, please specify</w:t>
            </w:r>
          </w:p>
        </w:tc>
      </w:tr>
    </w:tbl>
    <w:p w14:paraId="084C52FB" w14:textId="77777777" w:rsidR="00D936F4" w:rsidRDefault="00D936F4" w:rsidP="00F85A49">
      <w:pPr>
        <w:pStyle w:val="NoSpacing"/>
      </w:pPr>
    </w:p>
    <w:p w14:paraId="7D92378A" w14:textId="77777777" w:rsidR="00884A64" w:rsidRDefault="00884A64" w:rsidP="00F85A49">
      <w:pPr>
        <w:pStyle w:val="NoSpacing"/>
      </w:pPr>
    </w:p>
    <w:p w14:paraId="6D69B0D3" w14:textId="77777777" w:rsidR="00884A64" w:rsidRDefault="00884A64" w:rsidP="00F85A49">
      <w:pPr>
        <w:pStyle w:val="NoSpacing"/>
      </w:pPr>
    </w:p>
    <w:p w14:paraId="0AB18D0F" w14:textId="77777777" w:rsidR="00884A64" w:rsidRDefault="00884A64" w:rsidP="00F85A49">
      <w:pPr>
        <w:pStyle w:val="NoSpacing"/>
      </w:pPr>
    </w:p>
    <w:p w14:paraId="587D3C68" w14:textId="77777777" w:rsidR="00884A64" w:rsidRDefault="00884A64" w:rsidP="00F85A49">
      <w:pPr>
        <w:pStyle w:val="NoSpacing"/>
      </w:pPr>
    </w:p>
    <w:p w14:paraId="57835851" w14:textId="77777777" w:rsidR="00884A64" w:rsidRDefault="00884A64" w:rsidP="00F85A49">
      <w:pPr>
        <w:pStyle w:val="NoSpacing"/>
      </w:pPr>
    </w:p>
    <w:p w14:paraId="64E002E6" w14:textId="77777777" w:rsidR="00884A64" w:rsidRDefault="00884A64" w:rsidP="00F85A49">
      <w:pPr>
        <w:pStyle w:val="NoSpacing"/>
      </w:pPr>
    </w:p>
    <w:p w14:paraId="00DC2BD8" w14:textId="77777777" w:rsidR="00884A64" w:rsidRDefault="00884A64" w:rsidP="00F85A49">
      <w:pPr>
        <w:pStyle w:val="NoSpacing"/>
      </w:pPr>
    </w:p>
    <w:p w14:paraId="198A9B5E" w14:textId="77777777" w:rsidR="00884A64" w:rsidRDefault="00884A64" w:rsidP="00F85A49">
      <w:pPr>
        <w:pStyle w:val="NoSpacing"/>
      </w:pPr>
    </w:p>
    <w:p w14:paraId="75772AD4" w14:textId="77777777" w:rsidR="00884A64" w:rsidRDefault="00884A64" w:rsidP="00F85A49">
      <w:pPr>
        <w:pStyle w:val="NoSpacing"/>
      </w:pPr>
    </w:p>
    <w:p w14:paraId="77B30FDE" w14:textId="77777777" w:rsidR="00884A64" w:rsidRDefault="00884A64" w:rsidP="00F85A49">
      <w:pPr>
        <w:pStyle w:val="NoSpacing"/>
      </w:pPr>
    </w:p>
    <w:p w14:paraId="2B74C20B" w14:textId="77777777" w:rsidR="00884A64" w:rsidRDefault="00884A64" w:rsidP="00F85A49">
      <w:pPr>
        <w:pStyle w:val="NoSpacing"/>
      </w:pPr>
    </w:p>
    <w:p w14:paraId="1C8EA479" w14:textId="77777777" w:rsidR="00884A64" w:rsidRDefault="00884A64" w:rsidP="00F85A49">
      <w:pPr>
        <w:pStyle w:val="NoSpacing"/>
      </w:pPr>
    </w:p>
    <w:tbl>
      <w:tblPr>
        <w:tblStyle w:val="TableGrid"/>
        <w:tblW w:w="12688"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2563"/>
        <w:gridCol w:w="3510"/>
      </w:tblGrid>
      <w:tr w:rsidR="005010F4" w:rsidRPr="00553E89" w14:paraId="6571954D" w14:textId="77777777" w:rsidTr="005010F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proofErr w:type="gramStart"/>
            <w:r w:rsidRPr="00553E89">
              <w:t>code</w:t>
            </w:r>
            <w:proofErr w:type="gramEnd"/>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3A03B9B9" w:rsidR="00553E89" w:rsidRPr="00553E89" w:rsidRDefault="001F4EB7" w:rsidP="00F85A49">
            <w:pPr>
              <w:pStyle w:val="NoSpacing"/>
              <w:jc w:val="center"/>
            </w:pPr>
            <w:r>
              <w:t>E21.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3809B431" w:rsidR="00553E89" w:rsidRDefault="001F4EB7" w:rsidP="00F85A49">
            <w:pPr>
              <w:pStyle w:val="NoSpacing"/>
              <w:jc w:val="center"/>
            </w:pPr>
            <w:r>
              <w:t>E22. From whom did you apply for permission?</w:t>
            </w:r>
          </w:p>
          <w:p w14:paraId="1946A882" w14:textId="45AC5A66" w:rsidR="007A4D96" w:rsidRPr="00435F33" w:rsidRDefault="005010F4" w:rsidP="00F85A49">
            <w:pPr>
              <w:pStyle w:val="NoSpacing"/>
              <w:jc w:val="center"/>
              <w:rPr>
                <w:i/>
              </w:rPr>
            </w:pPr>
            <w:r>
              <w:rPr>
                <w:i/>
              </w:rPr>
              <w:t>Select all that apply</w:t>
            </w:r>
          </w:p>
          <w:p w14:paraId="1A30C668" w14:textId="68A7A724" w:rsidR="00553E89" w:rsidRDefault="00553E89" w:rsidP="005010F4">
            <w:pPr>
              <w:pStyle w:val="NoSpacing"/>
              <w:jc w:val="center"/>
            </w:pPr>
            <w:r w:rsidRPr="00553E89">
              <w:t>1=</w:t>
            </w:r>
            <w:r w:rsidR="001F4EB7">
              <w:t xml:space="preserve"> </w:t>
            </w:r>
            <w:r w:rsidR="005010F4">
              <w:t xml:space="preserve">Headman or </w:t>
            </w:r>
            <w:proofErr w:type="spellStart"/>
            <w:r w:rsidR="005010F4">
              <w:t>Induna</w:t>
            </w:r>
            <w:proofErr w:type="spellEnd"/>
          </w:p>
          <w:p w14:paraId="783F077B" w14:textId="77777777" w:rsidR="005010F4" w:rsidRDefault="005010F4" w:rsidP="005010F4">
            <w:pPr>
              <w:pStyle w:val="NoSpacing"/>
              <w:jc w:val="center"/>
            </w:pPr>
            <w:r>
              <w:t>2=Village elders</w:t>
            </w:r>
          </w:p>
          <w:p w14:paraId="49369AFD" w14:textId="77777777" w:rsidR="005010F4" w:rsidRDefault="005010F4" w:rsidP="005010F4">
            <w:pPr>
              <w:pStyle w:val="NoSpacing"/>
              <w:jc w:val="center"/>
            </w:pPr>
            <w:r>
              <w:t>3=Village committee</w:t>
            </w:r>
          </w:p>
          <w:p w14:paraId="38B2A630" w14:textId="2CEAF4F1" w:rsidR="005010F4" w:rsidRDefault="005010F4" w:rsidP="005010F4">
            <w:pPr>
              <w:pStyle w:val="NoSpacing"/>
              <w:jc w:val="center"/>
            </w:pPr>
            <w:r>
              <w:t>4=Chief</w:t>
            </w:r>
          </w:p>
          <w:p w14:paraId="4CC38F7A" w14:textId="77777777" w:rsidR="005010F4" w:rsidRDefault="005010F4" w:rsidP="005010F4">
            <w:pPr>
              <w:pStyle w:val="NoSpacing"/>
              <w:jc w:val="center"/>
            </w:pPr>
            <w:r>
              <w:t>5=State authority</w:t>
            </w:r>
          </w:p>
          <w:p w14:paraId="6B029DC6" w14:textId="77777777" w:rsidR="005010F4" w:rsidRDefault="005010F4" w:rsidP="005010F4">
            <w:pPr>
              <w:pStyle w:val="NoSpacing"/>
              <w:jc w:val="center"/>
            </w:pPr>
            <w:r>
              <w:t>6=ZAWA</w:t>
            </w:r>
          </w:p>
          <w:p w14:paraId="6025A3BE" w14:textId="00858659" w:rsidR="005010F4" w:rsidRPr="00553E89" w:rsidRDefault="005010F4" w:rsidP="005010F4">
            <w:pPr>
              <w:pStyle w:val="NoSpacing"/>
              <w:jc w:val="center"/>
            </w:pPr>
            <w:r>
              <w:t>7=DFO</w:t>
            </w:r>
          </w:p>
          <w:p w14:paraId="013E2394" w14:textId="77777777" w:rsidR="00553E89" w:rsidRDefault="00553E89" w:rsidP="00F85A49">
            <w:pPr>
              <w:pStyle w:val="NoSpacing"/>
              <w:jc w:val="center"/>
            </w:pPr>
            <w:r w:rsidRPr="00553E89">
              <w:t>97=Other</w:t>
            </w:r>
            <w:r w:rsidR="009D511F">
              <w:t>, please specify</w:t>
            </w:r>
          </w:p>
          <w:p w14:paraId="330FDA8B" w14:textId="47E78A28" w:rsidR="004A62FF" w:rsidRPr="00736907" w:rsidRDefault="004A62FF" w:rsidP="00F85A49">
            <w:pPr>
              <w:pStyle w:val="NoSpacing"/>
              <w:jc w:val="center"/>
              <w:rPr>
                <w:i/>
              </w:rPr>
            </w:pPr>
            <w:r w:rsidRPr="00736907">
              <w:rPr>
                <w:i/>
              </w:rPr>
              <w:t>Answer if E21=1</w:t>
            </w:r>
          </w:p>
        </w:tc>
        <w:tc>
          <w:tcPr>
            <w:tcW w:w="2563" w:type="dxa"/>
          </w:tcPr>
          <w:p w14:paraId="023FD4A7" w14:textId="6543B1C2" w:rsidR="00553E89" w:rsidRDefault="001F4EB7" w:rsidP="00F85A49">
            <w:pPr>
              <w:pStyle w:val="NoSpacing"/>
              <w:jc w:val="center"/>
            </w:pPr>
            <w:r>
              <w:t>E23</w:t>
            </w:r>
            <w:r w:rsidR="00F24D00">
              <w:t xml:space="preserve">. </w:t>
            </w:r>
            <w:r w:rsidR="00553E89" w:rsidRPr="00553E89">
              <w:t>What was the land used for after clearing?</w:t>
            </w:r>
          </w:p>
          <w:p w14:paraId="1177130F" w14:textId="2022D296" w:rsidR="008D3261" w:rsidRPr="008D3261" w:rsidRDefault="008D3261" w:rsidP="00F85A49">
            <w:pPr>
              <w:pStyle w:val="NoSpacing"/>
              <w:jc w:val="center"/>
              <w:rPr>
                <w:i/>
              </w:rPr>
            </w:pPr>
            <w:r>
              <w:rPr>
                <w:i/>
              </w:rPr>
              <w:t>If multiple, main use only</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3510" w:type="dxa"/>
          </w:tcPr>
          <w:p w14:paraId="7EA5C3EB" w14:textId="112825B7" w:rsidR="00553E89" w:rsidRDefault="001F4EB7" w:rsidP="00F85A49">
            <w:pPr>
              <w:pStyle w:val="NoSpacing"/>
              <w:jc w:val="center"/>
            </w:pPr>
            <w:r>
              <w:t>E.24</w:t>
            </w:r>
            <w:r w:rsidR="00F24D00">
              <w:t xml:space="preserve"> </w:t>
            </w:r>
            <w:r w:rsidR="00EA506E">
              <w:t>Why did you have to clear</w:t>
            </w:r>
            <w:r w:rsidR="00553E89" w:rsidRPr="00553E89">
              <w:t xml:space="preserve"> new land?</w:t>
            </w:r>
          </w:p>
          <w:p w14:paraId="72F57771" w14:textId="4DF417AC" w:rsidR="008D3261" w:rsidRPr="008D3261" w:rsidRDefault="008D3261" w:rsidP="00F85A49">
            <w:pPr>
              <w:pStyle w:val="NoSpacing"/>
              <w:jc w:val="center"/>
              <w:rPr>
                <w:i/>
              </w:rPr>
            </w:pPr>
            <w:r>
              <w:rPr>
                <w:i/>
              </w:rPr>
              <w:t>Select all that apply</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1BEBF1EA"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31A3E607" w:rsidR="00553E89" w:rsidRPr="007C4702" w:rsidRDefault="00553E89" w:rsidP="00F85A49">
            <w:pPr>
              <w:pStyle w:val="NoSpacing"/>
              <w:jc w:val="center"/>
              <w:rPr>
                <w:sz w:val="20"/>
                <w:lang w:val="en-ZW"/>
              </w:rPr>
            </w:pPr>
            <w:r w:rsidRPr="007C4702">
              <w:rPr>
                <w:sz w:val="20"/>
                <w:lang w:val="en-ZW"/>
              </w:rPr>
              <w:t>9=I was displaced</w:t>
            </w:r>
            <w:r w:rsidR="004A62FF">
              <w:rPr>
                <w:sz w:val="20"/>
                <w:lang w:val="en-ZW"/>
              </w:rPr>
              <w:t>/chased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010F4" w:rsidRPr="007C4702" w14:paraId="0934095C" w14:textId="77777777" w:rsidTr="005010F4">
        <w:trPr>
          <w:trHeight w:val="20"/>
          <w:jc w:val="center"/>
        </w:trPr>
        <w:tc>
          <w:tcPr>
            <w:tcW w:w="808" w:type="dxa"/>
          </w:tcPr>
          <w:p w14:paraId="51798902" w14:textId="1F079255"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7BC8FCCA" w:rsidR="00553E89" w:rsidRPr="007C4702" w:rsidRDefault="00112EE1" w:rsidP="00F85A49">
            <w:pPr>
              <w:pStyle w:val="NoSpacing"/>
              <w:jc w:val="center"/>
              <w:rPr>
                <w:sz w:val="18"/>
              </w:rPr>
            </w:pPr>
            <w:proofErr w:type="spellStart"/>
            <w:proofErr w:type="gramStart"/>
            <w:r>
              <w:rPr>
                <w:sz w:val="18"/>
              </w:rPr>
              <w:t>clearpemission</w:t>
            </w:r>
            <w:proofErr w:type="spellEnd"/>
            <w:proofErr w:type="gramEnd"/>
          </w:p>
        </w:tc>
        <w:tc>
          <w:tcPr>
            <w:tcW w:w="2880" w:type="dxa"/>
          </w:tcPr>
          <w:p w14:paraId="4D70DF04" w14:textId="76452A5A" w:rsidR="00553E89" w:rsidRPr="007C4702" w:rsidRDefault="00112EE1" w:rsidP="00F85A49">
            <w:pPr>
              <w:pStyle w:val="NoSpacing"/>
              <w:jc w:val="center"/>
              <w:rPr>
                <w:sz w:val="18"/>
              </w:rPr>
            </w:pPr>
            <w:proofErr w:type="spellStart"/>
            <w:r>
              <w:rPr>
                <w:sz w:val="18"/>
              </w:rPr>
              <w:t>Clearpemissionwho</w:t>
            </w:r>
            <w:proofErr w:type="spellEnd"/>
          </w:p>
        </w:tc>
        <w:tc>
          <w:tcPr>
            <w:tcW w:w="2563" w:type="dxa"/>
          </w:tcPr>
          <w:p w14:paraId="7E28892C" w14:textId="242E29AB" w:rsidR="00553E89" w:rsidRPr="007C4702" w:rsidRDefault="00112EE1" w:rsidP="00F85A49">
            <w:pPr>
              <w:pStyle w:val="NoSpacing"/>
              <w:jc w:val="center"/>
              <w:rPr>
                <w:sz w:val="18"/>
              </w:rPr>
            </w:pPr>
            <w:proofErr w:type="spellStart"/>
            <w:r>
              <w:rPr>
                <w:sz w:val="18"/>
              </w:rPr>
              <w:t>Clearreason</w:t>
            </w:r>
            <w:proofErr w:type="spellEnd"/>
          </w:p>
        </w:tc>
        <w:tc>
          <w:tcPr>
            <w:tcW w:w="3510" w:type="dxa"/>
          </w:tcPr>
          <w:p w14:paraId="74234C53" w14:textId="0CF1CE2B" w:rsidR="00553E89" w:rsidRPr="007C4702" w:rsidRDefault="00300D58" w:rsidP="00F85A49">
            <w:pPr>
              <w:pStyle w:val="NoSpacing"/>
              <w:jc w:val="center"/>
              <w:rPr>
                <w:sz w:val="18"/>
              </w:rPr>
            </w:pPr>
            <w:proofErr w:type="spellStart"/>
            <w:proofErr w:type="gramStart"/>
            <w:r>
              <w:rPr>
                <w:sz w:val="18"/>
              </w:rPr>
              <w:t>clearwhy</w:t>
            </w:r>
            <w:proofErr w:type="spellEnd"/>
            <w:proofErr w:type="gramEnd"/>
          </w:p>
        </w:tc>
      </w:tr>
      <w:tr w:rsidR="005010F4" w:rsidRPr="00553E89" w14:paraId="2C27011A" w14:textId="77777777" w:rsidTr="005010F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2563" w:type="dxa"/>
          </w:tcPr>
          <w:p w14:paraId="531E9C5C" w14:textId="77777777" w:rsidR="00553E89" w:rsidRPr="00553E89" w:rsidRDefault="00553E89" w:rsidP="00F85A49">
            <w:pPr>
              <w:pStyle w:val="NoSpacing"/>
              <w:jc w:val="center"/>
            </w:pPr>
          </w:p>
        </w:tc>
        <w:tc>
          <w:tcPr>
            <w:tcW w:w="3510" w:type="dxa"/>
          </w:tcPr>
          <w:p w14:paraId="586169DC" w14:textId="77777777" w:rsidR="00553E89" w:rsidRPr="00553E89" w:rsidRDefault="00553E89" w:rsidP="00F85A49">
            <w:pPr>
              <w:pStyle w:val="NoSpacing"/>
              <w:jc w:val="center"/>
            </w:pPr>
          </w:p>
        </w:tc>
      </w:tr>
      <w:tr w:rsidR="005010F4" w:rsidRPr="00553E89" w14:paraId="756C5ACF" w14:textId="77777777" w:rsidTr="005010F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2563" w:type="dxa"/>
          </w:tcPr>
          <w:p w14:paraId="0B9616AA" w14:textId="77777777" w:rsidR="00553E89" w:rsidRPr="00553E89" w:rsidRDefault="00553E89" w:rsidP="00F85A49">
            <w:pPr>
              <w:pStyle w:val="NoSpacing"/>
              <w:jc w:val="center"/>
            </w:pPr>
          </w:p>
        </w:tc>
        <w:tc>
          <w:tcPr>
            <w:tcW w:w="3510" w:type="dxa"/>
          </w:tcPr>
          <w:p w14:paraId="17F036A0" w14:textId="77777777" w:rsidR="00553E89" w:rsidRPr="00553E89" w:rsidRDefault="00553E89" w:rsidP="00F85A49">
            <w:pPr>
              <w:pStyle w:val="NoSpacing"/>
              <w:jc w:val="center"/>
            </w:pPr>
          </w:p>
        </w:tc>
      </w:tr>
      <w:tr w:rsidR="005010F4" w:rsidRPr="00553E89" w14:paraId="2C010915" w14:textId="77777777" w:rsidTr="005010F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2563" w:type="dxa"/>
          </w:tcPr>
          <w:p w14:paraId="033268CA" w14:textId="77777777" w:rsidR="00553E89" w:rsidRPr="00553E89" w:rsidRDefault="00553E89" w:rsidP="00F85A49">
            <w:pPr>
              <w:pStyle w:val="NoSpacing"/>
              <w:jc w:val="center"/>
            </w:pPr>
          </w:p>
        </w:tc>
        <w:tc>
          <w:tcPr>
            <w:tcW w:w="3510" w:type="dxa"/>
          </w:tcPr>
          <w:p w14:paraId="3FEAC129" w14:textId="77777777" w:rsidR="00553E89" w:rsidRPr="00553E89" w:rsidRDefault="00553E89" w:rsidP="00F85A49">
            <w:pPr>
              <w:pStyle w:val="NoSpacing"/>
              <w:jc w:val="center"/>
            </w:pPr>
          </w:p>
        </w:tc>
      </w:tr>
      <w:tr w:rsidR="005010F4" w:rsidRPr="00553E89" w14:paraId="5F39B564" w14:textId="77777777" w:rsidTr="005010F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2563" w:type="dxa"/>
          </w:tcPr>
          <w:p w14:paraId="07F3E4A2" w14:textId="77777777" w:rsidR="00553E89" w:rsidRPr="00553E89" w:rsidRDefault="00553E89" w:rsidP="00F85A49">
            <w:pPr>
              <w:pStyle w:val="NoSpacing"/>
              <w:jc w:val="center"/>
            </w:pPr>
          </w:p>
        </w:tc>
        <w:tc>
          <w:tcPr>
            <w:tcW w:w="3510" w:type="dxa"/>
          </w:tcPr>
          <w:p w14:paraId="3296D36C" w14:textId="77777777" w:rsidR="00553E89" w:rsidRPr="00553E89" w:rsidRDefault="00553E89" w:rsidP="00F85A49">
            <w:pPr>
              <w:pStyle w:val="NoSpacing"/>
              <w:jc w:val="center"/>
            </w:pPr>
          </w:p>
        </w:tc>
      </w:tr>
      <w:tr w:rsidR="005010F4" w:rsidRPr="00553E89" w14:paraId="5CDA7181" w14:textId="77777777" w:rsidTr="005010F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2563" w:type="dxa"/>
          </w:tcPr>
          <w:p w14:paraId="775878F3" w14:textId="77777777" w:rsidR="00553E89" w:rsidRPr="00553E89" w:rsidRDefault="00553E89" w:rsidP="00F85A49">
            <w:pPr>
              <w:pStyle w:val="NoSpacing"/>
              <w:jc w:val="center"/>
            </w:pPr>
          </w:p>
        </w:tc>
        <w:tc>
          <w:tcPr>
            <w:tcW w:w="3510" w:type="dxa"/>
          </w:tcPr>
          <w:p w14:paraId="1824F512" w14:textId="77777777" w:rsidR="00553E89" w:rsidRPr="00553E89" w:rsidRDefault="00553E89" w:rsidP="00F85A49">
            <w:pPr>
              <w:pStyle w:val="NoSpacing"/>
              <w:jc w:val="center"/>
            </w:pPr>
          </w:p>
        </w:tc>
      </w:tr>
    </w:tbl>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08383B05" w:rsidR="009003DD" w:rsidRPr="00C3656B" w:rsidRDefault="003C4506" w:rsidP="00C52126">
            <w:pPr>
              <w:pStyle w:val="NoSpacing"/>
            </w:pPr>
            <w:commentRangeStart w:id="10"/>
            <w:commentRangeStart w:id="11"/>
            <w:commentRangeStart w:id="12"/>
            <w:r>
              <w:t>E25</w:t>
            </w:r>
            <w:commentRangeEnd w:id="10"/>
            <w:r w:rsidR="00520C32">
              <w:rPr>
                <w:rStyle w:val="CommentReference"/>
              </w:rPr>
              <w:commentReference w:id="10"/>
            </w:r>
            <w:commentRangeEnd w:id="11"/>
            <w:r w:rsidR="00B36520">
              <w:rPr>
                <w:rStyle w:val="CommentReference"/>
              </w:rPr>
              <w:commentReference w:id="11"/>
            </w:r>
            <w:r w:rsidR="00F24D00">
              <w:t xml:space="preserve">. </w:t>
            </w:r>
            <w:r w:rsidR="00B53095">
              <w:t xml:space="preserve">How </w:t>
            </w:r>
            <w:commentRangeEnd w:id="12"/>
            <w:r w:rsidR="00455709">
              <w:rPr>
                <w:rStyle w:val="CommentReference"/>
              </w:rPr>
              <w:commentReference w:id="12"/>
            </w:r>
            <w:r w:rsidR="00B53095">
              <w:t>likely is it that elites</w:t>
            </w:r>
            <w:r w:rsidR="009003DD" w:rsidRPr="00C3656B">
              <w:t xml:space="preserve"> </w:t>
            </w:r>
            <w:r w:rsidR="004A62FF">
              <w:t xml:space="preserve">from outside your chiefdom </w:t>
            </w:r>
            <w:r w:rsidR="009003DD" w:rsidRPr="00C3656B">
              <w:t xml:space="preserve">will take some of the customary </w:t>
            </w:r>
            <w:proofErr w:type="gramStart"/>
            <w:r w:rsidR="009003DD" w:rsidRPr="00C3656B">
              <w:t>forest land</w:t>
            </w:r>
            <w:proofErr w:type="gramEnd"/>
            <w:r w:rsidR="009003DD" w:rsidRPr="00C3656B">
              <w:t xml:space="preserve"> used by your village without authorization from the </w:t>
            </w:r>
            <w:r w:rsidR="00111D72">
              <w:t>village</w:t>
            </w:r>
            <w:r w:rsidR="009003DD" w:rsidRPr="00C3656B">
              <w:t xml:space="preserve"> </w:t>
            </w:r>
            <w:r w:rsidR="00C52126">
              <w:t>in the next 3 years</w:t>
            </w:r>
            <w:r w:rsidR="009003DD" w:rsidRPr="00C3656B">
              <w:t xml:space="preserve">? </w:t>
            </w:r>
            <w:r w:rsidR="009003DD" w:rsidRPr="00C3656B">
              <w:rPr>
                <w:b/>
              </w:rPr>
              <w:t>(</w:t>
            </w:r>
            <w:proofErr w:type="gramStart"/>
            <w:r w:rsidR="009003DD" w:rsidRPr="00C3656B">
              <w:rPr>
                <w:b/>
              </w:rPr>
              <w:t>helite3</w:t>
            </w:r>
            <w:proofErr w:type="gramEnd"/>
            <w:r w:rsidR="009003DD" w:rsidRPr="00C3656B">
              <w:rPr>
                <w:b/>
              </w:rPr>
              <w:t>)</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Default="009003DD" w:rsidP="00F85A49">
            <w:pPr>
              <w:pStyle w:val="NoSpacing"/>
              <w:rPr>
                <w:ins w:id="13" w:author="Aleta Haflett" w:date="2015-03-15T12:10:00Z"/>
                <w:sz w:val="20"/>
              </w:rPr>
            </w:pPr>
            <w:r w:rsidRPr="00990B9D">
              <w:rPr>
                <w:sz w:val="20"/>
              </w:rPr>
              <w:t xml:space="preserve">7=Happening right now </w:t>
            </w:r>
          </w:p>
          <w:p w14:paraId="5E566683" w14:textId="33A79C89" w:rsidR="00B151DA" w:rsidRPr="00990B9D" w:rsidRDefault="00B151DA" w:rsidP="00F85A49">
            <w:pPr>
              <w:pStyle w:val="NoSpacing"/>
              <w:rPr>
                <w:sz w:val="20"/>
              </w:rPr>
            </w:pPr>
            <w:ins w:id="14" w:author="Aleta Haflett" w:date="2015-03-15T12:10:00Z">
              <w:r>
                <w:rPr>
                  <w:sz w:val="20"/>
                </w:rPr>
                <w:t>777=Not applicable, no customary forest</w:t>
              </w:r>
            </w:ins>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703CE0B7" w:rsidR="009003DD" w:rsidRPr="00C3656B" w:rsidRDefault="003C4506" w:rsidP="00C52126">
            <w:pPr>
              <w:pStyle w:val="NoSpacing"/>
            </w:pPr>
            <w:r>
              <w:t>E26</w:t>
            </w:r>
            <w:r w:rsidR="00F24D00">
              <w:t xml:space="preserve">. </w:t>
            </w:r>
            <w:r w:rsidR="009003DD" w:rsidRPr="00C3656B">
              <w:t xml:space="preserve">How likely </w:t>
            </w:r>
            <w:proofErr w:type="gramStart"/>
            <w:r w:rsidR="009003DD" w:rsidRPr="00C3656B">
              <w:t>is it that a chief will sell or give away the customary forestland used by this village for investment purposes</w:t>
            </w:r>
            <w:proofErr w:type="gramEnd"/>
            <w:r w:rsidR="009003DD" w:rsidRPr="00C3656B">
              <w:t xml:space="preserve"> </w:t>
            </w:r>
            <w:r w:rsidR="00C52126">
              <w:t>in the next 3 year</w:t>
            </w:r>
            <w:r w:rsidR="004A62FF">
              <w:t>s</w:t>
            </w:r>
            <w:r w:rsidR="00C52126">
              <w:t xml:space="preserve"> </w:t>
            </w:r>
            <w:r w:rsidR="00372185">
              <w:t>without</w:t>
            </w:r>
            <w:r w:rsidR="00C52126">
              <w:t xml:space="preserve"> </w:t>
            </w:r>
            <w:r w:rsidR="009003DD" w:rsidRPr="00C3656B">
              <w:t xml:space="preserve">authorization from the </w:t>
            </w:r>
            <w:r w:rsidR="00111D72">
              <w:t>village</w:t>
            </w:r>
            <w:r w:rsidR="009003DD" w:rsidRPr="00C3656B">
              <w:t xml:space="preserve">? </w:t>
            </w:r>
            <w:r w:rsidR="009003DD" w:rsidRPr="00C3656B">
              <w:rPr>
                <w:b/>
              </w:rPr>
              <w:t>(</w:t>
            </w:r>
            <w:proofErr w:type="gramStart"/>
            <w:r w:rsidR="009003DD" w:rsidRPr="00C3656B">
              <w:rPr>
                <w:b/>
              </w:rPr>
              <w:t>hchiefsell3</w:t>
            </w:r>
            <w:proofErr w:type="gramEnd"/>
            <w:r w:rsidR="009003DD" w:rsidRPr="00C3656B">
              <w:rPr>
                <w:b/>
              </w:rPr>
              <w:t>)</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Default="009003DD" w:rsidP="00F85A49">
            <w:pPr>
              <w:pStyle w:val="NoSpacing"/>
              <w:rPr>
                <w:ins w:id="15" w:author="Aleta Haflett" w:date="2015-03-15T12:10:00Z"/>
                <w:sz w:val="20"/>
              </w:rPr>
            </w:pPr>
            <w:r w:rsidRPr="00990B9D">
              <w:rPr>
                <w:sz w:val="20"/>
              </w:rPr>
              <w:t xml:space="preserve">7=Happening right now </w:t>
            </w:r>
          </w:p>
          <w:p w14:paraId="1C0B245D" w14:textId="035D4A9A" w:rsidR="00B151DA" w:rsidRPr="00990B9D" w:rsidRDefault="00B151DA" w:rsidP="00F85A49">
            <w:pPr>
              <w:pStyle w:val="NoSpacing"/>
              <w:rPr>
                <w:sz w:val="20"/>
              </w:rPr>
            </w:pPr>
            <w:ins w:id="16" w:author="Aleta Haflett" w:date="2015-03-15T12:10:00Z">
              <w:r>
                <w:rPr>
                  <w:sz w:val="20"/>
                </w:rPr>
                <w:t>777=Not applicable, no customary forest</w:t>
              </w:r>
            </w:ins>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r w:rsidR="003C4506" w:rsidRPr="00C755D3" w14:paraId="28924303" w14:textId="77777777">
        <w:tc>
          <w:tcPr>
            <w:tcW w:w="360" w:type="dxa"/>
          </w:tcPr>
          <w:p w14:paraId="6566EF1C" w14:textId="77777777" w:rsidR="003C4506" w:rsidRPr="00C755D3" w:rsidRDefault="003C4506" w:rsidP="00F85A49">
            <w:pPr>
              <w:pStyle w:val="NoSpacing"/>
            </w:pPr>
          </w:p>
        </w:tc>
        <w:tc>
          <w:tcPr>
            <w:tcW w:w="5040" w:type="dxa"/>
            <w:tcBorders>
              <w:right w:val="nil"/>
            </w:tcBorders>
          </w:tcPr>
          <w:p w14:paraId="38EFFE2F" w14:textId="42221CFF" w:rsidR="003C4506" w:rsidRDefault="003C4506" w:rsidP="009135B5">
            <w:pPr>
              <w:pStyle w:val="NoSpacing"/>
            </w:pPr>
            <w:r>
              <w:t xml:space="preserve">E27. How likely </w:t>
            </w:r>
            <w:proofErr w:type="gramStart"/>
            <w:r>
              <w:t>is it that investors</w:t>
            </w:r>
            <w:r w:rsidRPr="00C3656B">
              <w:t xml:space="preserve"> will </w:t>
            </w:r>
            <w:r w:rsidR="004A62FF">
              <w:t>buy or take</w:t>
            </w:r>
            <w:r w:rsidRPr="00C3656B">
              <w:t xml:space="preserve"> away the customary forestland used by this village for investment purposes</w:t>
            </w:r>
            <w:proofErr w:type="gramEnd"/>
            <w:r w:rsidRPr="00C3656B">
              <w:t xml:space="preserve"> </w:t>
            </w:r>
            <w:r w:rsidR="00C52126">
              <w:t>in the next 3 years</w:t>
            </w:r>
            <w:r w:rsidRPr="00C3656B">
              <w:t xml:space="preserve"> without authorization? </w:t>
            </w:r>
          </w:p>
        </w:tc>
        <w:tc>
          <w:tcPr>
            <w:tcW w:w="4320" w:type="dxa"/>
            <w:tcBorders>
              <w:left w:val="nil"/>
              <w:right w:val="single" w:sz="18" w:space="0" w:color="000000" w:themeColor="accent3"/>
            </w:tcBorders>
          </w:tcPr>
          <w:p w14:paraId="796995B3" w14:textId="77777777" w:rsidR="003C4506" w:rsidRPr="00990B9D" w:rsidRDefault="003C4506" w:rsidP="003C4506">
            <w:pPr>
              <w:pStyle w:val="NoSpacing"/>
              <w:rPr>
                <w:sz w:val="20"/>
              </w:rPr>
            </w:pPr>
            <w:r w:rsidRPr="00990B9D">
              <w:rPr>
                <w:sz w:val="20"/>
              </w:rPr>
              <w:t>1=Impossible/would never happen</w:t>
            </w:r>
          </w:p>
          <w:p w14:paraId="62A0FD12" w14:textId="77777777" w:rsidR="003C4506" w:rsidRPr="00990B9D" w:rsidRDefault="003C4506" w:rsidP="003C4506">
            <w:pPr>
              <w:pStyle w:val="NoSpacing"/>
              <w:rPr>
                <w:sz w:val="20"/>
              </w:rPr>
            </w:pPr>
            <w:r w:rsidRPr="00990B9D">
              <w:rPr>
                <w:sz w:val="20"/>
              </w:rPr>
              <w:t>2=Highly Unlikely</w:t>
            </w:r>
          </w:p>
          <w:p w14:paraId="55197DEB" w14:textId="77777777" w:rsidR="003C4506" w:rsidRPr="00990B9D" w:rsidRDefault="003C4506" w:rsidP="003C4506">
            <w:pPr>
              <w:pStyle w:val="NoSpacing"/>
              <w:rPr>
                <w:sz w:val="20"/>
              </w:rPr>
            </w:pPr>
            <w:r w:rsidRPr="00990B9D">
              <w:rPr>
                <w:sz w:val="20"/>
              </w:rPr>
              <w:t xml:space="preserve">3=Unlikely  </w:t>
            </w:r>
          </w:p>
          <w:p w14:paraId="4E008D2B" w14:textId="77777777" w:rsidR="003C4506" w:rsidRPr="00990B9D" w:rsidRDefault="003C4506" w:rsidP="003C4506">
            <w:pPr>
              <w:pStyle w:val="NoSpacing"/>
              <w:rPr>
                <w:sz w:val="20"/>
              </w:rPr>
            </w:pPr>
            <w:r w:rsidRPr="00990B9D">
              <w:rPr>
                <w:sz w:val="20"/>
              </w:rPr>
              <w:t>4=Unsure/Don't know</w:t>
            </w:r>
          </w:p>
          <w:p w14:paraId="06347A93" w14:textId="77777777" w:rsidR="003C4506" w:rsidRPr="00990B9D" w:rsidRDefault="003C4506" w:rsidP="003C4506">
            <w:pPr>
              <w:pStyle w:val="NoSpacing"/>
              <w:rPr>
                <w:sz w:val="20"/>
              </w:rPr>
            </w:pPr>
            <w:r w:rsidRPr="00990B9D">
              <w:rPr>
                <w:sz w:val="20"/>
              </w:rPr>
              <w:t>5=Likely</w:t>
            </w:r>
          </w:p>
          <w:p w14:paraId="264F059D" w14:textId="77777777" w:rsidR="003C4506" w:rsidRPr="00990B9D" w:rsidRDefault="003C4506" w:rsidP="003C4506">
            <w:pPr>
              <w:pStyle w:val="NoSpacing"/>
              <w:rPr>
                <w:sz w:val="20"/>
              </w:rPr>
            </w:pPr>
            <w:r w:rsidRPr="00990B9D">
              <w:rPr>
                <w:sz w:val="20"/>
              </w:rPr>
              <w:t xml:space="preserve">6=Highly Likely </w:t>
            </w:r>
          </w:p>
          <w:p w14:paraId="2D039D22" w14:textId="77777777" w:rsidR="00B151DA" w:rsidRDefault="003C4506" w:rsidP="003C4506">
            <w:pPr>
              <w:pStyle w:val="NoSpacing"/>
              <w:rPr>
                <w:ins w:id="17" w:author="Aleta Haflett" w:date="2015-03-15T12:10:00Z"/>
                <w:sz w:val="20"/>
              </w:rPr>
            </w:pPr>
            <w:r w:rsidRPr="00990B9D">
              <w:rPr>
                <w:sz w:val="20"/>
              </w:rPr>
              <w:t>7=Happening right now</w:t>
            </w:r>
          </w:p>
          <w:p w14:paraId="409711F4" w14:textId="2ABC8988" w:rsidR="003C4506" w:rsidRPr="00990B9D" w:rsidRDefault="00B151DA" w:rsidP="003C4506">
            <w:pPr>
              <w:pStyle w:val="NoSpacing"/>
              <w:rPr>
                <w:sz w:val="20"/>
              </w:rPr>
            </w:pPr>
            <w:ins w:id="18" w:author="Aleta Haflett" w:date="2015-03-15T12:10:00Z">
              <w:r>
                <w:rPr>
                  <w:sz w:val="20"/>
                </w:rPr>
                <w:t>777=Not applicable, no customary forest</w:t>
              </w:r>
            </w:ins>
            <w:r w:rsidR="003C4506" w:rsidRPr="00990B9D">
              <w:rPr>
                <w:sz w:val="20"/>
              </w:rPr>
              <w:t xml:space="preserve"> </w:t>
            </w:r>
          </w:p>
          <w:p w14:paraId="7E98A723" w14:textId="77777777" w:rsidR="003C4506" w:rsidRPr="00990B9D" w:rsidRDefault="003C4506" w:rsidP="003C4506">
            <w:pPr>
              <w:pStyle w:val="NoSpacing"/>
              <w:rPr>
                <w:sz w:val="20"/>
              </w:rPr>
            </w:pPr>
            <w:r w:rsidRPr="00990B9D">
              <w:rPr>
                <w:sz w:val="20"/>
              </w:rPr>
              <w:t>888=Don't know</w:t>
            </w:r>
          </w:p>
          <w:p w14:paraId="69F711F6" w14:textId="4150E054"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C3656B" w:rsidRDefault="003C4506" w:rsidP="00F85A49">
            <w:pPr>
              <w:pStyle w:val="NoSpacing"/>
              <w:rPr>
                <w:i/>
              </w:rPr>
            </w:pPr>
            <w:r w:rsidRPr="00C3656B">
              <w:rPr>
                <w:i/>
              </w:rPr>
              <w:t>(Code)</w:t>
            </w:r>
          </w:p>
        </w:tc>
      </w:tr>
      <w:tr w:rsidR="003C4506" w:rsidRPr="00C755D3" w14:paraId="1B6B3CBD" w14:textId="77777777">
        <w:tc>
          <w:tcPr>
            <w:tcW w:w="360" w:type="dxa"/>
          </w:tcPr>
          <w:p w14:paraId="1D10F936" w14:textId="77777777" w:rsidR="003C4506" w:rsidRPr="00C755D3" w:rsidRDefault="003C4506" w:rsidP="00F85A49">
            <w:pPr>
              <w:pStyle w:val="NoSpacing"/>
            </w:pPr>
          </w:p>
        </w:tc>
        <w:tc>
          <w:tcPr>
            <w:tcW w:w="5040" w:type="dxa"/>
            <w:tcBorders>
              <w:right w:val="nil"/>
            </w:tcBorders>
          </w:tcPr>
          <w:p w14:paraId="2F3546EA" w14:textId="4A09CC15" w:rsidR="003C4506" w:rsidRDefault="003C4506" w:rsidP="00C52126">
            <w:pPr>
              <w:pStyle w:val="NoSpacing"/>
            </w:pPr>
            <w:r>
              <w:t xml:space="preserve">E28. How likely </w:t>
            </w:r>
            <w:proofErr w:type="gramStart"/>
            <w:r>
              <w:t>is it that the government</w:t>
            </w:r>
            <w:r w:rsidRPr="00C3656B">
              <w:t xml:space="preserve"> will sell or give away the customary forestland used by this village for investment purposes</w:t>
            </w:r>
            <w:proofErr w:type="gramEnd"/>
            <w:r w:rsidRPr="00C3656B">
              <w:t xml:space="preserve"> </w:t>
            </w:r>
            <w:r w:rsidR="00C52126">
              <w:t>within the next 3 years</w:t>
            </w:r>
            <w:r w:rsidRPr="00C3656B">
              <w:t xml:space="preserve"> without authorization from the </w:t>
            </w:r>
            <w:r>
              <w:t>village</w:t>
            </w:r>
            <w:r w:rsidRPr="00C3656B">
              <w:t xml:space="preserve">? </w:t>
            </w:r>
          </w:p>
        </w:tc>
        <w:tc>
          <w:tcPr>
            <w:tcW w:w="4320" w:type="dxa"/>
            <w:tcBorders>
              <w:left w:val="nil"/>
              <w:right w:val="single" w:sz="18" w:space="0" w:color="000000" w:themeColor="accent3"/>
            </w:tcBorders>
          </w:tcPr>
          <w:p w14:paraId="39840C8D" w14:textId="77777777" w:rsidR="003C4506" w:rsidRPr="00990B9D" w:rsidRDefault="003C4506" w:rsidP="003C4506">
            <w:pPr>
              <w:pStyle w:val="NoSpacing"/>
              <w:rPr>
                <w:sz w:val="20"/>
              </w:rPr>
            </w:pPr>
            <w:r w:rsidRPr="00990B9D">
              <w:rPr>
                <w:sz w:val="20"/>
              </w:rPr>
              <w:t>1=Impossible/would never happen</w:t>
            </w:r>
          </w:p>
          <w:p w14:paraId="19E259E9" w14:textId="77777777" w:rsidR="003C4506" w:rsidRPr="00990B9D" w:rsidRDefault="003C4506" w:rsidP="003C4506">
            <w:pPr>
              <w:pStyle w:val="NoSpacing"/>
              <w:rPr>
                <w:sz w:val="20"/>
              </w:rPr>
            </w:pPr>
            <w:r w:rsidRPr="00990B9D">
              <w:rPr>
                <w:sz w:val="20"/>
              </w:rPr>
              <w:t>2=Highly Unlikely</w:t>
            </w:r>
          </w:p>
          <w:p w14:paraId="1BA00D93" w14:textId="77777777" w:rsidR="003C4506" w:rsidRPr="00990B9D" w:rsidRDefault="003C4506" w:rsidP="003C4506">
            <w:pPr>
              <w:pStyle w:val="NoSpacing"/>
              <w:rPr>
                <w:sz w:val="20"/>
              </w:rPr>
            </w:pPr>
            <w:r w:rsidRPr="00990B9D">
              <w:rPr>
                <w:sz w:val="20"/>
              </w:rPr>
              <w:t xml:space="preserve">3=Unlikely  </w:t>
            </w:r>
          </w:p>
          <w:p w14:paraId="66357048" w14:textId="77777777" w:rsidR="003C4506" w:rsidRPr="00990B9D" w:rsidRDefault="003C4506" w:rsidP="003C4506">
            <w:pPr>
              <w:pStyle w:val="NoSpacing"/>
              <w:rPr>
                <w:sz w:val="20"/>
              </w:rPr>
            </w:pPr>
            <w:r w:rsidRPr="00990B9D">
              <w:rPr>
                <w:sz w:val="20"/>
              </w:rPr>
              <w:t>4=Unsure/Don't know</w:t>
            </w:r>
          </w:p>
          <w:p w14:paraId="2B21569F" w14:textId="77777777" w:rsidR="003C4506" w:rsidRPr="00990B9D" w:rsidRDefault="003C4506" w:rsidP="003C4506">
            <w:pPr>
              <w:pStyle w:val="NoSpacing"/>
              <w:rPr>
                <w:sz w:val="20"/>
              </w:rPr>
            </w:pPr>
            <w:r w:rsidRPr="00990B9D">
              <w:rPr>
                <w:sz w:val="20"/>
              </w:rPr>
              <w:t>5=Likely</w:t>
            </w:r>
          </w:p>
          <w:p w14:paraId="3904CAC8" w14:textId="77777777" w:rsidR="003C4506" w:rsidRPr="00990B9D" w:rsidRDefault="003C4506" w:rsidP="003C4506">
            <w:pPr>
              <w:pStyle w:val="NoSpacing"/>
              <w:rPr>
                <w:sz w:val="20"/>
              </w:rPr>
            </w:pPr>
            <w:r w:rsidRPr="00990B9D">
              <w:rPr>
                <w:sz w:val="20"/>
              </w:rPr>
              <w:t xml:space="preserve">6=Highly Likely </w:t>
            </w:r>
          </w:p>
          <w:p w14:paraId="07E43D44" w14:textId="77777777" w:rsidR="003C4506" w:rsidRDefault="003C4506" w:rsidP="003C4506">
            <w:pPr>
              <w:pStyle w:val="NoSpacing"/>
              <w:rPr>
                <w:ins w:id="19" w:author="Aleta Haflett" w:date="2015-03-15T12:11:00Z"/>
                <w:sz w:val="20"/>
              </w:rPr>
            </w:pPr>
            <w:r w:rsidRPr="00990B9D">
              <w:rPr>
                <w:sz w:val="20"/>
              </w:rPr>
              <w:t xml:space="preserve">7=Happening right now </w:t>
            </w:r>
          </w:p>
          <w:p w14:paraId="1DF4FB3A" w14:textId="49F38AAA" w:rsidR="00B151DA" w:rsidRPr="00990B9D" w:rsidRDefault="00B151DA" w:rsidP="003C4506">
            <w:pPr>
              <w:pStyle w:val="NoSpacing"/>
              <w:rPr>
                <w:sz w:val="20"/>
              </w:rPr>
            </w:pPr>
            <w:ins w:id="20" w:author="Aleta Haflett" w:date="2015-03-15T12:11:00Z">
              <w:r>
                <w:rPr>
                  <w:sz w:val="20"/>
                </w:rPr>
                <w:t>777=Not applicable, no customary forest</w:t>
              </w:r>
            </w:ins>
          </w:p>
          <w:p w14:paraId="5A0F0EAD" w14:textId="77777777" w:rsidR="003C4506" w:rsidRPr="00990B9D" w:rsidRDefault="003C4506" w:rsidP="003C4506">
            <w:pPr>
              <w:pStyle w:val="NoSpacing"/>
              <w:rPr>
                <w:sz w:val="20"/>
              </w:rPr>
            </w:pPr>
            <w:r w:rsidRPr="00990B9D">
              <w:rPr>
                <w:sz w:val="20"/>
              </w:rPr>
              <w:t>888=Don't know</w:t>
            </w:r>
          </w:p>
          <w:p w14:paraId="29EE4A20" w14:textId="0EB2ECCD"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C3656B" w:rsidRDefault="003C4506"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6A215A35" w:rsidR="00C3656B" w:rsidRPr="001D532F" w:rsidRDefault="001D532F" w:rsidP="00F85A49">
      <w:pPr>
        <w:pStyle w:val="NoSpacing"/>
      </w:pPr>
      <w:r w:rsidRPr="001D532F">
        <w:t>We would like to ask you about wild products that members of your household collect from the forests</w:t>
      </w:r>
      <w:r w:rsidR="004A62FF">
        <w:t xml:space="preserve"> FOR INCOME</w:t>
      </w:r>
      <w:r w:rsidRPr="001D532F">
        <w:t xml:space="preserve">.  </w:t>
      </w:r>
    </w:p>
    <w:tbl>
      <w:tblPr>
        <w:tblStyle w:val="TableGrid"/>
        <w:tblW w:w="16486" w:type="dxa"/>
        <w:jc w:val="center"/>
        <w:tblLayout w:type="fixed"/>
        <w:tblCellMar>
          <w:left w:w="72" w:type="dxa"/>
          <w:right w:w="72" w:type="dxa"/>
        </w:tblCellMar>
        <w:tblLook w:val="04A0" w:firstRow="1" w:lastRow="0" w:firstColumn="1" w:lastColumn="0" w:noHBand="0" w:noVBand="1"/>
      </w:tblPr>
      <w:tblGrid>
        <w:gridCol w:w="314"/>
        <w:gridCol w:w="2878"/>
        <w:gridCol w:w="1920"/>
        <w:gridCol w:w="1499"/>
        <w:gridCol w:w="1440"/>
        <w:gridCol w:w="929"/>
        <w:gridCol w:w="1260"/>
        <w:gridCol w:w="1260"/>
        <w:gridCol w:w="1008"/>
        <w:gridCol w:w="2250"/>
        <w:gridCol w:w="1728"/>
      </w:tblGrid>
      <w:tr w:rsidR="00F1309A" w:rsidRPr="008078AA" w14:paraId="734F87F9" w14:textId="2F912CA9" w:rsidTr="00B36520">
        <w:trPr>
          <w:jc w:val="center"/>
        </w:trPr>
        <w:tc>
          <w:tcPr>
            <w:tcW w:w="314" w:type="dxa"/>
          </w:tcPr>
          <w:p w14:paraId="50022CE9" w14:textId="77777777" w:rsidR="00F1309A" w:rsidRPr="008078AA" w:rsidRDefault="00F1309A" w:rsidP="008078AA">
            <w:pPr>
              <w:pStyle w:val="NoSpacing"/>
            </w:pPr>
          </w:p>
        </w:tc>
        <w:tc>
          <w:tcPr>
            <w:tcW w:w="2878" w:type="dxa"/>
          </w:tcPr>
          <w:p w14:paraId="7E81D396" w14:textId="77777777" w:rsidR="00F1309A" w:rsidRPr="00B36520" w:rsidRDefault="00F1309A" w:rsidP="008078AA">
            <w:pPr>
              <w:pStyle w:val="NoSpacing"/>
              <w:jc w:val="center"/>
            </w:pPr>
            <w:r w:rsidRPr="00B36520">
              <w:t>Wood/forest product</w:t>
            </w:r>
          </w:p>
        </w:tc>
        <w:tc>
          <w:tcPr>
            <w:tcW w:w="1920" w:type="dxa"/>
          </w:tcPr>
          <w:p w14:paraId="501AF907" w14:textId="2BACAF7A" w:rsidR="00F1309A" w:rsidRDefault="00F1309A" w:rsidP="008078AA">
            <w:pPr>
              <w:pStyle w:val="NoSpacing"/>
              <w:jc w:val="center"/>
            </w:pPr>
            <w:commentRangeStart w:id="21"/>
            <w:r>
              <w:t>F.1 Please rank the</w:t>
            </w:r>
            <w:r w:rsidRPr="008078AA">
              <w:t xml:space="preserve"> three most important products your household collects from forests FOR INCOME?</w:t>
            </w:r>
          </w:p>
          <w:p w14:paraId="3B4741FC" w14:textId="37BB3A63" w:rsidR="00F1309A" w:rsidRDefault="00F1309A" w:rsidP="008078AA">
            <w:pPr>
              <w:pStyle w:val="NoSpacing"/>
              <w:jc w:val="center"/>
            </w:pPr>
            <w:r>
              <w:t>(</w:t>
            </w:r>
            <w:proofErr w:type="spellStart"/>
            <w:proofErr w:type="gramStart"/>
            <w:r>
              <w:t>income</w:t>
            </w:r>
            <w:proofErr w:type="gramEnd"/>
            <w:r>
              <w:t>_product</w:t>
            </w:r>
            <w:proofErr w:type="spellEnd"/>
            <w:r>
              <w:t>)</w:t>
            </w:r>
          </w:p>
          <w:p w14:paraId="24BBB9A4" w14:textId="77777777" w:rsidR="00F1309A" w:rsidRDefault="00F1309A" w:rsidP="008078AA">
            <w:pPr>
              <w:pStyle w:val="NoSpacing"/>
              <w:jc w:val="center"/>
            </w:pPr>
          </w:p>
          <w:p w14:paraId="12B148EB" w14:textId="3A228A04" w:rsidR="00F1309A" w:rsidRPr="001F4EB7" w:rsidRDefault="00F1309A" w:rsidP="002A1DE3">
            <w:pPr>
              <w:pStyle w:val="NoSpacing"/>
              <w:jc w:val="center"/>
              <w:rPr>
                <w:i/>
              </w:rPr>
            </w:pPr>
            <w:r>
              <w:rPr>
                <w:i/>
              </w:rPr>
              <w:t xml:space="preserve">Select three items from this list (1-3) Answer questions F2-F5 for those three products </w:t>
            </w:r>
            <w:commentRangeEnd w:id="21"/>
            <w:r w:rsidR="00520C32">
              <w:rPr>
                <w:rStyle w:val="CommentReference"/>
              </w:rPr>
              <w:commentReference w:id="21"/>
            </w:r>
          </w:p>
        </w:tc>
        <w:tc>
          <w:tcPr>
            <w:tcW w:w="1499" w:type="dxa"/>
          </w:tcPr>
          <w:p w14:paraId="68CB236C" w14:textId="77777777" w:rsidR="00F1309A" w:rsidRDefault="00F1309A" w:rsidP="008078AA">
            <w:pPr>
              <w:pStyle w:val="NoSpacing"/>
              <w:jc w:val="center"/>
              <w:rPr>
                <w:i/>
              </w:rPr>
            </w:pPr>
            <w:r>
              <w:rPr>
                <w:i/>
              </w:rPr>
              <w:t xml:space="preserve">If TIMBER is selected: </w:t>
            </w:r>
          </w:p>
          <w:p w14:paraId="66FD855C" w14:textId="77777777" w:rsidR="00F1309A" w:rsidRDefault="00F1309A" w:rsidP="008078AA">
            <w:pPr>
              <w:pStyle w:val="NoSpacing"/>
              <w:jc w:val="center"/>
            </w:pPr>
            <w:r>
              <w:t xml:space="preserve">What species of timber is most important? </w:t>
            </w:r>
          </w:p>
          <w:p w14:paraId="16E1D5F2" w14:textId="5312CF87" w:rsidR="00F1309A" w:rsidRDefault="00723756" w:rsidP="008078AA">
            <w:pPr>
              <w:pStyle w:val="NoSpacing"/>
              <w:jc w:val="center"/>
              <w:rPr>
                <w:ins w:id="22" w:author="Heather Huntington" w:date="2015-03-09T13:21:00Z"/>
              </w:rPr>
            </w:pPr>
            <w:ins w:id="23" w:author="Heather Huntington" w:date="2015-03-09T13:21:00Z">
              <w:r>
                <w:t>1.</w:t>
              </w:r>
            </w:ins>
            <w:ins w:id="24" w:author="Heather Huntington" w:date="2015-03-09T13:22:00Z">
              <w:r>
                <w:t xml:space="preserve"> </w:t>
              </w:r>
            </w:ins>
            <w:proofErr w:type="spellStart"/>
            <w:ins w:id="25" w:author="Heather Huntington" w:date="2015-03-09T13:21:00Z">
              <w:r>
                <w:t>Miombo</w:t>
              </w:r>
              <w:proofErr w:type="spellEnd"/>
            </w:ins>
          </w:p>
          <w:p w14:paraId="5F0C4FE2" w14:textId="13B04B7B" w:rsidR="00723756" w:rsidRDefault="00723756" w:rsidP="008078AA">
            <w:pPr>
              <w:pStyle w:val="NoSpacing"/>
              <w:jc w:val="center"/>
              <w:rPr>
                <w:ins w:id="26" w:author="Heather Huntington" w:date="2015-03-09T13:21:00Z"/>
              </w:rPr>
            </w:pPr>
            <w:ins w:id="27" w:author="Heather Huntington" w:date="2015-03-09T13:21:00Z">
              <w:r>
                <w:t>2.</w:t>
              </w:r>
            </w:ins>
            <w:ins w:id="28" w:author="Heather Huntington" w:date="2015-03-09T13:22:00Z">
              <w:r>
                <w:t xml:space="preserve"> </w:t>
              </w:r>
            </w:ins>
            <w:proofErr w:type="spellStart"/>
            <w:ins w:id="29" w:author="Heather Huntington" w:date="2015-03-09T13:21:00Z">
              <w:r>
                <w:t>Gricidia</w:t>
              </w:r>
              <w:proofErr w:type="spellEnd"/>
            </w:ins>
          </w:p>
          <w:p w14:paraId="15E2881A" w14:textId="6D4C7490" w:rsidR="00723756" w:rsidRDefault="00723756" w:rsidP="008078AA">
            <w:pPr>
              <w:pStyle w:val="NoSpacing"/>
              <w:jc w:val="center"/>
              <w:rPr>
                <w:ins w:id="30" w:author="Heather Huntington" w:date="2015-03-09T13:21:00Z"/>
              </w:rPr>
            </w:pPr>
            <w:ins w:id="31" w:author="Heather Huntington" w:date="2015-03-09T13:21:00Z">
              <w:r>
                <w:t>3.</w:t>
              </w:r>
            </w:ins>
            <w:ins w:id="32" w:author="Heather Huntington" w:date="2015-03-09T13:22:00Z">
              <w:r>
                <w:t xml:space="preserve"> </w:t>
              </w:r>
            </w:ins>
            <w:proofErr w:type="spellStart"/>
            <w:ins w:id="33" w:author="Heather Huntington" w:date="2015-03-09T13:21:00Z">
              <w:r>
                <w:t>Mukwa</w:t>
              </w:r>
              <w:proofErr w:type="spellEnd"/>
            </w:ins>
          </w:p>
          <w:p w14:paraId="4B0F3AC9" w14:textId="2920B213" w:rsidR="00723756" w:rsidRDefault="00723756" w:rsidP="008078AA">
            <w:pPr>
              <w:pStyle w:val="NoSpacing"/>
              <w:jc w:val="center"/>
              <w:rPr>
                <w:ins w:id="34" w:author="Heather Huntington" w:date="2015-03-09T13:21:00Z"/>
              </w:rPr>
            </w:pPr>
            <w:ins w:id="35" w:author="Heather Huntington" w:date="2015-03-09T13:21:00Z">
              <w:r>
                <w:t>4.</w:t>
              </w:r>
            </w:ins>
            <w:ins w:id="36" w:author="Heather Huntington" w:date="2015-03-09T13:22:00Z">
              <w:r>
                <w:t xml:space="preserve"> </w:t>
              </w:r>
            </w:ins>
            <w:proofErr w:type="spellStart"/>
            <w:ins w:id="37" w:author="Heather Huntington" w:date="2015-03-09T13:21:00Z">
              <w:r>
                <w:t>Mubanga</w:t>
              </w:r>
              <w:proofErr w:type="spellEnd"/>
            </w:ins>
          </w:p>
          <w:p w14:paraId="4FEA0E5E" w14:textId="665C3CD2" w:rsidR="00723756" w:rsidRDefault="00723756" w:rsidP="008078AA">
            <w:pPr>
              <w:pStyle w:val="NoSpacing"/>
              <w:jc w:val="center"/>
              <w:rPr>
                <w:ins w:id="38" w:author="Heather Huntington" w:date="2015-03-09T13:21:00Z"/>
              </w:rPr>
            </w:pPr>
            <w:ins w:id="39" w:author="Heather Huntington" w:date="2015-03-09T13:21:00Z">
              <w:r>
                <w:t>5.</w:t>
              </w:r>
            </w:ins>
            <w:ins w:id="40" w:author="Heather Huntington" w:date="2015-03-09T13:22:00Z">
              <w:r>
                <w:t xml:space="preserve"> </w:t>
              </w:r>
            </w:ins>
            <w:proofErr w:type="spellStart"/>
            <w:ins w:id="41" w:author="Heather Huntington" w:date="2015-03-09T13:21:00Z">
              <w:r>
                <w:t>Mulambe</w:t>
              </w:r>
              <w:proofErr w:type="spellEnd"/>
            </w:ins>
          </w:p>
          <w:p w14:paraId="6EE71FB8" w14:textId="7B962DC9" w:rsidR="00723756" w:rsidRDefault="00723756" w:rsidP="008078AA">
            <w:pPr>
              <w:pStyle w:val="NoSpacing"/>
              <w:jc w:val="center"/>
              <w:rPr>
                <w:ins w:id="42" w:author="Heather Huntington" w:date="2015-03-09T13:21:00Z"/>
              </w:rPr>
            </w:pPr>
            <w:ins w:id="43" w:author="Heather Huntington" w:date="2015-03-09T13:21:00Z">
              <w:r>
                <w:t>6.</w:t>
              </w:r>
            </w:ins>
            <w:ins w:id="44" w:author="Heather Huntington" w:date="2015-03-09T13:22:00Z">
              <w:r>
                <w:t xml:space="preserve"> </w:t>
              </w:r>
            </w:ins>
            <w:proofErr w:type="spellStart"/>
            <w:ins w:id="45" w:author="Heather Huntington" w:date="2015-03-09T13:21:00Z">
              <w:r>
                <w:t>Mupani</w:t>
              </w:r>
              <w:proofErr w:type="spellEnd"/>
            </w:ins>
          </w:p>
          <w:p w14:paraId="5451A39B" w14:textId="4B676EA1" w:rsidR="00723756" w:rsidRDefault="00723756" w:rsidP="008078AA">
            <w:pPr>
              <w:pStyle w:val="NoSpacing"/>
              <w:jc w:val="center"/>
              <w:rPr>
                <w:ins w:id="46" w:author="Heather Huntington" w:date="2015-03-09T13:21:00Z"/>
              </w:rPr>
            </w:pPr>
            <w:ins w:id="47" w:author="Heather Huntington" w:date="2015-03-09T13:21:00Z">
              <w:r>
                <w:t>7.</w:t>
              </w:r>
            </w:ins>
            <w:ins w:id="48" w:author="Heather Huntington" w:date="2015-03-09T13:22:00Z">
              <w:r>
                <w:t xml:space="preserve"> </w:t>
              </w:r>
            </w:ins>
            <w:proofErr w:type="spellStart"/>
            <w:ins w:id="49" w:author="Heather Huntington" w:date="2015-03-09T13:21:00Z">
              <w:r>
                <w:t>Pingo</w:t>
              </w:r>
              <w:proofErr w:type="spellEnd"/>
            </w:ins>
          </w:p>
          <w:p w14:paraId="7417DC44" w14:textId="5335D3FF" w:rsidR="00723756" w:rsidRPr="00143C87" w:rsidRDefault="00723756" w:rsidP="008078AA">
            <w:pPr>
              <w:pStyle w:val="NoSpacing"/>
              <w:jc w:val="center"/>
            </w:pPr>
            <w:ins w:id="50" w:author="Heather Huntington" w:date="2015-03-09T13:21:00Z">
              <w:r>
                <w:t>97. Other</w:t>
              </w:r>
            </w:ins>
          </w:p>
        </w:tc>
        <w:tc>
          <w:tcPr>
            <w:tcW w:w="1440" w:type="dxa"/>
          </w:tcPr>
          <w:p w14:paraId="760BB788" w14:textId="14C56747" w:rsidR="00F1309A" w:rsidRDefault="00F1309A" w:rsidP="008078AA">
            <w:pPr>
              <w:pStyle w:val="NoSpacing"/>
              <w:jc w:val="center"/>
            </w:pPr>
            <w:r>
              <w:t>F2</w:t>
            </w:r>
            <w:r w:rsidRPr="008078AA">
              <w:t>. On average, what quantity of this product do you typically collect in a MONTH?</w:t>
            </w:r>
          </w:p>
          <w:p w14:paraId="3A8CCE86" w14:textId="77777777" w:rsidR="00F1309A" w:rsidRDefault="00F1309A" w:rsidP="008078AA">
            <w:pPr>
              <w:pStyle w:val="NoSpacing"/>
              <w:jc w:val="center"/>
            </w:pPr>
          </w:p>
          <w:p w14:paraId="36472D39" w14:textId="0B61C858" w:rsidR="00F1309A" w:rsidRPr="008078AA" w:rsidRDefault="00F1309A" w:rsidP="008078AA">
            <w:pPr>
              <w:pStyle w:val="NoSpacing"/>
              <w:jc w:val="center"/>
            </w:pPr>
            <w:r>
              <w:t>(</w:t>
            </w:r>
            <w:proofErr w:type="spellStart"/>
            <w:proofErr w:type="gramStart"/>
            <w:r>
              <w:t>yproduct</w:t>
            </w:r>
            <w:proofErr w:type="gramEnd"/>
            <w:r>
              <w:t>_quant</w:t>
            </w:r>
            <w:proofErr w:type="spellEnd"/>
            <w:r>
              <w:t>)</w:t>
            </w:r>
          </w:p>
        </w:tc>
        <w:tc>
          <w:tcPr>
            <w:tcW w:w="929" w:type="dxa"/>
          </w:tcPr>
          <w:p w14:paraId="028CE7C9" w14:textId="3D295536" w:rsidR="00F1309A" w:rsidRPr="008078AA" w:rsidRDefault="00F1309A" w:rsidP="008078AA">
            <w:pPr>
              <w:pStyle w:val="NoSpacing"/>
              <w:jc w:val="center"/>
            </w:pPr>
            <w:r>
              <w:t>F3</w:t>
            </w:r>
            <w:r w:rsidRPr="008078AA">
              <w:t>. Unit</w:t>
            </w:r>
            <w:r>
              <w:t xml:space="preserve"> (wood)</w:t>
            </w:r>
          </w:p>
          <w:p w14:paraId="72A4B866" w14:textId="77777777" w:rsidR="00F1309A" w:rsidRPr="008078AA" w:rsidRDefault="00F1309A" w:rsidP="008078AA">
            <w:pPr>
              <w:pStyle w:val="NoSpacing"/>
              <w:jc w:val="center"/>
            </w:pPr>
          </w:p>
          <w:p w14:paraId="7E30A369" w14:textId="77777777" w:rsidR="00F1309A" w:rsidRDefault="00F1309A" w:rsidP="008078AA">
            <w:pPr>
              <w:pStyle w:val="NoSpacing"/>
              <w:jc w:val="center"/>
            </w:pPr>
            <w:r>
              <w:t>1. Small bundle</w:t>
            </w:r>
          </w:p>
          <w:p w14:paraId="5097DEE9" w14:textId="77777777" w:rsidR="00F1309A" w:rsidRDefault="00F1309A" w:rsidP="008078AA">
            <w:pPr>
              <w:pStyle w:val="NoSpacing"/>
              <w:jc w:val="center"/>
            </w:pPr>
            <w:r>
              <w:t xml:space="preserve">2. Large bundle </w:t>
            </w:r>
          </w:p>
          <w:p w14:paraId="4399C8FC" w14:textId="77777777" w:rsidR="00F1309A" w:rsidRDefault="00F1309A" w:rsidP="008078AA">
            <w:pPr>
              <w:pStyle w:val="NoSpacing"/>
              <w:jc w:val="center"/>
            </w:pPr>
            <w:r>
              <w:t>3. Piece</w:t>
            </w:r>
          </w:p>
          <w:p w14:paraId="639EB2FB" w14:textId="2398FAA8" w:rsidR="00F1309A" w:rsidRPr="008078AA" w:rsidRDefault="00F1309A" w:rsidP="008078AA">
            <w:pPr>
              <w:pStyle w:val="NoSpacing"/>
              <w:jc w:val="center"/>
            </w:pPr>
            <w:r>
              <w:t xml:space="preserve">97. </w:t>
            </w:r>
            <w:proofErr w:type="spellStart"/>
            <w:r>
              <w:t>Oher</w:t>
            </w:r>
            <w:proofErr w:type="spellEnd"/>
            <w:r>
              <w:t xml:space="preserve"> </w:t>
            </w:r>
          </w:p>
        </w:tc>
        <w:tc>
          <w:tcPr>
            <w:tcW w:w="1260" w:type="dxa"/>
          </w:tcPr>
          <w:p w14:paraId="07A54F0D" w14:textId="77777777" w:rsidR="00F1309A" w:rsidRDefault="00F1309A" w:rsidP="001F4EB7">
            <w:pPr>
              <w:pStyle w:val="NoSpacing"/>
              <w:jc w:val="center"/>
            </w:pPr>
            <w:r>
              <w:t>Unit (coal)</w:t>
            </w:r>
          </w:p>
          <w:p w14:paraId="6BD654C6" w14:textId="77777777" w:rsidR="00F1309A" w:rsidRDefault="00F1309A" w:rsidP="001F4EB7">
            <w:pPr>
              <w:pStyle w:val="NoSpacing"/>
              <w:jc w:val="center"/>
            </w:pPr>
          </w:p>
          <w:p w14:paraId="187F32D5" w14:textId="77777777" w:rsidR="00F1309A" w:rsidRDefault="00F1309A" w:rsidP="001F4EB7">
            <w:pPr>
              <w:pStyle w:val="NoSpacing"/>
              <w:jc w:val="center"/>
            </w:pPr>
            <w:r>
              <w:t>1. Plastic bag</w:t>
            </w:r>
          </w:p>
          <w:p w14:paraId="574B6D74" w14:textId="77777777" w:rsidR="00F1309A" w:rsidRDefault="00F1309A" w:rsidP="001F4EB7">
            <w:pPr>
              <w:pStyle w:val="NoSpacing"/>
              <w:jc w:val="center"/>
            </w:pPr>
            <w:r>
              <w:t>2. 10kg bag</w:t>
            </w:r>
          </w:p>
          <w:p w14:paraId="0092BC7C" w14:textId="77777777" w:rsidR="00F1309A" w:rsidRDefault="00F1309A" w:rsidP="001F4EB7">
            <w:pPr>
              <w:pStyle w:val="NoSpacing"/>
              <w:jc w:val="center"/>
            </w:pPr>
            <w:r>
              <w:t>3. 25kg bag</w:t>
            </w:r>
          </w:p>
          <w:p w14:paraId="2882AF96" w14:textId="77777777" w:rsidR="00F1309A" w:rsidRDefault="00F1309A" w:rsidP="001F4EB7">
            <w:pPr>
              <w:pStyle w:val="NoSpacing"/>
              <w:jc w:val="center"/>
            </w:pPr>
            <w:r>
              <w:t>4. 50 kg bag</w:t>
            </w:r>
          </w:p>
          <w:p w14:paraId="6124AF51" w14:textId="0AC1E858" w:rsidR="00F1309A" w:rsidRDefault="00F1309A" w:rsidP="001F4EB7">
            <w:pPr>
              <w:pStyle w:val="NoSpacing"/>
              <w:jc w:val="center"/>
            </w:pPr>
            <w:r>
              <w:t>5. 90 kg bag</w:t>
            </w:r>
          </w:p>
        </w:tc>
        <w:tc>
          <w:tcPr>
            <w:tcW w:w="1260" w:type="dxa"/>
          </w:tcPr>
          <w:p w14:paraId="4BFB1DBB" w14:textId="77777777" w:rsidR="00F1309A" w:rsidRDefault="00F1309A" w:rsidP="001F4EB7">
            <w:pPr>
              <w:pStyle w:val="NoSpacing"/>
              <w:jc w:val="center"/>
            </w:pPr>
            <w:r>
              <w:t>Unit (harvest products)</w:t>
            </w:r>
          </w:p>
          <w:p w14:paraId="3CD52164" w14:textId="77777777" w:rsidR="00F1309A" w:rsidRDefault="00F1309A" w:rsidP="001F4EB7">
            <w:pPr>
              <w:pStyle w:val="NoSpacing"/>
              <w:jc w:val="center"/>
            </w:pPr>
            <w:r>
              <w:t xml:space="preserve">1. </w:t>
            </w:r>
            <w:proofErr w:type="spellStart"/>
            <w:r>
              <w:t>Meda</w:t>
            </w:r>
            <w:proofErr w:type="spellEnd"/>
          </w:p>
          <w:p w14:paraId="51296FFC" w14:textId="77777777" w:rsidR="00F1309A" w:rsidRDefault="00F1309A" w:rsidP="001F4EB7">
            <w:pPr>
              <w:pStyle w:val="NoSpacing"/>
              <w:jc w:val="center"/>
            </w:pPr>
            <w:r>
              <w:t xml:space="preserve">2. </w:t>
            </w:r>
            <w:proofErr w:type="spellStart"/>
            <w:proofErr w:type="gramStart"/>
            <w:r>
              <w:t>b</w:t>
            </w:r>
            <w:proofErr w:type="gramEnd"/>
            <w:r>
              <w:t>.p</w:t>
            </w:r>
            <w:proofErr w:type="spellEnd"/>
            <w:r>
              <w:t>.</w:t>
            </w:r>
          </w:p>
          <w:p w14:paraId="1FA42A85" w14:textId="77777777" w:rsidR="00F1309A" w:rsidRDefault="00F1309A" w:rsidP="001F4EB7">
            <w:pPr>
              <w:pStyle w:val="NoSpacing"/>
              <w:jc w:val="center"/>
            </w:pPr>
            <w:r>
              <w:t>3. Heap</w:t>
            </w:r>
          </w:p>
          <w:p w14:paraId="32AF87EE" w14:textId="77777777" w:rsidR="00F1309A" w:rsidRDefault="00F1309A" w:rsidP="001F4EB7">
            <w:pPr>
              <w:pStyle w:val="NoSpacing"/>
              <w:jc w:val="center"/>
            </w:pPr>
            <w:r>
              <w:t>4. Tin</w:t>
            </w:r>
          </w:p>
          <w:p w14:paraId="4B05CC0F" w14:textId="77777777" w:rsidR="00F1309A" w:rsidRDefault="00F1309A" w:rsidP="001F4EB7">
            <w:pPr>
              <w:pStyle w:val="NoSpacing"/>
              <w:jc w:val="center"/>
            </w:pPr>
            <w:r>
              <w:t>5. Gallon</w:t>
            </w:r>
          </w:p>
          <w:p w14:paraId="0F87742A" w14:textId="77777777" w:rsidR="00F1309A" w:rsidRDefault="00F1309A" w:rsidP="001F4EB7">
            <w:pPr>
              <w:pStyle w:val="NoSpacing"/>
              <w:jc w:val="center"/>
            </w:pPr>
            <w:r>
              <w:t xml:space="preserve">6. </w:t>
            </w:r>
            <w:proofErr w:type="gramStart"/>
            <w:r>
              <w:t>kg</w:t>
            </w:r>
            <w:proofErr w:type="gramEnd"/>
            <w:r>
              <w:t xml:space="preserve"> </w:t>
            </w:r>
          </w:p>
          <w:p w14:paraId="7F96656A" w14:textId="77777777" w:rsidR="00F1309A" w:rsidRDefault="00F1309A" w:rsidP="001F4EB7">
            <w:pPr>
              <w:pStyle w:val="NoSpacing"/>
              <w:jc w:val="center"/>
            </w:pPr>
            <w:r>
              <w:t>7. Plate</w:t>
            </w:r>
          </w:p>
          <w:p w14:paraId="4FC43442" w14:textId="77777777" w:rsidR="00F1309A" w:rsidRDefault="00F1309A" w:rsidP="001F4EB7">
            <w:pPr>
              <w:pStyle w:val="NoSpacing"/>
              <w:jc w:val="center"/>
            </w:pPr>
            <w:r>
              <w:t>8. Piece</w:t>
            </w:r>
          </w:p>
          <w:p w14:paraId="24D07F2B" w14:textId="1C0168AD" w:rsidR="00F1309A" w:rsidRDefault="00F1309A" w:rsidP="001F4EB7">
            <w:pPr>
              <w:pStyle w:val="NoSpacing"/>
              <w:jc w:val="center"/>
            </w:pPr>
            <w:r>
              <w:t>97. Other</w:t>
            </w:r>
          </w:p>
        </w:tc>
        <w:tc>
          <w:tcPr>
            <w:tcW w:w="1008" w:type="dxa"/>
          </w:tcPr>
          <w:p w14:paraId="7D196CBE" w14:textId="77777777" w:rsidR="00F1309A" w:rsidRDefault="00F1309A" w:rsidP="001F4EB7">
            <w:pPr>
              <w:pStyle w:val="NoSpacing"/>
              <w:jc w:val="center"/>
            </w:pPr>
            <w:r>
              <w:t>Unit (honey)</w:t>
            </w:r>
          </w:p>
          <w:p w14:paraId="536DA231" w14:textId="77777777" w:rsidR="00F1309A" w:rsidRDefault="00F1309A" w:rsidP="001F4EB7">
            <w:pPr>
              <w:pStyle w:val="NoSpacing"/>
              <w:jc w:val="center"/>
            </w:pPr>
            <w:r>
              <w:t xml:space="preserve">1. </w:t>
            </w:r>
            <w:proofErr w:type="spellStart"/>
            <w:r>
              <w:t>Litre</w:t>
            </w:r>
            <w:proofErr w:type="spellEnd"/>
          </w:p>
          <w:p w14:paraId="6C43EC1E" w14:textId="77777777" w:rsidR="00F1309A" w:rsidRDefault="00F1309A" w:rsidP="001F4EB7">
            <w:pPr>
              <w:pStyle w:val="NoSpacing"/>
              <w:jc w:val="center"/>
            </w:pPr>
            <w:r>
              <w:t>2. Small bottle</w:t>
            </w:r>
          </w:p>
          <w:p w14:paraId="3CEAE94B" w14:textId="04C63988" w:rsidR="00F1309A" w:rsidRDefault="00F1309A" w:rsidP="001F4EB7">
            <w:pPr>
              <w:pStyle w:val="NoSpacing"/>
              <w:jc w:val="center"/>
            </w:pPr>
            <w:r>
              <w:t>97. Other</w:t>
            </w:r>
          </w:p>
        </w:tc>
        <w:tc>
          <w:tcPr>
            <w:tcW w:w="2250" w:type="dxa"/>
          </w:tcPr>
          <w:p w14:paraId="10CCB2ED" w14:textId="4978DE09" w:rsidR="00F1309A" w:rsidRDefault="00F1309A" w:rsidP="001F4EB7">
            <w:pPr>
              <w:pStyle w:val="NoSpacing"/>
              <w:jc w:val="center"/>
            </w:pPr>
            <w:r>
              <w:t>F4</w:t>
            </w:r>
            <w:r w:rsidRPr="008078AA">
              <w:t xml:space="preserve">. Where </w:t>
            </w:r>
            <w:r>
              <w:t xml:space="preserve">does </w:t>
            </w:r>
            <w:r w:rsidRPr="008078AA">
              <w:t>your household sell &lt;product&gt;?</w:t>
            </w:r>
          </w:p>
          <w:p w14:paraId="75FE0BC8" w14:textId="6D5391F9" w:rsidR="00F1309A" w:rsidRPr="00A57BD0" w:rsidRDefault="00F1309A" w:rsidP="001F4EB7">
            <w:pPr>
              <w:pStyle w:val="NoSpacing"/>
              <w:jc w:val="center"/>
              <w:rPr>
                <w:i/>
              </w:rPr>
            </w:pPr>
            <w:r>
              <w:rPr>
                <w:i/>
              </w:rPr>
              <w:t>Select all that apply</w:t>
            </w:r>
          </w:p>
          <w:p w14:paraId="17F8D8A9" w14:textId="77777777" w:rsidR="00F1309A" w:rsidRDefault="00F1309A" w:rsidP="001F4EB7">
            <w:pPr>
              <w:pStyle w:val="NoSpacing"/>
              <w:jc w:val="center"/>
            </w:pPr>
            <w:r>
              <w:t>1. In the village, to anyone</w:t>
            </w:r>
          </w:p>
          <w:p w14:paraId="4FB8F74D" w14:textId="606DFA89" w:rsidR="00F1309A" w:rsidRDefault="00F1309A" w:rsidP="001F4EB7">
            <w:pPr>
              <w:pStyle w:val="NoSpacing"/>
              <w:jc w:val="center"/>
            </w:pPr>
            <w:r>
              <w:t>2. At an informal place outside the village</w:t>
            </w:r>
          </w:p>
          <w:p w14:paraId="04627FCE" w14:textId="77777777" w:rsidR="00F1309A" w:rsidRDefault="00F1309A" w:rsidP="001F4EB7">
            <w:pPr>
              <w:pStyle w:val="NoSpacing"/>
              <w:jc w:val="center"/>
            </w:pPr>
            <w:r>
              <w:t>3. At a formal market</w:t>
            </w:r>
          </w:p>
          <w:p w14:paraId="59222D38" w14:textId="77777777" w:rsidR="00F1309A" w:rsidRDefault="00F1309A" w:rsidP="001F4EB7">
            <w:pPr>
              <w:pStyle w:val="NoSpacing"/>
              <w:jc w:val="center"/>
            </w:pPr>
            <w:r>
              <w:t>4. Directly to a company, picked up in the village</w:t>
            </w:r>
          </w:p>
          <w:p w14:paraId="2B5965CF" w14:textId="65D0D7EE" w:rsidR="00F1309A" w:rsidRPr="008078AA" w:rsidRDefault="00F1309A" w:rsidP="001F4EB7">
            <w:pPr>
              <w:pStyle w:val="NoSpacing"/>
              <w:jc w:val="center"/>
            </w:pPr>
            <w:r>
              <w:t>5. Directly to a company, picked up outside the village</w:t>
            </w:r>
          </w:p>
        </w:tc>
        <w:tc>
          <w:tcPr>
            <w:tcW w:w="1728" w:type="dxa"/>
          </w:tcPr>
          <w:p w14:paraId="2282EEC7" w14:textId="53F3FBF9" w:rsidR="00F1309A" w:rsidRDefault="00F1309A" w:rsidP="008078AA">
            <w:pPr>
              <w:pStyle w:val="NoSpacing"/>
              <w:jc w:val="center"/>
            </w:pPr>
            <w:r>
              <w:t xml:space="preserve">F.5 </w:t>
            </w:r>
            <w:r w:rsidRPr="008078AA">
              <w:t>Over the last 12 months what was your total household income from selling  &lt;product&gt;?</w:t>
            </w:r>
          </w:p>
          <w:p w14:paraId="140F0DAE" w14:textId="77777777" w:rsidR="00F1309A" w:rsidRDefault="00F1309A" w:rsidP="008078AA">
            <w:pPr>
              <w:pStyle w:val="NoSpacing"/>
              <w:jc w:val="center"/>
            </w:pPr>
          </w:p>
          <w:p w14:paraId="1FA37524" w14:textId="253AB3DA" w:rsidR="00F1309A" w:rsidRPr="008078AA" w:rsidRDefault="00F1309A" w:rsidP="008078AA">
            <w:pPr>
              <w:pStyle w:val="NoSpacing"/>
              <w:jc w:val="center"/>
            </w:pPr>
            <w:r>
              <w:t>(</w:t>
            </w:r>
            <w:proofErr w:type="spellStart"/>
            <w:proofErr w:type="gramStart"/>
            <w:r>
              <w:t>yproduct</w:t>
            </w:r>
            <w:proofErr w:type="gramEnd"/>
            <w:r>
              <w:t>_income</w:t>
            </w:r>
            <w:proofErr w:type="spellEnd"/>
            <w:r>
              <w:t>)</w:t>
            </w:r>
          </w:p>
        </w:tc>
      </w:tr>
      <w:tr w:rsidR="00F1309A" w:rsidRPr="008078AA" w14:paraId="2FDB9A96" w14:textId="7AEEED6D" w:rsidTr="00B36520">
        <w:trPr>
          <w:jc w:val="center"/>
        </w:trPr>
        <w:tc>
          <w:tcPr>
            <w:tcW w:w="314" w:type="dxa"/>
          </w:tcPr>
          <w:p w14:paraId="4D206300" w14:textId="5AFE5A82" w:rsidR="00F1309A" w:rsidRPr="008078AA" w:rsidRDefault="00F1309A" w:rsidP="008078AA">
            <w:pPr>
              <w:pStyle w:val="NoSpacing"/>
            </w:pPr>
            <w:proofErr w:type="gramStart"/>
            <w:r w:rsidRPr="008078AA">
              <w:t>a</w:t>
            </w:r>
            <w:proofErr w:type="gramEnd"/>
          </w:p>
        </w:tc>
        <w:tc>
          <w:tcPr>
            <w:tcW w:w="2878" w:type="dxa"/>
          </w:tcPr>
          <w:p w14:paraId="6E82E777" w14:textId="69E54058" w:rsidR="00F1309A" w:rsidRPr="00B36520" w:rsidRDefault="00F1309A" w:rsidP="008078AA">
            <w:pPr>
              <w:pStyle w:val="NoSpacing"/>
              <w:rPr>
                <w:b/>
              </w:rPr>
            </w:pPr>
            <w:r w:rsidRPr="00B36520">
              <w:t xml:space="preserve">Timber </w:t>
            </w:r>
            <w:r w:rsidRPr="00B36520">
              <w:rPr>
                <w:b/>
              </w:rPr>
              <w:t>(timber)</w:t>
            </w:r>
          </w:p>
        </w:tc>
        <w:tc>
          <w:tcPr>
            <w:tcW w:w="1920" w:type="dxa"/>
          </w:tcPr>
          <w:p w14:paraId="2EF6B2B9" w14:textId="77777777" w:rsidR="00F1309A" w:rsidRPr="008078AA" w:rsidRDefault="00F1309A" w:rsidP="008078AA">
            <w:pPr>
              <w:pStyle w:val="NoSpacing"/>
            </w:pPr>
          </w:p>
        </w:tc>
        <w:tc>
          <w:tcPr>
            <w:tcW w:w="1499" w:type="dxa"/>
          </w:tcPr>
          <w:p w14:paraId="4AD58E2F" w14:textId="77777777" w:rsidR="00F1309A" w:rsidRPr="008078AA" w:rsidRDefault="00F1309A" w:rsidP="008078AA">
            <w:pPr>
              <w:pStyle w:val="NoSpacing"/>
            </w:pPr>
          </w:p>
        </w:tc>
        <w:tc>
          <w:tcPr>
            <w:tcW w:w="1440" w:type="dxa"/>
          </w:tcPr>
          <w:p w14:paraId="49332BAA" w14:textId="526A15DD" w:rsidR="00F1309A" w:rsidRPr="008078AA" w:rsidRDefault="00F1309A" w:rsidP="008078AA">
            <w:pPr>
              <w:pStyle w:val="NoSpacing"/>
            </w:pPr>
          </w:p>
        </w:tc>
        <w:tc>
          <w:tcPr>
            <w:tcW w:w="929" w:type="dxa"/>
          </w:tcPr>
          <w:p w14:paraId="4B1EE509" w14:textId="77777777" w:rsidR="00F1309A" w:rsidRPr="008078AA" w:rsidRDefault="00F1309A" w:rsidP="008078AA">
            <w:pPr>
              <w:pStyle w:val="NoSpacing"/>
            </w:pPr>
          </w:p>
        </w:tc>
        <w:tc>
          <w:tcPr>
            <w:tcW w:w="1260" w:type="dxa"/>
          </w:tcPr>
          <w:p w14:paraId="14FE4F46" w14:textId="77777777" w:rsidR="00F1309A" w:rsidRPr="008078AA" w:rsidRDefault="00F1309A" w:rsidP="008078AA">
            <w:pPr>
              <w:pStyle w:val="NoSpacing"/>
            </w:pPr>
          </w:p>
        </w:tc>
        <w:tc>
          <w:tcPr>
            <w:tcW w:w="1260" w:type="dxa"/>
          </w:tcPr>
          <w:p w14:paraId="633567FF" w14:textId="77777777" w:rsidR="00F1309A" w:rsidRPr="008078AA" w:rsidRDefault="00F1309A" w:rsidP="008078AA">
            <w:pPr>
              <w:pStyle w:val="NoSpacing"/>
            </w:pPr>
          </w:p>
        </w:tc>
        <w:tc>
          <w:tcPr>
            <w:tcW w:w="1008" w:type="dxa"/>
          </w:tcPr>
          <w:p w14:paraId="1FD0083E" w14:textId="77777777" w:rsidR="00F1309A" w:rsidRPr="008078AA" w:rsidRDefault="00F1309A" w:rsidP="008078AA">
            <w:pPr>
              <w:pStyle w:val="NoSpacing"/>
            </w:pPr>
          </w:p>
        </w:tc>
        <w:tc>
          <w:tcPr>
            <w:tcW w:w="2250" w:type="dxa"/>
          </w:tcPr>
          <w:p w14:paraId="2F9A1DCB" w14:textId="1B04BCE9" w:rsidR="00F1309A" w:rsidRPr="008078AA" w:rsidRDefault="00F1309A" w:rsidP="008078AA">
            <w:pPr>
              <w:pStyle w:val="NoSpacing"/>
            </w:pPr>
          </w:p>
        </w:tc>
        <w:tc>
          <w:tcPr>
            <w:tcW w:w="1728" w:type="dxa"/>
          </w:tcPr>
          <w:p w14:paraId="4675CBE3" w14:textId="77777777" w:rsidR="00F1309A" w:rsidRPr="008078AA" w:rsidRDefault="00F1309A" w:rsidP="008078AA">
            <w:pPr>
              <w:pStyle w:val="NoSpacing"/>
            </w:pPr>
          </w:p>
        </w:tc>
      </w:tr>
      <w:tr w:rsidR="00F1309A" w:rsidRPr="008078AA" w14:paraId="14DDD3E7" w14:textId="0B6A5296" w:rsidTr="00B36520">
        <w:trPr>
          <w:jc w:val="center"/>
        </w:trPr>
        <w:tc>
          <w:tcPr>
            <w:tcW w:w="314" w:type="dxa"/>
          </w:tcPr>
          <w:p w14:paraId="16C62D3C" w14:textId="77777777" w:rsidR="00F1309A" w:rsidRPr="008078AA" w:rsidRDefault="00F1309A" w:rsidP="008078AA">
            <w:pPr>
              <w:pStyle w:val="NoSpacing"/>
            </w:pPr>
            <w:proofErr w:type="gramStart"/>
            <w:r w:rsidRPr="008078AA">
              <w:t>b</w:t>
            </w:r>
            <w:proofErr w:type="gramEnd"/>
          </w:p>
        </w:tc>
        <w:tc>
          <w:tcPr>
            <w:tcW w:w="2878" w:type="dxa"/>
          </w:tcPr>
          <w:p w14:paraId="4BC207E0" w14:textId="77A64B50" w:rsidR="00F1309A" w:rsidRPr="00B36520" w:rsidRDefault="00F1309A" w:rsidP="008078AA">
            <w:pPr>
              <w:pStyle w:val="NoSpacing"/>
              <w:rPr>
                <w:b/>
              </w:rPr>
            </w:pPr>
            <w:r w:rsidRPr="00B36520">
              <w:t xml:space="preserve">Fuel wood </w:t>
            </w:r>
            <w:r w:rsidRPr="00B36520">
              <w:rPr>
                <w:b/>
              </w:rPr>
              <w:t>(</w:t>
            </w:r>
            <w:proofErr w:type="spellStart"/>
            <w:r w:rsidRPr="00B36520">
              <w:rPr>
                <w:b/>
              </w:rPr>
              <w:t>fwood</w:t>
            </w:r>
            <w:proofErr w:type="spellEnd"/>
            <w:r w:rsidRPr="00B36520">
              <w:rPr>
                <w:b/>
              </w:rPr>
              <w:t>)</w:t>
            </w:r>
          </w:p>
        </w:tc>
        <w:tc>
          <w:tcPr>
            <w:tcW w:w="1920" w:type="dxa"/>
          </w:tcPr>
          <w:p w14:paraId="6DB4F53D" w14:textId="77777777" w:rsidR="00F1309A" w:rsidRPr="008078AA" w:rsidRDefault="00F1309A" w:rsidP="008078AA">
            <w:pPr>
              <w:pStyle w:val="NoSpacing"/>
            </w:pPr>
          </w:p>
        </w:tc>
        <w:tc>
          <w:tcPr>
            <w:tcW w:w="1499" w:type="dxa"/>
          </w:tcPr>
          <w:p w14:paraId="444E02F6" w14:textId="77777777" w:rsidR="00F1309A" w:rsidRPr="008078AA" w:rsidRDefault="00F1309A" w:rsidP="008078AA">
            <w:pPr>
              <w:pStyle w:val="NoSpacing"/>
            </w:pPr>
          </w:p>
        </w:tc>
        <w:tc>
          <w:tcPr>
            <w:tcW w:w="1440" w:type="dxa"/>
          </w:tcPr>
          <w:p w14:paraId="52310F55" w14:textId="7DBC852D" w:rsidR="00F1309A" w:rsidRPr="008078AA" w:rsidRDefault="00F1309A" w:rsidP="008078AA">
            <w:pPr>
              <w:pStyle w:val="NoSpacing"/>
            </w:pPr>
          </w:p>
        </w:tc>
        <w:tc>
          <w:tcPr>
            <w:tcW w:w="929" w:type="dxa"/>
          </w:tcPr>
          <w:p w14:paraId="3F26188E" w14:textId="77777777" w:rsidR="00F1309A" w:rsidRPr="008078AA" w:rsidRDefault="00F1309A" w:rsidP="008078AA">
            <w:pPr>
              <w:pStyle w:val="NoSpacing"/>
            </w:pPr>
          </w:p>
        </w:tc>
        <w:tc>
          <w:tcPr>
            <w:tcW w:w="1260" w:type="dxa"/>
          </w:tcPr>
          <w:p w14:paraId="1316B1CC" w14:textId="77777777" w:rsidR="00F1309A" w:rsidRPr="008078AA" w:rsidRDefault="00F1309A" w:rsidP="008078AA">
            <w:pPr>
              <w:pStyle w:val="NoSpacing"/>
            </w:pPr>
          </w:p>
        </w:tc>
        <w:tc>
          <w:tcPr>
            <w:tcW w:w="1260" w:type="dxa"/>
          </w:tcPr>
          <w:p w14:paraId="3ED92867" w14:textId="77777777" w:rsidR="00F1309A" w:rsidRPr="008078AA" w:rsidRDefault="00F1309A" w:rsidP="008078AA">
            <w:pPr>
              <w:pStyle w:val="NoSpacing"/>
            </w:pPr>
          </w:p>
        </w:tc>
        <w:tc>
          <w:tcPr>
            <w:tcW w:w="1008" w:type="dxa"/>
          </w:tcPr>
          <w:p w14:paraId="429F8A43" w14:textId="77777777" w:rsidR="00F1309A" w:rsidRPr="008078AA" w:rsidRDefault="00F1309A" w:rsidP="008078AA">
            <w:pPr>
              <w:pStyle w:val="NoSpacing"/>
            </w:pPr>
          </w:p>
        </w:tc>
        <w:tc>
          <w:tcPr>
            <w:tcW w:w="2250" w:type="dxa"/>
          </w:tcPr>
          <w:p w14:paraId="229CECB2" w14:textId="0AD904F3" w:rsidR="00F1309A" w:rsidRPr="008078AA" w:rsidRDefault="00F1309A" w:rsidP="008078AA">
            <w:pPr>
              <w:pStyle w:val="NoSpacing"/>
            </w:pPr>
          </w:p>
        </w:tc>
        <w:tc>
          <w:tcPr>
            <w:tcW w:w="1728" w:type="dxa"/>
          </w:tcPr>
          <w:p w14:paraId="79313457" w14:textId="77777777" w:rsidR="00F1309A" w:rsidRPr="008078AA" w:rsidRDefault="00F1309A" w:rsidP="008078AA">
            <w:pPr>
              <w:pStyle w:val="NoSpacing"/>
            </w:pPr>
          </w:p>
        </w:tc>
      </w:tr>
      <w:tr w:rsidR="00F1309A" w:rsidRPr="008078AA" w14:paraId="005CF6A1" w14:textId="551B7AB3" w:rsidTr="00B36520">
        <w:trPr>
          <w:jc w:val="center"/>
        </w:trPr>
        <w:tc>
          <w:tcPr>
            <w:tcW w:w="314" w:type="dxa"/>
          </w:tcPr>
          <w:p w14:paraId="1D16F9BF" w14:textId="77777777" w:rsidR="00F1309A" w:rsidRPr="008078AA" w:rsidRDefault="00F1309A" w:rsidP="008078AA">
            <w:pPr>
              <w:pStyle w:val="NoSpacing"/>
            </w:pPr>
            <w:proofErr w:type="gramStart"/>
            <w:r w:rsidRPr="008078AA">
              <w:t>c</w:t>
            </w:r>
            <w:proofErr w:type="gramEnd"/>
          </w:p>
        </w:tc>
        <w:tc>
          <w:tcPr>
            <w:tcW w:w="2878" w:type="dxa"/>
          </w:tcPr>
          <w:p w14:paraId="1577CA0A" w14:textId="56077EAC" w:rsidR="00F1309A" w:rsidRPr="00B36520" w:rsidRDefault="00F1309A" w:rsidP="008078AA">
            <w:pPr>
              <w:pStyle w:val="NoSpacing"/>
              <w:rPr>
                <w:b/>
              </w:rPr>
            </w:pPr>
            <w:r w:rsidRPr="00B36520">
              <w:t xml:space="preserve">Charcoal </w:t>
            </w:r>
            <w:r w:rsidRPr="00B36520">
              <w:rPr>
                <w:b/>
              </w:rPr>
              <w:t>(coal)</w:t>
            </w:r>
          </w:p>
        </w:tc>
        <w:tc>
          <w:tcPr>
            <w:tcW w:w="1920" w:type="dxa"/>
          </w:tcPr>
          <w:p w14:paraId="2F8E9735" w14:textId="77777777" w:rsidR="00F1309A" w:rsidRPr="008078AA" w:rsidRDefault="00F1309A" w:rsidP="008078AA">
            <w:pPr>
              <w:pStyle w:val="NoSpacing"/>
            </w:pPr>
          </w:p>
        </w:tc>
        <w:tc>
          <w:tcPr>
            <w:tcW w:w="1499" w:type="dxa"/>
          </w:tcPr>
          <w:p w14:paraId="159A3DD3" w14:textId="77777777" w:rsidR="00F1309A" w:rsidRPr="008078AA" w:rsidRDefault="00F1309A" w:rsidP="008078AA">
            <w:pPr>
              <w:pStyle w:val="NoSpacing"/>
            </w:pPr>
          </w:p>
        </w:tc>
        <w:tc>
          <w:tcPr>
            <w:tcW w:w="1440" w:type="dxa"/>
          </w:tcPr>
          <w:p w14:paraId="0C4BA13A" w14:textId="7FD47BB1" w:rsidR="00F1309A" w:rsidRPr="008078AA" w:rsidRDefault="00F1309A" w:rsidP="008078AA">
            <w:pPr>
              <w:pStyle w:val="NoSpacing"/>
            </w:pPr>
          </w:p>
        </w:tc>
        <w:tc>
          <w:tcPr>
            <w:tcW w:w="929" w:type="dxa"/>
          </w:tcPr>
          <w:p w14:paraId="4C74E0CC" w14:textId="77777777" w:rsidR="00F1309A" w:rsidRPr="008078AA" w:rsidRDefault="00F1309A" w:rsidP="008078AA">
            <w:pPr>
              <w:pStyle w:val="NoSpacing"/>
            </w:pPr>
          </w:p>
        </w:tc>
        <w:tc>
          <w:tcPr>
            <w:tcW w:w="1260" w:type="dxa"/>
          </w:tcPr>
          <w:p w14:paraId="350FB9B7" w14:textId="77777777" w:rsidR="00F1309A" w:rsidRPr="008078AA" w:rsidRDefault="00F1309A" w:rsidP="008078AA">
            <w:pPr>
              <w:pStyle w:val="NoSpacing"/>
            </w:pPr>
          </w:p>
        </w:tc>
        <w:tc>
          <w:tcPr>
            <w:tcW w:w="1260" w:type="dxa"/>
          </w:tcPr>
          <w:p w14:paraId="29C2E815" w14:textId="77777777" w:rsidR="00F1309A" w:rsidRPr="008078AA" w:rsidRDefault="00F1309A" w:rsidP="008078AA">
            <w:pPr>
              <w:pStyle w:val="NoSpacing"/>
            </w:pPr>
          </w:p>
        </w:tc>
        <w:tc>
          <w:tcPr>
            <w:tcW w:w="1008" w:type="dxa"/>
          </w:tcPr>
          <w:p w14:paraId="64371D57" w14:textId="77777777" w:rsidR="00F1309A" w:rsidRPr="008078AA" w:rsidRDefault="00F1309A" w:rsidP="008078AA">
            <w:pPr>
              <w:pStyle w:val="NoSpacing"/>
            </w:pPr>
          </w:p>
        </w:tc>
        <w:tc>
          <w:tcPr>
            <w:tcW w:w="2250" w:type="dxa"/>
          </w:tcPr>
          <w:p w14:paraId="5CD1DCE3" w14:textId="7D87F7B7" w:rsidR="00F1309A" w:rsidRPr="008078AA" w:rsidRDefault="00F1309A" w:rsidP="008078AA">
            <w:pPr>
              <w:pStyle w:val="NoSpacing"/>
            </w:pPr>
          </w:p>
        </w:tc>
        <w:tc>
          <w:tcPr>
            <w:tcW w:w="1728" w:type="dxa"/>
          </w:tcPr>
          <w:p w14:paraId="7A13E14E" w14:textId="77777777" w:rsidR="00F1309A" w:rsidRPr="008078AA" w:rsidRDefault="00F1309A" w:rsidP="008078AA">
            <w:pPr>
              <w:pStyle w:val="NoSpacing"/>
            </w:pPr>
          </w:p>
        </w:tc>
      </w:tr>
      <w:tr w:rsidR="00F1309A" w:rsidRPr="008078AA" w14:paraId="659503E4" w14:textId="01A9CF73" w:rsidTr="00B36520">
        <w:trPr>
          <w:jc w:val="center"/>
        </w:trPr>
        <w:tc>
          <w:tcPr>
            <w:tcW w:w="314" w:type="dxa"/>
          </w:tcPr>
          <w:p w14:paraId="096E2D3F" w14:textId="77777777" w:rsidR="00F1309A" w:rsidRPr="008078AA" w:rsidRDefault="00F1309A" w:rsidP="008078AA">
            <w:pPr>
              <w:pStyle w:val="NoSpacing"/>
            </w:pPr>
            <w:proofErr w:type="gramStart"/>
            <w:r w:rsidRPr="008078AA">
              <w:t>d</w:t>
            </w:r>
            <w:proofErr w:type="gramEnd"/>
          </w:p>
        </w:tc>
        <w:tc>
          <w:tcPr>
            <w:tcW w:w="2878" w:type="dxa"/>
          </w:tcPr>
          <w:p w14:paraId="62CA8A8D" w14:textId="4A282B8E" w:rsidR="00F1309A" w:rsidRPr="00B36520" w:rsidRDefault="00F1309A" w:rsidP="008078AA">
            <w:pPr>
              <w:pStyle w:val="NoSpacing"/>
              <w:rPr>
                <w:b/>
              </w:rPr>
            </w:pPr>
            <w:r w:rsidRPr="00B36520">
              <w:t xml:space="preserve">Wood for wood carving </w:t>
            </w:r>
            <w:r w:rsidRPr="00B36520">
              <w:rPr>
                <w:b/>
              </w:rPr>
              <w:t>(</w:t>
            </w:r>
            <w:proofErr w:type="spellStart"/>
            <w:r w:rsidRPr="00B36520">
              <w:rPr>
                <w:b/>
              </w:rPr>
              <w:t>cwood</w:t>
            </w:r>
            <w:proofErr w:type="spellEnd"/>
            <w:r w:rsidRPr="00B36520">
              <w:rPr>
                <w:b/>
              </w:rPr>
              <w:t>)</w:t>
            </w:r>
          </w:p>
        </w:tc>
        <w:tc>
          <w:tcPr>
            <w:tcW w:w="1920" w:type="dxa"/>
          </w:tcPr>
          <w:p w14:paraId="0F322213" w14:textId="77777777" w:rsidR="00F1309A" w:rsidRPr="008078AA" w:rsidRDefault="00F1309A" w:rsidP="008078AA">
            <w:pPr>
              <w:pStyle w:val="NoSpacing"/>
            </w:pPr>
          </w:p>
        </w:tc>
        <w:tc>
          <w:tcPr>
            <w:tcW w:w="1499" w:type="dxa"/>
          </w:tcPr>
          <w:p w14:paraId="663575C3" w14:textId="77777777" w:rsidR="00F1309A" w:rsidRPr="008078AA" w:rsidRDefault="00F1309A" w:rsidP="008078AA">
            <w:pPr>
              <w:pStyle w:val="NoSpacing"/>
            </w:pPr>
          </w:p>
        </w:tc>
        <w:tc>
          <w:tcPr>
            <w:tcW w:w="1440" w:type="dxa"/>
          </w:tcPr>
          <w:p w14:paraId="1151FBD0" w14:textId="59427954" w:rsidR="00F1309A" w:rsidRPr="008078AA" w:rsidRDefault="00F1309A" w:rsidP="008078AA">
            <w:pPr>
              <w:pStyle w:val="NoSpacing"/>
            </w:pPr>
          </w:p>
        </w:tc>
        <w:tc>
          <w:tcPr>
            <w:tcW w:w="929" w:type="dxa"/>
          </w:tcPr>
          <w:p w14:paraId="113603ED" w14:textId="77777777" w:rsidR="00F1309A" w:rsidRPr="008078AA" w:rsidRDefault="00F1309A" w:rsidP="008078AA">
            <w:pPr>
              <w:pStyle w:val="NoSpacing"/>
            </w:pPr>
          </w:p>
        </w:tc>
        <w:tc>
          <w:tcPr>
            <w:tcW w:w="1260" w:type="dxa"/>
          </w:tcPr>
          <w:p w14:paraId="3B573524" w14:textId="77777777" w:rsidR="00F1309A" w:rsidRPr="008078AA" w:rsidRDefault="00F1309A" w:rsidP="008078AA">
            <w:pPr>
              <w:pStyle w:val="NoSpacing"/>
            </w:pPr>
          </w:p>
        </w:tc>
        <w:tc>
          <w:tcPr>
            <w:tcW w:w="1260" w:type="dxa"/>
          </w:tcPr>
          <w:p w14:paraId="1438B960" w14:textId="77777777" w:rsidR="00F1309A" w:rsidRPr="008078AA" w:rsidRDefault="00F1309A" w:rsidP="008078AA">
            <w:pPr>
              <w:pStyle w:val="NoSpacing"/>
            </w:pPr>
          </w:p>
        </w:tc>
        <w:tc>
          <w:tcPr>
            <w:tcW w:w="1008" w:type="dxa"/>
          </w:tcPr>
          <w:p w14:paraId="520DB33C" w14:textId="77777777" w:rsidR="00F1309A" w:rsidRPr="008078AA" w:rsidRDefault="00F1309A" w:rsidP="008078AA">
            <w:pPr>
              <w:pStyle w:val="NoSpacing"/>
            </w:pPr>
          </w:p>
        </w:tc>
        <w:tc>
          <w:tcPr>
            <w:tcW w:w="2250" w:type="dxa"/>
          </w:tcPr>
          <w:p w14:paraId="45F71D7C" w14:textId="316D882B" w:rsidR="00F1309A" w:rsidRPr="008078AA" w:rsidRDefault="00F1309A" w:rsidP="008078AA">
            <w:pPr>
              <w:pStyle w:val="NoSpacing"/>
            </w:pPr>
          </w:p>
        </w:tc>
        <w:tc>
          <w:tcPr>
            <w:tcW w:w="1728" w:type="dxa"/>
          </w:tcPr>
          <w:p w14:paraId="3433066C" w14:textId="77777777" w:rsidR="00F1309A" w:rsidRPr="008078AA" w:rsidRDefault="00F1309A" w:rsidP="008078AA">
            <w:pPr>
              <w:pStyle w:val="NoSpacing"/>
            </w:pPr>
          </w:p>
        </w:tc>
      </w:tr>
      <w:tr w:rsidR="00F1309A" w:rsidRPr="008078AA" w14:paraId="7A906338" w14:textId="01F05C4D" w:rsidTr="00B36520">
        <w:trPr>
          <w:jc w:val="center"/>
        </w:trPr>
        <w:tc>
          <w:tcPr>
            <w:tcW w:w="314" w:type="dxa"/>
          </w:tcPr>
          <w:p w14:paraId="20C3325F" w14:textId="77777777" w:rsidR="00F1309A" w:rsidRPr="008078AA" w:rsidRDefault="00F1309A" w:rsidP="008078AA">
            <w:pPr>
              <w:pStyle w:val="NoSpacing"/>
            </w:pPr>
            <w:proofErr w:type="gramStart"/>
            <w:r w:rsidRPr="008078AA">
              <w:t>e</w:t>
            </w:r>
            <w:proofErr w:type="gramEnd"/>
          </w:p>
        </w:tc>
        <w:tc>
          <w:tcPr>
            <w:tcW w:w="2878" w:type="dxa"/>
          </w:tcPr>
          <w:p w14:paraId="7B70399B" w14:textId="004149CA" w:rsidR="00F1309A" w:rsidRPr="00B36520" w:rsidRDefault="00F1309A" w:rsidP="008078AA">
            <w:pPr>
              <w:pStyle w:val="NoSpacing"/>
              <w:rPr>
                <w:b/>
              </w:rPr>
            </w:pPr>
            <w:r w:rsidRPr="00B36520">
              <w:t xml:space="preserve">Wood for poles </w:t>
            </w:r>
            <w:r w:rsidRPr="00B36520">
              <w:rPr>
                <w:b/>
              </w:rPr>
              <w:t>(</w:t>
            </w:r>
            <w:proofErr w:type="spellStart"/>
            <w:r w:rsidRPr="00B36520">
              <w:rPr>
                <w:b/>
              </w:rPr>
              <w:t>pwood</w:t>
            </w:r>
            <w:proofErr w:type="spellEnd"/>
            <w:r w:rsidRPr="00B36520">
              <w:rPr>
                <w:b/>
              </w:rPr>
              <w:t>)</w:t>
            </w:r>
          </w:p>
        </w:tc>
        <w:tc>
          <w:tcPr>
            <w:tcW w:w="1920" w:type="dxa"/>
          </w:tcPr>
          <w:p w14:paraId="1B5EDA02" w14:textId="77777777" w:rsidR="00F1309A" w:rsidRPr="008078AA" w:rsidRDefault="00F1309A" w:rsidP="008078AA">
            <w:pPr>
              <w:pStyle w:val="NoSpacing"/>
            </w:pPr>
          </w:p>
        </w:tc>
        <w:tc>
          <w:tcPr>
            <w:tcW w:w="1499" w:type="dxa"/>
          </w:tcPr>
          <w:p w14:paraId="3DB6E661" w14:textId="77777777" w:rsidR="00F1309A" w:rsidRPr="008078AA" w:rsidRDefault="00F1309A" w:rsidP="008078AA">
            <w:pPr>
              <w:pStyle w:val="NoSpacing"/>
            </w:pPr>
          </w:p>
        </w:tc>
        <w:tc>
          <w:tcPr>
            <w:tcW w:w="1440" w:type="dxa"/>
          </w:tcPr>
          <w:p w14:paraId="20DE4B61" w14:textId="2BF3A969" w:rsidR="00F1309A" w:rsidRPr="008078AA" w:rsidRDefault="00F1309A" w:rsidP="008078AA">
            <w:pPr>
              <w:pStyle w:val="NoSpacing"/>
            </w:pPr>
          </w:p>
        </w:tc>
        <w:tc>
          <w:tcPr>
            <w:tcW w:w="929" w:type="dxa"/>
          </w:tcPr>
          <w:p w14:paraId="0AFE9B1D" w14:textId="77777777" w:rsidR="00F1309A" w:rsidRPr="008078AA" w:rsidRDefault="00F1309A" w:rsidP="008078AA">
            <w:pPr>
              <w:pStyle w:val="NoSpacing"/>
            </w:pPr>
          </w:p>
        </w:tc>
        <w:tc>
          <w:tcPr>
            <w:tcW w:w="1260" w:type="dxa"/>
          </w:tcPr>
          <w:p w14:paraId="2762514A" w14:textId="77777777" w:rsidR="00F1309A" w:rsidRPr="008078AA" w:rsidRDefault="00F1309A" w:rsidP="008078AA">
            <w:pPr>
              <w:pStyle w:val="NoSpacing"/>
            </w:pPr>
          </w:p>
        </w:tc>
        <w:tc>
          <w:tcPr>
            <w:tcW w:w="1260" w:type="dxa"/>
          </w:tcPr>
          <w:p w14:paraId="44222D09" w14:textId="77777777" w:rsidR="00F1309A" w:rsidRPr="008078AA" w:rsidRDefault="00F1309A" w:rsidP="008078AA">
            <w:pPr>
              <w:pStyle w:val="NoSpacing"/>
            </w:pPr>
          </w:p>
        </w:tc>
        <w:tc>
          <w:tcPr>
            <w:tcW w:w="1008" w:type="dxa"/>
          </w:tcPr>
          <w:p w14:paraId="484B54DA" w14:textId="77777777" w:rsidR="00F1309A" w:rsidRPr="008078AA" w:rsidRDefault="00F1309A" w:rsidP="008078AA">
            <w:pPr>
              <w:pStyle w:val="NoSpacing"/>
            </w:pPr>
          </w:p>
        </w:tc>
        <w:tc>
          <w:tcPr>
            <w:tcW w:w="2250" w:type="dxa"/>
          </w:tcPr>
          <w:p w14:paraId="36C21ABF" w14:textId="72A1E7ED" w:rsidR="00F1309A" w:rsidRPr="008078AA" w:rsidRDefault="00F1309A" w:rsidP="008078AA">
            <w:pPr>
              <w:pStyle w:val="NoSpacing"/>
            </w:pPr>
          </w:p>
        </w:tc>
        <w:tc>
          <w:tcPr>
            <w:tcW w:w="1728" w:type="dxa"/>
          </w:tcPr>
          <w:p w14:paraId="4F88E322" w14:textId="77777777" w:rsidR="00F1309A" w:rsidRPr="008078AA" w:rsidRDefault="00F1309A" w:rsidP="008078AA">
            <w:pPr>
              <w:pStyle w:val="NoSpacing"/>
            </w:pPr>
          </w:p>
        </w:tc>
      </w:tr>
      <w:tr w:rsidR="00F1309A" w:rsidRPr="008078AA" w14:paraId="57E6D0D1" w14:textId="2A116D48" w:rsidTr="00B36520">
        <w:trPr>
          <w:trHeight w:val="179"/>
          <w:jc w:val="center"/>
        </w:trPr>
        <w:tc>
          <w:tcPr>
            <w:tcW w:w="314" w:type="dxa"/>
          </w:tcPr>
          <w:p w14:paraId="103B4DD6" w14:textId="77777777" w:rsidR="00F1309A" w:rsidRPr="008078AA" w:rsidRDefault="00F1309A" w:rsidP="008078AA">
            <w:pPr>
              <w:pStyle w:val="NoSpacing"/>
            </w:pPr>
            <w:proofErr w:type="gramStart"/>
            <w:r w:rsidRPr="008078AA">
              <w:t>f</w:t>
            </w:r>
            <w:proofErr w:type="gramEnd"/>
          </w:p>
        </w:tc>
        <w:tc>
          <w:tcPr>
            <w:tcW w:w="2878" w:type="dxa"/>
          </w:tcPr>
          <w:p w14:paraId="4E25D333" w14:textId="34DBAAF5" w:rsidR="00F1309A" w:rsidRPr="00B36520" w:rsidRDefault="00F1309A" w:rsidP="008078AA">
            <w:pPr>
              <w:pStyle w:val="NoSpacing"/>
              <w:rPr>
                <w:b/>
              </w:rPr>
            </w:pPr>
            <w:r w:rsidRPr="00B36520">
              <w:t xml:space="preserve">Fruit, nuts, seeds, roots, berries, etc. </w:t>
            </w:r>
            <w:r w:rsidRPr="00B36520">
              <w:rPr>
                <w:b/>
              </w:rPr>
              <w:t>(fruit)</w:t>
            </w:r>
          </w:p>
        </w:tc>
        <w:tc>
          <w:tcPr>
            <w:tcW w:w="1920" w:type="dxa"/>
          </w:tcPr>
          <w:p w14:paraId="1C2417CF" w14:textId="77777777" w:rsidR="00F1309A" w:rsidRPr="008078AA" w:rsidRDefault="00F1309A" w:rsidP="008078AA">
            <w:pPr>
              <w:pStyle w:val="NoSpacing"/>
            </w:pPr>
          </w:p>
        </w:tc>
        <w:tc>
          <w:tcPr>
            <w:tcW w:w="1499" w:type="dxa"/>
          </w:tcPr>
          <w:p w14:paraId="1A2BE8CE" w14:textId="77777777" w:rsidR="00F1309A" w:rsidRPr="008078AA" w:rsidRDefault="00F1309A" w:rsidP="008078AA">
            <w:pPr>
              <w:pStyle w:val="NoSpacing"/>
            </w:pPr>
          </w:p>
        </w:tc>
        <w:tc>
          <w:tcPr>
            <w:tcW w:w="1440" w:type="dxa"/>
          </w:tcPr>
          <w:p w14:paraId="2FB2103B" w14:textId="2CB0EAC9" w:rsidR="00F1309A" w:rsidRPr="008078AA" w:rsidRDefault="00F1309A" w:rsidP="008078AA">
            <w:pPr>
              <w:pStyle w:val="NoSpacing"/>
            </w:pPr>
          </w:p>
        </w:tc>
        <w:tc>
          <w:tcPr>
            <w:tcW w:w="929" w:type="dxa"/>
          </w:tcPr>
          <w:p w14:paraId="5D256B78" w14:textId="77777777" w:rsidR="00F1309A" w:rsidRPr="008078AA" w:rsidRDefault="00F1309A" w:rsidP="008078AA">
            <w:pPr>
              <w:pStyle w:val="NoSpacing"/>
            </w:pPr>
          </w:p>
        </w:tc>
        <w:tc>
          <w:tcPr>
            <w:tcW w:w="1260" w:type="dxa"/>
          </w:tcPr>
          <w:p w14:paraId="710C18CA" w14:textId="77777777" w:rsidR="00F1309A" w:rsidRPr="008078AA" w:rsidRDefault="00F1309A" w:rsidP="008078AA">
            <w:pPr>
              <w:pStyle w:val="NoSpacing"/>
            </w:pPr>
          </w:p>
        </w:tc>
        <w:tc>
          <w:tcPr>
            <w:tcW w:w="1260" w:type="dxa"/>
          </w:tcPr>
          <w:p w14:paraId="589D570C" w14:textId="77777777" w:rsidR="00F1309A" w:rsidRPr="008078AA" w:rsidRDefault="00F1309A" w:rsidP="008078AA">
            <w:pPr>
              <w:pStyle w:val="NoSpacing"/>
            </w:pPr>
          </w:p>
        </w:tc>
        <w:tc>
          <w:tcPr>
            <w:tcW w:w="1008" w:type="dxa"/>
          </w:tcPr>
          <w:p w14:paraId="469B85AB" w14:textId="77777777" w:rsidR="00F1309A" w:rsidRPr="008078AA" w:rsidRDefault="00F1309A" w:rsidP="008078AA">
            <w:pPr>
              <w:pStyle w:val="NoSpacing"/>
            </w:pPr>
          </w:p>
        </w:tc>
        <w:tc>
          <w:tcPr>
            <w:tcW w:w="2250" w:type="dxa"/>
          </w:tcPr>
          <w:p w14:paraId="1FE75CA7" w14:textId="0D02FC73" w:rsidR="00F1309A" w:rsidRPr="008078AA" w:rsidRDefault="00F1309A" w:rsidP="008078AA">
            <w:pPr>
              <w:pStyle w:val="NoSpacing"/>
            </w:pPr>
          </w:p>
        </w:tc>
        <w:tc>
          <w:tcPr>
            <w:tcW w:w="1728" w:type="dxa"/>
          </w:tcPr>
          <w:p w14:paraId="09DA471E" w14:textId="77777777" w:rsidR="00F1309A" w:rsidRPr="008078AA" w:rsidRDefault="00F1309A" w:rsidP="008078AA">
            <w:pPr>
              <w:pStyle w:val="NoSpacing"/>
            </w:pPr>
          </w:p>
        </w:tc>
      </w:tr>
      <w:tr w:rsidR="00F1309A" w:rsidRPr="008078AA" w14:paraId="070640F0" w14:textId="29124320" w:rsidTr="00B36520">
        <w:trPr>
          <w:jc w:val="center"/>
        </w:trPr>
        <w:tc>
          <w:tcPr>
            <w:tcW w:w="314" w:type="dxa"/>
          </w:tcPr>
          <w:p w14:paraId="4CE5BB8A" w14:textId="77777777" w:rsidR="00F1309A" w:rsidRPr="008078AA" w:rsidRDefault="00F1309A" w:rsidP="008078AA">
            <w:pPr>
              <w:pStyle w:val="NoSpacing"/>
            </w:pPr>
            <w:proofErr w:type="gramStart"/>
            <w:r w:rsidRPr="008078AA">
              <w:t>g</w:t>
            </w:r>
            <w:proofErr w:type="gramEnd"/>
          </w:p>
        </w:tc>
        <w:tc>
          <w:tcPr>
            <w:tcW w:w="2878" w:type="dxa"/>
          </w:tcPr>
          <w:p w14:paraId="24588044" w14:textId="5AC8374B" w:rsidR="00F1309A" w:rsidRPr="00B36520" w:rsidRDefault="00F1309A" w:rsidP="008078AA">
            <w:pPr>
              <w:pStyle w:val="NoSpacing"/>
              <w:rPr>
                <w:b/>
              </w:rPr>
            </w:pPr>
            <w:r w:rsidRPr="00B36520">
              <w:t xml:space="preserve">Mushrooms </w:t>
            </w:r>
            <w:r w:rsidRPr="00B36520">
              <w:rPr>
                <w:b/>
              </w:rPr>
              <w:t>(</w:t>
            </w:r>
            <w:proofErr w:type="spellStart"/>
            <w:r w:rsidRPr="00B36520">
              <w:rPr>
                <w:b/>
              </w:rPr>
              <w:t>shroom</w:t>
            </w:r>
            <w:proofErr w:type="spellEnd"/>
            <w:r w:rsidRPr="00B36520">
              <w:rPr>
                <w:b/>
              </w:rPr>
              <w:t>)</w:t>
            </w:r>
          </w:p>
        </w:tc>
        <w:tc>
          <w:tcPr>
            <w:tcW w:w="1920" w:type="dxa"/>
          </w:tcPr>
          <w:p w14:paraId="723D7017" w14:textId="77777777" w:rsidR="00F1309A" w:rsidRPr="008078AA" w:rsidRDefault="00F1309A" w:rsidP="008078AA">
            <w:pPr>
              <w:pStyle w:val="NoSpacing"/>
            </w:pPr>
          </w:p>
        </w:tc>
        <w:tc>
          <w:tcPr>
            <w:tcW w:w="1499" w:type="dxa"/>
          </w:tcPr>
          <w:p w14:paraId="006B3FF6" w14:textId="77777777" w:rsidR="00F1309A" w:rsidRPr="008078AA" w:rsidRDefault="00F1309A" w:rsidP="008078AA">
            <w:pPr>
              <w:pStyle w:val="NoSpacing"/>
            </w:pPr>
          </w:p>
        </w:tc>
        <w:tc>
          <w:tcPr>
            <w:tcW w:w="1440" w:type="dxa"/>
          </w:tcPr>
          <w:p w14:paraId="3A0215D2" w14:textId="218EDAC3" w:rsidR="00F1309A" w:rsidRPr="008078AA" w:rsidRDefault="00F1309A" w:rsidP="008078AA">
            <w:pPr>
              <w:pStyle w:val="NoSpacing"/>
            </w:pPr>
          </w:p>
        </w:tc>
        <w:tc>
          <w:tcPr>
            <w:tcW w:w="929" w:type="dxa"/>
          </w:tcPr>
          <w:p w14:paraId="7D0BEFAE" w14:textId="77777777" w:rsidR="00F1309A" w:rsidRPr="008078AA" w:rsidRDefault="00F1309A" w:rsidP="008078AA">
            <w:pPr>
              <w:pStyle w:val="NoSpacing"/>
            </w:pPr>
          </w:p>
        </w:tc>
        <w:tc>
          <w:tcPr>
            <w:tcW w:w="1260" w:type="dxa"/>
          </w:tcPr>
          <w:p w14:paraId="7EB7C782" w14:textId="77777777" w:rsidR="00F1309A" w:rsidRPr="008078AA" w:rsidRDefault="00F1309A" w:rsidP="008078AA">
            <w:pPr>
              <w:pStyle w:val="NoSpacing"/>
            </w:pPr>
          </w:p>
        </w:tc>
        <w:tc>
          <w:tcPr>
            <w:tcW w:w="1260" w:type="dxa"/>
          </w:tcPr>
          <w:p w14:paraId="45C2E5AD" w14:textId="77777777" w:rsidR="00F1309A" w:rsidRPr="008078AA" w:rsidRDefault="00F1309A" w:rsidP="008078AA">
            <w:pPr>
              <w:pStyle w:val="NoSpacing"/>
            </w:pPr>
          </w:p>
        </w:tc>
        <w:tc>
          <w:tcPr>
            <w:tcW w:w="1008" w:type="dxa"/>
          </w:tcPr>
          <w:p w14:paraId="2AA1CEB6" w14:textId="77777777" w:rsidR="00F1309A" w:rsidRPr="008078AA" w:rsidRDefault="00F1309A" w:rsidP="008078AA">
            <w:pPr>
              <w:pStyle w:val="NoSpacing"/>
            </w:pPr>
          </w:p>
        </w:tc>
        <w:tc>
          <w:tcPr>
            <w:tcW w:w="2250" w:type="dxa"/>
          </w:tcPr>
          <w:p w14:paraId="10ADC7D1" w14:textId="5763CC4F" w:rsidR="00F1309A" w:rsidRPr="008078AA" w:rsidRDefault="00F1309A" w:rsidP="008078AA">
            <w:pPr>
              <w:pStyle w:val="NoSpacing"/>
            </w:pPr>
          </w:p>
        </w:tc>
        <w:tc>
          <w:tcPr>
            <w:tcW w:w="1728" w:type="dxa"/>
          </w:tcPr>
          <w:p w14:paraId="75D759EA" w14:textId="77777777" w:rsidR="00F1309A" w:rsidRPr="008078AA" w:rsidRDefault="00F1309A" w:rsidP="008078AA">
            <w:pPr>
              <w:pStyle w:val="NoSpacing"/>
            </w:pPr>
          </w:p>
        </w:tc>
      </w:tr>
      <w:tr w:rsidR="00F1309A" w:rsidRPr="008078AA" w14:paraId="64B492AF" w14:textId="461B3B2E" w:rsidTr="00B36520">
        <w:trPr>
          <w:jc w:val="center"/>
        </w:trPr>
        <w:tc>
          <w:tcPr>
            <w:tcW w:w="314" w:type="dxa"/>
          </w:tcPr>
          <w:p w14:paraId="15F5EF3D" w14:textId="77777777" w:rsidR="00F1309A" w:rsidRPr="008078AA" w:rsidRDefault="00F1309A" w:rsidP="008078AA">
            <w:pPr>
              <w:pStyle w:val="NoSpacing"/>
            </w:pPr>
            <w:proofErr w:type="gramStart"/>
            <w:r w:rsidRPr="008078AA">
              <w:t>h</w:t>
            </w:r>
            <w:proofErr w:type="gramEnd"/>
          </w:p>
        </w:tc>
        <w:tc>
          <w:tcPr>
            <w:tcW w:w="2878" w:type="dxa"/>
          </w:tcPr>
          <w:p w14:paraId="16E7A58B" w14:textId="1C8E8231" w:rsidR="00F1309A" w:rsidRPr="00B36520" w:rsidRDefault="00F1309A" w:rsidP="008078AA">
            <w:pPr>
              <w:pStyle w:val="NoSpacing"/>
              <w:rPr>
                <w:b/>
              </w:rPr>
            </w:pPr>
            <w:r w:rsidRPr="00B36520">
              <w:t xml:space="preserve">Fodder/Animal Feed </w:t>
            </w:r>
            <w:r w:rsidRPr="00B36520">
              <w:rPr>
                <w:b/>
              </w:rPr>
              <w:t>(fodder)</w:t>
            </w:r>
          </w:p>
        </w:tc>
        <w:tc>
          <w:tcPr>
            <w:tcW w:w="1920" w:type="dxa"/>
          </w:tcPr>
          <w:p w14:paraId="4FC689AE" w14:textId="77777777" w:rsidR="00F1309A" w:rsidRPr="008078AA" w:rsidRDefault="00F1309A" w:rsidP="008078AA">
            <w:pPr>
              <w:pStyle w:val="NoSpacing"/>
            </w:pPr>
          </w:p>
        </w:tc>
        <w:tc>
          <w:tcPr>
            <w:tcW w:w="1499" w:type="dxa"/>
          </w:tcPr>
          <w:p w14:paraId="5C3FE061" w14:textId="77777777" w:rsidR="00F1309A" w:rsidRPr="008078AA" w:rsidRDefault="00F1309A" w:rsidP="008078AA">
            <w:pPr>
              <w:pStyle w:val="NoSpacing"/>
            </w:pPr>
          </w:p>
        </w:tc>
        <w:tc>
          <w:tcPr>
            <w:tcW w:w="1440" w:type="dxa"/>
          </w:tcPr>
          <w:p w14:paraId="0E9CBD4B" w14:textId="2D818108" w:rsidR="00F1309A" w:rsidRPr="008078AA" w:rsidRDefault="00F1309A" w:rsidP="008078AA">
            <w:pPr>
              <w:pStyle w:val="NoSpacing"/>
            </w:pPr>
          </w:p>
        </w:tc>
        <w:tc>
          <w:tcPr>
            <w:tcW w:w="929" w:type="dxa"/>
          </w:tcPr>
          <w:p w14:paraId="2E169AFF" w14:textId="77777777" w:rsidR="00F1309A" w:rsidRPr="008078AA" w:rsidRDefault="00F1309A" w:rsidP="008078AA">
            <w:pPr>
              <w:pStyle w:val="NoSpacing"/>
            </w:pPr>
          </w:p>
        </w:tc>
        <w:tc>
          <w:tcPr>
            <w:tcW w:w="1260" w:type="dxa"/>
          </w:tcPr>
          <w:p w14:paraId="6CBB8335" w14:textId="77777777" w:rsidR="00F1309A" w:rsidRPr="008078AA" w:rsidRDefault="00F1309A" w:rsidP="008078AA">
            <w:pPr>
              <w:pStyle w:val="NoSpacing"/>
            </w:pPr>
          </w:p>
        </w:tc>
        <w:tc>
          <w:tcPr>
            <w:tcW w:w="1260" w:type="dxa"/>
          </w:tcPr>
          <w:p w14:paraId="3EBAA0F8" w14:textId="77777777" w:rsidR="00F1309A" w:rsidRPr="008078AA" w:rsidRDefault="00F1309A" w:rsidP="008078AA">
            <w:pPr>
              <w:pStyle w:val="NoSpacing"/>
            </w:pPr>
          </w:p>
        </w:tc>
        <w:tc>
          <w:tcPr>
            <w:tcW w:w="1008" w:type="dxa"/>
          </w:tcPr>
          <w:p w14:paraId="0DD0060F" w14:textId="77777777" w:rsidR="00F1309A" w:rsidRPr="008078AA" w:rsidRDefault="00F1309A" w:rsidP="008078AA">
            <w:pPr>
              <w:pStyle w:val="NoSpacing"/>
            </w:pPr>
          </w:p>
        </w:tc>
        <w:tc>
          <w:tcPr>
            <w:tcW w:w="2250" w:type="dxa"/>
          </w:tcPr>
          <w:p w14:paraId="55C4DC45" w14:textId="1C83F80F" w:rsidR="00F1309A" w:rsidRPr="008078AA" w:rsidRDefault="00F1309A" w:rsidP="008078AA">
            <w:pPr>
              <w:pStyle w:val="NoSpacing"/>
            </w:pPr>
          </w:p>
        </w:tc>
        <w:tc>
          <w:tcPr>
            <w:tcW w:w="1728" w:type="dxa"/>
          </w:tcPr>
          <w:p w14:paraId="7C4317A8" w14:textId="77777777" w:rsidR="00F1309A" w:rsidRPr="008078AA" w:rsidRDefault="00F1309A" w:rsidP="008078AA">
            <w:pPr>
              <w:pStyle w:val="NoSpacing"/>
            </w:pPr>
          </w:p>
        </w:tc>
      </w:tr>
      <w:tr w:rsidR="00F1309A" w:rsidRPr="008078AA" w14:paraId="4D7FF130" w14:textId="09A914F3" w:rsidTr="00B36520">
        <w:trPr>
          <w:jc w:val="center"/>
        </w:trPr>
        <w:tc>
          <w:tcPr>
            <w:tcW w:w="314" w:type="dxa"/>
          </w:tcPr>
          <w:p w14:paraId="7E6C1DEF" w14:textId="77777777" w:rsidR="00F1309A" w:rsidRPr="008078AA" w:rsidRDefault="00F1309A" w:rsidP="008078AA">
            <w:pPr>
              <w:pStyle w:val="NoSpacing"/>
            </w:pPr>
            <w:proofErr w:type="spellStart"/>
            <w:proofErr w:type="gramStart"/>
            <w:r w:rsidRPr="008078AA">
              <w:t>i</w:t>
            </w:r>
            <w:proofErr w:type="spellEnd"/>
            <w:proofErr w:type="gramEnd"/>
          </w:p>
        </w:tc>
        <w:tc>
          <w:tcPr>
            <w:tcW w:w="2878" w:type="dxa"/>
          </w:tcPr>
          <w:p w14:paraId="14C55C47" w14:textId="69CB06EA" w:rsidR="00F1309A" w:rsidRPr="00B36520" w:rsidRDefault="00F1309A" w:rsidP="008078AA">
            <w:pPr>
              <w:pStyle w:val="NoSpacing"/>
              <w:rPr>
                <w:b/>
              </w:rPr>
            </w:pPr>
            <w:r w:rsidRPr="00B36520">
              <w:t xml:space="preserve">Rattan </w:t>
            </w:r>
            <w:r w:rsidRPr="00B36520">
              <w:rPr>
                <w:b/>
              </w:rPr>
              <w:t>(rattan)</w:t>
            </w:r>
          </w:p>
        </w:tc>
        <w:tc>
          <w:tcPr>
            <w:tcW w:w="1920" w:type="dxa"/>
          </w:tcPr>
          <w:p w14:paraId="7271CC68" w14:textId="77777777" w:rsidR="00F1309A" w:rsidRPr="008078AA" w:rsidRDefault="00F1309A" w:rsidP="008078AA">
            <w:pPr>
              <w:pStyle w:val="NoSpacing"/>
            </w:pPr>
          </w:p>
        </w:tc>
        <w:tc>
          <w:tcPr>
            <w:tcW w:w="1499" w:type="dxa"/>
          </w:tcPr>
          <w:p w14:paraId="3D6D9EB1" w14:textId="77777777" w:rsidR="00F1309A" w:rsidRPr="008078AA" w:rsidRDefault="00F1309A" w:rsidP="008078AA">
            <w:pPr>
              <w:pStyle w:val="NoSpacing"/>
            </w:pPr>
          </w:p>
        </w:tc>
        <w:tc>
          <w:tcPr>
            <w:tcW w:w="1440" w:type="dxa"/>
          </w:tcPr>
          <w:p w14:paraId="12BBAFF7" w14:textId="198FD1BA" w:rsidR="00F1309A" w:rsidRPr="008078AA" w:rsidRDefault="00F1309A" w:rsidP="008078AA">
            <w:pPr>
              <w:pStyle w:val="NoSpacing"/>
            </w:pPr>
          </w:p>
        </w:tc>
        <w:tc>
          <w:tcPr>
            <w:tcW w:w="929" w:type="dxa"/>
          </w:tcPr>
          <w:p w14:paraId="455A45B6" w14:textId="77777777" w:rsidR="00F1309A" w:rsidRPr="008078AA" w:rsidRDefault="00F1309A" w:rsidP="008078AA">
            <w:pPr>
              <w:pStyle w:val="NoSpacing"/>
            </w:pPr>
          </w:p>
        </w:tc>
        <w:tc>
          <w:tcPr>
            <w:tcW w:w="1260" w:type="dxa"/>
          </w:tcPr>
          <w:p w14:paraId="160129D4" w14:textId="77777777" w:rsidR="00F1309A" w:rsidRPr="008078AA" w:rsidRDefault="00F1309A" w:rsidP="008078AA">
            <w:pPr>
              <w:pStyle w:val="NoSpacing"/>
            </w:pPr>
          </w:p>
        </w:tc>
        <w:tc>
          <w:tcPr>
            <w:tcW w:w="1260" w:type="dxa"/>
          </w:tcPr>
          <w:p w14:paraId="534CC449" w14:textId="77777777" w:rsidR="00F1309A" w:rsidRPr="008078AA" w:rsidRDefault="00F1309A" w:rsidP="008078AA">
            <w:pPr>
              <w:pStyle w:val="NoSpacing"/>
            </w:pPr>
          </w:p>
        </w:tc>
        <w:tc>
          <w:tcPr>
            <w:tcW w:w="1008" w:type="dxa"/>
          </w:tcPr>
          <w:p w14:paraId="0E303711" w14:textId="77777777" w:rsidR="00F1309A" w:rsidRPr="008078AA" w:rsidRDefault="00F1309A" w:rsidP="008078AA">
            <w:pPr>
              <w:pStyle w:val="NoSpacing"/>
            </w:pPr>
          </w:p>
        </w:tc>
        <w:tc>
          <w:tcPr>
            <w:tcW w:w="2250" w:type="dxa"/>
          </w:tcPr>
          <w:p w14:paraId="008C200D" w14:textId="0085202E" w:rsidR="00F1309A" w:rsidRPr="008078AA" w:rsidRDefault="00F1309A" w:rsidP="008078AA">
            <w:pPr>
              <w:pStyle w:val="NoSpacing"/>
            </w:pPr>
          </w:p>
        </w:tc>
        <w:tc>
          <w:tcPr>
            <w:tcW w:w="1728" w:type="dxa"/>
          </w:tcPr>
          <w:p w14:paraId="1AB64A79" w14:textId="77777777" w:rsidR="00F1309A" w:rsidRPr="008078AA" w:rsidRDefault="00F1309A" w:rsidP="008078AA">
            <w:pPr>
              <w:pStyle w:val="NoSpacing"/>
            </w:pPr>
          </w:p>
        </w:tc>
      </w:tr>
      <w:tr w:rsidR="00F1309A" w:rsidRPr="008078AA" w14:paraId="2F985A50" w14:textId="1EBF592A" w:rsidTr="00B36520">
        <w:trPr>
          <w:jc w:val="center"/>
        </w:trPr>
        <w:tc>
          <w:tcPr>
            <w:tcW w:w="314" w:type="dxa"/>
          </w:tcPr>
          <w:p w14:paraId="40548A44" w14:textId="77777777" w:rsidR="00F1309A" w:rsidRPr="008078AA" w:rsidRDefault="00F1309A" w:rsidP="008078AA">
            <w:pPr>
              <w:pStyle w:val="NoSpacing"/>
            </w:pPr>
            <w:proofErr w:type="gramStart"/>
            <w:r w:rsidRPr="008078AA">
              <w:t>j</w:t>
            </w:r>
            <w:proofErr w:type="gramEnd"/>
          </w:p>
        </w:tc>
        <w:tc>
          <w:tcPr>
            <w:tcW w:w="2878" w:type="dxa"/>
          </w:tcPr>
          <w:p w14:paraId="064925A7" w14:textId="07A27D70" w:rsidR="00F1309A" w:rsidRPr="00B36520" w:rsidRDefault="00F1309A" w:rsidP="008078AA">
            <w:pPr>
              <w:pStyle w:val="NoSpacing"/>
              <w:rPr>
                <w:b/>
              </w:rPr>
            </w:pPr>
            <w:r w:rsidRPr="00B36520">
              <w:t xml:space="preserve">Plant medicines </w:t>
            </w:r>
            <w:r w:rsidRPr="00B36520">
              <w:rPr>
                <w:b/>
              </w:rPr>
              <w:t>(med)</w:t>
            </w:r>
          </w:p>
        </w:tc>
        <w:tc>
          <w:tcPr>
            <w:tcW w:w="1920" w:type="dxa"/>
          </w:tcPr>
          <w:p w14:paraId="3F362E11" w14:textId="77777777" w:rsidR="00F1309A" w:rsidRPr="008078AA" w:rsidRDefault="00F1309A" w:rsidP="008078AA">
            <w:pPr>
              <w:pStyle w:val="NoSpacing"/>
            </w:pPr>
          </w:p>
        </w:tc>
        <w:tc>
          <w:tcPr>
            <w:tcW w:w="1499" w:type="dxa"/>
          </w:tcPr>
          <w:p w14:paraId="5BCA1F93" w14:textId="77777777" w:rsidR="00F1309A" w:rsidRPr="008078AA" w:rsidRDefault="00F1309A" w:rsidP="008078AA">
            <w:pPr>
              <w:pStyle w:val="NoSpacing"/>
            </w:pPr>
          </w:p>
        </w:tc>
        <w:tc>
          <w:tcPr>
            <w:tcW w:w="1440" w:type="dxa"/>
          </w:tcPr>
          <w:p w14:paraId="1C921712" w14:textId="316DC923" w:rsidR="00F1309A" w:rsidRPr="008078AA" w:rsidRDefault="00F1309A" w:rsidP="008078AA">
            <w:pPr>
              <w:pStyle w:val="NoSpacing"/>
            </w:pPr>
          </w:p>
        </w:tc>
        <w:tc>
          <w:tcPr>
            <w:tcW w:w="929" w:type="dxa"/>
          </w:tcPr>
          <w:p w14:paraId="2B8BDFA9" w14:textId="77777777" w:rsidR="00F1309A" w:rsidRPr="008078AA" w:rsidRDefault="00F1309A" w:rsidP="008078AA">
            <w:pPr>
              <w:pStyle w:val="NoSpacing"/>
            </w:pPr>
          </w:p>
        </w:tc>
        <w:tc>
          <w:tcPr>
            <w:tcW w:w="1260" w:type="dxa"/>
          </w:tcPr>
          <w:p w14:paraId="4D84B999" w14:textId="77777777" w:rsidR="00F1309A" w:rsidRPr="008078AA" w:rsidRDefault="00F1309A" w:rsidP="008078AA">
            <w:pPr>
              <w:pStyle w:val="NoSpacing"/>
            </w:pPr>
          </w:p>
        </w:tc>
        <w:tc>
          <w:tcPr>
            <w:tcW w:w="1260" w:type="dxa"/>
          </w:tcPr>
          <w:p w14:paraId="4CD70885" w14:textId="77777777" w:rsidR="00F1309A" w:rsidRPr="008078AA" w:rsidRDefault="00F1309A" w:rsidP="008078AA">
            <w:pPr>
              <w:pStyle w:val="NoSpacing"/>
            </w:pPr>
          </w:p>
        </w:tc>
        <w:tc>
          <w:tcPr>
            <w:tcW w:w="1008" w:type="dxa"/>
          </w:tcPr>
          <w:p w14:paraId="78DBF1B3" w14:textId="77777777" w:rsidR="00F1309A" w:rsidRPr="008078AA" w:rsidRDefault="00F1309A" w:rsidP="008078AA">
            <w:pPr>
              <w:pStyle w:val="NoSpacing"/>
            </w:pPr>
          </w:p>
        </w:tc>
        <w:tc>
          <w:tcPr>
            <w:tcW w:w="2250" w:type="dxa"/>
          </w:tcPr>
          <w:p w14:paraId="788A3A4B" w14:textId="6ABD3D0C" w:rsidR="00F1309A" w:rsidRPr="008078AA" w:rsidRDefault="00F1309A" w:rsidP="008078AA">
            <w:pPr>
              <w:pStyle w:val="NoSpacing"/>
            </w:pPr>
          </w:p>
        </w:tc>
        <w:tc>
          <w:tcPr>
            <w:tcW w:w="1728" w:type="dxa"/>
          </w:tcPr>
          <w:p w14:paraId="69EB439C" w14:textId="77777777" w:rsidR="00F1309A" w:rsidRPr="008078AA" w:rsidRDefault="00F1309A" w:rsidP="008078AA">
            <w:pPr>
              <w:pStyle w:val="NoSpacing"/>
            </w:pPr>
          </w:p>
        </w:tc>
      </w:tr>
      <w:tr w:rsidR="00F1309A" w:rsidRPr="008078AA" w14:paraId="4A54DBDE" w14:textId="130B6118" w:rsidTr="00B36520">
        <w:trPr>
          <w:jc w:val="center"/>
        </w:trPr>
        <w:tc>
          <w:tcPr>
            <w:tcW w:w="314" w:type="dxa"/>
          </w:tcPr>
          <w:p w14:paraId="02CD8AB4" w14:textId="77777777" w:rsidR="00F1309A" w:rsidRPr="008078AA" w:rsidRDefault="00F1309A" w:rsidP="008078AA">
            <w:pPr>
              <w:pStyle w:val="NoSpacing"/>
            </w:pPr>
            <w:proofErr w:type="gramStart"/>
            <w:r w:rsidRPr="008078AA">
              <w:t>k</w:t>
            </w:r>
            <w:proofErr w:type="gramEnd"/>
          </w:p>
        </w:tc>
        <w:tc>
          <w:tcPr>
            <w:tcW w:w="2878" w:type="dxa"/>
          </w:tcPr>
          <w:p w14:paraId="224EDFFD" w14:textId="0BF49A9B" w:rsidR="00F1309A" w:rsidRPr="00B36520" w:rsidRDefault="00F1309A" w:rsidP="008078AA">
            <w:pPr>
              <w:pStyle w:val="NoSpacing"/>
              <w:rPr>
                <w:b/>
              </w:rPr>
            </w:pPr>
            <w:r w:rsidRPr="00B36520">
              <w:t xml:space="preserve">Herbs and spices </w:t>
            </w:r>
            <w:r w:rsidRPr="00B36520">
              <w:rPr>
                <w:b/>
              </w:rPr>
              <w:t>(herb)</w:t>
            </w:r>
          </w:p>
        </w:tc>
        <w:tc>
          <w:tcPr>
            <w:tcW w:w="1920" w:type="dxa"/>
          </w:tcPr>
          <w:p w14:paraId="46F3BEC6" w14:textId="77777777" w:rsidR="00F1309A" w:rsidRPr="008078AA" w:rsidRDefault="00F1309A" w:rsidP="008078AA">
            <w:pPr>
              <w:pStyle w:val="NoSpacing"/>
            </w:pPr>
          </w:p>
        </w:tc>
        <w:tc>
          <w:tcPr>
            <w:tcW w:w="1499" w:type="dxa"/>
          </w:tcPr>
          <w:p w14:paraId="13B6C26B" w14:textId="77777777" w:rsidR="00F1309A" w:rsidRPr="008078AA" w:rsidRDefault="00F1309A" w:rsidP="008078AA">
            <w:pPr>
              <w:pStyle w:val="NoSpacing"/>
            </w:pPr>
          </w:p>
        </w:tc>
        <w:tc>
          <w:tcPr>
            <w:tcW w:w="1440" w:type="dxa"/>
          </w:tcPr>
          <w:p w14:paraId="0FEA7A34" w14:textId="742A3EC3" w:rsidR="00F1309A" w:rsidRPr="008078AA" w:rsidRDefault="00F1309A" w:rsidP="008078AA">
            <w:pPr>
              <w:pStyle w:val="NoSpacing"/>
            </w:pPr>
          </w:p>
        </w:tc>
        <w:tc>
          <w:tcPr>
            <w:tcW w:w="929" w:type="dxa"/>
          </w:tcPr>
          <w:p w14:paraId="315EC49B" w14:textId="77777777" w:rsidR="00F1309A" w:rsidRPr="008078AA" w:rsidRDefault="00F1309A" w:rsidP="008078AA">
            <w:pPr>
              <w:pStyle w:val="NoSpacing"/>
            </w:pPr>
          </w:p>
        </w:tc>
        <w:tc>
          <w:tcPr>
            <w:tcW w:w="1260" w:type="dxa"/>
          </w:tcPr>
          <w:p w14:paraId="2B086386" w14:textId="77777777" w:rsidR="00F1309A" w:rsidRPr="008078AA" w:rsidRDefault="00F1309A" w:rsidP="008078AA">
            <w:pPr>
              <w:pStyle w:val="NoSpacing"/>
            </w:pPr>
          </w:p>
        </w:tc>
        <w:tc>
          <w:tcPr>
            <w:tcW w:w="1260" w:type="dxa"/>
          </w:tcPr>
          <w:p w14:paraId="64BB99EC" w14:textId="77777777" w:rsidR="00F1309A" w:rsidRPr="008078AA" w:rsidRDefault="00F1309A" w:rsidP="008078AA">
            <w:pPr>
              <w:pStyle w:val="NoSpacing"/>
            </w:pPr>
          </w:p>
        </w:tc>
        <w:tc>
          <w:tcPr>
            <w:tcW w:w="1008" w:type="dxa"/>
          </w:tcPr>
          <w:p w14:paraId="7617EDA1" w14:textId="77777777" w:rsidR="00F1309A" w:rsidRPr="008078AA" w:rsidRDefault="00F1309A" w:rsidP="008078AA">
            <w:pPr>
              <w:pStyle w:val="NoSpacing"/>
            </w:pPr>
          </w:p>
        </w:tc>
        <w:tc>
          <w:tcPr>
            <w:tcW w:w="2250" w:type="dxa"/>
          </w:tcPr>
          <w:p w14:paraId="440E9BD8" w14:textId="28D45D9C" w:rsidR="00F1309A" w:rsidRPr="008078AA" w:rsidRDefault="00F1309A" w:rsidP="008078AA">
            <w:pPr>
              <w:pStyle w:val="NoSpacing"/>
            </w:pPr>
          </w:p>
        </w:tc>
        <w:tc>
          <w:tcPr>
            <w:tcW w:w="1728" w:type="dxa"/>
          </w:tcPr>
          <w:p w14:paraId="7F7D8D99" w14:textId="77777777" w:rsidR="00F1309A" w:rsidRPr="008078AA" w:rsidRDefault="00F1309A" w:rsidP="008078AA">
            <w:pPr>
              <w:pStyle w:val="NoSpacing"/>
            </w:pPr>
          </w:p>
        </w:tc>
      </w:tr>
      <w:tr w:rsidR="00F1309A" w:rsidRPr="008078AA" w14:paraId="5D2B89B6" w14:textId="137B245C" w:rsidTr="00B36520">
        <w:trPr>
          <w:jc w:val="center"/>
        </w:trPr>
        <w:tc>
          <w:tcPr>
            <w:tcW w:w="314" w:type="dxa"/>
          </w:tcPr>
          <w:p w14:paraId="3483A8EB" w14:textId="77777777" w:rsidR="00F1309A" w:rsidRPr="008078AA" w:rsidRDefault="00F1309A" w:rsidP="008078AA">
            <w:pPr>
              <w:pStyle w:val="NoSpacing"/>
            </w:pPr>
            <w:proofErr w:type="gramStart"/>
            <w:r w:rsidRPr="008078AA">
              <w:t>l</w:t>
            </w:r>
            <w:proofErr w:type="gramEnd"/>
          </w:p>
        </w:tc>
        <w:tc>
          <w:tcPr>
            <w:tcW w:w="2878" w:type="dxa"/>
          </w:tcPr>
          <w:p w14:paraId="39F40DF9" w14:textId="31BF3103" w:rsidR="00F1309A" w:rsidRPr="00B36520" w:rsidRDefault="00F1309A" w:rsidP="008078AA">
            <w:pPr>
              <w:pStyle w:val="NoSpacing"/>
              <w:rPr>
                <w:b/>
              </w:rPr>
            </w:pPr>
            <w:r w:rsidRPr="00B36520">
              <w:t xml:space="preserve">Materials </w:t>
            </w:r>
            <w:proofErr w:type="spellStart"/>
            <w:r w:rsidRPr="00B36520">
              <w:t>fordying</w:t>
            </w:r>
            <w:proofErr w:type="spellEnd"/>
            <w:r w:rsidRPr="00B36520">
              <w:t xml:space="preserve">/tanning </w:t>
            </w:r>
            <w:r w:rsidRPr="00B36520">
              <w:rPr>
                <w:b/>
              </w:rPr>
              <w:t>(tan)</w:t>
            </w:r>
          </w:p>
        </w:tc>
        <w:tc>
          <w:tcPr>
            <w:tcW w:w="1920" w:type="dxa"/>
          </w:tcPr>
          <w:p w14:paraId="62C8D1B0" w14:textId="77777777" w:rsidR="00F1309A" w:rsidRPr="008078AA" w:rsidRDefault="00F1309A" w:rsidP="008078AA">
            <w:pPr>
              <w:pStyle w:val="NoSpacing"/>
            </w:pPr>
          </w:p>
        </w:tc>
        <w:tc>
          <w:tcPr>
            <w:tcW w:w="1499" w:type="dxa"/>
          </w:tcPr>
          <w:p w14:paraId="5DF14897" w14:textId="77777777" w:rsidR="00F1309A" w:rsidRPr="008078AA" w:rsidRDefault="00F1309A" w:rsidP="008078AA">
            <w:pPr>
              <w:pStyle w:val="NoSpacing"/>
            </w:pPr>
          </w:p>
        </w:tc>
        <w:tc>
          <w:tcPr>
            <w:tcW w:w="1440" w:type="dxa"/>
          </w:tcPr>
          <w:p w14:paraId="4D212AAC" w14:textId="654D34D9" w:rsidR="00F1309A" w:rsidRPr="008078AA" w:rsidRDefault="00F1309A" w:rsidP="008078AA">
            <w:pPr>
              <w:pStyle w:val="NoSpacing"/>
            </w:pPr>
          </w:p>
        </w:tc>
        <w:tc>
          <w:tcPr>
            <w:tcW w:w="929" w:type="dxa"/>
          </w:tcPr>
          <w:p w14:paraId="0C6EEB3E" w14:textId="77777777" w:rsidR="00F1309A" w:rsidRPr="008078AA" w:rsidRDefault="00F1309A" w:rsidP="008078AA">
            <w:pPr>
              <w:pStyle w:val="NoSpacing"/>
            </w:pPr>
          </w:p>
        </w:tc>
        <w:tc>
          <w:tcPr>
            <w:tcW w:w="1260" w:type="dxa"/>
          </w:tcPr>
          <w:p w14:paraId="2EE48A56" w14:textId="77777777" w:rsidR="00F1309A" w:rsidRPr="008078AA" w:rsidRDefault="00F1309A" w:rsidP="008078AA">
            <w:pPr>
              <w:pStyle w:val="NoSpacing"/>
            </w:pPr>
          </w:p>
        </w:tc>
        <w:tc>
          <w:tcPr>
            <w:tcW w:w="1260" w:type="dxa"/>
          </w:tcPr>
          <w:p w14:paraId="63306824" w14:textId="77777777" w:rsidR="00F1309A" w:rsidRPr="008078AA" w:rsidRDefault="00F1309A" w:rsidP="008078AA">
            <w:pPr>
              <w:pStyle w:val="NoSpacing"/>
            </w:pPr>
          </w:p>
        </w:tc>
        <w:tc>
          <w:tcPr>
            <w:tcW w:w="1008" w:type="dxa"/>
          </w:tcPr>
          <w:p w14:paraId="2EB33DCF" w14:textId="77777777" w:rsidR="00F1309A" w:rsidRPr="008078AA" w:rsidRDefault="00F1309A" w:rsidP="008078AA">
            <w:pPr>
              <w:pStyle w:val="NoSpacing"/>
            </w:pPr>
          </w:p>
        </w:tc>
        <w:tc>
          <w:tcPr>
            <w:tcW w:w="2250" w:type="dxa"/>
          </w:tcPr>
          <w:p w14:paraId="33A3C008" w14:textId="0F043007" w:rsidR="00F1309A" w:rsidRPr="008078AA" w:rsidRDefault="00F1309A" w:rsidP="008078AA">
            <w:pPr>
              <w:pStyle w:val="NoSpacing"/>
            </w:pPr>
          </w:p>
        </w:tc>
        <w:tc>
          <w:tcPr>
            <w:tcW w:w="1728" w:type="dxa"/>
          </w:tcPr>
          <w:p w14:paraId="2C0AC75A" w14:textId="77777777" w:rsidR="00F1309A" w:rsidRPr="008078AA" w:rsidRDefault="00F1309A" w:rsidP="008078AA">
            <w:pPr>
              <w:pStyle w:val="NoSpacing"/>
            </w:pPr>
          </w:p>
        </w:tc>
      </w:tr>
      <w:tr w:rsidR="00F1309A" w:rsidRPr="008078AA" w14:paraId="14759310" w14:textId="72C7613E" w:rsidTr="00B36520">
        <w:trPr>
          <w:jc w:val="center"/>
        </w:trPr>
        <w:tc>
          <w:tcPr>
            <w:tcW w:w="314" w:type="dxa"/>
          </w:tcPr>
          <w:p w14:paraId="6A4EE4BB" w14:textId="77777777" w:rsidR="00F1309A" w:rsidRPr="008078AA" w:rsidRDefault="00F1309A" w:rsidP="008078AA">
            <w:pPr>
              <w:pStyle w:val="NoSpacing"/>
            </w:pPr>
            <w:proofErr w:type="gramStart"/>
            <w:r w:rsidRPr="008078AA">
              <w:t>m</w:t>
            </w:r>
            <w:proofErr w:type="gramEnd"/>
          </w:p>
        </w:tc>
        <w:tc>
          <w:tcPr>
            <w:tcW w:w="2878" w:type="dxa"/>
          </w:tcPr>
          <w:p w14:paraId="6FA9BD10" w14:textId="2BAB580F" w:rsidR="00F1309A" w:rsidRPr="00B36520" w:rsidRDefault="00F1309A" w:rsidP="008078AA">
            <w:pPr>
              <w:pStyle w:val="NoSpacing"/>
              <w:rPr>
                <w:b/>
              </w:rPr>
            </w:pPr>
            <w:r w:rsidRPr="00B36520">
              <w:t xml:space="preserve">Seeds (for regeneration purposes) </w:t>
            </w:r>
            <w:r w:rsidRPr="00B36520">
              <w:rPr>
                <w:b/>
              </w:rPr>
              <w:t>(seed)</w:t>
            </w:r>
          </w:p>
        </w:tc>
        <w:tc>
          <w:tcPr>
            <w:tcW w:w="1920" w:type="dxa"/>
          </w:tcPr>
          <w:p w14:paraId="5DC6F490" w14:textId="77777777" w:rsidR="00F1309A" w:rsidRPr="008078AA" w:rsidRDefault="00F1309A" w:rsidP="008078AA">
            <w:pPr>
              <w:pStyle w:val="NoSpacing"/>
            </w:pPr>
          </w:p>
        </w:tc>
        <w:tc>
          <w:tcPr>
            <w:tcW w:w="1499" w:type="dxa"/>
          </w:tcPr>
          <w:p w14:paraId="58898F48" w14:textId="77777777" w:rsidR="00F1309A" w:rsidRPr="008078AA" w:rsidRDefault="00F1309A" w:rsidP="008078AA">
            <w:pPr>
              <w:pStyle w:val="NoSpacing"/>
            </w:pPr>
          </w:p>
        </w:tc>
        <w:tc>
          <w:tcPr>
            <w:tcW w:w="1440" w:type="dxa"/>
          </w:tcPr>
          <w:p w14:paraId="34A12BEE" w14:textId="0C7AA7F1" w:rsidR="00F1309A" w:rsidRPr="008078AA" w:rsidRDefault="00F1309A" w:rsidP="008078AA">
            <w:pPr>
              <w:pStyle w:val="NoSpacing"/>
            </w:pPr>
          </w:p>
        </w:tc>
        <w:tc>
          <w:tcPr>
            <w:tcW w:w="929" w:type="dxa"/>
          </w:tcPr>
          <w:p w14:paraId="261F075B" w14:textId="77777777" w:rsidR="00F1309A" w:rsidRPr="008078AA" w:rsidRDefault="00F1309A" w:rsidP="008078AA">
            <w:pPr>
              <w:pStyle w:val="NoSpacing"/>
            </w:pPr>
          </w:p>
        </w:tc>
        <w:tc>
          <w:tcPr>
            <w:tcW w:w="1260" w:type="dxa"/>
          </w:tcPr>
          <w:p w14:paraId="470EF732" w14:textId="77777777" w:rsidR="00F1309A" w:rsidRPr="008078AA" w:rsidRDefault="00F1309A" w:rsidP="008078AA">
            <w:pPr>
              <w:pStyle w:val="NoSpacing"/>
            </w:pPr>
          </w:p>
        </w:tc>
        <w:tc>
          <w:tcPr>
            <w:tcW w:w="1260" w:type="dxa"/>
          </w:tcPr>
          <w:p w14:paraId="5D3866BF" w14:textId="77777777" w:rsidR="00F1309A" w:rsidRPr="008078AA" w:rsidRDefault="00F1309A" w:rsidP="008078AA">
            <w:pPr>
              <w:pStyle w:val="NoSpacing"/>
            </w:pPr>
          </w:p>
        </w:tc>
        <w:tc>
          <w:tcPr>
            <w:tcW w:w="1008" w:type="dxa"/>
          </w:tcPr>
          <w:p w14:paraId="7A500DAE" w14:textId="77777777" w:rsidR="00F1309A" w:rsidRPr="008078AA" w:rsidRDefault="00F1309A" w:rsidP="008078AA">
            <w:pPr>
              <w:pStyle w:val="NoSpacing"/>
            </w:pPr>
          </w:p>
        </w:tc>
        <w:tc>
          <w:tcPr>
            <w:tcW w:w="2250" w:type="dxa"/>
          </w:tcPr>
          <w:p w14:paraId="6C31D41C" w14:textId="2D56E9B2" w:rsidR="00F1309A" w:rsidRPr="008078AA" w:rsidRDefault="00F1309A" w:rsidP="008078AA">
            <w:pPr>
              <w:pStyle w:val="NoSpacing"/>
            </w:pPr>
          </w:p>
        </w:tc>
        <w:tc>
          <w:tcPr>
            <w:tcW w:w="1728" w:type="dxa"/>
          </w:tcPr>
          <w:p w14:paraId="4EA33879" w14:textId="77777777" w:rsidR="00F1309A" w:rsidRPr="008078AA" w:rsidRDefault="00F1309A" w:rsidP="008078AA">
            <w:pPr>
              <w:pStyle w:val="NoSpacing"/>
            </w:pPr>
          </w:p>
        </w:tc>
      </w:tr>
      <w:tr w:rsidR="00F1309A" w:rsidRPr="008078AA" w14:paraId="65C5271A" w14:textId="6F605398" w:rsidTr="00B36520">
        <w:trPr>
          <w:jc w:val="center"/>
        </w:trPr>
        <w:tc>
          <w:tcPr>
            <w:tcW w:w="314" w:type="dxa"/>
          </w:tcPr>
          <w:p w14:paraId="7D977B0A" w14:textId="77777777" w:rsidR="00F1309A" w:rsidRPr="008078AA" w:rsidRDefault="00F1309A" w:rsidP="008078AA">
            <w:pPr>
              <w:pStyle w:val="NoSpacing"/>
            </w:pPr>
            <w:proofErr w:type="gramStart"/>
            <w:r w:rsidRPr="008078AA">
              <w:t>n</w:t>
            </w:r>
            <w:proofErr w:type="gramEnd"/>
          </w:p>
        </w:tc>
        <w:tc>
          <w:tcPr>
            <w:tcW w:w="2878" w:type="dxa"/>
          </w:tcPr>
          <w:p w14:paraId="3758319C" w14:textId="1B54BD64" w:rsidR="00F1309A" w:rsidRPr="00B36520" w:rsidRDefault="00F1309A" w:rsidP="008078AA">
            <w:pPr>
              <w:pStyle w:val="NoSpacing"/>
              <w:rPr>
                <w:b/>
              </w:rPr>
            </w:pPr>
            <w:proofErr w:type="spellStart"/>
            <w:r w:rsidRPr="00B36520">
              <w:t>Fibres</w:t>
            </w:r>
            <w:proofErr w:type="spellEnd"/>
            <w:r w:rsidRPr="00B36520">
              <w:t xml:space="preserve"> (for rope, </w:t>
            </w:r>
            <w:proofErr w:type="spellStart"/>
            <w:r w:rsidRPr="00B36520">
              <w:t>etc</w:t>
            </w:r>
            <w:proofErr w:type="spellEnd"/>
            <w:r w:rsidRPr="00B36520">
              <w:t xml:space="preserve">) </w:t>
            </w:r>
            <w:r w:rsidRPr="00B36520">
              <w:rPr>
                <w:b/>
              </w:rPr>
              <w:t>(</w:t>
            </w:r>
            <w:proofErr w:type="spellStart"/>
            <w:r w:rsidRPr="00B36520">
              <w:rPr>
                <w:b/>
              </w:rPr>
              <w:t>fibre</w:t>
            </w:r>
            <w:proofErr w:type="spellEnd"/>
            <w:r w:rsidRPr="00B36520">
              <w:rPr>
                <w:b/>
              </w:rPr>
              <w:t>)</w:t>
            </w:r>
          </w:p>
        </w:tc>
        <w:tc>
          <w:tcPr>
            <w:tcW w:w="1920" w:type="dxa"/>
          </w:tcPr>
          <w:p w14:paraId="4D73F4A1" w14:textId="77777777" w:rsidR="00F1309A" w:rsidRPr="008078AA" w:rsidRDefault="00F1309A" w:rsidP="008078AA">
            <w:pPr>
              <w:pStyle w:val="NoSpacing"/>
            </w:pPr>
          </w:p>
        </w:tc>
        <w:tc>
          <w:tcPr>
            <w:tcW w:w="1499" w:type="dxa"/>
          </w:tcPr>
          <w:p w14:paraId="3B416745" w14:textId="77777777" w:rsidR="00F1309A" w:rsidRPr="008078AA" w:rsidRDefault="00F1309A" w:rsidP="008078AA">
            <w:pPr>
              <w:pStyle w:val="NoSpacing"/>
            </w:pPr>
          </w:p>
        </w:tc>
        <w:tc>
          <w:tcPr>
            <w:tcW w:w="1440" w:type="dxa"/>
          </w:tcPr>
          <w:p w14:paraId="747C9ED9" w14:textId="304AA8FB" w:rsidR="00F1309A" w:rsidRPr="008078AA" w:rsidRDefault="00F1309A" w:rsidP="008078AA">
            <w:pPr>
              <w:pStyle w:val="NoSpacing"/>
            </w:pPr>
          </w:p>
        </w:tc>
        <w:tc>
          <w:tcPr>
            <w:tcW w:w="929" w:type="dxa"/>
          </w:tcPr>
          <w:p w14:paraId="6BE6ED48" w14:textId="77777777" w:rsidR="00F1309A" w:rsidRPr="008078AA" w:rsidRDefault="00F1309A" w:rsidP="008078AA">
            <w:pPr>
              <w:pStyle w:val="NoSpacing"/>
            </w:pPr>
          </w:p>
        </w:tc>
        <w:tc>
          <w:tcPr>
            <w:tcW w:w="1260" w:type="dxa"/>
          </w:tcPr>
          <w:p w14:paraId="18F783E1" w14:textId="77777777" w:rsidR="00F1309A" w:rsidRPr="008078AA" w:rsidRDefault="00F1309A" w:rsidP="008078AA">
            <w:pPr>
              <w:pStyle w:val="NoSpacing"/>
            </w:pPr>
          </w:p>
        </w:tc>
        <w:tc>
          <w:tcPr>
            <w:tcW w:w="1260" w:type="dxa"/>
          </w:tcPr>
          <w:p w14:paraId="124D6FBE" w14:textId="77777777" w:rsidR="00F1309A" w:rsidRPr="008078AA" w:rsidRDefault="00F1309A" w:rsidP="008078AA">
            <w:pPr>
              <w:pStyle w:val="NoSpacing"/>
            </w:pPr>
          </w:p>
        </w:tc>
        <w:tc>
          <w:tcPr>
            <w:tcW w:w="1008" w:type="dxa"/>
          </w:tcPr>
          <w:p w14:paraId="17AB51AE" w14:textId="77777777" w:rsidR="00F1309A" w:rsidRPr="008078AA" w:rsidRDefault="00F1309A" w:rsidP="008078AA">
            <w:pPr>
              <w:pStyle w:val="NoSpacing"/>
            </w:pPr>
          </w:p>
        </w:tc>
        <w:tc>
          <w:tcPr>
            <w:tcW w:w="2250" w:type="dxa"/>
          </w:tcPr>
          <w:p w14:paraId="7EA3049A" w14:textId="6C29B901" w:rsidR="00F1309A" w:rsidRPr="008078AA" w:rsidRDefault="00F1309A" w:rsidP="008078AA">
            <w:pPr>
              <w:pStyle w:val="NoSpacing"/>
            </w:pPr>
          </w:p>
        </w:tc>
        <w:tc>
          <w:tcPr>
            <w:tcW w:w="1728" w:type="dxa"/>
          </w:tcPr>
          <w:p w14:paraId="4EF48A9F" w14:textId="77777777" w:rsidR="00F1309A" w:rsidRPr="008078AA" w:rsidRDefault="00F1309A" w:rsidP="008078AA">
            <w:pPr>
              <w:pStyle w:val="NoSpacing"/>
            </w:pPr>
          </w:p>
        </w:tc>
      </w:tr>
      <w:tr w:rsidR="00F1309A" w:rsidRPr="008078AA" w14:paraId="3F935DD7" w14:textId="40B737C7" w:rsidTr="00B36520">
        <w:trPr>
          <w:jc w:val="center"/>
        </w:trPr>
        <w:tc>
          <w:tcPr>
            <w:tcW w:w="314" w:type="dxa"/>
          </w:tcPr>
          <w:p w14:paraId="5779EB08" w14:textId="77777777" w:rsidR="00F1309A" w:rsidRPr="008078AA" w:rsidRDefault="00F1309A" w:rsidP="008078AA">
            <w:pPr>
              <w:pStyle w:val="NoSpacing"/>
            </w:pPr>
            <w:proofErr w:type="gramStart"/>
            <w:r w:rsidRPr="008078AA">
              <w:t>o</w:t>
            </w:r>
            <w:proofErr w:type="gramEnd"/>
          </w:p>
        </w:tc>
        <w:tc>
          <w:tcPr>
            <w:tcW w:w="2878" w:type="dxa"/>
          </w:tcPr>
          <w:p w14:paraId="7B3A82E5" w14:textId="18B2E399" w:rsidR="00F1309A" w:rsidRPr="00B36520" w:rsidRDefault="00F1309A" w:rsidP="008078AA">
            <w:pPr>
              <w:pStyle w:val="NoSpacing"/>
              <w:rPr>
                <w:b/>
              </w:rPr>
            </w:pPr>
            <w:r w:rsidRPr="00B36520">
              <w:t xml:space="preserve">Other plant products </w:t>
            </w:r>
            <w:r w:rsidRPr="00B36520">
              <w:rPr>
                <w:b/>
              </w:rPr>
              <w:t>(plant)</w:t>
            </w:r>
          </w:p>
        </w:tc>
        <w:tc>
          <w:tcPr>
            <w:tcW w:w="1920" w:type="dxa"/>
          </w:tcPr>
          <w:p w14:paraId="0EBC881A" w14:textId="77777777" w:rsidR="00F1309A" w:rsidRPr="008078AA" w:rsidRDefault="00F1309A" w:rsidP="008078AA">
            <w:pPr>
              <w:pStyle w:val="NoSpacing"/>
            </w:pPr>
          </w:p>
        </w:tc>
        <w:tc>
          <w:tcPr>
            <w:tcW w:w="1499" w:type="dxa"/>
          </w:tcPr>
          <w:p w14:paraId="0D51973F" w14:textId="77777777" w:rsidR="00F1309A" w:rsidRPr="008078AA" w:rsidRDefault="00F1309A" w:rsidP="008078AA">
            <w:pPr>
              <w:pStyle w:val="NoSpacing"/>
            </w:pPr>
          </w:p>
        </w:tc>
        <w:tc>
          <w:tcPr>
            <w:tcW w:w="1440" w:type="dxa"/>
          </w:tcPr>
          <w:p w14:paraId="71BDF920" w14:textId="5723A3D9" w:rsidR="00F1309A" w:rsidRPr="008078AA" w:rsidRDefault="00F1309A" w:rsidP="008078AA">
            <w:pPr>
              <w:pStyle w:val="NoSpacing"/>
            </w:pPr>
          </w:p>
        </w:tc>
        <w:tc>
          <w:tcPr>
            <w:tcW w:w="929" w:type="dxa"/>
          </w:tcPr>
          <w:p w14:paraId="200B3CDC" w14:textId="77777777" w:rsidR="00F1309A" w:rsidRPr="008078AA" w:rsidRDefault="00F1309A" w:rsidP="008078AA">
            <w:pPr>
              <w:pStyle w:val="NoSpacing"/>
            </w:pPr>
          </w:p>
        </w:tc>
        <w:tc>
          <w:tcPr>
            <w:tcW w:w="1260" w:type="dxa"/>
          </w:tcPr>
          <w:p w14:paraId="74592D33" w14:textId="77777777" w:rsidR="00F1309A" w:rsidRPr="008078AA" w:rsidRDefault="00F1309A" w:rsidP="008078AA">
            <w:pPr>
              <w:pStyle w:val="NoSpacing"/>
            </w:pPr>
          </w:p>
        </w:tc>
        <w:tc>
          <w:tcPr>
            <w:tcW w:w="1260" w:type="dxa"/>
          </w:tcPr>
          <w:p w14:paraId="70BDDEC6" w14:textId="77777777" w:rsidR="00F1309A" w:rsidRPr="008078AA" w:rsidRDefault="00F1309A" w:rsidP="008078AA">
            <w:pPr>
              <w:pStyle w:val="NoSpacing"/>
            </w:pPr>
          </w:p>
        </w:tc>
        <w:tc>
          <w:tcPr>
            <w:tcW w:w="1008" w:type="dxa"/>
          </w:tcPr>
          <w:p w14:paraId="37DCC507" w14:textId="77777777" w:rsidR="00F1309A" w:rsidRPr="008078AA" w:rsidRDefault="00F1309A" w:rsidP="008078AA">
            <w:pPr>
              <w:pStyle w:val="NoSpacing"/>
            </w:pPr>
          </w:p>
        </w:tc>
        <w:tc>
          <w:tcPr>
            <w:tcW w:w="2250" w:type="dxa"/>
          </w:tcPr>
          <w:p w14:paraId="7B24CADC" w14:textId="22692C7F" w:rsidR="00F1309A" w:rsidRPr="008078AA" w:rsidRDefault="00F1309A" w:rsidP="008078AA">
            <w:pPr>
              <w:pStyle w:val="NoSpacing"/>
            </w:pPr>
          </w:p>
        </w:tc>
        <w:tc>
          <w:tcPr>
            <w:tcW w:w="1728" w:type="dxa"/>
          </w:tcPr>
          <w:p w14:paraId="4D8758C6" w14:textId="77777777" w:rsidR="00F1309A" w:rsidRPr="008078AA" w:rsidRDefault="00F1309A" w:rsidP="008078AA">
            <w:pPr>
              <w:pStyle w:val="NoSpacing"/>
            </w:pPr>
          </w:p>
        </w:tc>
      </w:tr>
      <w:tr w:rsidR="00F1309A" w:rsidRPr="008078AA" w14:paraId="79D24E37" w14:textId="68DAD430" w:rsidTr="00B36520">
        <w:trPr>
          <w:jc w:val="center"/>
        </w:trPr>
        <w:tc>
          <w:tcPr>
            <w:tcW w:w="314" w:type="dxa"/>
          </w:tcPr>
          <w:p w14:paraId="1383C478" w14:textId="77777777" w:rsidR="00F1309A" w:rsidRPr="008078AA" w:rsidRDefault="00F1309A" w:rsidP="008078AA">
            <w:pPr>
              <w:pStyle w:val="NoSpacing"/>
            </w:pPr>
            <w:proofErr w:type="gramStart"/>
            <w:r w:rsidRPr="008078AA">
              <w:t>p</w:t>
            </w:r>
            <w:proofErr w:type="gramEnd"/>
          </w:p>
        </w:tc>
        <w:tc>
          <w:tcPr>
            <w:tcW w:w="2878" w:type="dxa"/>
          </w:tcPr>
          <w:p w14:paraId="4114EE62" w14:textId="1367CF55" w:rsidR="00F1309A" w:rsidRPr="00B36520" w:rsidRDefault="00F1309A" w:rsidP="008078AA">
            <w:pPr>
              <w:pStyle w:val="NoSpacing"/>
              <w:rPr>
                <w:b/>
              </w:rPr>
            </w:pPr>
            <w:r w:rsidRPr="00B36520">
              <w:t xml:space="preserve">Wildlife (including </w:t>
            </w:r>
            <w:proofErr w:type="spellStart"/>
            <w:r w:rsidRPr="00B36520">
              <w:t>bushmeat</w:t>
            </w:r>
            <w:proofErr w:type="spellEnd"/>
            <w:r w:rsidRPr="00B36520">
              <w:t xml:space="preserve">) </w:t>
            </w:r>
            <w:r w:rsidRPr="00B36520">
              <w:rPr>
                <w:b/>
              </w:rPr>
              <w:t>(wildlife)</w:t>
            </w:r>
          </w:p>
        </w:tc>
        <w:tc>
          <w:tcPr>
            <w:tcW w:w="1920" w:type="dxa"/>
          </w:tcPr>
          <w:p w14:paraId="5B0A07AE" w14:textId="77777777" w:rsidR="00F1309A" w:rsidRPr="008078AA" w:rsidRDefault="00F1309A" w:rsidP="008078AA">
            <w:pPr>
              <w:pStyle w:val="NoSpacing"/>
            </w:pPr>
          </w:p>
        </w:tc>
        <w:tc>
          <w:tcPr>
            <w:tcW w:w="1499" w:type="dxa"/>
          </w:tcPr>
          <w:p w14:paraId="197DBCA1" w14:textId="77777777" w:rsidR="00F1309A" w:rsidRPr="008078AA" w:rsidRDefault="00F1309A" w:rsidP="008078AA">
            <w:pPr>
              <w:pStyle w:val="NoSpacing"/>
            </w:pPr>
          </w:p>
        </w:tc>
        <w:tc>
          <w:tcPr>
            <w:tcW w:w="1440" w:type="dxa"/>
          </w:tcPr>
          <w:p w14:paraId="2AD59580" w14:textId="0E241672" w:rsidR="00F1309A" w:rsidRPr="008078AA" w:rsidRDefault="00F1309A" w:rsidP="008078AA">
            <w:pPr>
              <w:pStyle w:val="NoSpacing"/>
            </w:pPr>
          </w:p>
        </w:tc>
        <w:tc>
          <w:tcPr>
            <w:tcW w:w="929" w:type="dxa"/>
          </w:tcPr>
          <w:p w14:paraId="5ED50991" w14:textId="77777777" w:rsidR="00F1309A" w:rsidRPr="008078AA" w:rsidRDefault="00F1309A" w:rsidP="008078AA">
            <w:pPr>
              <w:pStyle w:val="NoSpacing"/>
            </w:pPr>
          </w:p>
        </w:tc>
        <w:tc>
          <w:tcPr>
            <w:tcW w:w="1260" w:type="dxa"/>
          </w:tcPr>
          <w:p w14:paraId="41892B5C" w14:textId="77777777" w:rsidR="00F1309A" w:rsidRPr="008078AA" w:rsidRDefault="00F1309A" w:rsidP="008078AA">
            <w:pPr>
              <w:pStyle w:val="NoSpacing"/>
            </w:pPr>
          </w:p>
        </w:tc>
        <w:tc>
          <w:tcPr>
            <w:tcW w:w="1260" w:type="dxa"/>
          </w:tcPr>
          <w:p w14:paraId="1F426012" w14:textId="77777777" w:rsidR="00F1309A" w:rsidRPr="008078AA" w:rsidRDefault="00F1309A" w:rsidP="008078AA">
            <w:pPr>
              <w:pStyle w:val="NoSpacing"/>
            </w:pPr>
          </w:p>
        </w:tc>
        <w:tc>
          <w:tcPr>
            <w:tcW w:w="1008" w:type="dxa"/>
          </w:tcPr>
          <w:p w14:paraId="500EAA92" w14:textId="77777777" w:rsidR="00F1309A" w:rsidRPr="008078AA" w:rsidRDefault="00F1309A" w:rsidP="008078AA">
            <w:pPr>
              <w:pStyle w:val="NoSpacing"/>
            </w:pPr>
          </w:p>
        </w:tc>
        <w:tc>
          <w:tcPr>
            <w:tcW w:w="2250" w:type="dxa"/>
          </w:tcPr>
          <w:p w14:paraId="1100DB8B" w14:textId="2B7F5C8F" w:rsidR="00F1309A" w:rsidRPr="008078AA" w:rsidRDefault="00F1309A" w:rsidP="008078AA">
            <w:pPr>
              <w:pStyle w:val="NoSpacing"/>
            </w:pPr>
          </w:p>
        </w:tc>
        <w:tc>
          <w:tcPr>
            <w:tcW w:w="1728" w:type="dxa"/>
          </w:tcPr>
          <w:p w14:paraId="68F32C53" w14:textId="77777777" w:rsidR="00F1309A" w:rsidRPr="008078AA" w:rsidRDefault="00F1309A" w:rsidP="008078AA">
            <w:pPr>
              <w:pStyle w:val="NoSpacing"/>
            </w:pPr>
          </w:p>
        </w:tc>
      </w:tr>
      <w:tr w:rsidR="00F1309A" w:rsidRPr="008078AA" w14:paraId="56F3EA59" w14:textId="7E608E65" w:rsidTr="00B36520">
        <w:trPr>
          <w:jc w:val="center"/>
        </w:trPr>
        <w:tc>
          <w:tcPr>
            <w:tcW w:w="314" w:type="dxa"/>
          </w:tcPr>
          <w:p w14:paraId="140F8041" w14:textId="77777777" w:rsidR="00F1309A" w:rsidRPr="008078AA" w:rsidRDefault="00F1309A" w:rsidP="008078AA">
            <w:pPr>
              <w:pStyle w:val="NoSpacing"/>
            </w:pPr>
            <w:proofErr w:type="gramStart"/>
            <w:r w:rsidRPr="008078AA">
              <w:t>q</w:t>
            </w:r>
            <w:proofErr w:type="gramEnd"/>
          </w:p>
        </w:tc>
        <w:tc>
          <w:tcPr>
            <w:tcW w:w="2878" w:type="dxa"/>
          </w:tcPr>
          <w:p w14:paraId="31B80339" w14:textId="1089A8E7" w:rsidR="00F1309A" w:rsidRPr="00B36520" w:rsidRDefault="00F1309A" w:rsidP="008078AA">
            <w:pPr>
              <w:pStyle w:val="NoSpacing"/>
              <w:rPr>
                <w:b/>
              </w:rPr>
            </w:pPr>
            <w:r w:rsidRPr="00B36520">
              <w:t xml:space="preserve">Honey from forest beekeeping activities </w:t>
            </w:r>
            <w:r w:rsidRPr="00B36520">
              <w:rPr>
                <w:b/>
              </w:rPr>
              <w:t>(honey)</w:t>
            </w:r>
          </w:p>
        </w:tc>
        <w:tc>
          <w:tcPr>
            <w:tcW w:w="1920" w:type="dxa"/>
          </w:tcPr>
          <w:p w14:paraId="7B6071BA" w14:textId="77777777" w:rsidR="00F1309A" w:rsidRPr="008078AA" w:rsidRDefault="00F1309A" w:rsidP="008078AA">
            <w:pPr>
              <w:pStyle w:val="NoSpacing"/>
            </w:pPr>
          </w:p>
        </w:tc>
        <w:tc>
          <w:tcPr>
            <w:tcW w:w="1499" w:type="dxa"/>
          </w:tcPr>
          <w:p w14:paraId="09D95EDF" w14:textId="77777777" w:rsidR="00F1309A" w:rsidRPr="008078AA" w:rsidRDefault="00F1309A" w:rsidP="008078AA">
            <w:pPr>
              <w:pStyle w:val="NoSpacing"/>
            </w:pPr>
          </w:p>
        </w:tc>
        <w:tc>
          <w:tcPr>
            <w:tcW w:w="1440" w:type="dxa"/>
          </w:tcPr>
          <w:p w14:paraId="3DF7EC79" w14:textId="07BA1C39" w:rsidR="00F1309A" w:rsidRPr="008078AA" w:rsidRDefault="00F1309A" w:rsidP="008078AA">
            <w:pPr>
              <w:pStyle w:val="NoSpacing"/>
            </w:pPr>
          </w:p>
        </w:tc>
        <w:tc>
          <w:tcPr>
            <w:tcW w:w="929" w:type="dxa"/>
          </w:tcPr>
          <w:p w14:paraId="6B37BA31" w14:textId="77777777" w:rsidR="00F1309A" w:rsidRPr="008078AA" w:rsidRDefault="00F1309A" w:rsidP="008078AA">
            <w:pPr>
              <w:pStyle w:val="NoSpacing"/>
            </w:pPr>
          </w:p>
        </w:tc>
        <w:tc>
          <w:tcPr>
            <w:tcW w:w="1260" w:type="dxa"/>
          </w:tcPr>
          <w:p w14:paraId="34374F3B" w14:textId="77777777" w:rsidR="00F1309A" w:rsidRPr="008078AA" w:rsidRDefault="00F1309A" w:rsidP="008078AA">
            <w:pPr>
              <w:pStyle w:val="NoSpacing"/>
            </w:pPr>
          </w:p>
        </w:tc>
        <w:tc>
          <w:tcPr>
            <w:tcW w:w="1260" w:type="dxa"/>
          </w:tcPr>
          <w:p w14:paraId="68C34B36" w14:textId="77777777" w:rsidR="00F1309A" w:rsidRPr="008078AA" w:rsidRDefault="00F1309A" w:rsidP="008078AA">
            <w:pPr>
              <w:pStyle w:val="NoSpacing"/>
            </w:pPr>
          </w:p>
        </w:tc>
        <w:tc>
          <w:tcPr>
            <w:tcW w:w="1008" w:type="dxa"/>
          </w:tcPr>
          <w:p w14:paraId="25FCF7ED" w14:textId="77777777" w:rsidR="00F1309A" w:rsidRPr="008078AA" w:rsidRDefault="00F1309A" w:rsidP="008078AA">
            <w:pPr>
              <w:pStyle w:val="NoSpacing"/>
            </w:pPr>
          </w:p>
        </w:tc>
        <w:tc>
          <w:tcPr>
            <w:tcW w:w="2250" w:type="dxa"/>
          </w:tcPr>
          <w:p w14:paraId="0D46B4B3" w14:textId="5DB28DF6" w:rsidR="00F1309A" w:rsidRPr="008078AA" w:rsidRDefault="00F1309A" w:rsidP="008078AA">
            <w:pPr>
              <w:pStyle w:val="NoSpacing"/>
            </w:pPr>
          </w:p>
        </w:tc>
        <w:tc>
          <w:tcPr>
            <w:tcW w:w="1728" w:type="dxa"/>
          </w:tcPr>
          <w:p w14:paraId="6C8EF8D0" w14:textId="77777777" w:rsidR="00F1309A" w:rsidRPr="008078AA" w:rsidRDefault="00F1309A" w:rsidP="008078AA">
            <w:pPr>
              <w:pStyle w:val="NoSpacing"/>
            </w:pPr>
          </w:p>
        </w:tc>
      </w:tr>
      <w:tr w:rsidR="00F1309A" w:rsidRPr="008078AA" w14:paraId="3D148833" w14:textId="14B1AB2F" w:rsidTr="00B36520">
        <w:trPr>
          <w:jc w:val="center"/>
        </w:trPr>
        <w:tc>
          <w:tcPr>
            <w:tcW w:w="314" w:type="dxa"/>
          </w:tcPr>
          <w:p w14:paraId="66724EB7" w14:textId="77777777" w:rsidR="00F1309A" w:rsidRPr="008078AA" w:rsidRDefault="00F1309A" w:rsidP="008078AA">
            <w:pPr>
              <w:pStyle w:val="NoSpacing"/>
            </w:pPr>
            <w:proofErr w:type="gramStart"/>
            <w:r w:rsidRPr="008078AA">
              <w:lastRenderedPageBreak/>
              <w:t>r</w:t>
            </w:r>
            <w:proofErr w:type="gramEnd"/>
          </w:p>
        </w:tc>
        <w:tc>
          <w:tcPr>
            <w:tcW w:w="2878" w:type="dxa"/>
          </w:tcPr>
          <w:p w14:paraId="4A42C262" w14:textId="77BF9A3B" w:rsidR="00F1309A" w:rsidRPr="00B36520" w:rsidRDefault="00F1309A" w:rsidP="008078AA">
            <w:pPr>
              <w:pStyle w:val="NoSpacing"/>
              <w:rPr>
                <w:b/>
              </w:rPr>
            </w:pPr>
            <w:r w:rsidRPr="00B36520">
              <w:t xml:space="preserve">Caterpillar </w:t>
            </w:r>
            <w:r w:rsidRPr="00B36520">
              <w:rPr>
                <w:b/>
              </w:rPr>
              <w:t>(caterpillar)</w:t>
            </w:r>
          </w:p>
        </w:tc>
        <w:tc>
          <w:tcPr>
            <w:tcW w:w="1920" w:type="dxa"/>
          </w:tcPr>
          <w:p w14:paraId="7E2805C3" w14:textId="77777777" w:rsidR="00F1309A" w:rsidRPr="008078AA" w:rsidRDefault="00F1309A" w:rsidP="008078AA">
            <w:pPr>
              <w:pStyle w:val="NoSpacing"/>
            </w:pPr>
          </w:p>
        </w:tc>
        <w:tc>
          <w:tcPr>
            <w:tcW w:w="1499" w:type="dxa"/>
          </w:tcPr>
          <w:p w14:paraId="2D76294A" w14:textId="77777777" w:rsidR="00F1309A" w:rsidRPr="008078AA" w:rsidRDefault="00F1309A" w:rsidP="008078AA">
            <w:pPr>
              <w:pStyle w:val="NoSpacing"/>
            </w:pPr>
          </w:p>
        </w:tc>
        <w:tc>
          <w:tcPr>
            <w:tcW w:w="1440" w:type="dxa"/>
          </w:tcPr>
          <w:p w14:paraId="6071F3B6" w14:textId="73195245" w:rsidR="00F1309A" w:rsidRPr="008078AA" w:rsidRDefault="00F1309A" w:rsidP="008078AA">
            <w:pPr>
              <w:pStyle w:val="NoSpacing"/>
            </w:pPr>
          </w:p>
        </w:tc>
        <w:tc>
          <w:tcPr>
            <w:tcW w:w="929" w:type="dxa"/>
          </w:tcPr>
          <w:p w14:paraId="0E9F8049" w14:textId="77777777" w:rsidR="00F1309A" w:rsidRPr="008078AA" w:rsidRDefault="00F1309A" w:rsidP="008078AA">
            <w:pPr>
              <w:pStyle w:val="NoSpacing"/>
            </w:pPr>
          </w:p>
        </w:tc>
        <w:tc>
          <w:tcPr>
            <w:tcW w:w="1260" w:type="dxa"/>
          </w:tcPr>
          <w:p w14:paraId="6F9FC75E" w14:textId="77777777" w:rsidR="00F1309A" w:rsidRPr="008078AA" w:rsidRDefault="00F1309A" w:rsidP="008078AA">
            <w:pPr>
              <w:pStyle w:val="NoSpacing"/>
            </w:pPr>
          </w:p>
        </w:tc>
        <w:tc>
          <w:tcPr>
            <w:tcW w:w="1260" w:type="dxa"/>
          </w:tcPr>
          <w:p w14:paraId="771CF1A8" w14:textId="77777777" w:rsidR="00F1309A" w:rsidRPr="008078AA" w:rsidRDefault="00F1309A" w:rsidP="008078AA">
            <w:pPr>
              <w:pStyle w:val="NoSpacing"/>
            </w:pPr>
          </w:p>
        </w:tc>
        <w:tc>
          <w:tcPr>
            <w:tcW w:w="1008" w:type="dxa"/>
          </w:tcPr>
          <w:p w14:paraId="05A3E23B" w14:textId="77777777" w:rsidR="00F1309A" w:rsidRPr="008078AA" w:rsidRDefault="00F1309A" w:rsidP="008078AA">
            <w:pPr>
              <w:pStyle w:val="NoSpacing"/>
            </w:pPr>
          </w:p>
        </w:tc>
        <w:tc>
          <w:tcPr>
            <w:tcW w:w="2250" w:type="dxa"/>
          </w:tcPr>
          <w:p w14:paraId="32C21348" w14:textId="74C0059A" w:rsidR="00F1309A" w:rsidRPr="008078AA" w:rsidRDefault="00F1309A" w:rsidP="008078AA">
            <w:pPr>
              <w:pStyle w:val="NoSpacing"/>
            </w:pPr>
          </w:p>
        </w:tc>
        <w:tc>
          <w:tcPr>
            <w:tcW w:w="1728" w:type="dxa"/>
          </w:tcPr>
          <w:p w14:paraId="5A6A8AEB" w14:textId="77777777" w:rsidR="00F1309A" w:rsidRPr="008078AA" w:rsidRDefault="00F1309A" w:rsidP="008078AA">
            <w:pPr>
              <w:pStyle w:val="NoSpacing"/>
            </w:pPr>
          </w:p>
        </w:tc>
      </w:tr>
      <w:tr w:rsidR="00F1309A" w:rsidRPr="008078AA" w14:paraId="073B2095" w14:textId="5DFB6A82" w:rsidTr="00B36520">
        <w:trPr>
          <w:jc w:val="center"/>
        </w:trPr>
        <w:tc>
          <w:tcPr>
            <w:tcW w:w="314" w:type="dxa"/>
          </w:tcPr>
          <w:p w14:paraId="57B9DA60" w14:textId="77777777" w:rsidR="00F1309A" w:rsidRPr="008078AA" w:rsidRDefault="00F1309A" w:rsidP="008078AA">
            <w:pPr>
              <w:pStyle w:val="NoSpacing"/>
            </w:pPr>
            <w:proofErr w:type="gramStart"/>
            <w:r w:rsidRPr="008078AA">
              <w:t>s</w:t>
            </w:r>
            <w:proofErr w:type="gramEnd"/>
          </w:p>
        </w:tc>
        <w:tc>
          <w:tcPr>
            <w:tcW w:w="2878" w:type="dxa"/>
          </w:tcPr>
          <w:p w14:paraId="0FFB8A84" w14:textId="0CCA8A73" w:rsidR="00F1309A" w:rsidRPr="00B36520" w:rsidRDefault="00F1309A" w:rsidP="008078AA">
            <w:pPr>
              <w:pStyle w:val="NoSpacing"/>
              <w:rPr>
                <w:b/>
              </w:rPr>
            </w:pPr>
            <w:r w:rsidRPr="00B36520">
              <w:t xml:space="preserve">Other, specify </w:t>
            </w:r>
            <w:r w:rsidRPr="00B36520">
              <w:rPr>
                <w:b/>
              </w:rPr>
              <w:t>(</w:t>
            </w:r>
            <w:proofErr w:type="spellStart"/>
            <w:r w:rsidRPr="00B36520">
              <w:rPr>
                <w:b/>
              </w:rPr>
              <w:t>oth</w:t>
            </w:r>
            <w:proofErr w:type="spellEnd"/>
            <w:r w:rsidRPr="00B36520">
              <w:rPr>
                <w:b/>
              </w:rPr>
              <w:t>)</w:t>
            </w:r>
          </w:p>
        </w:tc>
        <w:tc>
          <w:tcPr>
            <w:tcW w:w="1920" w:type="dxa"/>
          </w:tcPr>
          <w:p w14:paraId="3FFDA42C" w14:textId="77777777" w:rsidR="00F1309A" w:rsidRPr="008078AA" w:rsidRDefault="00F1309A" w:rsidP="008078AA">
            <w:pPr>
              <w:pStyle w:val="NoSpacing"/>
            </w:pPr>
          </w:p>
        </w:tc>
        <w:tc>
          <w:tcPr>
            <w:tcW w:w="1499" w:type="dxa"/>
          </w:tcPr>
          <w:p w14:paraId="01139F19" w14:textId="77777777" w:rsidR="00F1309A" w:rsidRPr="008078AA" w:rsidRDefault="00F1309A" w:rsidP="008078AA">
            <w:pPr>
              <w:pStyle w:val="NoSpacing"/>
            </w:pPr>
          </w:p>
        </w:tc>
        <w:tc>
          <w:tcPr>
            <w:tcW w:w="1440" w:type="dxa"/>
          </w:tcPr>
          <w:p w14:paraId="00900AFF" w14:textId="291AB80D" w:rsidR="00F1309A" w:rsidRPr="008078AA" w:rsidRDefault="00F1309A" w:rsidP="008078AA">
            <w:pPr>
              <w:pStyle w:val="NoSpacing"/>
            </w:pPr>
          </w:p>
        </w:tc>
        <w:tc>
          <w:tcPr>
            <w:tcW w:w="929" w:type="dxa"/>
          </w:tcPr>
          <w:p w14:paraId="31029867" w14:textId="77777777" w:rsidR="00F1309A" w:rsidRPr="008078AA" w:rsidRDefault="00F1309A" w:rsidP="008078AA">
            <w:pPr>
              <w:pStyle w:val="NoSpacing"/>
            </w:pPr>
          </w:p>
        </w:tc>
        <w:tc>
          <w:tcPr>
            <w:tcW w:w="1260" w:type="dxa"/>
          </w:tcPr>
          <w:p w14:paraId="09E48A48" w14:textId="77777777" w:rsidR="00F1309A" w:rsidRPr="008078AA" w:rsidRDefault="00F1309A" w:rsidP="008078AA">
            <w:pPr>
              <w:pStyle w:val="NoSpacing"/>
            </w:pPr>
          </w:p>
        </w:tc>
        <w:tc>
          <w:tcPr>
            <w:tcW w:w="1260" w:type="dxa"/>
          </w:tcPr>
          <w:p w14:paraId="558A7EA5" w14:textId="77777777" w:rsidR="00F1309A" w:rsidRPr="008078AA" w:rsidRDefault="00F1309A" w:rsidP="008078AA">
            <w:pPr>
              <w:pStyle w:val="NoSpacing"/>
            </w:pPr>
          </w:p>
        </w:tc>
        <w:tc>
          <w:tcPr>
            <w:tcW w:w="1008" w:type="dxa"/>
          </w:tcPr>
          <w:p w14:paraId="2C5063FA" w14:textId="77777777" w:rsidR="00F1309A" w:rsidRPr="008078AA" w:rsidRDefault="00F1309A" w:rsidP="008078AA">
            <w:pPr>
              <w:pStyle w:val="NoSpacing"/>
            </w:pPr>
          </w:p>
        </w:tc>
        <w:tc>
          <w:tcPr>
            <w:tcW w:w="2250" w:type="dxa"/>
          </w:tcPr>
          <w:p w14:paraId="7204DA36" w14:textId="7B2A9984" w:rsidR="00F1309A" w:rsidRPr="008078AA" w:rsidRDefault="00F1309A" w:rsidP="008078AA">
            <w:pPr>
              <w:pStyle w:val="NoSpacing"/>
            </w:pPr>
          </w:p>
        </w:tc>
        <w:tc>
          <w:tcPr>
            <w:tcW w:w="1728" w:type="dxa"/>
          </w:tcPr>
          <w:p w14:paraId="3F343D9B" w14:textId="77777777" w:rsidR="00F1309A" w:rsidRPr="008078AA" w:rsidRDefault="00F1309A" w:rsidP="008078AA">
            <w:pPr>
              <w:pStyle w:val="NoSpacing"/>
            </w:pPr>
          </w:p>
        </w:tc>
      </w:tr>
      <w:tr w:rsidR="00B36520" w:rsidRPr="008078AA" w14:paraId="44E8EC25" w14:textId="77777777" w:rsidTr="00B36520">
        <w:trPr>
          <w:jc w:val="center"/>
        </w:trPr>
        <w:tc>
          <w:tcPr>
            <w:tcW w:w="314" w:type="dxa"/>
          </w:tcPr>
          <w:p w14:paraId="2E0DA0D6" w14:textId="77777777" w:rsidR="00B36520" w:rsidRPr="008078AA" w:rsidRDefault="00B36520" w:rsidP="008078AA">
            <w:pPr>
              <w:pStyle w:val="NoSpacing"/>
            </w:pPr>
          </w:p>
        </w:tc>
        <w:tc>
          <w:tcPr>
            <w:tcW w:w="2878" w:type="dxa"/>
          </w:tcPr>
          <w:p w14:paraId="5BE0025E" w14:textId="36B829C0" w:rsidR="00B36520" w:rsidRPr="00B36520" w:rsidRDefault="00B36520" w:rsidP="008078AA">
            <w:pPr>
              <w:pStyle w:val="NoSpacing"/>
            </w:pPr>
            <w:r w:rsidRPr="00B36520">
              <w:t>None</w:t>
            </w:r>
          </w:p>
        </w:tc>
        <w:tc>
          <w:tcPr>
            <w:tcW w:w="1920" w:type="dxa"/>
          </w:tcPr>
          <w:p w14:paraId="3BC7ABB6" w14:textId="77777777" w:rsidR="00B36520" w:rsidRPr="008078AA" w:rsidRDefault="00B36520" w:rsidP="008078AA">
            <w:pPr>
              <w:pStyle w:val="NoSpacing"/>
            </w:pPr>
          </w:p>
        </w:tc>
        <w:tc>
          <w:tcPr>
            <w:tcW w:w="1499" w:type="dxa"/>
          </w:tcPr>
          <w:p w14:paraId="76133D9B" w14:textId="77777777" w:rsidR="00B36520" w:rsidRPr="008078AA" w:rsidRDefault="00B36520" w:rsidP="008078AA">
            <w:pPr>
              <w:pStyle w:val="NoSpacing"/>
            </w:pPr>
          </w:p>
        </w:tc>
        <w:tc>
          <w:tcPr>
            <w:tcW w:w="1440" w:type="dxa"/>
          </w:tcPr>
          <w:p w14:paraId="5B2F5101" w14:textId="77777777" w:rsidR="00B36520" w:rsidRPr="008078AA" w:rsidRDefault="00B36520" w:rsidP="008078AA">
            <w:pPr>
              <w:pStyle w:val="NoSpacing"/>
            </w:pPr>
          </w:p>
        </w:tc>
        <w:tc>
          <w:tcPr>
            <w:tcW w:w="929" w:type="dxa"/>
          </w:tcPr>
          <w:p w14:paraId="41436A35" w14:textId="77777777" w:rsidR="00B36520" w:rsidRPr="008078AA" w:rsidRDefault="00B36520" w:rsidP="008078AA">
            <w:pPr>
              <w:pStyle w:val="NoSpacing"/>
            </w:pPr>
          </w:p>
        </w:tc>
        <w:tc>
          <w:tcPr>
            <w:tcW w:w="1260" w:type="dxa"/>
          </w:tcPr>
          <w:p w14:paraId="524E3ABC" w14:textId="77777777" w:rsidR="00B36520" w:rsidRPr="008078AA" w:rsidRDefault="00B36520" w:rsidP="008078AA">
            <w:pPr>
              <w:pStyle w:val="NoSpacing"/>
            </w:pPr>
          </w:p>
        </w:tc>
        <w:tc>
          <w:tcPr>
            <w:tcW w:w="1260" w:type="dxa"/>
          </w:tcPr>
          <w:p w14:paraId="1E302314" w14:textId="77777777" w:rsidR="00B36520" w:rsidRPr="008078AA" w:rsidRDefault="00B36520" w:rsidP="008078AA">
            <w:pPr>
              <w:pStyle w:val="NoSpacing"/>
            </w:pPr>
          </w:p>
        </w:tc>
        <w:tc>
          <w:tcPr>
            <w:tcW w:w="1008" w:type="dxa"/>
          </w:tcPr>
          <w:p w14:paraId="37BE7582" w14:textId="77777777" w:rsidR="00B36520" w:rsidRPr="008078AA" w:rsidRDefault="00B36520" w:rsidP="008078AA">
            <w:pPr>
              <w:pStyle w:val="NoSpacing"/>
            </w:pPr>
          </w:p>
        </w:tc>
        <w:tc>
          <w:tcPr>
            <w:tcW w:w="2250" w:type="dxa"/>
          </w:tcPr>
          <w:p w14:paraId="20AEBB65" w14:textId="77777777" w:rsidR="00B36520" w:rsidRPr="008078AA" w:rsidRDefault="00B36520" w:rsidP="008078AA">
            <w:pPr>
              <w:pStyle w:val="NoSpacing"/>
            </w:pPr>
          </w:p>
        </w:tc>
        <w:tc>
          <w:tcPr>
            <w:tcW w:w="1728" w:type="dxa"/>
          </w:tcPr>
          <w:p w14:paraId="6A57C9E3" w14:textId="77777777" w:rsidR="00B36520" w:rsidRPr="008078AA" w:rsidRDefault="00B36520" w:rsidP="008078AA">
            <w:pPr>
              <w:pStyle w:val="NoSpacing"/>
            </w:pPr>
          </w:p>
        </w:tc>
      </w:tr>
    </w:tbl>
    <w:p w14:paraId="30ABE893" w14:textId="77777777" w:rsidR="00987A08" w:rsidRDefault="00987A08" w:rsidP="00987A08">
      <w:pPr>
        <w:pStyle w:val="NoSpacing"/>
      </w:pPr>
    </w:p>
    <w:p w14:paraId="14887FFA" w14:textId="77777777" w:rsidR="00300D58" w:rsidRDefault="00300D58" w:rsidP="00987A08">
      <w:pPr>
        <w:pStyle w:val="NoSpacing"/>
      </w:pPr>
      <w:r>
        <w:br w:type="page"/>
      </w:r>
    </w:p>
    <w:p w14:paraId="02A6DF14" w14:textId="6F11AF8C" w:rsidR="002A1DE3" w:rsidRDefault="002A1DE3" w:rsidP="002A1DE3">
      <w:pPr>
        <w:pStyle w:val="Heading3"/>
        <w:spacing w:before="0" w:line="240" w:lineRule="auto"/>
      </w:pPr>
      <w:r>
        <w:rPr>
          <w:caps w:val="0"/>
        </w:rPr>
        <w:lastRenderedPageBreak/>
        <w:t xml:space="preserve">SECTION F. FOREST PRODUCTS </w:t>
      </w:r>
    </w:p>
    <w:p w14:paraId="0FF78750" w14:textId="1DF00BD4" w:rsidR="00887F38" w:rsidRDefault="004A62FF" w:rsidP="00F85A49">
      <w:pPr>
        <w:pStyle w:val="NoSpacing"/>
      </w:pPr>
      <w:r w:rsidRPr="004A62FF">
        <w:t xml:space="preserve">We would like to ask you about wild products that members of your household collect from the forests </w:t>
      </w:r>
      <w:r>
        <w:t>FOR CONSUMPTION</w:t>
      </w:r>
      <w:r w:rsidRPr="004A62FF">
        <w:t xml:space="preserve">.  </w:t>
      </w:r>
    </w:p>
    <w:p w14:paraId="260EB911" w14:textId="291700C6" w:rsidR="00887F38" w:rsidRDefault="00887F38" w:rsidP="00F85A49">
      <w:pPr>
        <w:pStyle w:val="NoSpacing"/>
      </w:pPr>
    </w:p>
    <w:tbl>
      <w:tblPr>
        <w:tblStyle w:val="TableGrid"/>
        <w:tblW w:w="14916" w:type="dxa"/>
        <w:jc w:val="center"/>
        <w:tblLayout w:type="fixed"/>
        <w:tblCellMar>
          <w:left w:w="72" w:type="dxa"/>
          <w:right w:w="72" w:type="dxa"/>
        </w:tblCellMar>
        <w:tblLook w:val="04A0" w:firstRow="1" w:lastRow="0" w:firstColumn="1" w:lastColumn="0" w:noHBand="0" w:noVBand="1"/>
      </w:tblPr>
      <w:tblGrid>
        <w:gridCol w:w="468"/>
        <w:gridCol w:w="3060"/>
        <w:gridCol w:w="1791"/>
        <w:gridCol w:w="1809"/>
        <w:gridCol w:w="810"/>
        <w:gridCol w:w="2204"/>
        <w:gridCol w:w="2344"/>
        <w:gridCol w:w="2430"/>
      </w:tblGrid>
      <w:tr w:rsidR="00DA2B8F" w:rsidRPr="00AA18E9" w14:paraId="3E2E7D1C" w14:textId="41E0DF67" w:rsidTr="002A1DE3">
        <w:trPr>
          <w:jc w:val="center"/>
        </w:trPr>
        <w:tc>
          <w:tcPr>
            <w:tcW w:w="468" w:type="dxa"/>
          </w:tcPr>
          <w:p w14:paraId="2C99EAAC" w14:textId="77777777" w:rsidR="00DA2B8F" w:rsidRPr="00AA18E9" w:rsidRDefault="00DA2B8F" w:rsidP="00F85A49">
            <w:pPr>
              <w:pStyle w:val="NoSpacing"/>
            </w:pPr>
          </w:p>
        </w:tc>
        <w:tc>
          <w:tcPr>
            <w:tcW w:w="3060" w:type="dxa"/>
          </w:tcPr>
          <w:p w14:paraId="27CC9B95" w14:textId="77777777" w:rsidR="00DA2B8F" w:rsidRPr="00AA18E9" w:rsidRDefault="00DA2B8F" w:rsidP="00F85A49">
            <w:pPr>
              <w:pStyle w:val="NoSpacing"/>
            </w:pPr>
            <w:r w:rsidRPr="00AA18E9">
              <w:t>Wood/forest product</w:t>
            </w:r>
          </w:p>
        </w:tc>
        <w:tc>
          <w:tcPr>
            <w:tcW w:w="1791" w:type="dxa"/>
          </w:tcPr>
          <w:p w14:paraId="080AB867" w14:textId="77777777" w:rsidR="00DA2B8F" w:rsidRDefault="00DA2B8F" w:rsidP="00F85A49">
            <w:pPr>
              <w:pStyle w:val="NoSpacing"/>
              <w:jc w:val="center"/>
            </w:pPr>
            <w:r>
              <w:t xml:space="preserve">F.6 </w:t>
            </w:r>
            <w:r w:rsidRPr="00AA18E9">
              <w:t>Please rank the top three most important products for the household’s own consumption</w:t>
            </w:r>
            <w:r>
              <w:t xml:space="preserve">. </w:t>
            </w:r>
          </w:p>
          <w:p w14:paraId="01F641B6" w14:textId="5F43995D" w:rsidR="00DA2B8F" w:rsidRDefault="00DA2B8F" w:rsidP="00F85A49">
            <w:pPr>
              <w:pStyle w:val="NoSpacing"/>
              <w:jc w:val="center"/>
            </w:pPr>
            <w:r>
              <w:t>(</w:t>
            </w:r>
            <w:proofErr w:type="spellStart"/>
            <w:proofErr w:type="gramStart"/>
            <w:r>
              <w:t>consumproduct</w:t>
            </w:r>
            <w:proofErr w:type="spellEnd"/>
            <w:proofErr w:type="gramEnd"/>
            <w:r>
              <w:t>)</w:t>
            </w:r>
          </w:p>
          <w:p w14:paraId="01920D0D" w14:textId="64E23946" w:rsidR="00DA2B8F" w:rsidRPr="00AA18E9" w:rsidRDefault="00DA2B8F" w:rsidP="00F85A49">
            <w:pPr>
              <w:pStyle w:val="NoSpacing"/>
              <w:jc w:val="center"/>
              <w:rPr>
                <w:i/>
              </w:rPr>
            </w:pPr>
            <w:r>
              <w:rPr>
                <w:i/>
              </w:rPr>
              <w:t>Select three items from this list (1-3) Answer questions F7-F9 for those three products</w:t>
            </w:r>
          </w:p>
        </w:tc>
        <w:tc>
          <w:tcPr>
            <w:tcW w:w="1809" w:type="dxa"/>
          </w:tcPr>
          <w:p w14:paraId="3F5F721C" w14:textId="77777777" w:rsidR="00DA2B8F" w:rsidRDefault="00DA2B8F"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DA2B8F" w:rsidRDefault="00DA2B8F" w:rsidP="00F85A49">
            <w:pPr>
              <w:pStyle w:val="NoSpacing"/>
              <w:jc w:val="center"/>
            </w:pPr>
          </w:p>
          <w:p w14:paraId="5B0B621F" w14:textId="48A209E1" w:rsidR="00DA2B8F" w:rsidRPr="00AA18E9" w:rsidRDefault="00DA2B8F" w:rsidP="00EE4E13">
            <w:pPr>
              <w:pStyle w:val="NoSpacing"/>
              <w:jc w:val="center"/>
            </w:pPr>
            <w:r>
              <w:t>(</w:t>
            </w:r>
            <w:proofErr w:type="spellStart"/>
            <w:proofErr w:type="gramStart"/>
            <w:r>
              <w:t>cproduct</w:t>
            </w:r>
            <w:proofErr w:type="gramEnd"/>
            <w:r>
              <w:t>_quant</w:t>
            </w:r>
            <w:proofErr w:type="spellEnd"/>
            <w:r>
              <w:t>)</w:t>
            </w:r>
          </w:p>
        </w:tc>
        <w:tc>
          <w:tcPr>
            <w:tcW w:w="810" w:type="dxa"/>
          </w:tcPr>
          <w:p w14:paraId="5EC01428" w14:textId="3ECD28E1" w:rsidR="00DA2B8F" w:rsidRPr="00AA18E9" w:rsidRDefault="00DA2B8F" w:rsidP="00F85A49">
            <w:pPr>
              <w:pStyle w:val="NoSpacing"/>
              <w:jc w:val="center"/>
            </w:pPr>
            <w:r>
              <w:t xml:space="preserve">F.7b </w:t>
            </w:r>
            <w:r w:rsidRPr="00AA18E9">
              <w:t>Unit</w:t>
            </w:r>
          </w:p>
        </w:tc>
        <w:tc>
          <w:tcPr>
            <w:tcW w:w="2204" w:type="dxa"/>
          </w:tcPr>
          <w:p w14:paraId="4D410E47" w14:textId="5A530A27" w:rsidR="00DA2B8F" w:rsidRPr="005A1C1E" w:rsidRDefault="00DA2B8F" w:rsidP="00F85A49">
            <w:pPr>
              <w:pStyle w:val="NoSpacing"/>
              <w:jc w:val="center"/>
            </w:pPr>
            <w:r>
              <w:t xml:space="preserve">F.8. </w:t>
            </w:r>
            <w:r w:rsidRPr="00AA18E9">
              <w:t xml:space="preserve">Has the availability of &lt;product&gt; changed over the </w:t>
            </w:r>
            <w:r w:rsidRPr="005A1C1E">
              <w:t>past 3 years?</w:t>
            </w:r>
          </w:p>
          <w:p w14:paraId="466D7B81" w14:textId="3A32DC87" w:rsidR="00DA2B8F" w:rsidRDefault="00DA2B8F" w:rsidP="00132711">
            <w:pPr>
              <w:pStyle w:val="NoSpacing"/>
              <w:jc w:val="center"/>
            </w:pPr>
            <w:r w:rsidRPr="005A1C1E">
              <w:t>1</w:t>
            </w:r>
            <w:r>
              <w:t>=Increased greatly</w:t>
            </w:r>
          </w:p>
          <w:p w14:paraId="65560962" w14:textId="77777777" w:rsidR="00DA2B8F" w:rsidRDefault="00DA2B8F" w:rsidP="00132711">
            <w:pPr>
              <w:pStyle w:val="NoSpacing"/>
              <w:jc w:val="center"/>
            </w:pPr>
            <w:r>
              <w:t>2=Increased slightly</w:t>
            </w:r>
          </w:p>
          <w:p w14:paraId="5A7DAA7E" w14:textId="77777777" w:rsidR="00DA2B8F" w:rsidRDefault="00DA2B8F" w:rsidP="00132711">
            <w:pPr>
              <w:pStyle w:val="NoSpacing"/>
              <w:jc w:val="center"/>
            </w:pPr>
            <w:r>
              <w:t>3=No change</w:t>
            </w:r>
          </w:p>
          <w:p w14:paraId="5609B127" w14:textId="77777777" w:rsidR="00DA2B8F" w:rsidRDefault="00DA2B8F" w:rsidP="00132711">
            <w:pPr>
              <w:pStyle w:val="NoSpacing"/>
              <w:jc w:val="center"/>
            </w:pPr>
            <w:r>
              <w:t>4=Decreased slightly</w:t>
            </w:r>
          </w:p>
          <w:p w14:paraId="7CEB719E" w14:textId="1EC0FF74" w:rsidR="00DA2B8F" w:rsidRDefault="00DA2B8F" w:rsidP="00132711">
            <w:pPr>
              <w:pStyle w:val="NoSpacing"/>
              <w:jc w:val="center"/>
            </w:pPr>
            <w:r>
              <w:t>5=Decreased greatly</w:t>
            </w:r>
          </w:p>
          <w:p w14:paraId="7127DE13" w14:textId="77777777" w:rsidR="00DA2B8F" w:rsidRDefault="00DA2B8F" w:rsidP="00F85A49">
            <w:pPr>
              <w:pStyle w:val="NoSpacing"/>
              <w:jc w:val="center"/>
            </w:pPr>
          </w:p>
          <w:p w14:paraId="61D186D5" w14:textId="217F736B" w:rsidR="00DA2B8F" w:rsidRPr="00AA18E9" w:rsidRDefault="00DA2B8F" w:rsidP="00F85A49">
            <w:pPr>
              <w:pStyle w:val="NoSpacing"/>
              <w:jc w:val="center"/>
              <w:rPr>
                <w:i/>
              </w:rPr>
            </w:pPr>
            <w:r>
              <w:t>(</w:t>
            </w:r>
            <w:proofErr w:type="spellStart"/>
            <w:proofErr w:type="gramStart"/>
            <w:r>
              <w:t>cproduct</w:t>
            </w:r>
            <w:proofErr w:type="gramEnd"/>
            <w:r>
              <w:t>_available</w:t>
            </w:r>
            <w:proofErr w:type="spellEnd"/>
            <w:r>
              <w:t>)</w:t>
            </w:r>
          </w:p>
        </w:tc>
        <w:tc>
          <w:tcPr>
            <w:tcW w:w="2344" w:type="dxa"/>
          </w:tcPr>
          <w:p w14:paraId="47C56CE2" w14:textId="69C9D784" w:rsidR="00DA2B8F" w:rsidRDefault="00DA2B8F" w:rsidP="002A1DE3">
            <w:pPr>
              <w:pStyle w:val="NoSpacing"/>
              <w:jc w:val="center"/>
            </w:pPr>
            <w:r>
              <w:t xml:space="preserve">F.9 </w:t>
            </w:r>
            <w:r w:rsidRPr="006075F1">
              <w:t xml:space="preserve">What </w:t>
            </w:r>
            <w:proofErr w:type="gramStart"/>
            <w:r w:rsidRPr="006075F1">
              <w:t>have</w:t>
            </w:r>
            <w:proofErr w:type="gramEnd"/>
            <w:r w:rsidRPr="006075F1">
              <w:t xml:space="preserve"> you done in response to the decline in availability of &lt;product&gt;?</w:t>
            </w:r>
          </w:p>
          <w:p w14:paraId="317B94BB" w14:textId="32CD786D" w:rsidR="00DA2B8F" w:rsidRPr="00E65CE2" w:rsidRDefault="00DA2B8F" w:rsidP="002A1DE3">
            <w:pPr>
              <w:pStyle w:val="NoSpacing"/>
              <w:jc w:val="center"/>
              <w:rPr>
                <w:i/>
              </w:rPr>
            </w:pPr>
            <w:r w:rsidRPr="00E65CE2">
              <w:rPr>
                <w:i/>
              </w:rPr>
              <w:t>Ask if F8= 4 or 5</w:t>
            </w:r>
          </w:p>
          <w:p w14:paraId="37B80375" w14:textId="4B9AF695" w:rsidR="00DA2B8F" w:rsidRDefault="00DA2B8F" w:rsidP="00D64C21">
            <w:pPr>
              <w:pStyle w:val="NoSpacing"/>
              <w:jc w:val="center"/>
            </w:pPr>
            <w:r>
              <w:t>(</w:t>
            </w:r>
            <w:proofErr w:type="spellStart"/>
            <w:proofErr w:type="gramStart"/>
            <w:r>
              <w:t>cproduct</w:t>
            </w:r>
            <w:proofErr w:type="gramEnd"/>
            <w:r>
              <w:t>_response</w:t>
            </w:r>
            <w:proofErr w:type="spellEnd"/>
            <w:r>
              <w:t>)</w:t>
            </w:r>
          </w:p>
          <w:p w14:paraId="6D05A0FF" w14:textId="77777777" w:rsidR="00DA2B8F" w:rsidRPr="006075F1" w:rsidRDefault="00DA2B8F" w:rsidP="002A1DE3">
            <w:pPr>
              <w:pStyle w:val="NoSpacing"/>
              <w:jc w:val="center"/>
            </w:pPr>
          </w:p>
          <w:p w14:paraId="7BEEF609" w14:textId="77777777" w:rsidR="00DA2B8F" w:rsidRPr="006075F1" w:rsidRDefault="00DA2B8F" w:rsidP="002A1DE3">
            <w:pPr>
              <w:pStyle w:val="NoSpacing"/>
              <w:jc w:val="center"/>
              <w:rPr>
                <w:i/>
              </w:rPr>
            </w:pPr>
            <w:r>
              <w:rPr>
                <w:i/>
              </w:rPr>
              <w:t>See code 107</w:t>
            </w:r>
          </w:p>
          <w:p w14:paraId="59FE08FA" w14:textId="1961B29B" w:rsidR="00DA2B8F" w:rsidRDefault="00DA2B8F" w:rsidP="00F85A49">
            <w:pPr>
              <w:pStyle w:val="NoSpacing"/>
              <w:jc w:val="center"/>
            </w:pPr>
            <w:r w:rsidRPr="006075F1">
              <w:rPr>
                <w:i/>
              </w:rPr>
              <w:t>Probe and code, Select all that apply</w:t>
            </w:r>
          </w:p>
        </w:tc>
        <w:tc>
          <w:tcPr>
            <w:tcW w:w="2430" w:type="dxa"/>
            <w:vMerge w:val="restart"/>
          </w:tcPr>
          <w:p w14:paraId="6006E0E0" w14:textId="77777777" w:rsidR="00DA2B8F" w:rsidRPr="006075F1" w:rsidRDefault="00DA2B8F" w:rsidP="002A1DE3">
            <w:pPr>
              <w:pStyle w:val="NoSpacing"/>
            </w:pPr>
            <w:r>
              <w:rPr>
                <w:b/>
              </w:rPr>
              <w:t>107</w:t>
            </w:r>
            <w:r w:rsidRPr="00995F62">
              <w:rPr>
                <w:b/>
              </w:rPr>
              <w:t>–</w:t>
            </w:r>
            <w:r w:rsidRPr="008C4618">
              <w:rPr>
                <w:b/>
              </w:rPr>
              <w:t xml:space="preserve">Response to decline </w:t>
            </w:r>
          </w:p>
          <w:p w14:paraId="02EDD7A8" w14:textId="77777777" w:rsidR="00DA2B8F" w:rsidRPr="006075F1" w:rsidRDefault="00DA2B8F" w:rsidP="002A1DE3">
            <w:pPr>
              <w:pStyle w:val="NoSpacing"/>
            </w:pPr>
            <w:r w:rsidRPr="006075F1">
              <w:t xml:space="preserve"> 1=It did not influence the harvest of forest products</w:t>
            </w:r>
          </w:p>
          <w:p w14:paraId="7976F92E" w14:textId="77777777" w:rsidR="00DA2B8F" w:rsidRPr="006075F1" w:rsidRDefault="00DA2B8F" w:rsidP="002A1DE3">
            <w:pPr>
              <w:pStyle w:val="NoSpacing"/>
            </w:pPr>
            <w:r w:rsidRPr="006075F1">
              <w:t>2=Increase collection time (including travelling to areas further away)</w:t>
            </w:r>
          </w:p>
          <w:p w14:paraId="64425FE8" w14:textId="77777777" w:rsidR="00DA2B8F" w:rsidRPr="006075F1" w:rsidRDefault="00DA2B8F" w:rsidP="002A1DE3">
            <w:pPr>
              <w:pStyle w:val="NoSpacing"/>
            </w:pPr>
            <w:r w:rsidRPr="006075F1">
              <w:t>3=Buy the product from other suppliers</w:t>
            </w:r>
          </w:p>
          <w:p w14:paraId="61664456" w14:textId="77777777" w:rsidR="00DA2B8F" w:rsidRPr="006075F1" w:rsidRDefault="00DA2B8F" w:rsidP="002A1DE3">
            <w:pPr>
              <w:pStyle w:val="NoSpacing"/>
            </w:pPr>
            <w:r w:rsidRPr="006075F1">
              <w:t>4=Reduce harvesting of the product</w:t>
            </w:r>
          </w:p>
          <w:p w14:paraId="2B587727" w14:textId="77777777" w:rsidR="00DA2B8F" w:rsidRPr="006075F1" w:rsidRDefault="00DA2B8F" w:rsidP="002A1DE3">
            <w:pPr>
              <w:pStyle w:val="NoSpacing"/>
            </w:pPr>
            <w:r w:rsidRPr="006075F1">
              <w:t>5=Stop harvesting of the product</w:t>
            </w:r>
          </w:p>
          <w:p w14:paraId="7BDFD9D2" w14:textId="77777777" w:rsidR="00DA2B8F" w:rsidRPr="006075F1" w:rsidRDefault="00DA2B8F" w:rsidP="002A1DE3">
            <w:pPr>
              <w:pStyle w:val="NoSpacing"/>
            </w:pPr>
            <w:r w:rsidRPr="006075F1">
              <w:t>6=Substitute with other type of forest products</w:t>
            </w:r>
          </w:p>
          <w:p w14:paraId="55B45881" w14:textId="77777777" w:rsidR="00DA2B8F" w:rsidRPr="006075F1" w:rsidRDefault="00DA2B8F" w:rsidP="002A1DE3">
            <w:pPr>
              <w:pStyle w:val="NoSpacing"/>
            </w:pPr>
            <w:r w:rsidRPr="006075F1">
              <w:t>7=Substitute with agricultural products</w:t>
            </w:r>
          </w:p>
          <w:p w14:paraId="02B43997" w14:textId="77777777" w:rsidR="00DA2B8F" w:rsidRPr="006075F1" w:rsidRDefault="00DA2B8F" w:rsidP="002A1DE3">
            <w:pPr>
              <w:pStyle w:val="NoSpacing"/>
            </w:pPr>
            <w:r w:rsidRPr="006075F1">
              <w:t>8=Conserving standing trees</w:t>
            </w:r>
          </w:p>
          <w:p w14:paraId="5711F879" w14:textId="77777777" w:rsidR="00DA2B8F" w:rsidRDefault="00DA2B8F" w:rsidP="002A1DE3">
            <w:pPr>
              <w:pStyle w:val="NoSpacing"/>
            </w:pPr>
            <w:r w:rsidRPr="006075F1">
              <w:t>9=Planting trees</w:t>
            </w:r>
          </w:p>
          <w:p w14:paraId="2442C63E" w14:textId="30BC046D" w:rsidR="00797598" w:rsidRDefault="00797598" w:rsidP="002A1DE3">
            <w:pPr>
              <w:pStyle w:val="NoSpacing"/>
            </w:pPr>
            <w:r>
              <w:t>10= Restricting access/use of forest</w:t>
            </w:r>
          </w:p>
          <w:p w14:paraId="3802A383" w14:textId="5847B13B" w:rsidR="00797598" w:rsidRPr="006075F1" w:rsidRDefault="00797598" w:rsidP="002A1DE3">
            <w:pPr>
              <w:pStyle w:val="NoSpacing"/>
            </w:pPr>
            <w:r>
              <w:t>97=Other, please specify</w:t>
            </w:r>
          </w:p>
          <w:p w14:paraId="6AE74489" w14:textId="0EC819C8" w:rsidR="00DA2B8F" w:rsidRDefault="00DA2B8F" w:rsidP="002A1DE3">
            <w:pPr>
              <w:pStyle w:val="NoSpacing"/>
              <w:jc w:val="center"/>
            </w:pPr>
          </w:p>
        </w:tc>
      </w:tr>
      <w:tr w:rsidR="00DA2B8F" w:rsidRPr="00AA18E9" w14:paraId="594DCD35" w14:textId="453D3EF8" w:rsidTr="002A1DE3">
        <w:trPr>
          <w:jc w:val="center"/>
        </w:trPr>
        <w:tc>
          <w:tcPr>
            <w:tcW w:w="468" w:type="dxa"/>
          </w:tcPr>
          <w:p w14:paraId="188282F3" w14:textId="6F72B61A" w:rsidR="00DA2B8F" w:rsidRPr="00AA18E9" w:rsidRDefault="00DA2B8F" w:rsidP="00F85A49">
            <w:pPr>
              <w:pStyle w:val="NoSpacing"/>
            </w:pPr>
            <w:proofErr w:type="gramStart"/>
            <w:r w:rsidRPr="00AA18E9">
              <w:t>a</w:t>
            </w:r>
            <w:proofErr w:type="gramEnd"/>
          </w:p>
        </w:tc>
        <w:tc>
          <w:tcPr>
            <w:tcW w:w="3060" w:type="dxa"/>
          </w:tcPr>
          <w:p w14:paraId="61E66DB5" w14:textId="77777777" w:rsidR="00DA2B8F" w:rsidRPr="00AA18E9" w:rsidRDefault="00DA2B8F" w:rsidP="00F85A49">
            <w:pPr>
              <w:pStyle w:val="NoSpacing"/>
            </w:pPr>
            <w:r w:rsidRPr="00AA18E9">
              <w:t>Timber</w:t>
            </w:r>
          </w:p>
        </w:tc>
        <w:tc>
          <w:tcPr>
            <w:tcW w:w="1791" w:type="dxa"/>
          </w:tcPr>
          <w:p w14:paraId="370F2260" w14:textId="77777777" w:rsidR="00DA2B8F" w:rsidRPr="00AA18E9" w:rsidRDefault="00DA2B8F" w:rsidP="00F85A49">
            <w:pPr>
              <w:pStyle w:val="NoSpacing"/>
              <w:jc w:val="center"/>
            </w:pPr>
          </w:p>
        </w:tc>
        <w:tc>
          <w:tcPr>
            <w:tcW w:w="1809" w:type="dxa"/>
          </w:tcPr>
          <w:p w14:paraId="5AA685C7" w14:textId="77777777" w:rsidR="00DA2B8F" w:rsidRPr="00AA18E9" w:rsidRDefault="00DA2B8F" w:rsidP="00F85A49">
            <w:pPr>
              <w:pStyle w:val="NoSpacing"/>
              <w:jc w:val="center"/>
            </w:pPr>
          </w:p>
        </w:tc>
        <w:tc>
          <w:tcPr>
            <w:tcW w:w="810" w:type="dxa"/>
          </w:tcPr>
          <w:p w14:paraId="41671961" w14:textId="77777777" w:rsidR="00DA2B8F" w:rsidRPr="00AA18E9" w:rsidRDefault="00DA2B8F" w:rsidP="00F85A49">
            <w:pPr>
              <w:pStyle w:val="NoSpacing"/>
              <w:jc w:val="center"/>
            </w:pPr>
          </w:p>
        </w:tc>
        <w:tc>
          <w:tcPr>
            <w:tcW w:w="2204" w:type="dxa"/>
          </w:tcPr>
          <w:p w14:paraId="1D5ECF92" w14:textId="77777777" w:rsidR="00DA2B8F" w:rsidRPr="00AA18E9" w:rsidRDefault="00DA2B8F" w:rsidP="00F85A49">
            <w:pPr>
              <w:pStyle w:val="NoSpacing"/>
              <w:jc w:val="center"/>
            </w:pPr>
          </w:p>
        </w:tc>
        <w:tc>
          <w:tcPr>
            <w:tcW w:w="2344" w:type="dxa"/>
          </w:tcPr>
          <w:p w14:paraId="205900B1" w14:textId="77777777" w:rsidR="00DA2B8F" w:rsidRPr="00AA18E9" w:rsidRDefault="00DA2B8F" w:rsidP="00F85A49">
            <w:pPr>
              <w:pStyle w:val="NoSpacing"/>
              <w:jc w:val="center"/>
            </w:pPr>
          </w:p>
        </w:tc>
        <w:tc>
          <w:tcPr>
            <w:tcW w:w="2430" w:type="dxa"/>
            <w:vMerge/>
          </w:tcPr>
          <w:p w14:paraId="59A58C08" w14:textId="77777777" w:rsidR="00DA2B8F" w:rsidRPr="00AA18E9" w:rsidRDefault="00DA2B8F" w:rsidP="00F85A49">
            <w:pPr>
              <w:pStyle w:val="NoSpacing"/>
              <w:jc w:val="center"/>
            </w:pPr>
          </w:p>
        </w:tc>
      </w:tr>
      <w:tr w:rsidR="00DA2B8F" w:rsidRPr="00AA18E9" w14:paraId="32FF69E6" w14:textId="3EF9E3E0" w:rsidTr="002A1DE3">
        <w:trPr>
          <w:jc w:val="center"/>
        </w:trPr>
        <w:tc>
          <w:tcPr>
            <w:tcW w:w="468" w:type="dxa"/>
          </w:tcPr>
          <w:p w14:paraId="18C65ACD" w14:textId="77777777" w:rsidR="00DA2B8F" w:rsidRPr="00AA18E9" w:rsidRDefault="00DA2B8F" w:rsidP="00F85A49">
            <w:pPr>
              <w:pStyle w:val="NoSpacing"/>
            </w:pPr>
            <w:proofErr w:type="gramStart"/>
            <w:r w:rsidRPr="00AA18E9">
              <w:t>b</w:t>
            </w:r>
            <w:proofErr w:type="gramEnd"/>
          </w:p>
        </w:tc>
        <w:tc>
          <w:tcPr>
            <w:tcW w:w="3060" w:type="dxa"/>
          </w:tcPr>
          <w:p w14:paraId="0C961735" w14:textId="77777777" w:rsidR="00DA2B8F" w:rsidRPr="00AA18E9" w:rsidRDefault="00DA2B8F" w:rsidP="00F85A49">
            <w:pPr>
              <w:pStyle w:val="NoSpacing"/>
            </w:pPr>
            <w:r w:rsidRPr="00AA18E9">
              <w:t>Fuel wood</w:t>
            </w:r>
          </w:p>
        </w:tc>
        <w:tc>
          <w:tcPr>
            <w:tcW w:w="1791" w:type="dxa"/>
          </w:tcPr>
          <w:p w14:paraId="5E5A3D81" w14:textId="77777777" w:rsidR="00DA2B8F" w:rsidRPr="00AA18E9" w:rsidRDefault="00DA2B8F" w:rsidP="00F85A49">
            <w:pPr>
              <w:pStyle w:val="NoSpacing"/>
              <w:jc w:val="center"/>
            </w:pPr>
          </w:p>
        </w:tc>
        <w:tc>
          <w:tcPr>
            <w:tcW w:w="1809" w:type="dxa"/>
          </w:tcPr>
          <w:p w14:paraId="46F6772C" w14:textId="77777777" w:rsidR="00DA2B8F" w:rsidRPr="00AA18E9" w:rsidRDefault="00DA2B8F" w:rsidP="00F85A49">
            <w:pPr>
              <w:pStyle w:val="NoSpacing"/>
              <w:jc w:val="center"/>
            </w:pPr>
          </w:p>
        </w:tc>
        <w:tc>
          <w:tcPr>
            <w:tcW w:w="810" w:type="dxa"/>
          </w:tcPr>
          <w:p w14:paraId="7846AFBE" w14:textId="77777777" w:rsidR="00DA2B8F" w:rsidRPr="00AA18E9" w:rsidRDefault="00DA2B8F" w:rsidP="00F85A49">
            <w:pPr>
              <w:pStyle w:val="NoSpacing"/>
              <w:jc w:val="center"/>
            </w:pPr>
          </w:p>
        </w:tc>
        <w:tc>
          <w:tcPr>
            <w:tcW w:w="2204" w:type="dxa"/>
          </w:tcPr>
          <w:p w14:paraId="7E37853D" w14:textId="77777777" w:rsidR="00DA2B8F" w:rsidRPr="00AA18E9" w:rsidRDefault="00DA2B8F" w:rsidP="00F85A49">
            <w:pPr>
              <w:pStyle w:val="NoSpacing"/>
              <w:jc w:val="center"/>
            </w:pPr>
          </w:p>
        </w:tc>
        <w:tc>
          <w:tcPr>
            <w:tcW w:w="2344" w:type="dxa"/>
          </w:tcPr>
          <w:p w14:paraId="65BBB039" w14:textId="77777777" w:rsidR="00DA2B8F" w:rsidRPr="00AA18E9" w:rsidRDefault="00DA2B8F" w:rsidP="00F85A49">
            <w:pPr>
              <w:pStyle w:val="NoSpacing"/>
              <w:jc w:val="center"/>
            </w:pPr>
          </w:p>
        </w:tc>
        <w:tc>
          <w:tcPr>
            <w:tcW w:w="2430" w:type="dxa"/>
            <w:vMerge/>
          </w:tcPr>
          <w:p w14:paraId="13A7E178" w14:textId="77777777" w:rsidR="00DA2B8F" w:rsidRPr="00AA18E9" w:rsidRDefault="00DA2B8F" w:rsidP="00F85A49">
            <w:pPr>
              <w:pStyle w:val="NoSpacing"/>
              <w:jc w:val="center"/>
            </w:pPr>
          </w:p>
        </w:tc>
      </w:tr>
      <w:tr w:rsidR="00DA2B8F" w:rsidRPr="00AA18E9" w14:paraId="1E7B6630" w14:textId="2A816AF2" w:rsidTr="002A1DE3">
        <w:trPr>
          <w:jc w:val="center"/>
        </w:trPr>
        <w:tc>
          <w:tcPr>
            <w:tcW w:w="468" w:type="dxa"/>
          </w:tcPr>
          <w:p w14:paraId="0B8E7666" w14:textId="77777777" w:rsidR="00DA2B8F" w:rsidRPr="00AA18E9" w:rsidRDefault="00DA2B8F" w:rsidP="00F85A49">
            <w:pPr>
              <w:pStyle w:val="NoSpacing"/>
            </w:pPr>
            <w:proofErr w:type="gramStart"/>
            <w:r w:rsidRPr="00AA18E9">
              <w:t>c</w:t>
            </w:r>
            <w:proofErr w:type="gramEnd"/>
          </w:p>
        </w:tc>
        <w:tc>
          <w:tcPr>
            <w:tcW w:w="3060" w:type="dxa"/>
          </w:tcPr>
          <w:p w14:paraId="7360D25C" w14:textId="77777777" w:rsidR="00DA2B8F" w:rsidRPr="00AA18E9" w:rsidRDefault="00DA2B8F" w:rsidP="00F85A49">
            <w:pPr>
              <w:pStyle w:val="NoSpacing"/>
            </w:pPr>
            <w:r w:rsidRPr="00AA18E9">
              <w:t>Charcoal</w:t>
            </w:r>
          </w:p>
        </w:tc>
        <w:tc>
          <w:tcPr>
            <w:tcW w:w="1791" w:type="dxa"/>
          </w:tcPr>
          <w:p w14:paraId="2DB373A6" w14:textId="77777777" w:rsidR="00DA2B8F" w:rsidRPr="00AA18E9" w:rsidRDefault="00DA2B8F" w:rsidP="00F85A49">
            <w:pPr>
              <w:pStyle w:val="NoSpacing"/>
              <w:jc w:val="center"/>
            </w:pPr>
          </w:p>
        </w:tc>
        <w:tc>
          <w:tcPr>
            <w:tcW w:w="1809" w:type="dxa"/>
          </w:tcPr>
          <w:p w14:paraId="58687A06" w14:textId="77777777" w:rsidR="00DA2B8F" w:rsidRPr="00AA18E9" w:rsidRDefault="00DA2B8F" w:rsidP="00F85A49">
            <w:pPr>
              <w:pStyle w:val="NoSpacing"/>
              <w:jc w:val="center"/>
            </w:pPr>
          </w:p>
        </w:tc>
        <w:tc>
          <w:tcPr>
            <w:tcW w:w="810" w:type="dxa"/>
          </w:tcPr>
          <w:p w14:paraId="3B1E2666" w14:textId="77777777" w:rsidR="00DA2B8F" w:rsidRPr="00AA18E9" w:rsidRDefault="00DA2B8F" w:rsidP="00F85A49">
            <w:pPr>
              <w:pStyle w:val="NoSpacing"/>
              <w:jc w:val="center"/>
            </w:pPr>
          </w:p>
        </w:tc>
        <w:tc>
          <w:tcPr>
            <w:tcW w:w="2204" w:type="dxa"/>
          </w:tcPr>
          <w:p w14:paraId="4325DC26" w14:textId="77777777" w:rsidR="00DA2B8F" w:rsidRPr="00AA18E9" w:rsidRDefault="00DA2B8F" w:rsidP="00F85A49">
            <w:pPr>
              <w:pStyle w:val="NoSpacing"/>
              <w:jc w:val="center"/>
            </w:pPr>
          </w:p>
        </w:tc>
        <w:tc>
          <w:tcPr>
            <w:tcW w:w="2344" w:type="dxa"/>
          </w:tcPr>
          <w:p w14:paraId="659B3083" w14:textId="77777777" w:rsidR="00DA2B8F" w:rsidRPr="00AA18E9" w:rsidRDefault="00DA2B8F" w:rsidP="00F85A49">
            <w:pPr>
              <w:pStyle w:val="NoSpacing"/>
              <w:jc w:val="center"/>
            </w:pPr>
          </w:p>
        </w:tc>
        <w:tc>
          <w:tcPr>
            <w:tcW w:w="2430" w:type="dxa"/>
            <w:vMerge/>
          </w:tcPr>
          <w:p w14:paraId="41F0A227" w14:textId="77777777" w:rsidR="00DA2B8F" w:rsidRPr="00AA18E9" w:rsidRDefault="00DA2B8F" w:rsidP="00F85A49">
            <w:pPr>
              <w:pStyle w:val="NoSpacing"/>
              <w:jc w:val="center"/>
            </w:pPr>
          </w:p>
        </w:tc>
      </w:tr>
      <w:tr w:rsidR="00DA2B8F" w:rsidRPr="00AA18E9" w14:paraId="42CACA46" w14:textId="47897CA6" w:rsidTr="002A1DE3">
        <w:trPr>
          <w:jc w:val="center"/>
        </w:trPr>
        <w:tc>
          <w:tcPr>
            <w:tcW w:w="468" w:type="dxa"/>
          </w:tcPr>
          <w:p w14:paraId="7F0C04BE" w14:textId="77777777" w:rsidR="00DA2B8F" w:rsidRPr="00AA18E9" w:rsidRDefault="00DA2B8F" w:rsidP="00F85A49">
            <w:pPr>
              <w:pStyle w:val="NoSpacing"/>
            </w:pPr>
            <w:proofErr w:type="gramStart"/>
            <w:r w:rsidRPr="00AA18E9">
              <w:t>d</w:t>
            </w:r>
            <w:proofErr w:type="gramEnd"/>
          </w:p>
        </w:tc>
        <w:tc>
          <w:tcPr>
            <w:tcW w:w="3060" w:type="dxa"/>
          </w:tcPr>
          <w:p w14:paraId="0B1EEDE7" w14:textId="77777777" w:rsidR="00DA2B8F" w:rsidRPr="00AA18E9" w:rsidRDefault="00DA2B8F" w:rsidP="00F85A49">
            <w:pPr>
              <w:pStyle w:val="NoSpacing"/>
            </w:pPr>
            <w:r w:rsidRPr="00AA18E9">
              <w:t>Wood for wood carving</w:t>
            </w:r>
          </w:p>
        </w:tc>
        <w:tc>
          <w:tcPr>
            <w:tcW w:w="1791" w:type="dxa"/>
          </w:tcPr>
          <w:p w14:paraId="67005A6D" w14:textId="77777777" w:rsidR="00DA2B8F" w:rsidRPr="00AA18E9" w:rsidRDefault="00DA2B8F" w:rsidP="00F85A49">
            <w:pPr>
              <w:pStyle w:val="NoSpacing"/>
              <w:jc w:val="center"/>
            </w:pPr>
          </w:p>
        </w:tc>
        <w:tc>
          <w:tcPr>
            <w:tcW w:w="1809" w:type="dxa"/>
          </w:tcPr>
          <w:p w14:paraId="1399FF90" w14:textId="77777777" w:rsidR="00DA2B8F" w:rsidRPr="00AA18E9" w:rsidRDefault="00DA2B8F" w:rsidP="00F85A49">
            <w:pPr>
              <w:pStyle w:val="NoSpacing"/>
              <w:jc w:val="center"/>
            </w:pPr>
          </w:p>
        </w:tc>
        <w:tc>
          <w:tcPr>
            <w:tcW w:w="810" w:type="dxa"/>
          </w:tcPr>
          <w:p w14:paraId="15EDE360" w14:textId="77777777" w:rsidR="00DA2B8F" w:rsidRPr="00AA18E9" w:rsidRDefault="00DA2B8F" w:rsidP="00F85A49">
            <w:pPr>
              <w:pStyle w:val="NoSpacing"/>
              <w:jc w:val="center"/>
            </w:pPr>
          </w:p>
        </w:tc>
        <w:tc>
          <w:tcPr>
            <w:tcW w:w="2204" w:type="dxa"/>
          </w:tcPr>
          <w:p w14:paraId="5F14FA14" w14:textId="77777777" w:rsidR="00DA2B8F" w:rsidRPr="00AA18E9" w:rsidRDefault="00DA2B8F" w:rsidP="00F85A49">
            <w:pPr>
              <w:pStyle w:val="NoSpacing"/>
              <w:jc w:val="center"/>
            </w:pPr>
          </w:p>
        </w:tc>
        <w:tc>
          <w:tcPr>
            <w:tcW w:w="2344" w:type="dxa"/>
          </w:tcPr>
          <w:p w14:paraId="76263692" w14:textId="77777777" w:rsidR="00DA2B8F" w:rsidRPr="00AA18E9" w:rsidRDefault="00DA2B8F" w:rsidP="00F85A49">
            <w:pPr>
              <w:pStyle w:val="NoSpacing"/>
              <w:jc w:val="center"/>
            </w:pPr>
          </w:p>
        </w:tc>
        <w:tc>
          <w:tcPr>
            <w:tcW w:w="2430" w:type="dxa"/>
            <w:vMerge/>
          </w:tcPr>
          <w:p w14:paraId="007FB4EA" w14:textId="77777777" w:rsidR="00DA2B8F" w:rsidRPr="00AA18E9" w:rsidRDefault="00DA2B8F" w:rsidP="00F85A49">
            <w:pPr>
              <w:pStyle w:val="NoSpacing"/>
              <w:jc w:val="center"/>
            </w:pPr>
          </w:p>
        </w:tc>
      </w:tr>
      <w:tr w:rsidR="00DA2B8F" w:rsidRPr="00AA18E9" w14:paraId="0A5C2BF2" w14:textId="3E4C28DC" w:rsidTr="002A1DE3">
        <w:trPr>
          <w:jc w:val="center"/>
        </w:trPr>
        <w:tc>
          <w:tcPr>
            <w:tcW w:w="468" w:type="dxa"/>
          </w:tcPr>
          <w:p w14:paraId="78BEC6AE" w14:textId="77777777" w:rsidR="00DA2B8F" w:rsidRPr="00AA18E9" w:rsidRDefault="00DA2B8F" w:rsidP="00F85A49">
            <w:pPr>
              <w:pStyle w:val="NoSpacing"/>
            </w:pPr>
            <w:proofErr w:type="gramStart"/>
            <w:r w:rsidRPr="00AA18E9">
              <w:t>e</w:t>
            </w:r>
            <w:proofErr w:type="gramEnd"/>
          </w:p>
        </w:tc>
        <w:tc>
          <w:tcPr>
            <w:tcW w:w="3060" w:type="dxa"/>
          </w:tcPr>
          <w:p w14:paraId="49D8E697" w14:textId="77777777" w:rsidR="00DA2B8F" w:rsidRPr="00AA18E9" w:rsidRDefault="00DA2B8F" w:rsidP="00F85A49">
            <w:pPr>
              <w:pStyle w:val="NoSpacing"/>
            </w:pPr>
            <w:r w:rsidRPr="00AA18E9">
              <w:t>Wood for poles</w:t>
            </w:r>
          </w:p>
        </w:tc>
        <w:tc>
          <w:tcPr>
            <w:tcW w:w="1791" w:type="dxa"/>
          </w:tcPr>
          <w:p w14:paraId="70E2B61C" w14:textId="77777777" w:rsidR="00DA2B8F" w:rsidRPr="00AA18E9" w:rsidRDefault="00DA2B8F" w:rsidP="00F85A49">
            <w:pPr>
              <w:pStyle w:val="NoSpacing"/>
              <w:jc w:val="center"/>
            </w:pPr>
          </w:p>
        </w:tc>
        <w:tc>
          <w:tcPr>
            <w:tcW w:w="1809" w:type="dxa"/>
          </w:tcPr>
          <w:p w14:paraId="447153F9" w14:textId="77777777" w:rsidR="00DA2B8F" w:rsidRPr="00AA18E9" w:rsidRDefault="00DA2B8F" w:rsidP="00F85A49">
            <w:pPr>
              <w:pStyle w:val="NoSpacing"/>
              <w:jc w:val="center"/>
            </w:pPr>
          </w:p>
        </w:tc>
        <w:tc>
          <w:tcPr>
            <w:tcW w:w="810" w:type="dxa"/>
          </w:tcPr>
          <w:p w14:paraId="4AAF3E6A" w14:textId="77777777" w:rsidR="00DA2B8F" w:rsidRPr="00AA18E9" w:rsidRDefault="00DA2B8F" w:rsidP="00F85A49">
            <w:pPr>
              <w:pStyle w:val="NoSpacing"/>
              <w:jc w:val="center"/>
            </w:pPr>
          </w:p>
        </w:tc>
        <w:tc>
          <w:tcPr>
            <w:tcW w:w="2204" w:type="dxa"/>
          </w:tcPr>
          <w:p w14:paraId="0C5740C3" w14:textId="77777777" w:rsidR="00DA2B8F" w:rsidRPr="00AA18E9" w:rsidRDefault="00DA2B8F" w:rsidP="00F85A49">
            <w:pPr>
              <w:pStyle w:val="NoSpacing"/>
              <w:jc w:val="center"/>
            </w:pPr>
          </w:p>
        </w:tc>
        <w:tc>
          <w:tcPr>
            <w:tcW w:w="2344" w:type="dxa"/>
          </w:tcPr>
          <w:p w14:paraId="6884B994" w14:textId="77777777" w:rsidR="00DA2B8F" w:rsidRPr="00AA18E9" w:rsidRDefault="00DA2B8F" w:rsidP="00F85A49">
            <w:pPr>
              <w:pStyle w:val="NoSpacing"/>
              <w:jc w:val="center"/>
            </w:pPr>
          </w:p>
        </w:tc>
        <w:tc>
          <w:tcPr>
            <w:tcW w:w="2430" w:type="dxa"/>
            <w:vMerge/>
          </w:tcPr>
          <w:p w14:paraId="0AC84E14" w14:textId="77777777" w:rsidR="00DA2B8F" w:rsidRPr="00AA18E9" w:rsidRDefault="00DA2B8F" w:rsidP="00F85A49">
            <w:pPr>
              <w:pStyle w:val="NoSpacing"/>
              <w:jc w:val="center"/>
            </w:pPr>
          </w:p>
        </w:tc>
      </w:tr>
      <w:tr w:rsidR="00DA2B8F" w:rsidRPr="00AA18E9" w14:paraId="79D39E41" w14:textId="4167FF27" w:rsidTr="002A1DE3">
        <w:trPr>
          <w:trHeight w:val="179"/>
          <w:jc w:val="center"/>
        </w:trPr>
        <w:tc>
          <w:tcPr>
            <w:tcW w:w="468" w:type="dxa"/>
          </w:tcPr>
          <w:p w14:paraId="0D0E91BF" w14:textId="77777777" w:rsidR="00DA2B8F" w:rsidRPr="00AA18E9" w:rsidRDefault="00DA2B8F" w:rsidP="00F85A49">
            <w:pPr>
              <w:pStyle w:val="NoSpacing"/>
            </w:pPr>
            <w:proofErr w:type="gramStart"/>
            <w:r w:rsidRPr="00AA18E9">
              <w:t>f</w:t>
            </w:r>
            <w:proofErr w:type="gramEnd"/>
          </w:p>
        </w:tc>
        <w:tc>
          <w:tcPr>
            <w:tcW w:w="3060" w:type="dxa"/>
          </w:tcPr>
          <w:p w14:paraId="02FA1406" w14:textId="77777777" w:rsidR="00DA2B8F" w:rsidRPr="00AA18E9" w:rsidRDefault="00DA2B8F" w:rsidP="00F85A49">
            <w:pPr>
              <w:pStyle w:val="NoSpacing"/>
            </w:pPr>
            <w:r w:rsidRPr="00AA18E9">
              <w:t>Fruit, nuts, seeds, roots, berries, etc.</w:t>
            </w:r>
          </w:p>
        </w:tc>
        <w:tc>
          <w:tcPr>
            <w:tcW w:w="1791" w:type="dxa"/>
          </w:tcPr>
          <w:p w14:paraId="54E4DEFC" w14:textId="77777777" w:rsidR="00DA2B8F" w:rsidRPr="00AA18E9" w:rsidRDefault="00DA2B8F" w:rsidP="00F85A49">
            <w:pPr>
              <w:pStyle w:val="NoSpacing"/>
              <w:jc w:val="center"/>
            </w:pPr>
          </w:p>
        </w:tc>
        <w:tc>
          <w:tcPr>
            <w:tcW w:w="1809" w:type="dxa"/>
          </w:tcPr>
          <w:p w14:paraId="6B4B4076" w14:textId="77777777" w:rsidR="00DA2B8F" w:rsidRPr="00AA18E9" w:rsidRDefault="00DA2B8F" w:rsidP="00F85A49">
            <w:pPr>
              <w:pStyle w:val="NoSpacing"/>
              <w:jc w:val="center"/>
            </w:pPr>
          </w:p>
        </w:tc>
        <w:tc>
          <w:tcPr>
            <w:tcW w:w="810" w:type="dxa"/>
          </w:tcPr>
          <w:p w14:paraId="40F4E3AE" w14:textId="77777777" w:rsidR="00DA2B8F" w:rsidRPr="00AA18E9" w:rsidRDefault="00DA2B8F" w:rsidP="00F85A49">
            <w:pPr>
              <w:pStyle w:val="NoSpacing"/>
              <w:jc w:val="center"/>
            </w:pPr>
          </w:p>
        </w:tc>
        <w:tc>
          <w:tcPr>
            <w:tcW w:w="2204" w:type="dxa"/>
          </w:tcPr>
          <w:p w14:paraId="63882A82" w14:textId="77777777" w:rsidR="00DA2B8F" w:rsidRPr="00AA18E9" w:rsidRDefault="00DA2B8F" w:rsidP="00F85A49">
            <w:pPr>
              <w:pStyle w:val="NoSpacing"/>
              <w:jc w:val="center"/>
            </w:pPr>
          </w:p>
        </w:tc>
        <w:tc>
          <w:tcPr>
            <w:tcW w:w="2344" w:type="dxa"/>
          </w:tcPr>
          <w:p w14:paraId="403E5AA0" w14:textId="77777777" w:rsidR="00DA2B8F" w:rsidRPr="00AA18E9" w:rsidRDefault="00DA2B8F" w:rsidP="00F85A49">
            <w:pPr>
              <w:pStyle w:val="NoSpacing"/>
              <w:jc w:val="center"/>
            </w:pPr>
          </w:p>
        </w:tc>
        <w:tc>
          <w:tcPr>
            <w:tcW w:w="2430" w:type="dxa"/>
            <w:vMerge/>
          </w:tcPr>
          <w:p w14:paraId="4DB44340" w14:textId="77777777" w:rsidR="00DA2B8F" w:rsidRPr="00AA18E9" w:rsidRDefault="00DA2B8F" w:rsidP="00F85A49">
            <w:pPr>
              <w:pStyle w:val="NoSpacing"/>
              <w:jc w:val="center"/>
            </w:pPr>
          </w:p>
        </w:tc>
      </w:tr>
      <w:tr w:rsidR="00DA2B8F" w:rsidRPr="00AA18E9" w14:paraId="0074F338" w14:textId="1784BE0D" w:rsidTr="002A1DE3">
        <w:trPr>
          <w:jc w:val="center"/>
        </w:trPr>
        <w:tc>
          <w:tcPr>
            <w:tcW w:w="468" w:type="dxa"/>
          </w:tcPr>
          <w:p w14:paraId="466B2C6F" w14:textId="77777777" w:rsidR="00DA2B8F" w:rsidRPr="00AA18E9" w:rsidRDefault="00DA2B8F" w:rsidP="00F85A49">
            <w:pPr>
              <w:pStyle w:val="NoSpacing"/>
            </w:pPr>
            <w:proofErr w:type="gramStart"/>
            <w:r w:rsidRPr="00AA18E9">
              <w:t>g</w:t>
            </w:r>
            <w:proofErr w:type="gramEnd"/>
          </w:p>
        </w:tc>
        <w:tc>
          <w:tcPr>
            <w:tcW w:w="3060" w:type="dxa"/>
          </w:tcPr>
          <w:p w14:paraId="18946BE1" w14:textId="77777777" w:rsidR="00DA2B8F" w:rsidRPr="00AA18E9" w:rsidRDefault="00DA2B8F" w:rsidP="00F85A49">
            <w:pPr>
              <w:pStyle w:val="NoSpacing"/>
            </w:pPr>
            <w:r w:rsidRPr="00AA18E9">
              <w:t>Mushrooms</w:t>
            </w:r>
          </w:p>
        </w:tc>
        <w:tc>
          <w:tcPr>
            <w:tcW w:w="1791" w:type="dxa"/>
          </w:tcPr>
          <w:p w14:paraId="135811C9" w14:textId="77777777" w:rsidR="00DA2B8F" w:rsidRPr="00AA18E9" w:rsidRDefault="00DA2B8F" w:rsidP="00F85A49">
            <w:pPr>
              <w:pStyle w:val="NoSpacing"/>
              <w:jc w:val="center"/>
            </w:pPr>
          </w:p>
        </w:tc>
        <w:tc>
          <w:tcPr>
            <w:tcW w:w="1809" w:type="dxa"/>
          </w:tcPr>
          <w:p w14:paraId="34AF032B" w14:textId="77777777" w:rsidR="00DA2B8F" w:rsidRPr="00AA18E9" w:rsidRDefault="00DA2B8F" w:rsidP="00F85A49">
            <w:pPr>
              <w:pStyle w:val="NoSpacing"/>
              <w:jc w:val="center"/>
            </w:pPr>
          </w:p>
        </w:tc>
        <w:tc>
          <w:tcPr>
            <w:tcW w:w="810" w:type="dxa"/>
          </w:tcPr>
          <w:p w14:paraId="39195679" w14:textId="77777777" w:rsidR="00DA2B8F" w:rsidRPr="00AA18E9" w:rsidRDefault="00DA2B8F" w:rsidP="00F85A49">
            <w:pPr>
              <w:pStyle w:val="NoSpacing"/>
              <w:jc w:val="center"/>
            </w:pPr>
          </w:p>
        </w:tc>
        <w:tc>
          <w:tcPr>
            <w:tcW w:w="2204" w:type="dxa"/>
          </w:tcPr>
          <w:p w14:paraId="69E48FFE" w14:textId="77777777" w:rsidR="00DA2B8F" w:rsidRPr="00AA18E9" w:rsidRDefault="00DA2B8F" w:rsidP="00F85A49">
            <w:pPr>
              <w:pStyle w:val="NoSpacing"/>
              <w:jc w:val="center"/>
            </w:pPr>
          </w:p>
        </w:tc>
        <w:tc>
          <w:tcPr>
            <w:tcW w:w="2344" w:type="dxa"/>
          </w:tcPr>
          <w:p w14:paraId="0C03A0A9" w14:textId="77777777" w:rsidR="00DA2B8F" w:rsidRPr="00AA18E9" w:rsidRDefault="00DA2B8F" w:rsidP="00F85A49">
            <w:pPr>
              <w:pStyle w:val="NoSpacing"/>
              <w:jc w:val="center"/>
            </w:pPr>
          </w:p>
        </w:tc>
        <w:tc>
          <w:tcPr>
            <w:tcW w:w="2430" w:type="dxa"/>
            <w:vMerge/>
          </w:tcPr>
          <w:p w14:paraId="5A7BBD5B" w14:textId="77777777" w:rsidR="00DA2B8F" w:rsidRPr="00AA18E9" w:rsidRDefault="00DA2B8F" w:rsidP="00F85A49">
            <w:pPr>
              <w:pStyle w:val="NoSpacing"/>
              <w:jc w:val="center"/>
            </w:pPr>
          </w:p>
        </w:tc>
      </w:tr>
      <w:tr w:rsidR="00DA2B8F" w:rsidRPr="00AA18E9" w14:paraId="56D5F27E" w14:textId="581C3495" w:rsidTr="002A1DE3">
        <w:trPr>
          <w:jc w:val="center"/>
        </w:trPr>
        <w:tc>
          <w:tcPr>
            <w:tcW w:w="468" w:type="dxa"/>
          </w:tcPr>
          <w:p w14:paraId="21A36D0F" w14:textId="77777777" w:rsidR="00DA2B8F" w:rsidRPr="00AA18E9" w:rsidRDefault="00DA2B8F" w:rsidP="00F85A49">
            <w:pPr>
              <w:pStyle w:val="NoSpacing"/>
            </w:pPr>
            <w:proofErr w:type="gramStart"/>
            <w:r w:rsidRPr="00AA18E9">
              <w:t>h</w:t>
            </w:r>
            <w:proofErr w:type="gramEnd"/>
          </w:p>
        </w:tc>
        <w:tc>
          <w:tcPr>
            <w:tcW w:w="3060" w:type="dxa"/>
          </w:tcPr>
          <w:p w14:paraId="159B9765" w14:textId="6CB2479B" w:rsidR="00DA2B8F" w:rsidRPr="00AA18E9" w:rsidRDefault="00DA2B8F" w:rsidP="00F85A49">
            <w:pPr>
              <w:pStyle w:val="NoSpacing"/>
            </w:pPr>
            <w:r w:rsidRPr="00AA18E9">
              <w:t>Fodder</w:t>
            </w:r>
            <w:r w:rsidR="00020591">
              <w:t>/ Animal Feed</w:t>
            </w:r>
          </w:p>
        </w:tc>
        <w:tc>
          <w:tcPr>
            <w:tcW w:w="1791" w:type="dxa"/>
          </w:tcPr>
          <w:p w14:paraId="13E4E861" w14:textId="77777777" w:rsidR="00DA2B8F" w:rsidRPr="00AA18E9" w:rsidRDefault="00DA2B8F" w:rsidP="00F85A49">
            <w:pPr>
              <w:pStyle w:val="NoSpacing"/>
              <w:jc w:val="center"/>
            </w:pPr>
          </w:p>
        </w:tc>
        <w:tc>
          <w:tcPr>
            <w:tcW w:w="1809" w:type="dxa"/>
          </w:tcPr>
          <w:p w14:paraId="4FB38C78" w14:textId="77777777" w:rsidR="00DA2B8F" w:rsidRPr="00AA18E9" w:rsidRDefault="00DA2B8F" w:rsidP="00F85A49">
            <w:pPr>
              <w:pStyle w:val="NoSpacing"/>
              <w:jc w:val="center"/>
            </w:pPr>
          </w:p>
        </w:tc>
        <w:tc>
          <w:tcPr>
            <w:tcW w:w="810" w:type="dxa"/>
          </w:tcPr>
          <w:p w14:paraId="3620B4C5" w14:textId="77777777" w:rsidR="00DA2B8F" w:rsidRPr="00AA18E9" w:rsidRDefault="00DA2B8F" w:rsidP="00F85A49">
            <w:pPr>
              <w:pStyle w:val="NoSpacing"/>
              <w:jc w:val="center"/>
            </w:pPr>
          </w:p>
        </w:tc>
        <w:tc>
          <w:tcPr>
            <w:tcW w:w="2204" w:type="dxa"/>
          </w:tcPr>
          <w:p w14:paraId="2B181B24" w14:textId="77777777" w:rsidR="00DA2B8F" w:rsidRPr="00AA18E9" w:rsidRDefault="00DA2B8F" w:rsidP="00F85A49">
            <w:pPr>
              <w:pStyle w:val="NoSpacing"/>
              <w:jc w:val="center"/>
            </w:pPr>
          </w:p>
        </w:tc>
        <w:tc>
          <w:tcPr>
            <w:tcW w:w="2344" w:type="dxa"/>
          </w:tcPr>
          <w:p w14:paraId="17AD3844" w14:textId="77777777" w:rsidR="00DA2B8F" w:rsidRPr="00AA18E9" w:rsidRDefault="00DA2B8F" w:rsidP="00F85A49">
            <w:pPr>
              <w:pStyle w:val="NoSpacing"/>
              <w:jc w:val="center"/>
            </w:pPr>
          </w:p>
        </w:tc>
        <w:tc>
          <w:tcPr>
            <w:tcW w:w="2430" w:type="dxa"/>
            <w:vMerge/>
          </w:tcPr>
          <w:p w14:paraId="4D1A20E1" w14:textId="77777777" w:rsidR="00DA2B8F" w:rsidRPr="00AA18E9" w:rsidRDefault="00DA2B8F" w:rsidP="00F85A49">
            <w:pPr>
              <w:pStyle w:val="NoSpacing"/>
              <w:jc w:val="center"/>
            </w:pPr>
          </w:p>
        </w:tc>
      </w:tr>
      <w:tr w:rsidR="00DA2B8F" w:rsidRPr="00AA18E9" w14:paraId="1934D533" w14:textId="7E6C2F07" w:rsidTr="002A1DE3">
        <w:trPr>
          <w:jc w:val="center"/>
        </w:trPr>
        <w:tc>
          <w:tcPr>
            <w:tcW w:w="468" w:type="dxa"/>
          </w:tcPr>
          <w:p w14:paraId="68C4B160" w14:textId="77777777" w:rsidR="00DA2B8F" w:rsidRPr="00AA18E9" w:rsidRDefault="00DA2B8F" w:rsidP="00F85A49">
            <w:pPr>
              <w:pStyle w:val="NoSpacing"/>
            </w:pPr>
            <w:proofErr w:type="spellStart"/>
            <w:proofErr w:type="gramStart"/>
            <w:r w:rsidRPr="00AA18E9">
              <w:t>i</w:t>
            </w:r>
            <w:proofErr w:type="spellEnd"/>
            <w:proofErr w:type="gramEnd"/>
          </w:p>
        </w:tc>
        <w:tc>
          <w:tcPr>
            <w:tcW w:w="3060" w:type="dxa"/>
          </w:tcPr>
          <w:p w14:paraId="5CD59567" w14:textId="77777777" w:rsidR="00DA2B8F" w:rsidRPr="00AA18E9" w:rsidRDefault="00DA2B8F" w:rsidP="00F85A49">
            <w:pPr>
              <w:pStyle w:val="NoSpacing"/>
            </w:pPr>
            <w:r w:rsidRPr="00AA18E9">
              <w:t>Rattan</w:t>
            </w:r>
          </w:p>
        </w:tc>
        <w:tc>
          <w:tcPr>
            <w:tcW w:w="1791" w:type="dxa"/>
          </w:tcPr>
          <w:p w14:paraId="659B4F80" w14:textId="77777777" w:rsidR="00DA2B8F" w:rsidRPr="00AA18E9" w:rsidRDefault="00DA2B8F" w:rsidP="00F85A49">
            <w:pPr>
              <w:pStyle w:val="NoSpacing"/>
              <w:jc w:val="center"/>
            </w:pPr>
          </w:p>
        </w:tc>
        <w:tc>
          <w:tcPr>
            <w:tcW w:w="1809" w:type="dxa"/>
          </w:tcPr>
          <w:p w14:paraId="1245C3CF" w14:textId="77777777" w:rsidR="00DA2B8F" w:rsidRPr="00AA18E9" w:rsidRDefault="00DA2B8F" w:rsidP="00F85A49">
            <w:pPr>
              <w:pStyle w:val="NoSpacing"/>
              <w:jc w:val="center"/>
            </w:pPr>
          </w:p>
        </w:tc>
        <w:tc>
          <w:tcPr>
            <w:tcW w:w="810" w:type="dxa"/>
          </w:tcPr>
          <w:p w14:paraId="19759BAB" w14:textId="77777777" w:rsidR="00DA2B8F" w:rsidRPr="00AA18E9" w:rsidRDefault="00DA2B8F" w:rsidP="00F85A49">
            <w:pPr>
              <w:pStyle w:val="NoSpacing"/>
              <w:jc w:val="center"/>
            </w:pPr>
          </w:p>
        </w:tc>
        <w:tc>
          <w:tcPr>
            <w:tcW w:w="2204" w:type="dxa"/>
          </w:tcPr>
          <w:p w14:paraId="5EC3D0F9" w14:textId="77777777" w:rsidR="00DA2B8F" w:rsidRPr="00AA18E9" w:rsidRDefault="00DA2B8F" w:rsidP="00F85A49">
            <w:pPr>
              <w:pStyle w:val="NoSpacing"/>
              <w:jc w:val="center"/>
            </w:pPr>
          </w:p>
        </w:tc>
        <w:tc>
          <w:tcPr>
            <w:tcW w:w="2344" w:type="dxa"/>
          </w:tcPr>
          <w:p w14:paraId="1B1F67AC" w14:textId="77777777" w:rsidR="00DA2B8F" w:rsidRPr="00AA18E9" w:rsidRDefault="00DA2B8F" w:rsidP="00F85A49">
            <w:pPr>
              <w:pStyle w:val="NoSpacing"/>
              <w:jc w:val="center"/>
            </w:pPr>
          </w:p>
        </w:tc>
        <w:tc>
          <w:tcPr>
            <w:tcW w:w="2430" w:type="dxa"/>
            <w:vMerge/>
          </w:tcPr>
          <w:p w14:paraId="175510D6" w14:textId="77777777" w:rsidR="00DA2B8F" w:rsidRPr="00AA18E9" w:rsidRDefault="00DA2B8F" w:rsidP="00F85A49">
            <w:pPr>
              <w:pStyle w:val="NoSpacing"/>
              <w:jc w:val="center"/>
            </w:pPr>
          </w:p>
        </w:tc>
      </w:tr>
      <w:tr w:rsidR="00DA2B8F" w:rsidRPr="00AA18E9" w14:paraId="5123BD70" w14:textId="3573ADCC" w:rsidTr="002A1DE3">
        <w:trPr>
          <w:jc w:val="center"/>
        </w:trPr>
        <w:tc>
          <w:tcPr>
            <w:tcW w:w="468" w:type="dxa"/>
          </w:tcPr>
          <w:p w14:paraId="1AE3B8DB" w14:textId="77777777" w:rsidR="00DA2B8F" w:rsidRPr="00AA18E9" w:rsidRDefault="00DA2B8F" w:rsidP="00F85A49">
            <w:pPr>
              <w:pStyle w:val="NoSpacing"/>
            </w:pPr>
            <w:proofErr w:type="gramStart"/>
            <w:r w:rsidRPr="00AA18E9">
              <w:t>j</w:t>
            </w:r>
            <w:proofErr w:type="gramEnd"/>
          </w:p>
        </w:tc>
        <w:tc>
          <w:tcPr>
            <w:tcW w:w="3060" w:type="dxa"/>
          </w:tcPr>
          <w:p w14:paraId="2D376D4C" w14:textId="77777777" w:rsidR="00DA2B8F" w:rsidRPr="00AA18E9" w:rsidRDefault="00DA2B8F" w:rsidP="00F85A49">
            <w:pPr>
              <w:pStyle w:val="NoSpacing"/>
            </w:pPr>
            <w:r w:rsidRPr="00AA18E9">
              <w:t>Plant medicines</w:t>
            </w:r>
          </w:p>
        </w:tc>
        <w:tc>
          <w:tcPr>
            <w:tcW w:w="1791" w:type="dxa"/>
          </w:tcPr>
          <w:p w14:paraId="46630037" w14:textId="77777777" w:rsidR="00DA2B8F" w:rsidRPr="00AA18E9" w:rsidRDefault="00DA2B8F" w:rsidP="00F85A49">
            <w:pPr>
              <w:pStyle w:val="NoSpacing"/>
              <w:jc w:val="center"/>
            </w:pPr>
          </w:p>
        </w:tc>
        <w:tc>
          <w:tcPr>
            <w:tcW w:w="1809" w:type="dxa"/>
          </w:tcPr>
          <w:p w14:paraId="5F0C10C6" w14:textId="77777777" w:rsidR="00DA2B8F" w:rsidRPr="00AA18E9" w:rsidRDefault="00DA2B8F" w:rsidP="00F85A49">
            <w:pPr>
              <w:pStyle w:val="NoSpacing"/>
              <w:jc w:val="center"/>
            </w:pPr>
          </w:p>
        </w:tc>
        <w:tc>
          <w:tcPr>
            <w:tcW w:w="810" w:type="dxa"/>
          </w:tcPr>
          <w:p w14:paraId="6CEC711D" w14:textId="77777777" w:rsidR="00DA2B8F" w:rsidRPr="00AA18E9" w:rsidRDefault="00DA2B8F" w:rsidP="00F85A49">
            <w:pPr>
              <w:pStyle w:val="NoSpacing"/>
              <w:jc w:val="center"/>
            </w:pPr>
          </w:p>
        </w:tc>
        <w:tc>
          <w:tcPr>
            <w:tcW w:w="2204" w:type="dxa"/>
          </w:tcPr>
          <w:p w14:paraId="1882131B" w14:textId="77777777" w:rsidR="00DA2B8F" w:rsidRPr="00AA18E9" w:rsidRDefault="00DA2B8F" w:rsidP="00F85A49">
            <w:pPr>
              <w:pStyle w:val="NoSpacing"/>
              <w:jc w:val="center"/>
            </w:pPr>
          </w:p>
        </w:tc>
        <w:tc>
          <w:tcPr>
            <w:tcW w:w="2344" w:type="dxa"/>
          </w:tcPr>
          <w:p w14:paraId="020E0075" w14:textId="77777777" w:rsidR="00DA2B8F" w:rsidRPr="00AA18E9" w:rsidRDefault="00DA2B8F" w:rsidP="00F85A49">
            <w:pPr>
              <w:pStyle w:val="NoSpacing"/>
              <w:jc w:val="center"/>
            </w:pPr>
          </w:p>
        </w:tc>
        <w:tc>
          <w:tcPr>
            <w:tcW w:w="2430" w:type="dxa"/>
            <w:vMerge/>
          </w:tcPr>
          <w:p w14:paraId="31DF2C99" w14:textId="77777777" w:rsidR="00DA2B8F" w:rsidRPr="00AA18E9" w:rsidRDefault="00DA2B8F" w:rsidP="00F85A49">
            <w:pPr>
              <w:pStyle w:val="NoSpacing"/>
              <w:jc w:val="center"/>
            </w:pPr>
          </w:p>
        </w:tc>
      </w:tr>
      <w:tr w:rsidR="00DA2B8F" w:rsidRPr="00AA18E9" w14:paraId="2A1D34C1" w14:textId="59BEB9FB" w:rsidTr="002A1DE3">
        <w:trPr>
          <w:jc w:val="center"/>
        </w:trPr>
        <w:tc>
          <w:tcPr>
            <w:tcW w:w="468" w:type="dxa"/>
          </w:tcPr>
          <w:p w14:paraId="6327483A" w14:textId="77777777" w:rsidR="00DA2B8F" w:rsidRPr="00AA18E9" w:rsidRDefault="00DA2B8F" w:rsidP="00F85A49">
            <w:pPr>
              <w:pStyle w:val="NoSpacing"/>
            </w:pPr>
            <w:proofErr w:type="gramStart"/>
            <w:r w:rsidRPr="00AA18E9">
              <w:t>k</w:t>
            </w:r>
            <w:proofErr w:type="gramEnd"/>
          </w:p>
        </w:tc>
        <w:tc>
          <w:tcPr>
            <w:tcW w:w="3060" w:type="dxa"/>
          </w:tcPr>
          <w:p w14:paraId="750AD167" w14:textId="77777777" w:rsidR="00DA2B8F" w:rsidRPr="00AA18E9" w:rsidRDefault="00DA2B8F" w:rsidP="00F85A49">
            <w:pPr>
              <w:pStyle w:val="NoSpacing"/>
            </w:pPr>
            <w:r w:rsidRPr="00AA18E9">
              <w:t>Herbs and spices</w:t>
            </w:r>
          </w:p>
        </w:tc>
        <w:tc>
          <w:tcPr>
            <w:tcW w:w="1791" w:type="dxa"/>
          </w:tcPr>
          <w:p w14:paraId="7C1A6463" w14:textId="77777777" w:rsidR="00DA2B8F" w:rsidRPr="00AA18E9" w:rsidRDefault="00DA2B8F" w:rsidP="00F85A49">
            <w:pPr>
              <w:pStyle w:val="NoSpacing"/>
              <w:jc w:val="center"/>
            </w:pPr>
          </w:p>
        </w:tc>
        <w:tc>
          <w:tcPr>
            <w:tcW w:w="1809" w:type="dxa"/>
          </w:tcPr>
          <w:p w14:paraId="1B8A248D" w14:textId="77777777" w:rsidR="00DA2B8F" w:rsidRPr="00AA18E9" w:rsidRDefault="00DA2B8F" w:rsidP="00F85A49">
            <w:pPr>
              <w:pStyle w:val="NoSpacing"/>
              <w:jc w:val="center"/>
            </w:pPr>
          </w:p>
        </w:tc>
        <w:tc>
          <w:tcPr>
            <w:tcW w:w="810" w:type="dxa"/>
          </w:tcPr>
          <w:p w14:paraId="1DA8EEFF" w14:textId="77777777" w:rsidR="00DA2B8F" w:rsidRPr="00AA18E9" w:rsidRDefault="00DA2B8F" w:rsidP="00F85A49">
            <w:pPr>
              <w:pStyle w:val="NoSpacing"/>
              <w:jc w:val="center"/>
            </w:pPr>
          </w:p>
        </w:tc>
        <w:tc>
          <w:tcPr>
            <w:tcW w:w="2204" w:type="dxa"/>
          </w:tcPr>
          <w:p w14:paraId="3183D8B4" w14:textId="77777777" w:rsidR="00DA2B8F" w:rsidRPr="00AA18E9" w:rsidRDefault="00DA2B8F" w:rsidP="00F85A49">
            <w:pPr>
              <w:pStyle w:val="NoSpacing"/>
              <w:jc w:val="center"/>
            </w:pPr>
          </w:p>
        </w:tc>
        <w:tc>
          <w:tcPr>
            <w:tcW w:w="2344" w:type="dxa"/>
          </w:tcPr>
          <w:p w14:paraId="64022876" w14:textId="77777777" w:rsidR="00DA2B8F" w:rsidRPr="00AA18E9" w:rsidRDefault="00DA2B8F" w:rsidP="00F85A49">
            <w:pPr>
              <w:pStyle w:val="NoSpacing"/>
              <w:jc w:val="center"/>
            </w:pPr>
          </w:p>
        </w:tc>
        <w:tc>
          <w:tcPr>
            <w:tcW w:w="2430" w:type="dxa"/>
            <w:vMerge/>
          </w:tcPr>
          <w:p w14:paraId="04F1A835" w14:textId="77777777" w:rsidR="00DA2B8F" w:rsidRPr="00AA18E9" w:rsidRDefault="00DA2B8F" w:rsidP="00F85A49">
            <w:pPr>
              <w:pStyle w:val="NoSpacing"/>
              <w:jc w:val="center"/>
            </w:pPr>
          </w:p>
        </w:tc>
      </w:tr>
      <w:tr w:rsidR="00DA2B8F" w:rsidRPr="00AA18E9" w14:paraId="69592921" w14:textId="45CE9A72" w:rsidTr="002A1DE3">
        <w:trPr>
          <w:jc w:val="center"/>
        </w:trPr>
        <w:tc>
          <w:tcPr>
            <w:tcW w:w="468" w:type="dxa"/>
          </w:tcPr>
          <w:p w14:paraId="3D7D8EE7" w14:textId="77777777" w:rsidR="00DA2B8F" w:rsidRPr="00AA18E9" w:rsidRDefault="00DA2B8F" w:rsidP="00F85A49">
            <w:pPr>
              <w:pStyle w:val="NoSpacing"/>
            </w:pPr>
            <w:proofErr w:type="gramStart"/>
            <w:r w:rsidRPr="00AA18E9">
              <w:t>l</w:t>
            </w:r>
            <w:proofErr w:type="gramEnd"/>
          </w:p>
        </w:tc>
        <w:tc>
          <w:tcPr>
            <w:tcW w:w="3060" w:type="dxa"/>
          </w:tcPr>
          <w:p w14:paraId="14E01601" w14:textId="2D91D165" w:rsidR="00DA2B8F" w:rsidRPr="00AA18E9" w:rsidRDefault="00020591" w:rsidP="00F85A49">
            <w:pPr>
              <w:pStyle w:val="NoSpacing"/>
            </w:pPr>
            <w:r>
              <w:t>Materials for d</w:t>
            </w:r>
            <w:r w:rsidR="00DA2B8F" w:rsidRPr="00AA18E9">
              <w:t>ying/tanning</w:t>
            </w:r>
          </w:p>
        </w:tc>
        <w:tc>
          <w:tcPr>
            <w:tcW w:w="1791" w:type="dxa"/>
          </w:tcPr>
          <w:p w14:paraId="13E7142C" w14:textId="77777777" w:rsidR="00DA2B8F" w:rsidRPr="00AA18E9" w:rsidRDefault="00DA2B8F" w:rsidP="00F85A49">
            <w:pPr>
              <w:pStyle w:val="NoSpacing"/>
              <w:jc w:val="center"/>
            </w:pPr>
          </w:p>
        </w:tc>
        <w:tc>
          <w:tcPr>
            <w:tcW w:w="1809" w:type="dxa"/>
          </w:tcPr>
          <w:p w14:paraId="22FD86C5" w14:textId="77777777" w:rsidR="00DA2B8F" w:rsidRPr="00AA18E9" w:rsidRDefault="00DA2B8F" w:rsidP="00F85A49">
            <w:pPr>
              <w:pStyle w:val="NoSpacing"/>
              <w:jc w:val="center"/>
            </w:pPr>
          </w:p>
        </w:tc>
        <w:tc>
          <w:tcPr>
            <w:tcW w:w="810" w:type="dxa"/>
          </w:tcPr>
          <w:p w14:paraId="7328028A" w14:textId="77777777" w:rsidR="00DA2B8F" w:rsidRPr="00AA18E9" w:rsidRDefault="00DA2B8F" w:rsidP="00F85A49">
            <w:pPr>
              <w:pStyle w:val="NoSpacing"/>
              <w:jc w:val="center"/>
            </w:pPr>
          </w:p>
        </w:tc>
        <w:tc>
          <w:tcPr>
            <w:tcW w:w="2204" w:type="dxa"/>
          </w:tcPr>
          <w:p w14:paraId="0F9885FE" w14:textId="77777777" w:rsidR="00DA2B8F" w:rsidRPr="00AA18E9" w:rsidRDefault="00DA2B8F" w:rsidP="00F85A49">
            <w:pPr>
              <w:pStyle w:val="NoSpacing"/>
              <w:jc w:val="center"/>
            </w:pPr>
          </w:p>
        </w:tc>
        <w:tc>
          <w:tcPr>
            <w:tcW w:w="2344" w:type="dxa"/>
          </w:tcPr>
          <w:p w14:paraId="74F3270A" w14:textId="77777777" w:rsidR="00DA2B8F" w:rsidRPr="00AA18E9" w:rsidRDefault="00DA2B8F" w:rsidP="00F85A49">
            <w:pPr>
              <w:pStyle w:val="NoSpacing"/>
              <w:jc w:val="center"/>
            </w:pPr>
          </w:p>
        </w:tc>
        <w:tc>
          <w:tcPr>
            <w:tcW w:w="2430" w:type="dxa"/>
            <w:vMerge/>
          </w:tcPr>
          <w:p w14:paraId="2207F32A" w14:textId="77777777" w:rsidR="00DA2B8F" w:rsidRPr="00AA18E9" w:rsidRDefault="00DA2B8F" w:rsidP="00F85A49">
            <w:pPr>
              <w:pStyle w:val="NoSpacing"/>
              <w:jc w:val="center"/>
            </w:pPr>
          </w:p>
        </w:tc>
      </w:tr>
      <w:tr w:rsidR="00DA2B8F" w:rsidRPr="00AA18E9" w14:paraId="6E4FFF35" w14:textId="26084D61" w:rsidTr="002A1DE3">
        <w:trPr>
          <w:jc w:val="center"/>
        </w:trPr>
        <w:tc>
          <w:tcPr>
            <w:tcW w:w="468" w:type="dxa"/>
          </w:tcPr>
          <w:p w14:paraId="1C8BB83F" w14:textId="77777777" w:rsidR="00DA2B8F" w:rsidRPr="00AA18E9" w:rsidRDefault="00DA2B8F" w:rsidP="00F85A49">
            <w:pPr>
              <w:pStyle w:val="NoSpacing"/>
            </w:pPr>
            <w:proofErr w:type="gramStart"/>
            <w:r w:rsidRPr="00AA18E9">
              <w:t>m</w:t>
            </w:r>
            <w:proofErr w:type="gramEnd"/>
          </w:p>
        </w:tc>
        <w:tc>
          <w:tcPr>
            <w:tcW w:w="3060" w:type="dxa"/>
          </w:tcPr>
          <w:p w14:paraId="372819E3" w14:textId="77777777" w:rsidR="00DA2B8F" w:rsidRPr="00AA18E9" w:rsidRDefault="00DA2B8F" w:rsidP="00F85A49">
            <w:pPr>
              <w:pStyle w:val="NoSpacing"/>
            </w:pPr>
            <w:r w:rsidRPr="00AA18E9">
              <w:t>Seeds (for regeneration purposes)</w:t>
            </w:r>
          </w:p>
        </w:tc>
        <w:tc>
          <w:tcPr>
            <w:tcW w:w="1791" w:type="dxa"/>
          </w:tcPr>
          <w:p w14:paraId="7C4C53D0" w14:textId="77777777" w:rsidR="00DA2B8F" w:rsidRPr="00AA18E9" w:rsidRDefault="00DA2B8F" w:rsidP="00F85A49">
            <w:pPr>
              <w:pStyle w:val="NoSpacing"/>
              <w:jc w:val="center"/>
            </w:pPr>
          </w:p>
        </w:tc>
        <w:tc>
          <w:tcPr>
            <w:tcW w:w="1809" w:type="dxa"/>
          </w:tcPr>
          <w:p w14:paraId="1738414F" w14:textId="77777777" w:rsidR="00DA2B8F" w:rsidRPr="00AA18E9" w:rsidRDefault="00DA2B8F" w:rsidP="00F85A49">
            <w:pPr>
              <w:pStyle w:val="NoSpacing"/>
              <w:jc w:val="center"/>
            </w:pPr>
          </w:p>
        </w:tc>
        <w:tc>
          <w:tcPr>
            <w:tcW w:w="810" w:type="dxa"/>
          </w:tcPr>
          <w:p w14:paraId="642E3928" w14:textId="77777777" w:rsidR="00DA2B8F" w:rsidRPr="00AA18E9" w:rsidRDefault="00DA2B8F" w:rsidP="00F85A49">
            <w:pPr>
              <w:pStyle w:val="NoSpacing"/>
              <w:jc w:val="center"/>
            </w:pPr>
          </w:p>
        </w:tc>
        <w:tc>
          <w:tcPr>
            <w:tcW w:w="2204" w:type="dxa"/>
          </w:tcPr>
          <w:p w14:paraId="66AF4DFE" w14:textId="77777777" w:rsidR="00DA2B8F" w:rsidRPr="00AA18E9" w:rsidRDefault="00DA2B8F" w:rsidP="00F85A49">
            <w:pPr>
              <w:pStyle w:val="NoSpacing"/>
              <w:jc w:val="center"/>
            </w:pPr>
          </w:p>
        </w:tc>
        <w:tc>
          <w:tcPr>
            <w:tcW w:w="2344" w:type="dxa"/>
          </w:tcPr>
          <w:p w14:paraId="066CE094" w14:textId="77777777" w:rsidR="00DA2B8F" w:rsidRPr="00AA18E9" w:rsidRDefault="00DA2B8F" w:rsidP="00F85A49">
            <w:pPr>
              <w:pStyle w:val="NoSpacing"/>
              <w:jc w:val="center"/>
            </w:pPr>
          </w:p>
        </w:tc>
        <w:tc>
          <w:tcPr>
            <w:tcW w:w="2430" w:type="dxa"/>
            <w:vMerge/>
          </w:tcPr>
          <w:p w14:paraId="278D41C7" w14:textId="77777777" w:rsidR="00DA2B8F" w:rsidRPr="00AA18E9" w:rsidRDefault="00DA2B8F" w:rsidP="00F85A49">
            <w:pPr>
              <w:pStyle w:val="NoSpacing"/>
              <w:jc w:val="center"/>
            </w:pPr>
          </w:p>
        </w:tc>
      </w:tr>
      <w:tr w:rsidR="00DA2B8F" w:rsidRPr="00AA18E9" w14:paraId="0BE67F5E" w14:textId="71214A54" w:rsidTr="002A1DE3">
        <w:trPr>
          <w:jc w:val="center"/>
        </w:trPr>
        <w:tc>
          <w:tcPr>
            <w:tcW w:w="468" w:type="dxa"/>
          </w:tcPr>
          <w:p w14:paraId="0DFE90B7" w14:textId="77777777" w:rsidR="00DA2B8F" w:rsidRPr="00AA18E9" w:rsidRDefault="00DA2B8F" w:rsidP="00F85A49">
            <w:pPr>
              <w:pStyle w:val="NoSpacing"/>
            </w:pPr>
            <w:proofErr w:type="gramStart"/>
            <w:r w:rsidRPr="00AA18E9">
              <w:t>n</w:t>
            </w:r>
            <w:proofErr w:type="gramEnd"/>
          </w:p>
        </w:tc>
        <w:tc>
          <w:tcPr>
            <w:tcW w:w="3060" w:type="dxa"/>
          </w:tcPr>
          <w:p w14:paraId="7A0264B7" w14:textId="77777777" w:rsidR="00DA2B8F" w:rsidRPr="00AA18E9" w:rsidRDefault="00DA2B8F"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DA2B8F" w:rsidRPr="00AA18E9" w:rsidRDefault="00DA2B8F" w:rsidP="00F85A49">
            <w:pPr>
              <w:pStyle w:val="NoSpacing"/>
              <w:jc w:val="center"/>
            </w:pPr>
          </w:p>
        </w:tc>
        <w:tc>
          <w:tcPr>
            <w:tcW w:w="1809" w:type="dxa"/>
          </w:tcPr>
          <w:p w14:paraId="73E8D4F8" w14:textId="77777777" w:rsidR="00DA2B8F" w:rsidRPr="00AA18E9" w:rsidRDefault="00DA2B8F" w:rsidP="00F85A49">
            <w:pPr>
              <w:pStyle w:val="NoSpacing"/>
              <w:jc w:val="center"/>
            </w:pPr>
          </w:p>
        </w:tc>
        <w:tc>
          <w:tcPr>
            <w:tcW w:w="810" w:type="dxa"/>
          </w:tcPr>
          <w:p w14:paraId="463F175E" w14:textId="77777777" w:rsidR="00DA2B8F" w:rsidRPr="00AA18E9" w:rsidRDefault="00DA2B8F" w:rsidP="00F85A49">
            <w:pPr>
              <w:pStyle w:val="NoSpacing"/>
              <w:jc w:val="center"/>
            </w:pPr>
          </w:p>
        </w:tc>
        <w:tc>
          <w:tcPr>
            <w:tcW w:w="2204" w:type="dxa"/>
          </w:tcPr>
          <w:p w14:paraId="0C14900A" w14:textId="77777777" w:rsidR="00DA2B8F" w:rsidRPr="00AA18E9" w:rsidRDefault="00DA2B8F" w:rsidP="00F85A49">
            <w:pPr>
              <w:pStyle w:val="NoSpacing"/>
              <w:jc w:val="center"/>
            </w:pPr>
          </w:p>
        </w:tc>
        <w:tc>
          <w:tcPr>
            <w:tcW w:w="2344" w:type="dxa"/>
          </w:tcPr>
          <w:p w14:paraId="31851360" w14:textId="77777777" w:rsidR="00DA2B8F" w:rsidRPr="00AA18E9" w:rsidRDefault="00DA2B8F" w:rsidP="00F85A49">
            <w:pPr>
              <w:pStyle w:val="NoSpacing"/>
              <w:jc w:val="center"/>
            </w:pPr>
          </w:p>
        </w:tc>
        <w:tc>
          <w:tcPr>
            <w:tcW w:w="2430" w:type="dxa"/>
            <w:vMerge/>
          </w:tcPr>
          <w:p w14:paraId="252D6CF5" w14:textId="77777777" w:rsidR="00DA2B8F" w:rsidRPr="00AA18E9" w:rsidRDefault="00DA2B8F" w:rsidP="00F85A49">
            <w:pPr>
              <w:pStyle w:val="NoSpacing"/>
              <w:jc w:val="center"/>
            </w:pPr>
          </w:p>
        </w:tc>
      </w:tr>
      <w:tr w:rsidR="00DA2B8F" w:rsidRPr="00AA18E9" w14:paraId="1986B889" w14:textId="5AB9B0F8" w:rsidTr="002A1DE3">
        <w:trPr>
          <w:jc w:val="center"/>
        </w:trPr>
        <w:tc>
          <w:tcPr>
            <w:tcW w:w="468" w:type="dxa"/>
          </w:tcPr>
          <w:p w14:paraId="24B0E150" w14:textId="77777777" w:rsidR="00DA2B8F" w:rsidRPr="00AA18E9" w:rsidRDefault="00DA2B8F" w:rsidP="00F85A49">
            <w:pPr>
              <w:pStyle w:val="NoSpacing"/>
            </w:pPr>
            <w:proofErr w:type="gramStart"/>
            <w:r w:rsidRPr="00AA18E9">
              <w:t>o</w:t>
            </w:r>
            <w:proofErr w:type="gramEnd"/>
          </w:p>
        </w:tc>
        <w:tc>
          <w:tcPr>
            <w:tcW w:w="3060" w:type="dxa"/>
          </w:tcPr>
          <w:p w14:paraId="30C07B54" w14:textId="77777777" w:rsidR="00DA2B8F" w:rsidRPr="00AA18E9" w:rsidRDefault="00DA2B8F" w:rsidP="00F85A49">
            <w:pPr>
              <w:pStyle w:val="NoSpacing"/>
            </w:pPr>
            <w:r w:rsidRPr="00AA18E9">
              <w:t>Other plant products</w:t>
            </w:r>
          </w:p>
        </w:tc>
        <w:tc>
          <w:tcPr>
            <w:tcW w:w="1791" w:type="dxa"/>
          </w:tcPr>
          <w:p w14:paraId="5C5B8C1B" w14:textId="77777777" w:rsidR="00DA2B8F" w:rsidRPr="00AA18E9" w:rsidRDefault="00DA2B8F" w:rsidP="00F85A49">
            <w:pPr>
              <w:pStyle w:val="NoSpacing"/>
              <w:jc w:val="center"/>
            </w:pPr>
          </w:p>
        </w:tc>
        <w:tc>
          <w:tcPr>
            <w:tcW w:w="1809" w:type="dxa"/>
          </w:tcPr>
          <w:p w14:paraId="3F1AD49B" w14:textId="77777777" w:rsidR="00DA2B8F" w:rsidRPr="00AA18E9" w:rsidRDefault="00DA2B8F" w:rsidP="00F85A49">
            <w:pPr>
              <w:pStyle w:val="NoSpacing"/>
              <w:jc w:val="center"/>
            </w:pPr>
          </w:p>
        </w:tc>
        <w:tc>
          <w:tcPr>
            <w:tcW w:w="810" w:type="dxa"/>
          </w:tcPr>
          <w:p w14:paraId="035B0E43" w14:textId="77777777" w:rsidR="00DA2B8F" w:rsidRPr="00AA18E9" w:rsidRDefault="00DA2B8F" w:rsidP="00F85A49">
            <w:pPr>
              <w:pStyle w:val="NoSpacing"/>
              <w:jc w:val="center"/>
            </w:pPr>
          </w:p>
        </w:tc>
        <w:tc>
          <w:tcPr>
            <w:tcW w:w="2204" w:type="dxa"/>
          </w:tcPr>
          <w:p w14:paraId="413B4304" w14:textId="77777777" w:rsidR="00DA2B8F" w:rsidRPr="00AA18E9" w:rsidRDefault="00DA2B8F" w:rsidP="00F85A49">
            <w:pPr>
              <w:pStyle w:val="NoSpacing"/>
              <w:jc w:val="center"/>
            </w:pPr>
          </w:p>
        </w:tc>
        <w:tc>
          <w:tcPr>
            <w:tcW w:w="2344" w:type="dxa"/>
          </w:tcPr>
          <w:p w14:paraId="4D5B0AEF" w14:textId="77777777" w:rsidR="00DA2B8F" w:rsidRPr="00AA18E9" w:rsidRDefault="00DA2B8F" w:rsidP="00F85A49">
            <w:pPr>
              <w:pStyle w:val="NoSpacing"/>
              <w:jc w:val="center"/>
            </w:pPr>
          </w:p>
        </w:tc>
        <w:tc>
          <w:tcPr>
            <w:tcW w:w="2430" w:type="dxa"/>
            <w:vMerge/>
          </w:tcPr>
          <w:p w14:paraId="20C6FC41" w14:textId="77777777" w:rsidR="00DA2B8F" w:rsidRPr="00AA18E9" w:rsidRDefault="00DA2B8F" w:rsidP="00F85A49">
            <w:pPr>
              <w:pStyle w:val="NoSpacing"/>
              <w:jc w:val="center"/>
            </w:pPr>
          </w:p>
        </w:tc>
      </w:tr>
      <w:tr w:rsidR="00DA2B8F" w:rsidRPr="00AA18E9" w14:paraId="555B68FF" w14:textId="0CC7FB25" w:rsidTr="002A1DE3">
        <w:trPr>
          <w:jc w:val="center"/>
        </w:trPr>
        <w:tc>
          <w:tcPr>
            <w:tcW w:w="468" w:type="dxa"/>
          </w:tcPr>
          <w:p w14:paraId="60622F91" w14:textId="77777777" w:rsidR="00DA2B8F" w:rsidRPr="00AA18E9" w:rsidRDefault="00DA2B8F" w:rsidP="00F85A49">
            <w:pPr>
              <w:pStyle w:val="NoSpacing"/>
            </w:pPr>
            <w:proofErr w:type="gramStart"/>
            <w:r w:rsidRPr="00AA18E9">
              <w:t>p</w:t>
            </w:r>
            <w:proofErr w:type="gramEnd"/>
          </w:p>
        </w:tc>
        <w:tc>
          <w:tcPr>
            <w:tcW w:w="3060" w:type="dxa"/>
          </w:tcPr>
          <w:p w14:paraId="31C7B8AD" w14:textId="77777777" w:rsidR="00DA2B8F" w:rsidRPr="00AA18E9" w:rsidRDefault="00DA2B8F"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DA2B8F" w:rsidRPr="00AA18E9" w:rsidRDefault="00DA2B8F" w:rsidP="00F85A49">
            <w:pPr>
              <w:pStyle w:val="NoSpacing"/>
              <w:jc w:val="center"/>
            </w:pPr>
          </w:p>
        </w:tc>
        <w:tc>
          <w:tcPr>
            <w:tcW w:w="1809" w:type="dxa"/>
          </w:tcPr>
          <w:p w14:paraId="7F025F9C" w14:textId="77777777" w:rsidR="00DA2B8F" w:rsidRPr="00AA18E9" w:rsidRDefault="00DA2B8F" w:rsidP="00F85A49">
            <w:pPr>
              <w:pStyle w:val="NoSpacing"/>
              <w:jc w:val="center"/>
            </w:pPr>
          </w:p>
        </w:tc>
        <w:tc>
          <w:tcPr>
            <w:tcW w:w="810" w:type="dxa"/>
          </w:tcPr>
          <w:p w14:paraId="191AD4F7" w14:textId="77777777" w:rsidR="00DA2B8F" w:rsidRPr="00AA18E9" w:rsidRDefault="00DA2B8F" w:rsidP="00F85A49">
            <w:pPr>
              <w:pStyle w:val="NoSpacing"/>
              <w:jc w:val="center"/>
            </w:pPr>
          </w:p>
        </w:tc>
        <w:tc>
          <w:tcPr>
            <w:tcW w:w="2204" w:type="dxa"/>
          </w:tcPr>
          <w:p w14:paraId="35F00E25" w14:textId="77777777" w:rsidR="00DA2B8F" w:rsidRPr="00AA18E9" w:rsidRDefault="00DA2B8F" w:rsidP="00F85A49">
            <w:pPr>
              <w:pStyle w:val="NoSpacing"/>
              <w:jc w:val="center"/>
            </w:pPr>
          </w:p>
        </w:tc>
        <w:tc>
          <w:tcPr>
            <w:tcW w:w="2344" w:type="dxa"/>
          </w:tcPr>
          <w:p w14:paraId="20CFA632" w14:textId="77777777" w:rsidR="00DA2B8F" w:rsidRPr="00AA18E9" w:rsidRDefault="00DA2B8F" w:rsidP="00F85A49">
            <w:pPr>
              <w:pStyle w:val="NoSpacing"/>
              <w:jc w:val="center"/>
            </w:pPr>
          </w:p>
        </w:tc>
        <w:tc>
          <w:tcPr>
            <w:tcW w:w="2430" w:type="dxa"/>
            <w:vMerge/>
          </w:tcPr>
          <w:p w14:paraId="6EFA7063" w14:textId="77777777" w:rsidR="00DA2B8F" w:rsidRPr="00AA18E9" w:rsidRDefault="00DA2B8F" w:rsidP="00F85A49">
            <w:pPr>
              <w:pStyle w:val="NoSpacing"/>
              <w:jc w:val="center"/>
            </w:pPr>
          </w:p>
        </w:tc>
      </w:tr>
      <w:tr w:rsidR="00DA2B8F" w:rsidRPr="00AA18E9" w14:paraId="4D06FB58" w14:textId="18B67DC7" w:rsidTr="002A1DE3">
        <w:trPr>
          <w:jc w:val="center"/>
        </w:trPr>
        <w:tc>
          <w:tcPr>
            <w:tcW w:w="468" w:type="dxa"/>
          </w:tcPr>
          <w:p w14:paraId="2ED7EA63" w14:textId="77777777" w:rsidR="00DA2B8F" w:rsidRPr="00AA18E9" w:rsidRDefault="00DA2B8F" w:rsidP="00F85A49">
            <w:pPr>
              <w:pStyle w:val="NoSpacing"/>
            </w:pPr>
            <w:proofErr w:type="gramStart"/>
            <w:r w:rsidRPr="00AA18E9">
              <w:t>q</w:t>
            </w:r>
            <w:proofErr w:type="gramEnd"/>
          </w:p>
        </w:tc>
        <w:tc>
          <w:tcPr>
            <w:tcW w:w="3060" w:type="dxa"/>
          </w:tcPr>
          <w:p w14:paraId="2C479316" w14:textId="77777777" w:rsidR="00DA2B8F" w:rsidRPr="00AA18E9" w:rsidRDefault="00DA2B8F" w:rsidP="00F85A49">
            <w:pPr>
              <w:pStyle w:val="NoSpacing"/>
            </w:pPr>
            <w:r w:rsidRPr="00AA18E9">
              <w:t>Beekeeping activities (e.g. honey)</w:t>
            </w:r>
          </w:p>
        </w:tc>
        <w:tc>
          <w:tcPr>
            <w:tcW w:w="1791" w:type="dxa"/>
          </w:tcPr>
          <w:p w14:paraId="1A50A672" w14:textId="77777777" w:rsidR="00DA2B8F" w:rsidRPr="00AA18E9" w:rsidRDefault="00DA2B8F" w:rsidP="00F85A49">
            <w:pPr>
              <w:pStyle w:val="NoSpacing"/>
              <w:jc w:val="center"/>
            </w:pPr>
          </w:p>
        </w:tc>
        <w:tc>
          <w:tcPr>
            <w:tcW w:w="1809" w:type="dxa"/>
          </w:tcPr>
          <w:p w14:paraId="230E317E" w14:textId="77777777" w:rsidR="00DA2B8F" w:rsidRPr="00AA18E9" w:rsidRDefault="00DA2B8F" w:rsidP="00F85A49">
            <w:pPr>
              <w:pStyle w:val="NoSpacing"/>
              <w:jc w:val="center"/>
            </w:pPr>
          </w:p>
        </w:tc>
        <w:tc>
          <w:tcPr>
            <w:tcW w:w="810" w:type="dxa"/>
          </w:tcPr>
          <w:p w14:paraId="728D6C96" w14:textId="77777777" w:rsidR="00DA2B8F" w:rsidRPr="00AA18E9" w:rsidRDefault="00DA2B8F" w:rsidP="00F85A49">
            <w:pPr>
              <w:pStyle w:val="NoSpacing"/>
              <w:jc w:val="center"/>
            </w:pPr>
          </w:p>
        </w:tc>
        <w:tc>
          <w:tcPr>
            <w:tcW w:w="2204" w:type="dxa"/>
          </w:tcPr>
          <w:p w14:paraId="02FD5DE0" w14:textId="77777777" w:rsidR="00DA2B8F" w:rsidRPr="00AA18E9" w:rsidRDefault="00DA2B8F" w:rsidP="00F85A49">
            <w:pPr>
              <w:pStyle w:val="NoSpacing"/>
              <w:jc w:val="center"/>
            </w:pPr>
          </w:p>
        </w:tc>
        <w:tc>
          <w:tcPr>
            <w:tcW w:w="2344" w:type="dxa"/>
          </w:tcPr>
          <w:p w14:paraId="5D890F08" w14:textId="77777777" w:rsidR="00DA2B8F" w:rsidRPr="00AA18E9" w:rsidRDefault="00DA2B8F" w:rsidP="00F85A49">
            <w:pPr>
              <w:pStyle w:val="NoSpacing"/>
              <w:jc w:val="center"/>
            </w:pPr>
          </w:p>
        </w:tc>
        <w:tc>
          <w:tcPr>
            <w:tcW w:w="2430" w:type="dxa"/>
            <w:vMerge/>
          </w:tcPr>
          <w:p w14:paraId="2C03FFDB" w14:textId="77777777" w:rsidR="00DA2B8F" w:rsidRPr="00AA18E9" w:rsidRDefault="00DA2B8F" w:rsidP="00F85A49">
            <w:pPr>
              <w:pStyle w:val="NoSpacing"/>
              <w:jc w:val="center"/>
            </w:pPr>
          </w:p>
        </w:tc>
      </w:tr>
      <w:tr w:rsidR="00DA2B8F" w:rsidRPr="00AA18E9" w14:paraId="1B0C6286" w14:textId="307B2FC1" w:rsidTr="002A1DE3">
        <w:trPr>
          <w:jc w:val="center"/>
        </w:trPr>
        <w:tc>
          <w:tcPr>
            <w:tcW w:w="468" w:type="dxa"/>
          </w:tcPr>
          <w:p w14:paraId="1FE535D1" w14:textId="77777777" w:rsidR="00DA2B8F" w:rsidRPr="00AA18E9" w:rsidRDefault="00DA2B8F" w:rsidP="00F85A49">
            <w:pPr>
              <w:pStyle w:val="NoSpacing"/>
            </w:pPr>
            <w:proofErr w:type="gramStart"/>
            <w:r w:rsidRPr="00AA18E9">
              <w:t>r</w:t>
            </w:r>
            <w:proofErr w:type="gramEnd"/>
          </w:p>
        </w:tc>
        <w:tc>
          <w:tcPr>
            <w:tcW w:w="3060" w:type="dxa"/>
          </w:tcPr>
          <w:p w14:paraId="374E4B0C" w14:textId="77777777" w:rsidR="00DA2B8F" w:rsidRPr="00AA18E9" w:rsidRDefault="00DA2B8F" w:rsidP="00F85A49">
            <w:pPr>
              <w:pStyle w:val="NoSpacing"/>
            </w:pPr>
            <w:r w:rsidRPr="00AA18E9">
              <w:t>Caterpillar</w:t>
            </w:r>
          </w:p>
        </w:tc>
        <w:tc>
          <w:tcPr>
            <w:tcW w:w="1791" w:type="dxa"/>
          </w:tcPr>
          <w:p w14:paraId="4B2A83F7" w14:textId="77777777" w:rsidR="00DA2B8F" w:rsidRPr="00AA18E9" w:rsidRDefault="00DA2B8F" w:rsidP="00F85A49">
            <w:pPr>
              <w:pStyle w:val="NoSpacing"/>
              <w:jc w:val="center"/>
            </w:pPr>
          </w:p>
        </w:tc>
        <w:tc>
          <w:tcPr>
            <w:tcW w:w="1809" w:type="dxa"/>
          </w:tcPr>
          <w:p w14:paraId="3915802F" w14:textId="77777777" w:rsidR="00DA2B8F" w:rsidRPr="00AA18E9" w:rsidRDefault="00DA2B8F" w:rsidP="00F85A49">
            <w:pPr>
              <w:pStyle w:val="NoSpacing"/>
              <w:jc w:val="center"/>
            </w:pPr>
          </w:p>
        </w:tc>
        <w:tc>
          <w:tcPr>
            <w:tcW w:w="810" w:type="dxa"/>
          </w:tcPr>
          <w:p w14:paraId="08E362AB" w14:textId="77777777" w:rsidR="00DA2B8F" w:rsidRPr="00AA18E9" w:rsidRDefault="00DA2B8F" w:rsidP="00F85A49">
            <w:pPr>
              <w:pStyle w:val="NoSpacing"/>
              <w:jc w:val="center"/>
            </w:pPr>
          </w:p>
        </w:tc>
        <w:tc>
          <w:tcPr>
            <w:tcW w:w="2204" w:type="dxa"/>
          </w:tcPr>
          <w:p w14:paraId="1AFA9AAB" w14:textId="77777777" w:rsidR="00DA2B8F" w:rsidRPr="00AA18E9" w:rsidRDefault="00DA2B8F" w:rsidP="00F85A49">
            <w:pPr>
              <w:pStyle w:val="NoSpacing"/>
              <w:jc w:val="center"/>
            </w:pPr>
          </w:p>
        </w:tc>
        <w:tc>
          <w:tcPr>
            <w:tcW w:w="2344" w:type="dxa"/>
          </w:tcPr>
          <w:p w14:paraId="56F7F157" w14:textId="77777777" w:rsidR="00DA2B8F" w:rsidRPr="00AA18E9" w:rsidRDefault="00DA2B8F" w:rsidP="00F85A49">
            <w:pPr>
              <w:pStyle w:val="NoSpacing"/>
              <w:jc w:val="center"/>
            </w:pPr>
          </w:p>
        </w:tc>
        <w:tc>
          <w:tcPr>
            <w:tcW w:w="2430" w:type="dxa"/>
            <w:vMerge/>
          </w:tcPr>
          <w:p w14:paraId="00E3C5A0" w14:textId="77777777" w:rsidR="00DA2B8F" w:rsidRPr="00AA18E9" w:rsidRDefault="00DA2B8F" w:rsidP="00F85A49">
            <w:pPr>
              <w:pStyle w:val="NoSpacing"/>
              <w:jc w:val="center"/>
            </w:pPr>
          </w:p>
        </w:tc>
      </w:tr>
      <w:tr w:rsidR="00DA2B8F" w:rsidRPr="00AA18E9" w14:paraId="3103CCFE" w14:textId="3D213BAE" w:rsidTr="002A1DE3">
        <w:trPr>
          <w:jc w:val="center"/>
        </w:trPr>
        <w:tc>
          <w:tcPr>
            <w:tcW w:w="468" w:type="dxa"/>
          </w:tcPr>
          <w:p w14:paraId="452C5E56" w14:textId="77777777" w:rsidR="00DA2B8F" w:rsidRPr="00AA18E9" w:rsidRDefault="00DA2B8F" w:rsidP="00F85A49">
            <w:pPr>
              <w:pStyle w:val="NoSpacing"/>
            </w:pPr>
            <w:proofErr w:type="gramStart"/>
            <w:r w:rsidRPr="00AA18E9">
              <w:t>s</w:t>
            </w:r>
            <w:proofErr w:type="gramEnd"/>
          </w:p>
        </w:tc>
        <w:tc>
          <w:tcPr>
            <w:tcW w:w="3060" w:type="dxa"/>
          </w:tcPr>
          <w:p w14:paraId="522BD0CC" w14:textId="77777777" w:rsidR="00DA2B8F" w:rsidRPr="00AA18E9" w:rsidRDefault="00DA2B8F" w:rsidP="00F85A49">
            <w:pPr>
              <w:pStyle w:val="NoSpacing"/>
            </w:pPr>
            <w:r w:rsidRPr="00AA18E9">
              <w:t>Other, specify</w:t>
            </w:r>
          </w:p>
        </w:tc>
        <w:tc>
          <w:tcPr>
            <w:tcW w:w="1791" w:type="dxa"/>
          </w:tcPr>
          <w:p w14:paraId="7B7E6C09" w14:textId="77777777" w:rsidR="00DA2B8F" w:rsidRPr="00AA18E9" w:rsidRDefault="00DA2B8F" w:rsidP="00F85A49">
            <w:pPr>
              <w:pStyle w:val="NoSpacing"/>
              <w:jc w:val="center"/>
            </w:pPr>
          </w:p>
        </w:tc>
        <w:tc>
          <w:tcPr>
            <w:tcW w:w="1809" w:type="dxa"/>
          </w:tcPr>
          <w:p w14:paraId="3C03A19C" w14:textId="77777777" w:rsidR="00DA2B8F" w:rsidRPr="00AA18E9" w:rsidRDefault="00DA2B8F" w:rsidP="00F85A49">
            <w:pPr>
              <w:pStyle w:val="NoSpacing"/>
              <w:jc w:val="center"/>
            </w:pPr>
          </w:p>
        </w:tc>
        <w:tc>
          <w:tcPr>
            <w:tcW w:w="810" w:type="dxa"/>
          </w:tcPr>
          <w:p w14:paraId="725BBFC0" w14:textId="77777777" w:rsidR="00DA2B8F" w:rsidRPr="00AA18E9" w:rsidRDefault="00DA2B8F" w:rsidP="00F85A49">
            <w:pPr>
              <w:pStyle w:val="NoSpacing"/>
              <w:jc w:val="center"/>
            </w:pPr>
          </w:p>
        </w:tc>
        <w:tc>
          <w:tcPr>
            <w:tcW w:w="2204" w:type="dxa"/>
          </w:tcPr>
          <w:p w14:paraId="3707603D" w14:textId="77777777" w:rsidR="00DA2B8F" w:rsidRPr="00AA18E9" w:rsidRDefault="00DA2B8F" w:rsidP="00F85A49">
            <w:pPr>
              <w:pStyle w:val="NoSpacing"/>
              <w:jc w:val="center"/>
            </w:pPr>
          </w:p>
        </w:tc>
        <w:tc>
          <w:tcPr>
            <w:tcW w:w="2344" w:type="dxa"/>
          </w:tcPr>
          <w:p w14:paraId="74096675" w14:textId="77777777" w:rsidR="00DA2B8F" w:rsidRPr="00AA18E9" w:rsidRDefault="00DA2B8F" w:rsidP="00F85A49">
            <w:pPr>
              <w:pStyle w:val="NoSpacing"/>
              <w:jc w:val="center"/>
            </w:pPr>
          </w:p>
        </w:tc>
        <w:tc>
          <w:tcPr>
            <w:tcW w:w="2430" w:type="dxa"/>
            <w:vMerge/>
          </w:tcPr>
          <w:p w14:paraId="3EFB50AA" w14:textId="77777777" w:rsidR="00DA2B8F" w:rsidRPr="00AA18E9" w:rsidRDefault="00DA2B8F" w:rsidP="00F85A49">
            <w:pPr>
              <w:pStyle w:val="NoSpacing"/>
              <w:jc w:val="center"/>
            </w:pPr>
          </w:p>
        </w:tc>
      </w:tr>
    </w:tbl>
    <w:p w14:paraId="32464D4F" w14:textId="033A695C" w:rsidR="008C4618" w:rsidRDefault="008C4618" w:rsidP="00F85A49">
      <w:pPr>
        <w:pStyle w:val="NoSpacing"/>
      </w:pPr>
      <w:r>
        <w:br w:type="page"/>
      </w:r>
    </w:p>
    <w:p w14:paraId="4E10AC03" w14:textId="316ABFC2"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77777777" w:rsidR="00AC3AE2" w:rsidRDefault="00AC3AE2" w:rsidP="00E76EA6">
            <w:pPr>
              <w:pStyle w:val="NoSpacing"/>
            </w:pPr>
            <w:r>
              <w:t>G.1 In the past 12 months, how many disputes over use or access to a forest have you experienced? (</w:t>
            </w:r>
            <w:proofErr w:type="gramStart"/>
            <w:r>
              <w:rPr>
                <w:b/>
              </w:rPr>
              <w:t>conflict</w:t>
            </w:r>
            <w:proofErr w:type="gramEnd"/>
            <w:r>
              <w:t>)</w:t>
            </w:r>
          </w:p>
          <w:p w14:paraId="0E472E67" w14:textId="3C5A5A45" w:rsidR="00AC3AE2" w:rsidRPr="00AC3AE2" w:rsidRDefault="00717140" w:rsidP="00E76EA6">
            <w:pPr>
              <w:pStyle w:val="NoSpacing"/>
              <w:rPr>
                <w:w w:val="105"/>
              </w:rPr>
            </w:pPr>
            <w:r>
              <w:rPr>
                <w:i/>
              </w:rPr>
              <w:t>For each conflict, ask G.2- G.10</w:t>
            </w:r>
            <w:r w:rsidR="00AC3AE2">
              <w:rPr>
                <w:i/>
              </w:rPr>
              <w:t>.</w:t>
            </w:r>
            <w:r w:rsidR="00AC3AE2">
              <w:t xml:space="preserve"> </w:t>
            </w:r>
            <w:r w:rsidR="00AC3AE2">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449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gridCol w:w="1260"/>
      </w:tblGrid>
      <w:tr w:rsidR="00BE65B6" w:rsidRPr="006C787A" w14:paraId="2DA016EF" w14:textId="64C3CD04" w:rsidTr="00435F33">
        <w:trPr>
          <w:trHeight w:val="20"/>
          <w:jc w:val="center"/>
        </w:trPr>
        <w:tc>
          <w:tcPr>
            <w:tcW w:w="1185" w:type="dxa"/>
          </w:tcPr>
          <w:p w14:paraId="551E329E" w14:textId="2EC12E7A" w:rsidR="00BE65B6" w:rsidRPr="006C787A" w:rsidRDefault="00BE65B6" w:rsidP="00F85A49">
            <w:pPr>
              <w:pStyle w:val="NoSpacing"/>
            </w:pPr>
            <w:r>
              <w:t xml:space="preserve">Conflict </w:t>
            </w:r>
          </w:p>
        </w:tc>
        <w:tc>
          <w:tcPr>
            <w:tcW w:w="1186" w:type="dxa"/>
          </w:tcPr>
          <w:p w14:paraId="207CDA31" w14:textId="77777777" w:rsidR="00BE65B6" w:rsidRDefault="00BE65B6" w:rsidP="00F85A49">
            <w:pPr>
              <w:pStyle w:val="NoSpacing"/>
            </w:pPr>
            <w:r>
              <w:t xml:space="preserve">G.2 Which forest? </w:t>
            </w:r>
          </w:p>
          <w:p w14:paraId="6665CEF7" w14:textId="77777777" w:rsidR="00BE65B6" w:rsidRDefault="00BE65B6" w:rsidP="00F85A49">
            <w:pPr>
              <w:pStyle w:val="NoSpacing"/>
            </w:pPr>
          </w:p>
          <w:p w14:paraId="7CE23D5C" w14:textId="4E1ACAF6" w:rsidR="00BE65B6" w:rsidRPr="00B43768" w:rsidRDefault="00BE65B6" w:rsidP="00020591">
            <w:pPr>
              <w:pStyle w:val="NoSpacing"/>
              <w:rPr>
                <w:i/>
              </w:rPr>
            </w:pPr>
            <w:r>
              <w:rPr>
                <w:i/>
              </w:rPr>
              <w:t>Use forest codes from supervisor to identify forest</w:t>
            </w:r>
          </w:p>
        </w:tc>
        <w:tc>
          <w:tcPr>
            <w:tcW w:w="1410" w:type="dxa"/>
          </w:tcPr>
          <w:p w14:paraId="2FC2F5CA" w14:textId="27B1C99B" w:rsidR="00BE65B6" w:rsidRDefault="00BE65B6" w:rsidP="00F85A49">
            <w:pPr>
              <w:pStyle w:val="NoSpacing"/>
            </w:pPr>
            <w:r>
              <w:t xml:space="preserve">G3. </w:t>
            </w:r>
            <w:r w:rsidRPr="006C787A">
              <w:t>What was this dispute about?</w:t>
            </w:r>
          </w:p>
          <w:p w14:paraId="655C174E" w14:textId="77777777" w:rsidR="00BE65B6" w:rsidRPr="00463724" w:rsidRDefault="00BE65B6" w:rsidP="00F85A49">
            <w:pPr>
              <w:pStyle w:val="NoSpacing"/>
              <w:rPr>
                <w:i/>
              </w:rPr>
            </w:pPr>
            <w:r w:rsidRPr="00463724">
              <w:rPr>
                <w:i/>
              </w:rPr>
              <w:t>PROBE AND CODE</w:t>
            </w:r>
          </w:p>
          <w:p w14:paraId="18F702C6" w14:textId="77777777" w:rsidR="00BE65B6" w:rsidRPr="006C787A" w:rsidRDefault="00BE65B6" w:rsidP="00F85A49">
            <w:pPr>
              <w:pStyle w:val="NoSpacing"/>
            </w:pPr>
            <w:r>
              <w:rPr>
                <w:i/>
              </w:rPr>
              <w:t>See code 112</w:t>
            </w:r>
            <w:r w:rsidRPr="00463724">
              <w:rPr>
                <w:i/>
              </w:rPr>
              <w:t>. Select all that appl</w:t>
            </w:r>
            <w:r w:rsidRPr="006C787A">
              <w:t>y</w:t>
            </w:r>
          </w:p>
        </w:tc>
        <w:tc>
          <w:tcPr>
            <w:tcW w:w="1350" w:type="dxa"/>
          </w:tcPr>
          <w:p w14:paraId="57322DEF" w14:textId="74E90CD7" w:rsidR="00BE65B6" w:rsidRPr="006C787A" w:rsidRDefault="00BE65B6" w:rsidP="00F85A49">
            <w:pPr>
              <w:pStyle w:val="NoSpacing"/>
            </w:pPr>
            <w:r>
              <w:t>G4. Who was the dispute with?</w:t>
            </w:r>
          </w:p>
          <w:p w14:paraId="4CE19D92" w14:textId="77777777" w:rsidR="00BE65B6" w:rsidRDefault="00BE65B6" w:rsidP="00F85A49">
            <w:pPr>
              <w:pStyle w:val="NoSpacing"/>
              <w:rPr>
                <w:i/>
              </w:rPr>
            </w:pPr>
            <w:r>
              <w:rPr>
                <w:i/>
              </w:rPr>
              <w:t>See codes 108</w:t>
            </w:r>
          </w:p>
          <w:p w14:paraId="0666D231" w14:textId="77777777" w:rsidR="00BE65B6" w:rsidRPr="00463724" w:rsidRDefault="00BE65B6" w:rsidP="00F85A49">
            <w:pPr>
              <w:pStyle w:val="NoSpacing"/>
              <w:rPr>
                <w:i/>
              </w:rPr>
            </w:pPr>
            <w:r w:rsidRPr="00463724">
              <w:rPr>
                <w:i/>
              </w:rPr>
              <w:t xml:space="preserve">Select all that </w:t>
            </w:r>
            <w:proofErr w:type="gramStart"/>
            <w:r w:rsidRPr="00463724">
              <w:rPr>
                <w:i/>
              </w:rPr>
              <w:t xml:space="preserve">apply  </w:t>
            </w:r>
            <w:proofErr w:type="gramEnd"/>
          </w:p>
        </w:tc>
        <w:tc>
          <w:tcPr>
            <w:tcW w:w="1170" w:type="dxa"/>
          </w:tcPr>
          <w:p w14:paraId="0B8976A7" w14:textId="260808F0" w:rsidR="00BE65B6" w:rsidRDefault="00BE65B6" w:rsidP="00F85A49">
            <w:pPr>
              <w:pStyle w:val="NoSpacing"/>
            </w:pPr>
            <w:r>
              <w:t xml:space="preserve">G5. </w:t>
            </w:r>
            <w:r w:rsidRPr="006C787A">
              <w:t xml:space="preserve">Is the </w:t>
            </w:r>
            <w:r>
              <w:t>dispute</w:t>
            </w:r>
            <w:r w:rsidRPr="006C787A">
              <w:t xml:space="preserve"> resolved? </w:t>
            </w:r>
          </w:p>
          <w:p w14:paraId="3399ADB9" w14:textId="77777777" w:rsidR="00BE65B6" w:rsidRPr="006C787A" w:rsidRDefault="00BE65B6" w:rsidP="00F85A49">
            <w:pPr>
              <w:pStyle w:val="NoSpacing"/>
            </w:pPr>
            <w:r w:rsidRPr="006C787A">
              <w:t>0=No</w:t>
            </w:r>
          </w:p>
          <w:p w14:paraId="29AA6FDE" w14:textId="77777777" w:rsidR="00BE65B6" w:rsidRPr="006C787A" w:rsidRDefault="00BE65B6" w:rsidP="00F85A49">
            <w:pPr>
              <w:pStyle w:val="NoSpacing"/>
            </w:pPr>
            <w:r w:rsidRPr="006C787A">
              <w:t>1=Yes</w:t>
            </w:r>
          </w:p>
          <w:p w14:paraId="0A927370" w14:textId="1261ED37" w:rsidR="00BE65B6" w:rsidRPr="006C787A" w:rsidRDefault="00BE65B6" w:rsidP="00F85A49">
            <w:pPr>
              <w:pStyle w:val="NoSpacing"/>
            </w:pPr>
          </w:p>
        </w:tc>
        <w:tc>
          <w:tcPr>
            <w:tcW w:w="1530" w:type="dxa"/>
          </w:tcPr>
          <w:p w14:paraId="2F6356B9" w14:textId="7B0C29F9" w:rsidR="00BE65B6" w:rsidRPr="006C787A" w:rsidRDefault="00BE65B6" w:rsidP="00F85A49">
            <w:pPr>
              <w:pStyle w:val="NoSpacing"/>
            </w:pPr>
            <w:r>
              <w:t xml:space="preserve">G6. </w:t>
            </w:r>
            <w:r w:rsidRPr="006C787A">
              <w:t>Where is the FIRST place this dispute was taken to be resolved?</w:t>
            </w:r>
          </w:p>
          <w:p w14:paraId="2F7A4051" w14:textId="77777777" w:rsidR="00BE65B6" w:rsidRPr="00463724" w:rsidRDefault="00BE65B6" w:rsidP="00943B66">
            <w:pPr>
              <w:pStyle w:val="NoSpacing"/>
              <w:rPr>
                <w:i/>
              </w:rPr>
            </w:pPr>
            <w:r>
              <w:rPr>
                <w:i/>
              </w:rPr>
              <w:t>See Code 110 Below</w:t>
            </w:r>
          </w:p>
        </w:tc>
        <w:tc>
          <w:tcPr>
            <w:tcW w:w="1440" w:type="dxa"/>
          </w:tcPr>
          <w:p w14:paraId="05D5896B" w14:textId="1E2EBC70" w:rsidR="00BE65B6" w:rsidRDefault="00BE65B6" w:rsidP="00F85A49">
            <w:pPr>
              <w:pStyle w:val="NoSpacing"/>
            </w:pPr>
            <w:commentRangeStart w:id="51"/>
            <w:r>
              <w:t xml:space="preserve">G.7 Was the conflict solved by the FIRST place you took it to be resolved? </w:t>
            </w:r>
            <w:commentRangeEnd w:id="51"/>
            <w:r w:rsidR="00B87313">
              <w:rPr>
                <w:rStyle w:val="CommentReference"/>
              </w:rPr>
              <w:commentReference w:id="51"/>
            </w:r>
          </w:p>
          <w:p w14:paraId="6C0579DA" w14:textId="77777777" w:rsidR="00BE65B6" w:rsidRPr="006C787A" w:rsidRDefault="00BE65B6" w:rsidP="0042425C">
            <w:pPr>
              <w:pStyle w:val="NoSpacing"/>
            </w:pPr>
            <w:r w:rsidRPr="006C787A">
              <w:t>0=No</w:t>
            </w:r>
          </w:p>
          <w:p w14:paraId="292091F0" w14:textId="77777777" w:rsidR="00BE65B6" w:rsidRDefault="00BE65B6" w:rsidP="0042425C">
            <w:pPr>
              <w:pStyle w:val="NoSpacing"/>
            </w:pPr>
            <w:r w:rsidRPr="006C787A">
              <w:t>1=Yes</w:t>
            </w:r>
          </w:p>
          <w:p w14:paraId="06EF449B" w14:textId="6B930ADA" w:rsidR="00BE65B6" w:rsidRPr="00717140" w:rsidRDefault="00BE65B6" w:rsidP="0042425C">
            <w:pPr>
              <w:pStyle w:val="NoSpacing"/>
              <w:rPr>
                <w:i/>
              </w:rPr>
            </w:pPr>
            <w:r>
              <w:rPr>
                <w:i/>
              </w:rPr>
              <w:t>If 1, skip to G.9</w:t>
            </w:r>
          </w:p>
          <w:p w14:paraId="5EFCC6CE" w14:textId="4F267BA3" w:rsidR="00BE65B6" w:rsidRDefault="00BE65B6" w:rsidP="00F85A49">
            <w:pPr>
              <w:pStyle w:val="NoSpacing"/>
            </w:pPr>
          </w:p>
        </w:tc>
        <w:tc>
          <w:tcPr>
            <w:tcW w:w="1350" w:type="dxa"/>
          </w:tcPr>
          <w:p w14:paraId="4F87CA9F" w14:textId="4E07B569" w:rsidR="00BE65B6" w:rsidRDefault="00BE65B6" w:rsidP="00F85A49">
            <w:pPr>
              <w:pStyle w:val="NoSpacing"/>
            </w:pPr>
            <w:r>
              <w:t xml:space="preserve">G.8 </w:t>
            </w:r>
            <w:r w:rsidRPr="006C787A">
              <w:t xml:space="preserve">Are there any other places that the dispute was taken for resolution? </w:t>
            </w:r>
          </w:p>
          <w:p w14:paraId="00022059" w14:textId="27751FC9" w:rsidR="00BE65B6" w:rsidRPr="006C787A" w:rsidRDefault="00BE65B6" w:rsidP="00F85A49">
            <w:pPr>
              <w:pStyle w:val="NoSpacing"/>
            </w:pPr>
            <w:r>
              <w:rPr>
                <w:i/>
              </w:rPr>
              <w:t>See Code 110 Below</w:t>
            </w:r>
          </w:p>
        </w:tc>
        <w:tc>
          <w:tcPr>
            <w:tcW w:w="1350" w:type="dxa"/>
          </w:tcPr>
          <w:p w14:paraId="6C9F9D4B" w14:textId="54C70B90" w:rsidR="00BE65B6" w:rsidRDefault="00BE65B6" w:rsidP="00F85A49">
            <w:pPr>
              <w:pStyle w:val="NoSpacing"/>
            </w:pPr>
            <w:r>
              <w:t xml:space="preserve">G.9 </w:t>
            </w:r>
            <w:r w:rsidRPr="006C787A">
              <w:t xml:space="preserve">How </w:t>
            </w:r>
            <w:r>
              <w:t>much time</w:t>
            </w:r>
            <w:r w:rsidRPr="006C787A">
              <w:t xml:space="preserve"> did it take for the dispute to be resolved?</w:t>
            </w:r>
          </w:p>
          <w:p w14:paraId="617049DE" w14:textId="2BCEC043" w:rsidR="00BE65B6" w:rsidRPr="00E65CE2" w:rsidRDefault="00BE65B6" w:rsidP="00F85A49">
            <w:pPr>
              <w:pStyle w:val="NoSpacing"/>
              <w:rPr>
                <w:i/>
              </w:rPr>
            </w:pPr>
            <w:r w:rsidRPr="00E65CE2">
              <w:rPr>
                <w:i/>
              </w:rPr>
              <w:t>Skip if G5=0</w:t>
            </w:r>
          </w:p>
          <w:p w14:paraId="4C10AD86" w14:textId="77777777" w:rsidR="00BE65B6" w:rsidRPr="00463724" w:rsidRDefault="00BE65B6" w:rsidP="00943B66">
            <w:pPr>
              <w:pStyle w:val="NoSpacing"/>
              <w:rPr>
                <w:i/>
              </w:rPr>
            </w:pPr>
            <w:r w:rsidRPr="00463724">
              <w:rPr>
                <w:i/>
              </w:rPr>
              <w:t xml:space="preserve">See code </w:t>
            </w:r>
            <w:r>
              <w:rPr>
                <w:i/>
              </w:rPr>
              <w:t>109</w:t>
            </w:r>
            <w:r w:rsidRPr="00463724">
              <w:rPr>
                <w:i/>
              </w:rPr>
              <w:t xml:space="preserve"> below</w:t>
            </w:r>
          </w:p>
        </w:tc>
        <w:tc>
          <w:tcPr>
            <w:tcW w:w="1260" w:type="dxa"/>
          </w:tcPr>
          <w:p w14:paraId="36DDBADB" w14:textId="63EBE3E7" w:rsidR="00BE65B6" w:rsidRDefault="00BE65B6" w:rsidP="00F85A49">
            <w:pPr>
              <w:pStyle w:val="NoSpacing"/>
            </w:pPr>
            <w:r>
              <w:t xml:space="preserve">G.10 </w:t>
            </w:r>
            <w:r w:rsidRPr="006C787A">
              <w:t>How satisfied were you with the outcome?</w:t>
            </w:r>
          </w:p>
          <w:p w14:paraId="5199BE0E" w14:textId="77777777" w:rsidR="00BE65B6" w:rsidRPr="00B21EA7" w:rsidRDefault="00BE65B6" w:rsidP="00C827CB">
            <w:pPr>
              <w:pStyle w:val="NoSpacing"/>
              <w:rPr>
                <w:i/>
              </w:rPr>
            </w:pPr>
            <w:r w:rsidRPr="00B21EA7">
              <w:rPr>
                <w:i/>
              </w:rPr>
              <w:t>Skip if G5=0</w:t>
            </w:r>
          </w:p>
          <w:p w14:paraId="5F322071" w14:textId="77777777" w:rsidR="00BE65B6" w:rsidRPr="006C787A" w:rsidRDefault="00BE65B6" w:rsidP="00F85A49">
            <w:pPr>
              <w:pStyle w:val="NoSpacing"/>
            </w:pPr>
          </w:p>
          <w:p w14:paraId="4F027DC7" w14:textId="77777777" w:rsidR="00BE65B6" w:rsidRPr="006C787A" w:rsidRDefault="00BE65B6" w:rsidP="00F85A49">
            <w:pPr>
              <w:pStyle w:val="NoSpacing"/>
              <w:rPr>
                <w:i/>
              </w:rPr>
            </w:pPr>
            <w:r>
              <w:rPr>
                <w:i/>
              </w:rPr>
              <w:t>See Code 111</w:t>
            </w:r>
            <w:r w:rsidRPr="006C787A">
              <w:rPr>
                <w:i/>
              </w:rPr>
              <w:t xml:space="preserve"> Below</w:t>
            </w:r>
          </w:p>
        </w:tc>
        <w:tc>
          <w:tcPr>
            <w:tcW w:w="1260" w:type="dxa"/>
          </w:tcPr>
          <w:p w14:paraId="469CF19D" w14:textId="17E5386A" w:rsidR="00BE65B6" w:rsidRDefault="00BE65B6" w:rsidP="00BE65B6">
            <w:pPr>
              <w:pStyle w:val="NoSpacing"/>
            </w:pPr>
            <w:r>
              <w:t xml:space="preserve">D.11 Did this conflict </w:t>
            </w:r>
            <w:proofErr w:type="gramStart"/>
            <w:r>
              <w:t>lead</w:t>
            </w:r>
            <w:proofErr w:type="gramEnd"/>
            <w:r>
              <w:t xml:space="preserve"> to violence or destruction of property? </w:t>
            </w:r>
          </w:p>
        </w:tc>
      </w:tr>
      <w:tr w:rsidR="00BE65B6" w:rsidRPr="006C787A" w14:paraId="60EFEEC0" w14:textId="0DEDE1BD" w:rsidTr="00435F33">
        <w:trPr>
          <w:trHeight w:val="20"/>
          <w:jc w:val="center"/>
        </w:trPr>
        <w:tc>
          <w:tcPr>
            <w:tcW w:w="1185" w:type="dxa"/>
          </w:tcPr>
          <w:p w14:paraId="719C87EB" w14:textId="6AC1D968" w:rsidR="00BE65B6" w:rsidRPr="006C787A" w:rsidRDefault="00BE65B6" w:rsidP="00F85A49">
            <w:pPr>
              <w:pStyle w:val="NoSpacing"/>
            </w:pPr>
          </w:p>
        </w:tc>
        <w:tc>
          <w:tcPr>
            <w:tcW w:w="1186" w:type="dxa"/>
          </w:tcPr>
          <w:p w14:paraId="3DE7B5CE" w14:textId="77777777" w:rsidR="00BE65B6" w:rsidRDefault="00BE65B6" w:rsidP="0042425C">
            <w:pPr>
              <w:pStyle w:val="NoSpacing"/>
            </w:pPr>
            <w:r>
              <w:t>(</w:t>
            </w:r>
            <w:proofErr w:type="spellStart"/>
            <w:proofErr w:type="gramStart"/>
            <w:r>
              <w:t>disputeyn</w:t>
            </w:r>
            <w:proofErr w:type="spellEnd"/>
            <w:proofErr w:type="gramEnd"/>
            <w:r>
              <w:t>)</w:t>
            </w:r>
          </w:p>
          <w:p w14:paraId="03B46938" w14:textId="77777777" w:rsidR="00BE65B6" w:rsidRPr="006C787A" w:rsidRDefault="00BE65B6" w:rsidP="00F85A49">
            <w:pPr>
              <w:pStyle w:val="NoSpacing"/>
            </w:pPr>
          </w:p>
        </w:tc>
        <w:tc>
          <w:tcPr>
            <w:tcW w:w="1410" w:type="dxa"/>
          </w:tcPr>
          <w:p w14:paraId="2B968E2A" w14:textId="77777777" w:rsidR="00BE65B6" w:rsidRPr="006C787A" w:rsidRDefault="00BE65B6" w:rsidP="0042425C">
            <w:pPr>
              <w:pStyle w:val="NoSpacing"/>
            </w:pPr>
            <w:r>
              <w:t>(</w:t>
            </w:r>
            <w:proofErr w:type="spellStart"/>
            <w:proofErr w:type="gramStart"/>
            <w:r>
              <w:t>disputeabt</w:t>
            </w:r>
            <w:proofErr w:type="spellEnd"/>
            <w:proofErr w:type="gramEnd"/>
            <w:r>
              <w:t>)</w:t>
            </w:r>
          </w:p>
          <w:p w14:paraId="4CDD4E2F" w14:textId="0E58E777" w:rsidR="00BE65B6" w:rsidRPr="006C787A" w:rsidRDefault="00BE65B6" w:rsidP="00F85A49">
            <w:pPr>
              <w:pStyle w:val="NoSpacing"/>
            </w:pPr>
          </w:p>
        </w:tc>
        <w:tc>
          <w:tcPr>
            <w:tcW w:w="1350" w:type="dxa"/>
          </w:tcPr>
          <w:p w14:paraId="157B3A36" w14:textId="77777777" w:rsidR="00BE65B6" w:rsidRPr="006C787A" w:rsidRDefault="00BE65B6" w:rsidP="0042425C">
            <w:pPr>
              <w:pStyle w:val="NoSpacing"/>
            </w:pPr>
            <w:r>
              <w:t>(</w:t>
            </w:r>
            <w:proofErr w:type="spellStart"/>
            <w:proofErr w:type="gramStart"/>
            <w:r>
              <w:t>disputewho</w:t>
            </w:r>
            <w:proofErr w:type="spellEnd"/>
            <w:proofErr w:type="gramEnd"/>
            <w:r>
              <w:t>)</w:t>
            </w:r>
          </w:p>
          <w:p w14:paraId="610D2D20" w14:textId="77777777" w:rsidR="00BE65B6" w:rsidRPr="006C787A" w:rsidRDefault="00BE65B6" w:rsidP="00F85A49">
            <w:pPr>
              <w:pStyle w:val="NoSpacing"/>
            </w:pPr>
          </w:p>
        </w:tc>
        <w:tc>
          <w:tcPr>
            <w:tcW w:w="1170" w:type="dxa"/>
          </w:tcPr>
          <w:p w14:paraId="2871CF71" w14:textId="77777777" w:rsidR="00BE65B6" w:rsidRPr="006C787A" w:rsidRDefault="00BE65B6" w:rsidP="0042425C">
            <w:pPr>
              <w:pStyle w:val="NoSpacing"/>
            </w:pPr>
            <w:r>
              <w:t>(</w:t>
            </w:r>
            <w:proofErr w:type="spellStart"/>
            <w:proofErr w:type="gramStart"/>
            <w:r>
              <w:t>disputeresolve</w:t>
            </w:r>
            <w:proofErr w:type="spellEnd"/>
            <w:proofErr w:type="gramEnd"/>
            <w:r>
              <w:t>)</w:t>
            </w:r>
          </w:p>
          <w:p w14:paraId="11B074B9" w14:textId="77777777" w:rsidR="00BE65B6" w:rsidRPr="006C787A" w:rsidRDefault="00BE65B6" w:rsidP="00F85A49">
            <w:pPr>
              <w:pStyle w:val="NoSpacing"/>
            </w:pPr>
          </w:p>
        </w:tc>
        <w:tc>
          <w:tcPr>
            <w:tcW w:w="1530" w:type="dxa"/>
          </w:tcPr>
          <w:p w14:paraId="13D76571" w14:textId="77777777" w:rsidR="00BE65B6" w:rsidRPr="006C787A" w:rsidRDefault="00BE65B6" w:rsidP="0042425C">
            <w:pPr>
              <w:pStyle w:val="NoSpacing"/>
            </w:pPr>
            <w:r>
              <w:t>(</w:t>
            </w:r>
            <w:proofErr w:type="spellStart"/>
            <w:proofErr w:type="gramStart"/>
            <w:r>
              <w:t>whoresolve</w:t>
            </w:r>
            <w:proofErr w:type="spellEnd"/>
            <w:proofErr w:type="gramEnd"/>
            <w:r>
              <w:t>)</w:t>
            </w:r>
          </w:p>
          <w:p w14:paraId="397A8CDD" w14:textId="77777777" w:rsidR="00BE65B6" w:rsidRPr="006C787A" w:rsidRDefault="00BE65B6" w:rsidP="00F85A49">
            <w:pPr>
              <w:pStyle w:val="NoSpacing"/>
            </w:pPr>
          </w:p>
        </w:tc>
        <w:tc>
          <w:tcPr>
            <w:tcW w:w="1440" w:type="dxa"/>
          </w:tcPr>
          <w:p w14:paraId="64F54165" w14:textId="77777777" w:rsidR="00BE65B6" w:rsidRPr="006C787A" w:rsidRDefault="00BE65B6" w:rsidP="00F85A49">
            <w:pPr>
              <w:pStyle w:val="NoSpacing"/>
            </w:pPr>
          </w:p>
        </w:tc>
        <w:tc>
          <w:tcPr>
            <w:tcW w:w="1350" w:type="dxa"/>
          </w:tcPr>
          <w:p w14:paraId="5046EC37" w14:textId="77777777" w:rsidR="00BE65B6" w:rsidRDefault="00BE65B6" w:rsidP="0042425C">
            <w:pPr>
              <w:pStyle w:val="NoSpacing"/>
            </w:pPr>
            <w:r>
              <w:t>(</w:t>
            </w:r>
            <w:proofErr w:type="spellStart"/>
            <w:proofErr w:type="gramStart"/>
            <w:r>
              <w:t>whoresolveoth</w:t>
            </w:r>
            <w:proofErr w:type="spellEnd"/>
            <w:proofErr w:type="gramEnd"/>
            <w:r>
              <w:t>)</w:t>
            </w:r>
          </w:p>
          <w:p w14:paraId="2D7AC1D8" w14:textId="2263AD1F" w:rsidR="00BE65B6" w:rsidRPr="006C787A" w:rsidRDefault="00BE65B6" w:rsidP="00F85A49">
            <w:pPr>
              <w:pStyle w:val="NoSpacing"/>
            </w:pPr>
          </w:p>
        </w:tc>
        <w:tc>
          <w:tcPr>
            <w:tcW w:w="1350" w:type="dxa"/>
          </w:tcPr>
          <w:p w14:paraId="09C68100" w14:textId="77777777" w:rsidR="00BE65B6" w:rsidRPr="006C787A" w:rsidRDefault="00BE65B6" w:rsidP="0042425C">
            <w:pPr>
              <w:pStyle w:val="NoSpacing"/>
            </w:pPr>
            <w:r>
              <w:t>(</w:t>
            </w:r>
            <w:proofErr w:type="spellStart"/>
            <w:proofErr w:type="gramStart"/>
            <w:r>
              <w:t>disputetime</w:t>
            </w:r>
            <w:proofErr w:type="spellEnd"/>
            <w:proofErr w:type="gramEnd"/>
            <w:r>
              <w:t>)</w:t>
            </w:r>
          </w:p>
          <w:p w14:paraId="596B40DA" w14:textId="77777777" w:rsidR="00BE65B6" w:rsidRPr="006C787A" w:rsidRDefault="00BE65B6" w:rsidP="00F85A49">
            <w:pPr>
              <w:pStyle w:val="NoSpacing"/>
            </w:pPr>
          </w:p>
        </w:tc>
        <w:tc>
          <w:tcPr>
            <w:tcW w:w="1260" w:type="dxa"/>
          </w:tcPr>
          <w:p w14:paraId="4C2C958F" w14:textId="77777777" w:rsidR="00BE65B6" w:rsidRPr="006C787A" w:rsidRDefault="00BE65B6" w:rsidP="0042425C">
            <w:pPr>
              <w:pStyle w:val="NoSpacing"/>
            </w:pPr>
            <w:r>
              <w:t>(</w:t>
            </w:r>
            <w:proofErr w:type="spellStart"/>
            <w:proofErr w:type="gramStart"/>
            <w:r>
              <w:t>disputesatisfied</w:t>
            </w:r>
            <w:proofErr w:type="spellEnd"/>
            <w:proofErr w:type="gramEnd"/>
            <w:r>
              <w:t>)</w:t>
            </w:r>
          </w:p>
          <w:p w14:paraId="02A3CCAE" w14:textId="77777777" w:rsidR="00BE65B6" w:rsidRPr="006C787A" w:rsidRDefault="00BE65B6" w:rsidP="00F85A49">
            <w:pPr>
              <w:pStyle w:val="NoSpacing"/>
            </w:pPr>
          </w:p>
        </w:tc>
        <w:tc>
          <w:tcPr>
            <w:tcW w:w="1260" w:type="dxa"/>
          </w:tcPr>
          <w:p w14:paraId="79F9D0FF" w14:textId="77777777" w:rsidR="00BE65B6" w:rsidRDefault="00BE65B6" w:rsidP="0042425C">
            <w:pPr>
              <w:pStyle w:val="NoSpacing"/>
            </w:pPr>
          </w:p>
        </w:tc>
      </w:tr>
      <w:tr w:rsidR="00BE65B6" w:rsidRPr="006C787A" w14:paraId="20841EB9" w14:textId="7FD3AF75" w:rsidTr="00435F33">
        <w:trPr>
          <w:trHeight w:val="20"/>
          <w:jc w:val="center"/>
        </w:trPr>
        <w:tc>
          <w:tcPr>
            <w:tcW w:w="1185" w:type="dxa"/>
          </w:tcPr>
          <w:p w14:paraId="6FA716CA" w14:textId="77777777" w:rsidR="00BE65B6" w:rsidRPr="006C787A" w:rsidRDefault="00BE65B6" w:rsidP="00F85A49">
            <w:pPr>
              <w:pStyle w:val="NoSpacing"/>
            </w:pPr>
            <w:r w:rsidRPr="006C787A">
              <w:t>1</w:t>
            </w:r>
          </w:p>
        </w:tc>
        <w:tc>
          <w:tcPr>
            <w:tcW w:w="1186" w:type="dxa"/>
          </w:tcPr>
          <w:p w14:paraId="06791E4C" w14:textId="77777777" w:rsidR="00BE65B6" w:rsidRPr="006C787A" w:rsidRDefault="00BE65B6" w:rsidP="00F85A49">
            <w:pPr>
              <w:pStyle w:val="NoSpacing"/>
            </w:pPr>
          </w:p>
        </w:tc>
        <w:tc>
          <w:tcPr>
            <w:tcW w:w="1410" w:type="dxa"/>
          </w:tcPr>
          <w:p w14:paraId="5FFC7F2C" w14:textId="3B354A88" w:rsidR="00BE65B6" w:rsidRPr="006C787A" w:rsidRDefault="00BE65B6" w:rsidP="00F85A49">
            <w:pPr>
              <w:pStyle w:val="NoSpacing"/>
            </w:pPr>
          </w:p>
        </w:tc>
        <w:tc>
          <w:tcPr>
            <w:tcW w:w="1350" w:type="dxa"/>
          </w:tcPr>
          <w:p w14:paraId="74A79DE3" w14:textId="77777777" w:rsidR="00BE65B6" w:rsidRPr="006C787A" w:rsidRDefault="00BE65B6" w:rsidP="00F85A49">
            <w:pPr>
              <w:pStyle w:val="NoSpacing"/>
            </w:pPr>
          </w:p>
        </w:tc>
        <w:tc>
          <w:tcPr>
            <w:tcW w:w="1170" w:type="dxa"/>
          </w:tcPr>
          <w:p w14:paraId="6DFD3A62" w14:textId="77777777" w:rsidR="00BE65B6" w:rsidRPr="006C787A" w:rsidRDefault="00BE65B6" w:rsidP="00F85A49">
            <w:pPr>
              <w:pStyle w:val="NoSpacing"/>
            </w:pPr>
          </w:p>
        </w:tc>
        <w:tc>
          <w:tcPr>
            <w:tcW w:w="1530" w:type="dxa"/>
          </w:tcPr>
          <w:p w14:paraId="26B5C421" w14:textId="77777777" w:rsidR="00BE65B6" w:rsidRPr="006C787A" w:rsidRDefault="00BE65B6" w:rsidP="00F85A49">
            <w:pPr>
              <w:pStyle w:val="NoSpacing"/>
            </w:pPr>
          </w:p>
        </w:tc>
        <w:tc>
          <w:tcPr>
            <w:tcW w:w="1440" w:type="dxa"/>
          </w:tcPr>
          <w:p w14:paraId="7490966A" w14:textId="77777777" w:rsidR="00BE65B6" w:rsidRPr="006C787A" w:rsidRDefault="00BE65B6" w:rsidP="00F85A49">
            <w:pPr>
              <w:pStyle w:val="NoSpacing"/>
            </w:pPr>
          </w:p>
        </w:tc>
        <w:tc>
          <w:tcPr>
            <w:tcW w:w="1350" w:type="dxa"/>
          </w:tcPr>
          <w:p w14:paraId="2631E9A7" w14:textId="2FDAB64E" w:rsidR="00BE65B6" w:rsidRPr="006C787A" w:rsidRDefault="00BE65B6" w:rsidP="00F85A49">
            <w:pPr>
              <w:pStyle w:val="NoSpacing"/>
            </w:pPr>
          </w:p>
        </w:tc>
        <w:tc>
          <w:tcPr>
            <w:tcW w:w="1350" w:type="dxa"/>
          </w:tcPr>
          <w:p w14:paraId="63DD5FF7" w14:textId="77777777" w:rsidR="00BE65B6" w:rsidRPr="006C787A" w:rsidRDefault="00BE65B6" w:rsidP="00F85A49">
            <w:pPr>
              <w:pStyle w:val="NoSpacing"/>
            </w:pPr>
          </w:p>
        </w:tc>
        <w:tc>
          <w:tcPr>
            <w:tcW w:w="1260" w:type="dxa"/>
          </w:tcPr>
          <w:p w14:paraId="3EB77EB1" w14:textId="77777777" w:rsidR="00BE65B6" w:rsidRPr="006C787A" w:rsidRDefault="00BE65B6" w:rsidP="00F85A49">
            <w:pPr>
              <w:pStyle w:val="NoSpacing"/>
            </w:pPr>
          </w:p>
        </w:tc>
        <w:tc>
          <w:tcPr>
            <w:tcW w:w="1260" w:type="dxa"/>
          </w:tcPr>
          <w:p w14:paraId="76FF2033" w14:textId="77777777" w:rsidR="00BE65B6" w:rsidRPr="006C787A" w:rsidRDefault="00BE65B6" w:rsidP="00F85A49">
            <w:pPr>
              <w:pStyle w:val="NoSpacing"/>
            </w:pPr>
          </w:p>
        </w:tc>
      </w:tr>
      <w:tr w:rsidR="00BE65B6" w:rsidRPr="006C787A" w14:paraId="2F869828" w14:textId="348338BE" w:rsidTr="00435F33">
        <w:trPr>
          <w:trHeight w:val="20"/>
          <w:jc w:val="center"/>
        </w:trPr>
        <w:tc>
          <w:tcPr>
            <w:tcW w:w="1185" w:type="dxa"/>
          </w:tcPr>
          <w:p w14:paraId="079B718F" w14:textId="77777777" w:rsidR="00BE65B6" w:rsidRPr="006C787A" w:rsidRDefault="00BE65B6" w:rsidP="00F85A49">
            <w:pPr>
              <w:pStyle w:val="NoSpacing"/>
            </w:pPr>
            <w:r w:rsidRPr="006C787A">
              <w:t>2</w:t>
            </w:r>
          </w:p>
        </w:tc>
        <w:tc>
          <w:tcPr>
            <w:tcW w:w="1186" w:type="dxa"/>
          </w:tcPr>
          <w:p w14:paraId="6A5ED0CE" w14:textId="77777777" w:rsidR="00BE65B6" w:rsidRPr="006C787A" w:rsidRDefault="00BE65B6" w:rsidP="00F85A49">
            <w:pPr>
              <w:pStyle w:val="NoSpacing"/>
            </w:pPr>
          </w:p>
        </w:tc>
        <w:tc>
          <w:tcPr>
            <w:tcW w:w="1410" w:type="dxa"/>
          </w:tcPr>
          <w:p w14:paraId="7DDCA4A1" w14:textId="6F8C09BF" w:rsidR="00BE65B6" w:rsidRPr="006C787A" w:rsidRDefault="00BE65B6" w:rsidP="00F85A49">
            <w:pPr>
              <w:pStyle w:val="NoSpacing"/>
            </w:pPr>
          </w:p>
        </w:tc>
        <w:tc>
          <w:tcPr>
            <w:tcW w:w="1350" w:type="dxa"/>
          </w:tcPr>
          <w:p w14:paraId="14A4B478" w14:textId="77777777" w:rsidR="00BE65B6" w:rsidRPr="006C787A" w:rsidRDefault="00BE65B6" w:rsidP="00F85A49">
            <w:pPr>
              <w:pStyle w:val="NoSpacing"/>
            </w:pPr>
          </w:p>
        </w:tc>
        <w:tc>
          <w:tcPr>
            <w:tcW w:w="1170" w:type="dxa"/>
          </w:tcPr>
          <w:p w14:paraId="1EC8DB2D" w14:textId="77777777" w:rsidR="00BE65B6" w:rsidRPr="006C787A" w:rsidRDefault="00BE65B6" w:rsidP="00F85A49">
            <w:pPr>
              <w:pStyle w:val="NoSpacing"/>
            </w:pPr>
          </w:p>
        </w:tc>
        <w:tc>
          <w:tcPr>
            <w:tcW w:w="1530" w:type="dxa"/>
          </w:tcPr>
          <w:p w14:paraId="1A8D1A74" w14:textId="77777777" w:rsidR="00BE65B6" w:rsidRPr="006C787A" w:rsidRDefault="00BE65B6" w:rsidP="00F85A49">
            <w:pPr>
              <w:pStyle w:val="NoSpacing"/>
            </w:pPr>
          </w:p>
        </w:tc>
        <w:tc>
          <w:tcPr>
            <w:tcW w:w="1440" w:type="dxa"/>
          </w:tcPr>
          <w:p w14:paraId="6AF4C931" w14:textId="77777777" w:rsidR="00BE65B6" w:rsidRPr="006C787A" w:rsidRDefault="00BE65B6" w:rsidP="00F85A49">
            <w:pPr>
              <w:pStyle w:val="NoSpacing"/>
            </w:pPr>
          </w:p>
        </w:tc>
        <w:tc>
          <w:tcPr>
            <w:tcW w:w="1350" w:type="dxa"/>
          </w:tcPr>
          <w:p w14:paraId="323C8419" w14:textId="69E756AB" w:rsidR="00BE65B6" w:rsidRPr="006C787A" w:rsidRDefault="00BE65B6" w:rsidP="00F85A49">
            <w:pPr>
              <w:pStyle w:val="NoSpacing"/>
            </w:pPr>
          </w:p>
        </w:tc>
        <w:tc>
          <w:tcPr>
            <w:tcW w:w="1350" w:type="dxa"/>
          </w:tcPr>
          <w:p w14:paraId="56A47026" w14:textId="77777777" w:rsidR="00BE65B6" w:rsidRPr="006C787A" w:rsidRDefault="00BE65B6" w:rsidP="00F85A49">
            <w:pPr>
              <w:pStyle w:val="NoSpacing"/>
            </w:pPr>
          </w:p>
        </w:tc>
        <w:tc>
          <w:tcPr>
            <w:tcW w:w="1260" w:type="dxa"/>
          </w:tcPr>
          <w:p w14:paraId="7D6F3D10" w14:textId="77777777" w:rsidR="00BE65B6" w:rsidRPr="006C787A" w:rsidRDefault="00BE65B6" w:rsidP="00F85A49">
            <w:pPr>
              <w:pStyle w:val="NoSpacing"/>
            </w:pPr>
          </w:p>
        </w:tc>
        <w:tc>
          <w:tcPr>
            <w:tcW w:w="1260" w:type="dxa"/>
          </w:tcPr>
          <w:p w14:paraId="2924A060" w14:textId="77777777" w:rsidR="00BE65B6" w:rsidRPr="006C787A" w:rsidRDefault="00BE65B6" w:rsidP="00F85A49">
            <w:pPr>
              <w:pStyle w:val="NoSpacing"/>
            </w:pPr>
          </w:p>
        </w:tc>
      </w:tr>
      <w:tr w:rsidR="00BE65B6" w:rsidRPr="006C787A" w14:paraId="1DC452A2" w14:textId="7D29440F" w:rsidTr="00435F33">
        <w:trPr>
          <w:trHeight w:val="20"/>
          <w:jc w:val="center"/>
        </w:trPr>
        <w:tc>
          <w:tcPr>
            <w:tcW w:w="1185" w:type="dxa"/>
          </w:tcPr>
          <w:p w14:paraId="59880E6C" w14:textId="77777777" w:rsidR="00BE65B6" w:rsidRPr="006C787A" w:rsidRDefault="00BE65B6" w:rsidP="00F85A49">
            <w:pPr>
              <w:pStyle w:val="NoSpacing"/>
            </w:pPr>
            <w:r w:rsidRPr="006C787A">
              <w:t>3</w:t>
            </w:r>
          </w:p>
        </w:tc>
        <w:tc>
          <w:tcPr>
            <w:tcW w:w="1186" w:type="dxa"/>
          </w:tcPr>
          <w:p w14:paraId="30282F2B" w14:textId="77777777" w:rsidR="00BE65B6" w:rsidRPr="006C787A" w:rsidRDefault="00BE65B6" w:rsidP="00F85A49">
            <w:pPr>
              <w:pStyle w:val="NoSpacing"/>
            </w:pPr>
          </w:p>
        </w:tc>
        <w:tc>
          <w:tcPr>
            <w:tcW w:w="1410" w:type="dxa"/>
          </w:tcPr>
          <w:p w14:paraId="7F2CA02E" w14:textId="527D68BE" w:rsidR="00BE65B6" w:rsidRPr="006C787A" w:rsidRDefault="00BE65B6" w:rsidP="00F85A49">
            <w:pPr>
              <w:pStyle w:val="NoSpacing"/>
            </w:pPr>
          </w:p>
        </w:tc>
        <w:tc>
          <w:tcPr>
            <w:tcW w:w="1350" w:type="dxa"/>
          </w:tcPr>
          <w:p w14:paraId="6E0A05CF" w14:textId="77777777" w:rsidR="00BE65B6" w:rsidRPr="006C787A" w:rsidRDefault="00BE65B6" w:rsidP="00F85A49">
            <w:pPr>
              <w:pStyle w:val="NoSpacing"/>
            </w:pPr>
          </w:p>
        </w:tc>
        <w:tc>
          <w:tcPr>
            <w:tcW w:w="1170" w:type="dxa"/>
          </w:tcPr>
          <w:p w14:paraId="0939013D" w14:textId="77777777" w:rsidR="00BE65B6" w:rsidRPr="006C787A" w:rsidRDefault="00BE65B6" w:rsidP="00F85A49">
            <w:pPr>
              <w:pStyle w:val="NoSpacing"/>
            </w:pPr>
          </w:p>
        </w:tc>
        <w:tc>
          <w:tcPr>
            <w:tcW w:w="1530" w:type="dxa"/>
          </w:tcPr>
          <w:p w14:paraId="6AF1305D" w14:textId="77777777" w:rsidR="00BE65B6" w:rsidRPr="006C787A" w:rsidRDefault="00BE65B6" w:rsidP="00F85A49">
            <w:pPr>
              <w:pStyle w:val="NoSpacing"/>
            </w:pPr>
          </w:p>
        </w:tc>
        <w:tc>
          <w:tcPr>
            <w:tcW w:w="1440" w:type="dxa"/>
          </w:tcPr>
          <w:p w14:paraId="1D96BDE1" w14:textId="77777777" w:rsidR="00BE65B6" w:rsidRPr="006C787A" w:rsidRDefault="00BE65B6" w:rsidP="00F85A49">
            <w:pPr>
              <w:pStyle w:val="NoSpacing"/>
            </w:pPr>
          </w:p>
        </w:tc>
        <w:tc>
          <w:tcPr>
            <w:tcW w:w="1350" w:type="dxa"/>
          </w:tcPr>
          <w:p w14:paraId="41D94A42" w14:textId="4BD74C4B" w:rsidR="00BE65B6" w:rsidRPr="006C787A" w:rsidRDefault="00BE65B6" w:rsidP="00F85A49">
            <w:pPr>
              <w:pStyle w:val="NoSpacing"/>
            </w:pPr>
          </w:p>
        </w:tc>
        <w:tc>
          <w:tcPr>
            <w:tcW w:w="1350" w:type="dxa"/>
          </w:tcPr>
          <w:p w14:paraId="4802A429" w14:textId="77777777" w:rsidR="00BE65B6" w:rsidRPr="006C787A" w:rsidRDefault="00BE65B6" w:rsidP="00F85A49">
            <w:pPr>
              <w:pStyle w:val="NoSpacing"/>
            </w:pPr>
          </w:p>
        </w:tc>
        <w:tc>
          <w:tcPr>
            <w:tcW w:w="1260" w:type="dxa"/>
          </w:tcPr>
          <w:p w14:paraId="28609F19" w14:textId="77777777" w:rsidR="00BE65B6" w:rsidRPr="006C787A" w:rsidRDefault="00BE65B6" w:rsidP="00F85A49">
            <w:pPr>
              <w:pStyle w:val="NoSpacing"/>
            </w:pPr>
          </w:p>
        </w:tc>
        <w:tc>
          <w:tcPr>
            <w:tcW w:w="1260" w:type="dxa"/>
          </w:tcPr>
          <w:p w14:paraId="3324F4B4" w14:textId="77777777" w:rsidR="00BE65B6" w:rsidRPr="006C787A" w:rsidRDefault="00BE65B6" w:rsidP="00F85A49">
            <w:pPr>
              <w:pStyle w:val="NoSpacing"/>
            </w:pPr>
          </w:p>
        </w:tc>
      </w:tr>
      <w:tr w:rsidR="00BE65B6" w:rsidRPr="006C787A" w14:paraId="65F4143A" w14:textId="2BCC5D9B" w:rsidTr="00435F33">
        <w:trPr>
          <w:trHeight w:val="20"/>
          <w:jc w:val="center"/>
        </w:trPr>
        <w:tc>
          <w:tcPr>
            <w:tcW w:w="1185" w:type="dxa"/>
          </w:tcPr>
          <w:p w14:paraId="0FA2CE72" w14:textId="77777777" w:rsidR="00BE65B6" w:rsidRPr="006C787A" w:rsidRDefault="00BE65B6" w:rsidP="00F85A49">
            <w:pPr>
              <w:pStyle w:val="NoSpacing"/>
            </w:pPr>
            <w:r w:rsidRPr="006C787A">
              <w:t>4</w:t>
            </w:r>
          </w:p>
        </w:tc>
        <w:tc>
          <w:tcPr>
            <w:tcW w:w="1186" w:type="dxa"/>
          </w:tcPr>
          <w:p w14:paraId="5993E5C3" w14:textId="77777777" w:rsidR="00BE65B6" w:rsidRPr="006C787A" w:rsidRDefault="00BE65B6" w:rsidP="00F85A49">
            <w:pPr>
              <w:pStyle w:val="NoSpacing"/>
            </w:pPr>
          </w:p>
        </w:tc>
        <w:tc>
          <w:tcPr>
            <w:tcW w:w="1410" w:type="dxa"/>
          </w:tcPr>
          <w:p w14:paraId="4C36FC9D" w14:textId="10A65EEA" w:rsidR="00BE65B6" w:rsidRPr="006C787A" w:rsidRDefault="00BE65B6" w:rsidP="00F85A49">
            <w:pPr>
              <w:pStyle w:val="NoSpacing"/>
            </w:pPr>
          </w:p>
        </w:tc>
        <w:tc>
          <w:tcPr>
            <w:tcW w:w="1350" w:type="dxa"/>
          </w:tcPr>
          <w:p w14:paraId="7485F616" w14:textId="77777777" w:rsidR="00BE65B6" w:rsidRPr="006C787A" w:rsidRDefault="00BE65B6" w:rsidP="00F85A49">
            <w:pPr>
              <w:pStyle w:val="NoSpacing"/>
            </w:pPr>
          </w:p>
        </w:tc>
        <w:tc>
          <w:tcPr>
            <w:tcW w:w="1170" w:type="dxa"/>
          </w:tcPr>
          <w:p w14:paraId="49D1C960" w14:textId="77777777" w:rsidR="00BE65B6" w:rsidRPr="006C787A" w:rsidRDefault="00BE65B6" w:rsidP="00F85A49">
            <w:pPr>
              <w:pStyle w:val="NoSpacing"/>
            </w:pPr>
          </w:p>
        </w:tc>
        <w:tc>
          <w:tcPr>
            <w:tcW w:w="1530" w:type="dxa"/>
          </w:tcPr>
          <w:p w14:paraId="102744CA" w14:textId="77777777" w:rsidR="00BE65B6" w:rsidRPr="006C787A" w:rsidRDefault="00BE65B6" w:rsidP="00F85A49">
            <w:pPr>
              <w:pStyle w:val="NoSpacing"/>
            </w:pPr>
          </w:p>
        </w:tc>
        <w:tc>
          <w:tcPr>
            <w:tcW w:w="1440" w:type="dxa"/>
          </w:tcPr>
          <w:p w14:paraId="6663F767" w14:textId="77777777" w:rsidR="00BE65B6" w:rsidRPr="006C787A" w:rsidRDefault="00BE65B6" w:rsidP="00F85A49">
            <w:pPr>
              <w:pStyle w:val="NoSpacing"/>
            </w:pPr>
          </w:p>
        </w:tc>
        <w:tc>
          <w:tcPr>
            <w:tcW w:w="1350" w:type="dxa"/>
          </w:tcPr>
          <w:p w14:paraId="4D86B5D9" w14:textId="3AFF120B" w:rsidR="00BE65B6" w:rsidRPr="006C787A" w:rsidRDefault="00BE65B6" w:rsidP="00F85A49">
            <w:pPr>
              <w:pStyle w:val="NoSpacing"/>
            </w:pPr>
          </w:p>
        </w:tc>
        <w:tc>
          <w:tcPr>
            <w:tcW w:w="1350" w:type="dxa"/>
          </w:tcPr>
          <w:p w14:paraId="43FB3613" w14:textId="77777777" w:rsidR="00BE65B6" w:rsidRPr="006C787A" w:rsidRDefault="00BE65B6" w:rsidP="00F85A49">
            <w:pPr>
              <w:pStyle w:val="NoSpacing"/>
            </w:pPr>
          </w:p>
        </w:tc>
        <w:tc>
          <w:tcPr>
            <w:tcW w:w="1260" w:type="dxa"/>
          </w:tcPr>
          <w:p w14:paraId="1756547E" w14:textId="77777777" w:rsidR="00BE65B6" w:rsidRPr="006C787A" w:rsidRDefault="00BE65B6" w:rsidP="00F85A49">
            <w:pPr>
              <w:pStyle w:val="NoSpacing"/>
            </w:pPr>
          </w:p>
        </w:tc>
        <w:tc>
          <w:tcPr>
            <w:tcW w:w="1260" w:type="dxa"/>
          </w:tcPr>
          <w:p w14:paraId="5A2FD055" w14:textId="77777777" w:rsidR="00BE65B6" w:rsidRPr="006C787A" w:rsidRDefault="00BE65B6" w:rsidP="00F85A49">
            <w:pPr>
              <w:pStyle w:val="NoSpacing"/>
            </w:pPr>
          </w:p>
        </w:tc>
      </w:tr>
      <w:tr w:rsidR="00BE65B6" w:rsidRPr="006C787A" w14:paraId="65EB5C18" w14:textId="77584297" w:rsidTr="00435F33">
        <w:trPr>
          <w:trHeight w:val="20"/>
          <w:jc w:val="center"/>
        </w:trPr>
        <w:tc>
          <w:tcPr>
            <w:tcW w:w="1185" w:type="dxa"/>
          </w:tcPr>
          <w:p w14:paraId="5FB8E696" w14:textId="77777777" w:rsidR="00BE65B6" w:rsidRPr="006C787A" w:rsidRDefault="00BE65B6" w:rsidP="00F85A49">
            <w:pPr>
              <w:pStyle w:val="NoSpacing"/>
            </w:pPr>
            <w:r w:rsidRPr="006C787A">
              <w:t>5</w:t>
            </w:r>
          </w:p>
        </w:tc>
        <w:tc>
          <w:tcPr>
            <w:tcW w:w="1186" w:type="dxa"/>
          </w:tcPr>
          <w:p w14:paraId="1A452520" w14:textId="77777777" w:rsidR="00BE65B6" w:rsidRPr="006C787A" w:rsidRDefault="00BE65B6" w:rsidP="00F85A49">
            <w:pPr>
              <w:pStyle w:val="NoSpacing"/>
            </w:pPr>
          </w:p>
        </w:tc>
        <w:tc>
          <w:tcPr>
            <w:tcW w:w="1410" w:type="dxa"/>
          </w:tcPr>
          <w:p w14:paraId="1EAD4E3A" w14:textId="19E250DE" w:rsidR="00BE65B6" w:rsidRPr="006C787A" w:rsidRDefault="00BE65B6" w:rsidP="00F85A49">
            <w:pPr>
              <w:pStyle w:val="NoSpacing"/>
            </w:pPr>
          </w:p>
        </w:tc>
        <w:tc>
          <w:tcPr>
            <w:tcW w:w="1350" w:type="dxa"/>
          </w:tcPr>
          <w:p w14:paraId="799ED285" w14:textId="77777777" w:rsidR="00BE65B6" w:rsidRPr="006C787A" w:rsidRDefault="00BE65B6" w:rsidP="00F85A49">
            <w:pPr>
              <w:pStyle w:val="NoSpacing"/>
            </w:pPr>
          </w:p>
        </w:tc>
        <w:tc>
          <w:tcPr>
            <w:tcW w:w="1170" w:type="dxa"/>
          </w:tcPr>
          <w:p w14:paraId="45A6BDF5" w14:textId="77777777" w:rsidR="00BE65B6" w:rsidRPr="006C787A" w:rsidRDefault="00BE65B6" w:rsidP="00F85A49">
            <w:pPr>
              <w:pStyle w:val="NoSpacing"/>
            </w:pPr>
          </w:p>
        </w:tc>
        <w:tc>
          <w:tcPr>
            <w:tcW w:w="1530" w:type="dxa"/>
          </w:tcPr>
          <w:p w14:paraId="28D240F6" w14:textId="77777777" w:rsidR="00BE65B6" w:rsidRPr="006C787A" w:rsidRDefault="00BE65B6" w:rsidP="00F85A49">
            <w:pPr>
              <w:pStyle w:val="NoSpacing"/>
            </w:pPr>
          </w:p>
        </w:tc>
        <w:tc>
          <w:tcPr>
            <w:tcW w:w="1440" w:type="dxa"/>
          </w:tcPr>
          <w:p w14:paraId="22A382CC" w14:textId="77777777" w:rsidR="00BE65B6" w:rsidRPr="006C787A" w:rsidRDefault="00BE65B6" w:rsidP="00F85A49">
            <w:pPr>
              <w:pStyle w:val="NoSpacing"/>
            </w:pPr>
          </w:p>
        </w:tc>
        <w:tc>
          <w:tcPr>
            <w:tcW w:w="1350" w:type="dxa"/>
          </w:tcPr>
          <w:p w14:paraId="2512F8DB" w14:textId="2417083B" w:rsidR="00BE65B6" w:rsidRPr="006C787A" w:rsidRDefault="00BE65B6" w:rsidP="00F85A49">
            <w:pPr>
              <w:pStyle w:val="NoSpacing"/>
            </w:pPr>
          </w:p>
        </w:tc>
        <w:tc>
          <w:tcPr>
            <w:tcW w:w="1350" w:type="dxa"/>
          </w:tcPr>
          <w:p w14:paraId="63E1BB14" w14:textId="77777777" w:rsidR="00BE65B6" w:rsidRPr="006C787A" w:rsidRDefault="00BE65B6" w:rsidP="00F85A49">
            <w:pPr>
              <w:pStyle w:val="NoSpacing"/>
            </w:pPr>
          </w:p>
        </w:tc>
        <w:tc>
          <w:tcPr>
            <w:tcW w:w="1260" w:type="dxa"/>
          </w:tcPr>
          <w:p w14:paraId="65D2E014" w14:textId="77777777" w:rsidR="00BE65B6" w:rsidRPr="006C787A" w:rsidRDefault="00BE65B6" w:rsidP="00F85A49">
            <w:pPr>
              <w:pStyle w:val="NoSpacing"/>
            </w:pPr>
          </w:p>
        </w:tc>
        <w:tc>
          <w:tcPr>
            <w:tcW w:w="1260" w:type="dxa"/>
          </w:tcPr>
          <w:p w14:paraId="0FFF8269" w14:textId="77777777" w:rsidR="00BE65B6" w:rsidRPr="006C787A" w:rsidRDefault="00BE65B6"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299"/>
        <w:gridCol w:w="2520"/>
        <w:gridCol w:w="3184"/>
      </w:tblGrid>
      <w:tr w:rsidR="006C787A" w:rsidRPr="006C787A" w14:paraId="169B4A79" w14:textId="77777777" w:rsidTr="00020591">
        <w:trPr>
          <w:trHeight w:val="20"/>
          <w:jc w:val="center"/>
        </w:trPr>
        <w:tc>
          <w:tcPr>
            <w:tcW w:w="3237" w:type="dxa"/>
          </w:tcPr>
          <w:p w14:paraId="71D9BFD1" w14:textId="7A20412B" w:rsidR="006C787A" w:rsidRPr="006C787A" w:rsidRDefault="007665FF" w:rsidP="00717140">
            <w:pPr>
              <w:pStyle w:val="NoSpacing"/>
              <w:rPr>
                <w:b/>
              </w:rPr>
            </w:pPr>
            <w:r>
              <w:rPr>
                <w:b/>
              </w:rPr>
              <w:t>108</w:t>
            </w:r>
            <w:r w:rsidR="003E7353">
              <w:rPr>
                <w:b/>
              </w:rPr>
              <w:t>–</w:t>
            </w:r>
            <w:r w:rsidR="00717140">
              <w:rPr>
                <w:b/>
              </w:rPr>
              <w:t>Parties</w:t>
            </w:r>
            <w:r w:rsidR="006C787A" w:rsidRPr="006C787A">
              <w:rPr>
                <w:b/>
              </w:rPr>
              <w:t xml:space="preserve">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299" w:type="dxa"/>
          </w:tcPr>
          <w:p w14:paraId="33F5B476" w14:textId="3302A134" w:rsidR="006C787A" w:rsidRPr="006C787A" w:rsidRDefault="006C787A" w:rsidP="00717140">
            <w:pPr>
              <w:pStyle w:val="NoSpacing"/>
              <w:rPr>
                <w:b/>
              </w:rPr>
            </w:pPr>
            <w:r w:rsidRPr="006C787A">
              <w:rPr>
                <w:b/>
              </w:rPr>
              <w:t>1</w:t>
            </w:r>
            <w:r w:rsidR="007665FF">
              <w:rPr>
                <w:b/>
              </w:rPr>
              <w:t>10</w:t>
            </w:r>
            <w:r w:rsidR="003E7353">
              <w:rPr>
                <w:b/>
              </w:rPr>
              <w:t>–</w:t>
            </w:r>
            <w:r w:rsidR="00717140">
              <w:rPr>
                <w:b/>
              </w:rPr>
              <w:t>Dispute Resolution Place</w:t>
            </w:r>
            <w:r w:rsidRPr="006C787A">
              <w:rPr>
                <w:b/>
              </w:rPr>
              <w:t xml:space="preserve"> </w:t>
            </w:r>
          </w:p>
        </w:tc>
        <w:tc>
          <w:tcPr>
            <w:tcW w:w="2520"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3184"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020591">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299"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w:t>
            </w:r>
            <w:proofErr w:type="spellStart"/>
            <w:r w:rsidRPr="00990B9D">
              <w:rPr>
                <w:sz w:val="20"/>
              </w:rPr>
              <w:t>Induna</w:t>
            </w:r>
            <w:proofErr w:type="spellEnd"/>
          </w:p>
          <w:p w14:paraId="17D31E2B" w14:textId="77777777" w:rsidR="006C787A" w:rsidRDefault="006C787A" w:rsidP="00F85A49">
            <w:pPr>
              <w:pStyle w:val="NoSpacing"/>
              <w:rPr>
                <w:sz w:val="20"/>
              </w:rPr>
            </w:pPr>
            <w:r w:rsidRPr="00990B9D">
              <w:rPr>
                <w:sz w:val="20"/>
              </w:rPr>
              <w:t>10=Resolved myself</w:t>
            </w:r>
          </w:p>
          <w:p w14:paraId="59F50A57" w14:textId="7487EFD1" w:rsidR="004B7BF4" w:rsidRDefault="00111D72" w:rsidP="00F85A49">
            <w:pPr>
              <w:pStyle w:val="NoSpacing"/>
              <w:rPr>
                <w:sz w:val="20"/>
              </w:rPr>
            </w:pPr>
            <w:r>
              <w:rPr>
                <w:sz w:val="20"/>
              </w:rPr>
              <w:t>11=Community resource b</w:t>
            </w:r>
            <w:r w:rsidR="004B7BF4">
              <w:rPr>
                <w:sz w:val="20"/>
              </w:rPr>
              <w:t xml:space="preserve">oard </w:t>
            </w:r>
          </w:p>
          <w:p w14:paraId="07118762" w14:textId="6432A2D3" w:rsidR="00020591" w:rsidRPr="00990B9D" w:rsidRDefault="00020591" w:rsidP="00F85A49">
            <w:pPr>
              <w:pStyle w:val="NoSpacing"/>
              <w:rPr>
                <w:sz w:val="20"/>
              </w:rPr>
            </w:pPr>
            <w:r>
              <w:rPr>
                <w:sz w:val="20"/>
              </w:rPr>
              <w:t>12= Church</w:t>
            </w:r>
            <w:r w:rsidR="006139C7">
              <w:rPr>
                <w:sz w:val="20"/>
              </w:rPr>
              <w:t>/God</w:t>
            </w:r>
          </w:p>
          <w:p w14:paraId="193926F9" w14:textId="77777777" w:rsidR="006C787A" w:rsidRPr="00990B9D" w:rsidRDefault="009D511F" w:rsidP="00F85A49">
            <w:pPr>
              <w:pStyle w:val="NoSpacing"/>
              <w:rPr>
                <w:sz w:val="20"/>
              </w:rPr>
            </w:pPr>
            <w:r>
              <w:rPr>
                <w:sz w:val="20"/>
              </w:rPr>
              <w:t>97=Other, please specify</w:t>
            </w:r>
          </w:p>
        </w:tc>
        <w:tc>
          <w:tcPr>
            <w:tcW w:w="2520"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3184" w:type="dxa"/>
          </w:tcPr>
          <w:p w14:paraId="7AA871C1" w14:textId="77777777" w:rsidR="00EB4F0B" w:rsidRPr="00EB4F0B" w:rsidRDefault="00EB4F0B" w:rsidP="00EB4F0B">
            <w:pPr>
              <w:pStyle w:val="NoSpacing"/>
              <w:rPr>
                <w:sz w:val="20"/>
              </w:rPr>
            </w:pPr>
            <w:r w:rsidRPr="00EB4F0B">
              <w:rPr>
                <w:sz w:val="20"/>
              </w:rPr>
              <w:t>1=Boundary disputes</w:t>
            </w:r>
          </w:p>
          <w:p w14:paraId="2B20F0B3" w14:textId="77777777" w:rsidR="00EB4F0B" w:rsidRPr="00EB4F0B" w:rsidRDefault="00EB4F0B" w:rsidP="00EB4F0B">
            <w:pPr>
              <w:pStyle w:val="NoSpacing"/>
              <w:rPr>
                <w:sz w:val="20"/>
              </w:rPr>
            </w:pPr>
            <w:r w:rsidRPr="00EB4F0B">
              <w:rPr>
                <w:sz w:val="20"/>
              </w:rPr>
              <w:t>2=Which NTFPs can and cannot be harvested from forests</w:t>
            </w:r>
          </w:p>
          <w:p w14:paraId="29BED8F9" w14:textId="77777777" w:rsidR="00EB4F0B" w:rsidRPr="00EB4F0B" w:rsidRDefault="00EB4F0B" w:rsidP="00EB4F0B">
            <w:pPr>
              <w:pStyle w:val="NoSpacing"/>
              <w:rPr>
                <w:sz w:val="20"/>
              </w:rPr>
            </w:pPr>
            <w:r w:rsidRPr="00EB4F0B">
              <w:rPr>
                <w:sz w:val="20"/>
              </w:rPr>
              <w:t>3=Grazing of livestock in forests</w:t>
            </w:r>
          </w:p>
          <w:p w14:paraId="1996890C" w14:textId="77777777" w:rsidR="00EB4F0B" w:rsidRPr="00EB4F0B" w:rsidRDefault="00EB4F0B" w:rsidP="00EB4F0B">
            <w:pPr>
              <w:pStyle w:val="NoSpacing"/>
              <w:rPr>
                <w:sz w:val="20"/>
              </w:rPr>
            </w:pPr>
            <w:r w:rsidRPr="00EB4F0B">
              <w:rPr>
                <w:sz w:val="20"/>
              </w:rPr>
              <w:t>4=Cutting trees in forests</w:t>
            </w:r>
          </w:p>
          <w:p w14:paraId="3F145ADD" w14:textId="77777777" w:rsidR="00EB4F0B" w:rsidRPr="00EB4F0B" w:rsidRDefault="00EB4F0B" w:rsidP="00EB4F0B">
            <w:pPr>
              <w:pStyle w:val="NoSpacing"/>
              <w:rPr>
                <w:sz w:val="20"/>
              </w:rPr>
            </w:pPr>
            <w:r w:rsidRPr="00EB4F0B">
              <w:rPr>
                <w:sz w:val="20"/>
              </w:rPr>
              <w:t>5=Ownership over trees in forests</w:t>
            </w:r>
          </w:p>
          <w:p w14:paraId="0AEEB165" w14:textId="77777777" w:rsidR="00EB4F0B" w:rsidRPr="00EB4F0B" w:rsidRDefault="00EB4F0B" w:rsidP="00EB4F0B">
            <w:pPr>
              <w:pStyle w:val="NoSpacing"/>
              <w:rPr>
                <w:sz w:val="20"/>
              </w:rPr>
            </w:pPr>
            <w:r w:rsidRPr="00EB4F0B">
              <w:rPr>
                <w:sz w:val="20"/>
              </w:rPr>
              <w:t>6=Fires or burning in the forest</w:t>
            </w:r>
          </w:p>
          <w:p w14:paraId="021832C2" w14:textId="77777777" w:rsidR="00EB4F0B" w:rsidRPr="00EB4F0B" w:rsidRDefault="00EB4F0B" w:rsidP="00EB4F0B">
            <w:pPr>
              <w:pStyle w:val="NoSpacing"/>
              <w:rPr>
                <w:sz w:val="20"/>
              </w:rPr>
            </w:pPr>
            <w:r w:rsidRPr="00EB4F0B">
              <w:rPr>
                <w:sz w:val="20"/>
              </w:rPr>
              <w:t>7=Hunting or fishing</w:t>
            </w:r>
          </w:p>
          <w:p w14:paraId="755FDF64" w14:textId="77777777" w:rsidR="00EB4F0B" w:rsidRPr="00EB4F0B" w:rsidRDefault="00EB4F0B" w:rsidP="00EB4F0B">
            <w:pPr>
              <w:pStyle w:val="NoSpacing"/>
              <w:rPr>
                <w:sz w:val="20"/>
              </w:rPr>
            </w:pPr>
            <w:r w:rsidRPr="00EB4F0B">
              <w:rPr>
                <w:sz w:val="20"/>
              </w:rPr>
              <w:t>8=</w:t>
            </w:r>
            <w:proofErr w:type="spellStart"/>
            <w:r w:rsidRPr="00EB4F0B">
              <w:rPr>
                <w:sz w:val="20"/>
              </w:rPr>
              <w:t>Intrafamilial</w:t>
            </w:r>
            <w:proofErr w:type="spellEnd"/>
            <w:r w:rsidRPr="00EB4F0B">
              <w:rPr>
                <w:sz w:val="20"/>
              </w:rPr>
              <w:t xml:space="preserve"> conflicts (inheritance/divorce/</w:t>
            </w:r>
            <w:proofErr w:type="spellStart"/>
            <w:r w:rsidRPr="00EB4F0B">
              <w:rPr>
                <w:sz w:val="20"/>
              </w:rPr>
              <w:t>etc</w:t>
            </w:r>
            <w:proofErr w:type="spellEnd"/>
            <w:r w:rsidRPr="00EB4F0B">
              <w:rPr>
                <w:sz w:val="20"/>
              </w:rPr>
              <w:t>)</w:t>
            </w:r>
          </w:p>
          <w:p w14:paraId="7A09F1E5" w14:textId="77777777" w:rsidR="00EB4F0B" w:rsidRPr="00EB4F0B" w:rsidRDefault="00EB4F0B" w:rsidP="00EB4F0B">
            <w:pPr>
              <w:pStyle w:val="NoSpacing"/>
              <w:rPr>
                <w:sz w:val="20"/>
              </w:rPr>
            </w:pPr>
            <w:r w:rsidRPr="00EB4F0B">
              <w:rPr>
                <w:sz w:val="20"/>
              </w:rPr>
              <w:t>97=Other, please specify</w:t>
            </w:r>
          </w:p>
          <w:p w14:paraId="6A91C49E" w14:textId="77777777" w:rsidR="00EB4F0B" w:rsidRPr="00EB4F0B" w:rsidRDefault="00EB4F0B" w:rsidP="00EB4F0B">
            <w:pPr>
              <w:pStyle w:val="NoSpacing"/>
              <w:rPr>
                <w:sz w:val="20"/>
              </w:rPr>
            </w:pPr>
            <w:r w:rsidRPr="00EB4F0B">
              <w:rPr>
                <w:sz w:val="20"/>
              </w:rPr>
              <w:t>888=Don’t know</w:t>
            </w:r>
          </w:p>
          <w:p w14:paraId="5E123F45" w14:textId="7530C6EC" w:rsidR="006C787A" w:rsidRPr="00990B9D" w:rsidRDefault="00EB4F0B" w:rsidP="00EB4F0B">
            <w:pPr>
              <w:pStyle w:val="NoSpacing"/>
              <w:rPr>
                <w:sz w:val="20"/>
              </w:rPr>
            </w:pPr>
            <w:r w:rsidRPr="00EB4F0B">
              <w:rPr>
                <w:sz w:val="20"/>
              </w:rPr>
              <w:t>999=Prefer not to respond</w:t>
            </w:r>
          </w:p>
        </w:tc>
      </w:tr>
    </w:tbl>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rPr>
          <w:caps w:val="0"/>
        </w:rPr>
      </w:pPr>
      <w:commentRangeStart w:id="52"/>
      <w:r>
        <w:rPr>
          <w:caps w:val="0"/>
        </w:rPr>
        <w:lastRenderedPageBreak/>
        <w:t xml:space="preserve">SECTION H. </w:t>
      </w:r>
      <w:r w:rsidRPr="008C099A">
        <w:rPr>
          <w:caps w:val="0"/>
        </w:rPr>
        <w:t>DEFORESTATION &amp; CLIMATE CHANGE</w:t>
      </w:r>
      <w:commentRangeEnd w:id="52"/>
      <w:r w:rsidR="001C737E">
        <w:rPr>
          <w:rStyle w:val="CommentReference"/>
          <w:b w:val="0"/>
          <w:caps w:val="0"/>
          <w:color w:val="auto"/>
          <w:spacing w:val="0"/>
        </w:rPr>
        <w:commentReference w:id="52"/>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836317" w:rsidRPr="00990B9D" w14:paraId="36BED8A8" w14:textId="77777777" w:rsidTr="00836317">
        <w:trPr>
          <w:jc w:val="center"/>
        </w:trPr>
        <w:tc>
          <w:tcPr>
            <w:tcW w:w="360" w:type="dxa"/>
          </w:tcPr>
          <w:p w14:paraId="74C0EF68" w14:textId="77777777" w:rsidR="00836317" w:rsidRPr="00990B9D" w:rsidRDefault="00836317" w:rsidP="00836317">
            <w:pPr>
              <w:pStyle w:val="NoSpacing"/>
            </w:pPr>
          </w:p>
        </w:tc>
        <w:tc>
          <w:tcPr>
            <w:tcW w:w="5233" w:type="dxa"/>
            <w:tcBorders>
              <w:right w:val="nil"/>
            </w:tcBorders>
          </w:tcPr>
          <w:p w14:paraId="28AD6E4E" w14:textId="3BE4E420" w:rsidR="00836317" w:rsidRDefault="00836317" w:rsidP="00836317">
            <w:pPr>
              <w:pStyle w:val="NoSpacing"/>
              <w:rPr>
                <w:color w:val="000000"/>
                <w:sz w:val="20"/>
                <w:szCs w:val="20"/>
              </w:rPr>
            </w:pPr>
            <w:r>
              <w:t xml:space="preserve">H1.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 xml:space="preserve">are the five biggest problems facing your </w:t>
            </w:r>
            <w:r w:rsidR="00E923DB">
              <w:rPr>
                <w:color w:val="000000"/>
                <w:sz w:val="20"/>
                <w:szCs w:val="20"/>
              </w:rPr>
              <w:t>household</w:t>
            </w:r>
            <w:r>
              <w:rPr>
                <w:color w:val="000000"/>
                <w:sz w:val="20"/>
                <w:szCs w:val="20"/>
              </w:rPr>
              <w:t>?</w:t>
            </w:r>
            <w:r w:rsidR="00700732">
              <w:rPr>
                <w:color w:val="000000"/>
                <w:sz w:val="20"/>
                <w:szCs w:val="20"/>
              </w:rPr>
              <w:t xml:space="preserve"> Please choos</w:t>
            </w:r>
            <w:r w:rsidR="00E923DB">
              <w:rPr>
                <w:color w:val="000000"/>
                <w:sz w:val="20"/>
                <w:szCs w:val="20"/>
              </w:rPr>
              <w:t>e 5 from the list, and rank them</w:t>
            </w:r>
            <w:r w:rsidR="00700732">
              <w:rPr>
                <w:color w:val="000000"/>
                <w:sz w:val="20"/>
                <w:szCs w:val="20"/>
              </w:rPr>
              <w:t xml:space="preserve"> from 1 to 5, with 5 being the biggest problem you face, and 1 being the smallest problem.</w:t>
            </w:r>
          </w:p>
          <w:p w14:paraId="7742819C" w14:textId="4D732599" w:rsidR="00E923DB" w:rsidRPr="00E923DB" w:rsidRDefault="00E923DB" w:rsidP="00836317">
            <w:pPr>
              <w:pStyle w:val="NoSpacing"/>
              <w:rPr>
                <w:i/>
                <w:color w:val="000000"/>
                <w:sz w:val="20"/>
                <w:szCs w:val="20"/>
              </w:rPr>
            </w:pPr>
            <w:r w:rsidRPr="00E923DB">
              <w:rPr>
                <w:i/>
                <w:color w:val="000000"/>
                <w:sz w:val="20"/>
                <w:szCs w:val="20"/>
              </w:rPr>
              <w:t>Enumerator: Please provide pictures as examples.</w:t>
            </w:r>
          </w:p>
          <w:p w14:paraId="206D740A" w14:textId="6AF17E81" w:rsidR="00836317" w:rsidRPr="00C755D3" w:rsidRDefault="00836317" w:rsidP="00836317">
            <w:pPr>
              <w:pStyle w:val="NoSpacing"/>
            </w:pPr>
          </w:p>
        </w:tc>
        <w:tc>
          <w:tcPr>
            <w:tcW w:w="5400" w:type="dxa"/>
            <w:gridSpan w:val="2"/>
            <w:tcBorders>
              <w:left w:val="nil"/>
              <w:right w:val="single" w:sz="4" w:space="0" w:color="auto"/>
            </w:tcBorders>
          </w:tcPr>
          <w:p w14:paraId="3DCAD719" w14:textId="77777777" w:rsidR="00836317" w:rsidRPr="00990B9D" w:rsidRDefault="00836317" w:rsidP="00836317">
            <w:pPr>
              <w:pStyle w:val="NoSpacing"/>
              <w:rPr>
                <w:sz w:val="20"/>
              </w:rPr>
            </w:pPr>
            <w:r>
              <w:rPr>
                <w:sz w:val="20"/>
              </w:rPr>
              <w:t>1= Forest degradation</w:t>
            </w:r>
          </w:p>
          <w:p w14:paraId="29AAB054" w14:textId="77777777" w:rsidR="00836317" w:rsidRPr="00990B9D" w:rsidRDefault="00836317" w:rsidP="00836317">
            <w:pPr>
              <w:pStyle w:val="NoSpacing"/>
              <w:rPr>
                <w:sz w:val="20"/>
              </w:rPr>
            </w:pPr>
            <w:r w:rsidRPr="00990B9D">
              <w:rPr>
                <w:sz w:val="20"/>
              </w:rPr>
              <w:t>2=</w:t>
            </w:r>
            <w:r>
              <w:rPr>
                <w:sz w:val="20"/>
              </w:rPr>
              <w:t xml:space="preserve"> Changes in temperature</w:t>
            </w:r>
          </w:p>
          <w:p w14:paraId="143B3C9E" w14:textId="77777777" w:rsidR="00836317" w:rsidRPr="00990B9D" w:rsidRDefault="00836317" w:rsidP="00836317">
            <w:pPr>
              <w:pStyle w:val="NoSpacing"/>
              <w:rPr>
                <w:sz w:val="20"/>
              </w:rPr>
            </w:pPr>
            <w:r>
              <w:rPr>
                <w:sz w:val="20"/>
              </w:rPr>
              <w:t>3= Changes in rainfall</w:t>
            </w:r>
          </w:p>
          <w:p w14:paraId="3F91326B" w14:textId="77777777" w:rsidR="00836317" w:rsidRPr="00990B9D" w:rsidRDefault="00836317" w:rsidP="00836317">
            <w:pPr>
              <w:pStyle w:val="NoSpacing"/>
              <w:rPr>
                <w:sz w:val="20"/>
              </w:rPr>
            </w:pPr>
            <w:r>
              <w:rPr>
                <w:sz w:val="20"/>
              </w:rPr>
              <w:t>4=Lack of jobs/income</w:t>
            </w:r>
          </w:p>
          <w:p w14:paraId="4048157A" w14:textId="77777777" w:rsidR="00836317" w:rsidRPr="00990B9D" w:rsidRDefault="00836317" w:rsidP="00836317">
            <w:pPr>
              <w:pStyle w:val="NoSpacing"/>
              <w:rPr>
                <w:sz w:val="20"/>
              </w:rPr>
            </w:pPr>
            <w:r w:rsidRPr="00990B9D">
              <w:rPr>
                <w:sz w:val="20"/>
              </w:rPr>
              <w:t>5=</w:t>
            </w:r>
            <w:r>
              <w:rPr>
                <w:sz w:val="20"/>
              </w:rPr>
              <w:t xml:space="preserve"> Lack of available schooling/education opportunities </w:t>
            </w:r>
            <w:r w:rsidRPr="00990B9D">
              <w:rPr>
                <w:sz w:val="20"/>
              </w:rPr>
              <w:t xml:space="preserve"> </w:t>
            </w:r>
          </w:p>
          <w:p w14:paraId="286CC4A9" w14:textId="77777777" w:rsidR="00836317" w:rsidRPr="00990B9D" w:rsidRDefault="00836317" w:rsidP="00836317">
            <w:pPr>
              <w:pStyle w:val="NoSpacing"/>
              <w:rPr>
                <w:sz w:val="20"/>
              </w:rPr>
            </w:pPr>
            <w:r>
              <w:rPr>
                <w:sz w:val="20"/>
              </w:rPr>
              <w:t>6=Bad roads</w:t>
            </w:r>
          </w:p>
          <w:p w14:paraId="6FC14AFA" w14:textId="2FFC25CA" w:rsidR="00836317" w:rsidRPr="00990B9D" w:rsidRDefault="00836317" w:rsidP="00836317">
            <w:pPr>
              <w:pStyle w:val="NoSpacing"/>
              <w:rPr>
                <w:sz w:val="20"/>
              </w:rPr>
            </w:pPr>
            <w:r>
              <w:rPr>
                <w:sz w:val="20"/>
              </w:rPr>
              <w:t xml:space="preserve">7= Lack of health services </w:t>
            </w:r>
          </w:p>
          <w:p w14:paraId="656652E0" w14:textId="77777777" w:rsidR="00836317" w:rsidRPr="00990B9D" w:rsidRDefault="00836317" w:rsidP="00836317">
            <w:pPr>
              <w:pStyle w:val="NoSpacing"/>
              <w:rPr>
                <w:sz w:val="20"/>
              </w:rPr>
            </w:pPr>
            <w:r>
              <w:rPr>
                <w:sz w:val="20"/>
              </w:rPr>
              <w:t>8= Lack of electricity</w:t>
            </w:r>
          </w:p>
          <w:p w14:paraId="21865789" w14:textId="77777777" w:rsidR="00836317" w:rsidRDefault="00836317" w:rsidP="00836317">
            <w:pPr>
              <w:pStyle w:val="NoSpacing"/>
              <w:rPr>
                <w:sz w:val="20"/>
              </w:rPr>
            </w:pPr>
            <w:r w:rsidRPr="00990B9D">
              <w:rPr>
                <w:sz w:val="20"/>
              </w:rPr>
              <w:t>9</w:t>
            </w:r>
            <w:r>
              <w:rPr>
                <w:sz w:val="20"/>
              </w:rPr>
              <w:t>= Land re-allocation</w:t>
            </w:r>
          </w:p>
          <w:p w14:paraId="39D8D56C" w14:textId="77777777" w:rsidR="00836317" w:rsidRDefault="00836317" w:rsidP="00836317">
            <w:pPr>
              <w:pStyle w:val="NoSpacing"/>
              <w:rPr>
                <w:sz w:val="20"/>
              </w:rPr>
            </w:pPr>
            <w:r>
              <w:rPr>
                <w:sz w:val="20"/>
              </w:rPr>
              <w:t>10= Poor yields/lack of food</w:t>
            </w:r>
          </w:p>
          <w:p w14:paraId="2C6B984F" w14:textId="02996F04" w:rsidR="00836317" w:rsidRPr="00990B9D" w:rsidRDefault="00836317" w:rsidP="00E923DB">
            <w:pPr>
              <w:pStyle w:val="NoSpacing"/>
              <w:rPr>
                <w:sz w:val="20"/>
              </w:rPr>
            </w:pPr>
          </w:p>
        </w:tc>
      </w:tr>
      <w:tr w:rsidR="00836317" w:rsidRPr="001D532F" w14:paraId="6ACD5322" w14:textId="77777777" w:rsidTr="00836317">
        <w:trPr>
          <w:jc w:val="center"/>
        </w:trPr>
        <w:tc>
          <w:tcPr>
            <w:tcW w:w="360" w:type="dxa"/>
          </w:tcPr>
          <w:p w14:paraId="528A6339" w14:textId="71796BD3" w:rsidR="00836317" w:rsidRPr="00990B9D" w:rsidRDefault="00836317" w:rsidP="00836317">
            <w:pPr>
              <w:pStyle w:val="NoSpacing"/>
            </w:pPr>
            <w:r>
              <w:t xml:space="preserve"> </w:t>
            </w:r>
          </w:p>
        </w:tc>
        <w:tc>
          <w:tcPr>
            <w:tcW w:w="9553" w:type="dxa"/>
            <w:gridSpan w:val="2"/>
            <w:tcBorders>
              <w:right w:val="single" w:sz="18" w:space="0" w:color="000000" w:themeColor="accent3"/>
            </w:tcBorders>
          </w:tcPr>
          <w:p w14:paraId="220D5268" w14:textId="0C3494DF" w:rsidR="00836317" w:rsidRPr="00F71A9A" w:rsidRDefault="00836317" w:rsidP="00836317">
            <w:pPr>
              <w:spacing w:line="240" w:lineRule="auto"/>
              <w:contextualSpacing/>
              <w:rPr>
                <w:color w:val="000000"/>
                <w:sz w:val="20"/>
                <w:szCs w:val="20"/>
              </w:rPr>
            </w:pPr>
            <w:r>
              <w:rPr>
                <w:color w:val="000000"/>
                <w:sz w:val="20"/>
                <w:szCs w:val="20"/>
              </w:rPr>
              <w:t xml:space="preserve">H1a.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1F2B4E" w14:textId="77777777" w:rsidR="00836317" w:rsidRPr="001D532F" w:rsidRDefault="00836317" w:rsidP="00836317">
            <w:pPr>
              <w:pStyle w:val="NoSpacing"/>
              <w:rPr>
                <w:i/>
              </w:rPr>
            </w:pPr>
            <w:r w:rsidRPr="001D532F">
              <w:rPr>
                <w:i/>
              </w:rPr>
              <w:t>(</w:t>
            </w:r>
            <w:proofErr w:type="gramStart"/>
            <w:r w:rsidRPr="001D532F">
              <w:rPr>
                <w:i/>
              </w:rPr>
              <w:t>code</w:t>
            </w:r>
            <w:proofErr w:type="gramEnd"/>
            <w:r w:rsidRPr="001D532F">
              <w:rPr>
                <w:i/>
              </w:rPr>
              <w:t>)</w:t>
            </w:r>
          </w:p>
        </w:tc>
      </w:tr>
      <w:tr w:rsidR="00836317" w:rsidRPr="001D532F" w14:paraId="42EDE02B" w14:textId="77777777" w:rsidTr="00836317">
        <w:trPr>
          <w:jc w:val="center"/>
        </w:trPr>
        <w:tc>
          <w:tcPr>
            <w:tcW w:w="360" w:type="dxa"/>
          </w:tcPr>
          <w:p w14:paraId="61FB2CAC" w14:textId="77777777" w:rsidR="00836317" w:rsidRPr="00990B9D" w:rsidRDefault="00836317" w:rsidP="00836317">
            <w:pPr>
              <w:pStyle w:val="NoSpacing"/>
            </w:pPr>
          </w:p>
        </w:tc>
        <w:tc>
          <w:tcPr>
            <w:tcW w:w="9553" w:type="dxa"/>
            <w:gridSpan w:val="2"/>
            <w:tcBorders>
              <w:right w:val="single" w:sz="18" w:space="0" w:color="000000" w:themeColor="accent3"/>
            </w:tcBorders>
          </w:tcPr>
          <w:p w14:paraId="7BED9CEB" w14:textId="02462114" w:rsidR="00836317" w:rsidRPr="00F71A9A" w:rsidRDefault="00836317" w:rsidP="00836317">
            <w:pPr>
              <w:spacing w:line="240" w:lineRule="auto"/>
              <w:contextualSpacing/>
              <w:rPr>
                <w:color w:val="000000"/>
                <w:sz w:val="20"/>
                <w:szCs w:val="20"/>
              </w:rPr>
            </w:pPr>
            <w:r>
              <w:rPr>
                <w:color w:val="000000"/>
                <w:sz w:val="20"/>
                <w:szCs w:val="20"/>
              </w:rPr>
              <w:t xml:space="preserve">H1b.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5A9ECCA" w14:textId="77777777" w:rsidR="00836317" w:rsidRPr="001D532F" w:rsidRDefault="00836317" w:rsidP="00836317">
            <w:pPr>
              <w:pStyle w:val="NoSpacing"/>
              <w:rPr>
                <w:i/>
              </w:rPr>
            </w:pPr>
            <w:r w:rsidRPr="001D532F">
              <w:rPr>
                <w:i/>
              </w:rPr>
              <w:t>(</w:t>
            </w:r>
            <w:proofErr w:type="gramStart"/>
            <w:r w:rsidRPr="001D532F">
              <w:rPr>
                <w:i/>
              </w:rPr>
              <w:t>code</w:t>
            </w:r>
            <w:proofErr w:type="gramEnd"/>
            <w:r w:rsidRPr="001D532F">
              <w:rPr>
                <w:i/>
              </w:rPr>
              <w:t>)</w:t>
            </w:r>
          </w:p>
        </w:tc>
      </w:tr>
      <w:tr w:rsidR="00836317" w:rsidRPr="001D532F" w14:paraId="08CFBD97" w14:textId="77777777" w:rsidTr="00836317">
        <w:trPr>
          <w:jc w:val="center"/>
        </w:trPr>
        <w:tc>
          <w:tcPr>
            <w:tcW w:w="360" w:type="dxa"/>
          </w:tcPr>
          <w:p w14:paraId="3ABDA2D8" w14:textId="77777777" w:rsidR="00836317" w:rsidRPr="00990B9D" w:rsidRDefault="00836317" w:rsidP="00836317">
            <w:pPr>
              <w:pStyle w:val="NoSpacing"/>
            </w:pPr>
          </w:p>
        </w:tc>
        <w:tc>
          <w:tcPr>
            <w:tcW w:w="9553" w:type="dxa"/>
            <w:gridSpan w:val="2"/>
            <w:tcBorders>
              <w:right w:val="single" w:sz="18" w:space="0" w:color="000000" w:themeColor="accent3"/>
            </w:tcBorders>
          </w:tcPr>
          <w:p w14:paraId="181D0E6A" w14:textId="42681250" w:rsidR="00836317" w:rsidRPr="00F71A9A" w:rsidRDefault="00836317" w:rsidP="00836317">
            <w:pPr>
              <w:spacing w:line="240" w:lineRule="auto"/>
              <w:contextualSpacing/>
              <w:rPr>
                <w:color w:val="000000"/>
                <w:sz w:val="20"/>
                <w:szCs w:val="20"/>
              </w:rPr>
            </w:pPr>
            <w:r>
              <w:rPr>
                <w:color w:val="000000"/>
                <w:sz w:val="20"/>
                <w:szCs w:val="20"/>
              </w:rPr>
              <w:t xml:space="preserve">H1c.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BEB919" w14:textId="77777777" w:rsidR="00836317" w:rsidRPr="001D532F" w:rsidRDefault="00836317" w:rsidP="00836317">
            <w:pPr>
              <w:pStyle w:val="NoSpacing"/>
              <w:rPr>
                <w:i/>
              </w:rPr>
            </w:pPr>
            <w:r w:rsidRPr="001D532F">
              <w:rPr>
                <w:i/>
              </w:rPr>
              <w:t>(</w:t>
            </w:r>
            <w:proofErr w:type="gramStart"/>
            <w:r w:rsidRPr="001D532F">
              <w:rPr>
                <w:i/>
              </w:rPr>
              <w:t>code</w:t>
            </w:r>
            <w:proofErr w:type="gramEnd"/>
            <w:r w:rsidRPr="001D532F">
              <w:rPr>
                <w:i/>
              </w:rPr>
              <w:t>)</w:t>
            </w:r>
          </w:p>
        </w:tc>
      </w:tr>
      <w:tr w:rsidR="00836317" w:rsidRPr="001D532F" w14:paraId="4FAC779B" w14:textId="77777777" w:rsidTr="00836317">
        <w:trPr>
          <w:jc w:val="center"/>
        </w:trPr>
        <w:tc>
          <w:tcPr>
            <w:tcW w:w="360" w:type="dxa"/>
          </w:tcPr>
          <w:p w14:paraId="08C70DFD" w14:textId="77777777" w:rsidR="00836317" w:rsidRPr="00990B9D" w:rsidRDefault="00836317" w:rsidP="00836317">
            <w:pPr>
              <w:pStyle w:val="NoSpacing"/>
            </w:pPr>
          </w:p>
        </w:tc>
        <w:tc>
          <w:tcPr>
            <w:tcW w:w="9553" w:type="dxa"/>
            <w:gridSpan w:val="2"/>
            <w:tcBorders>
              <w:right w:val="single" w:sz="18" w:space="0" w:color="000000" w:themeColor="accent3"/>
            </w:tcBorders>
          </w:tcPr>
          <w:p w14:paraId="57705663" w14:textId="1F71BC8B" w:rsidR="00836317" w:rsidRDefault="00836317" w:rsidP="00836317">
            <w:pPr>
              <w:spacing w:line="240" w:lineRule="auto"/>
              <w:contextualSpacing/>
              <w:rPr>
                <w:color w:val="000000"/>
                <w:sz w:val="20"/>
                <w:szCs w:val="20"/>
              </w:rPr>
            </w:pPr>
            <w:r>
              <w:rPr>
                <w:color w:val="000000"/>
                <w:sz w:val="20"/>
                <w:szCs w:val="20"/>
              </w:rPr>
              <w:t>H1d.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AEE5A4" w14:textId="1E819C70" w:rsidR="00836317" w:rsidRPr="001D532F" w:rsidRDefault="00836317" w:rsidP="00836317">
            <w:pPr>
              <w:pStyle w:val="NoSpacing"/>
              <w:rPr>
                <w:i/>
              </w:rPr>
            </w:pPr>
            <w:r w:rsidRPr="001D532F">
              <w:rPr>
                <w:i/>
              </w:rPr>
              <w:t>(</w:t>
            </w:r>
            <w:proofErr w:type="gramStart"/>
            <w:r w:rsidRPr="001D532F">
              <w:rPr>
                <w:i/>
              </w:rPr>
              <w:t>code</w:t>
            </w:r>
            <w:proofErr w:type="gramEnd"/>
            <w:r w:rsidRPr="001D532F">
              <w:rPr>
                <w:i/>
              </w:rPr>
              <w:t>)</w:t>
            </w:r>
          </w:p>
        </w:tc>
      </w:tr>
      <w:tr w:rsidR="00836317" w:rsidRPr="001D532F" w14:paraId="1EC44B05" w14:textId="77777777" w:rsidTr="00836317">
        <w:trPr>
          <w:jc w:val="center"/>
        </w:trPr>
        <w:tc>
          <w:tcPr>
            <w:tcW w:w="360" w:type="dxa"/>
          </w:tcPr>
          <w:p w14:paraId="416AE7EA" w14:textId="77777777" w:rsidR="00836317" w:rsidRPr="00990B9D" w:rsidRDefault="00836317" w:rsidP="00836317">
            <w:pPr>
              <w:pStyle w:val="NoSpacing"/>
            </w:pPr>
          </w:p>
        </w:tc>
        <w:tc>
          <w:tcPr>
            <w:tcW w:w="9553" w:type="dxa"/>
            <w:gridSpan w:val="2"/>
            <w:tcBorders>
              <w:right w:val="single" w:sz="18" w:space="0" w:color="000000" w:themeColor="accent3"/>
            </w:tcBorders>
          </w:tcPr>
          <w:p w14:paraId="3D4FD087" w14:textId="744805EF" w:rsidR="00836317" w:rsidRDefault="00836317" w:rsidP="00836317">
            <w:pPr>
              <w:spacing w:line="240" w:lineRule="auto"/>
              <w:contextualSpacing/>
              <w:rPr>
                <w:color w:val="000000"/>
                <w:sz w:val="20"/>
                <w:szCs w:val="20"/>
              </w:rPr>
            </w:pPr>
            <w:r>
              <w:rPr>
                <w:color w:val="000000"/>
                <w:sz w:val="20"/>
                <w:szCs w:val="20"/>
              </w:rPr>
              <w:t xml:space="preserve">H1e.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9FFA0B0" w14:textId="6F1736BE" w:rsidR="00836317" w:rsidRPr="001D532F" w:rsidRDefault="00836317" w:rsidP="00836317">
            <w:pPr>
              <w:pStyle w:val="NoSpacing"/>
              <w:rPr>
                <w:i/>
              </w:rPr>
            </w:pPr>
            <w:r w:rsidRPr="001D532F">
              <w:rPr>
                <w:i/>
              </w:rPr>
              <w:t>(</w:t>
            </w:r>
            <w:proofErr w:type="gramStart"/>
            <w:r w:rsidRPr="001D532F">
              <w:rPr>
                <w:i/>
              </w:rPr>
              <w:t>code</w:t>
            </w:r>
            <w:proofErr w:type="gramEnd"/>
            <w:r w:rsidRPr="001D532F">
              <w:rPr>
                <w:i/>
              </w:rPr>
              <w:t>)</w:t>
            </w:r>
          </w:p>
        </w:tc>
      </w:tr>
    </w:tbl>
    <w:p w14:paraId="0136AEED" w14:textId="4D8EFF7E" w:rsidR="001F43FB" w:rsidRPr="001F43FB" w:rsidRDefault="001F43FB" w:rsidP="001F43FB"/>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2B9E8D44" w:rsidR="00CC2596" w:rsidRPr="00F71A9A" w:rsidRDefault="005A1C1E" w:rsidP="00F85A49">
            <w:pPr>
              <w:pStyle w:val="NoSpacing"/>
            </w:pPr>
            <w:r>
              <w:t xml:space="preserve">H1. </w:t>
            </w:r>
            <w:r w:rsidR="00CC2596" w:rsidRPr="00F71A9A">
              <w:t xml:space="preserve">In the past </w:t>
            </w:r>
            <w:r w:rsidR="00020591">
              <w:t>3</w:t>
            </w:r>
            <w:r w:rsidR="00020591" w:rsidRPr="00F71A9A">
              <w:t xml:space="preserve"> </w:t>
            </w:r>
            <w:r w:rsidR="00CC2596" w:rsidRPr="00F71A9A">
              <w:t xml:space="preserve">years, have you observed any of the following changes in your </w:t>
            </w:r>
            <w:r w:rsidR="00111D72">
              <w:t>village</w:t>
            </w:r>
            <w:r w:rsidR="00CC2596" w:rsidRPr="00F71A9A">
              <w:t xml:space="preserve">? </w:t>
            </w:r>
          </w:p>
          <w:p w14:paraId="2FDBB704" w14:textId="77777777" w:rsidR="00CC2596" w:rsidRDefault="001C6381" w:rsidP="00F85A49">
            <w:pPr>
              <w:pStyle w:val="NoSpacing"/>
            </w:pPr>
            <w:r>
              <w:t>(5yr_villchange)</w:t>
            </w:r>
          </w:p>
          <w:p w14:paraId="5007211F" w14:textId="1B08E4EE" w:rsidR="00A23642" w:rsidRPr="00A23642" w:rsidRDefault="00A23642" w:rsidP="00F85A49">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w:t>
            </w:r>
            <w:proofErr w:type="gramStart"/>
            <w:r w:rsidRPr="001D532F">
              <w:rPr>
                <w:i/>
              </w:rPr>
              <w:t>code</w:t>
            </w:r>
            <w:proofErr w:type="gramEnd"/>
            <w:r w:rsidRPr="001D532F">
              <w:rPr>
                <w:i/>
              </w:rPr>
              <w:t>)</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7C9E3899" w:rsidR="00CC2596" w:rsidRPr="00F71A9A" w:rsidRDefault="005A1C1E" w:rsidP="00F85A49">
            <w:pPr>
              <w:pStyle w:val="NoSpacing"/>
            </w:pPr>
            <w:r>
              <w:t xml:space="preserve">H2. </w:t>
            </w:r>
            <w:r w:rsidR="0059171D">
              <w:t>I</w:t>
            </w:r>
            <w:r w:rsidR="0059171D" w:rsidRPr="00F71A9A">
              <w:rPr>
                <w:rFonts w:cs="Arial"/>
                <w:sz w:val="20"/>
                <w:szCs w:val="20"/>
              </w:rPr>
              <w:t xml:space="preserve">n the past </w:t>
            </w:r>
            <w:r w:rsidR="00020591">
              <w:rPr>
                <w:rFonts w:cs="Arial"/>
                <w:sz w:val="20"/>
                <w:szCs w:val="20"/>
              </w:rPr>
              <w:t>3</w:t>
            </w:r>
            <w:r w:rsidR="00020591" w:rsidRPr="00F71A9A">
              <w:rPr>
                <w:rFonts w:cs="Arial"/>
                <w:sz w:val="20"/>
                <w:szCs w:val="20"/>
              </w:rPr>
              <w:t xml:space="preserve"> </w:t>
            </w:r>
            <w:r w:rsidR="0059171D" w:rsidRPr="00F71A9A">
              <w:rPr>
                <w:rFonts w:cs="Arial"/>
                <w:sz w:val="20"/>
                <w:szCs w:val="20"/>
              </w:rPr>
              <w:t>years, have you observed any of the following changes in the forest area</w:t>
            </w:r>
            <w:r w:rsidR="004F778B">
              <w:rPr>
                <w:rFonts w:cs="Arial"/>
                <w:sz w:val="20"/>
                <w:szCs w:val="20"/>
              </w:rPr>
              <w:t>?</w:t>
            </w:r>
          </w:p>
          <w:p w14:paraId="1058506E" w14:textId="77777777" w:rsidR="00CC2596" w:rsidRDefault="001C6381" w:rsidP="00F85A49">
            <w:pPr>
              <w:pStyle w:val="NoSpacing"/>
            </w:pPr>
            <w:r>
              <w:t>(5yr_frstchange)</w:t>
            </w:r>
          </w:p>
          <w:p w14:paraId="503B0EC9" w14:textId="0303A2C0" w:rsidR="00A23642" w:rsidRPr="00A23642" w:rsidRDefault="00A23642" w:rsidP="00F85A49">
            <w:pPr>
              <w:pStyle w:val="NoSpacing"/>
              <w:rPr>
                <w:i/>
              </w:rPr>
            </w:pPr>
            <w:r w:rsidRPr="00A23642">
              <w:rPr>
                <w:i/>
              </w:rPr>
              <w:t>Select all that apply.</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proofErr w:type="gramStart"/>
            <w:r>
              <w:rPr>
                <w:sz w:val="20"/>
              </w:rPr>
              <w:t>areas</w:t>
            </w:r>
            <w:proofErr w:type="gramEnd"/>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w:t>
            </w:r>
            <w:proofErr w:type="gramStart"/>
            <w:r w:rsidRPr="001D532F">
              <w:rPr>
                <w:i/>
              </w:rPr>
              <w:t>code</w:t>
            </w:r>
            <w:proofErr w:type="gramEnd"/>
            <w:r w:rsidRPr="001D532F">
              <w:rPr>
                <w:i/>
              </w:rPr>
              <w:t>)</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287D34ED" w:rsidR="001C6381" w:rsidRDefault="005A1C1E" w:rsidP="00F85A49">
            <w:pPr>
              <w:pStyle w:val="NoSpacing"/>
              <w:rPr>
                <w:color w:val="000000"/>
                <w:sz w:val="20"/>
                <w:szCs w:val="20"/>
              </w:rPr>
            </w:pPr>
            <w:r>
              <w:t xml:space="preserve">H3. </w:t>
            </w:r>
            <w:r w:rsidR="0059171D" w:rsidRPr="00F71A9A">
              <w:rPr>
                <w:color w:val="000000"/>
                <w:sz w:val="20"/>
                <w:szCs w:val="20"/>
              </w:rPr>
              <w:t>In your opinion,</w:t>
            </w:r>
            <w:r w:rsidR="00020591">
              <w:rPr>
                <w:color w:val="000000"/>
                <w:sz w:val="20"/>
                <w:szCs w:val="20"/>
              </w:rPr>
              <w:t xml:space="preserve"> what</w:t>
            </w:r>
            <w:r w:rsidR="0059171D" w:rsidRPr="00F71A9A">
              <w:rPr>
                <w:color w:val="000000"/>
                <w:sz w:val="20"/>
                <w:szCs w:val="20"/>
              </w:rPr>
              <w:t xml:space="preserve"> </w:t>
            </w:r>
            <w:r w:rsidR="000A057E">
              <w:rPr>
                <w:color w:val="000000"/>
                <w:sz w:val="20"/>
                <w:szCs w:val="20"/>
              </w:rPr>
              <w:t>are the three most important benefits</w:t>
            </w:r>
            <w:r w:rsidR="0059171D" w:rsidRPr="00F71A9A">
              <w:rPr>
                <w:color w:val="000000"/>
                <w:sz w:val="20"/>
                <w:szCs w:val="20"/>
              </w:rPr>
              <w:t xml:space="preserve">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66641E58" w:rsidR="00CC2596" w:rsidRPr="00990B9D" w:rsidRDefault="00CC2596" w:rsidP="00F85A49">
            <w:pPr>
              <w:pStyle w:val="NoSpacing"/>
              <w:rPr>
                <w:sz w:val="20"/>
              </w:rPr>
            </w:pPr>
            <w:r w:rsidRPr="00990B9D">
              <w:rPr>
                <w:sz w:val="20"/>
              </w:rPr>
              <w:t>14=Aesthetic</w:t>
            </w:r>
            <w:r w:rsidR="00020591">
              <w:rPr>
                <w:sz w:val="20"/>
              </w:rPr>
              <w:t>/beauty</w:t>
            </w:r>
          </w:p>
          <w:p w14:paraId="03448763" w14:textId="77777777" w:rsidR="00CC2596" w:rsidRPr="00990B9D" w:rsidRDefault="00CC2596" w:rsidP="00F85A49">
            <w:pPr>
              <w:pStyle w:val="NoSpacing"/>
              <w:rPr>
                <w:sz w:val="20"/>
              </w:rPr>
            </w:pPr>
            <w:r w:rsidRPr="00990B9D">
              <w:rPr>
                <w:sz w:val="20"/>
              </w:rPr>
              <w:t>15=Education/scientific studies</w:t>
            </w:r>
          </w:p>
          <w:p w14:paraId="5F334B4D" w14:textId="4DDCA223" w:rsidR="003A17BF"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298ABBD5" w:rsidR="00CC2596" w:rsidRPr="00990B9D" w:rsidRDefault="00E76EA6" w:rsidP="00F85A49">
            <w:pPr>
              <w:pStyle w:val="NoSpacing"/>
              <w:rPr>
                <w:sz w:val="20"/>
              </w:rPr>
            </w:pPr>
            <w:r>
              <w:rPr>
                <w:sz w:val="20"/>
              </w:rPr>
              <w:t>777</w:t>
            </w:r>
            <w:r w:rsidR="00CC2596" w:rsidRPr="00990B9D">
              <w:rPr>
                <w:sz w:val="20"/>
              </w:rPr>
              <w:t>=Not applicable</w:t>
            </w:r>
            <w:r w:rsidR="000A057E">
              <w:rPr>
                <w:sz w:val="20"/>
              </w:rPr>
              <w:t xml:space="preserve"> – no forest </w:t>
            </w:r>
          </w:p>
        </w:tc>
      </w:tr>
      <w:tr w:rsidR="0057102F" w:rsidRPr="00C755D3" w14:paraId="196C42E6" w14:textId="77777777" w:rsidTr="00CB2D1F">
        <w:trPr>
          <w:jc w:val="center"/>
        </w:trPr>
        <w:tc>
          <w:tcPr>
            <w:tcW w:w="360" w:type="dxa"/>
          </w:tcPr>
          <w:p w14:paraId="1ECE69C2" w14:textId="27375BAA" w:rsidR="0057102F" w:rsidRPr="00990B9D" w:rsidRDefault="000A057E" w:rsidP="00F85A49">
            <w:pPr>
              <w:pStyle w:val="NoSpacing"/>
            </w:pPr>
            <w:r>
              <w:t xml:space="preserve"> </w:t>
            </w:r>
          </w:p>
        </w:tc>
        <w:tc>
          <w:tcPr>
            <w:tcW w:w="9553" w:type="dxa"/>
            <w:gridSpan w:val="3"/>
            <w:tcBorders>
              <w:right w:val="single" w:sz="18" w:space="0" w:color="000000" w:themeColor="accent3"/>
            </w:tcBorders>
          </w:tcPr>
          <w:p w14:paraId="6FBBFF41" w14:textId="0403DC88"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r w:rsidR="001C6381">
              <w:rPr>
                <w:color w:val="000000"/>
                <w:sz w:val="20"/>
                <w:szCs w:val="20"/>
              </w:rPr>
              <w:t xml:space="preserve"> (nonharvben_1)</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w:t>
            </w:r>
            <w:proofErr w:type="gramStart"/>
            <w:r w:rsidRPr="001D532F">
              <w:rPr>
                <w:i/>
              </w:rPr>
              <w:t>code</w:t>
            </w:r>
            <w:proofErr w:type="gramEnd"/>
            <w:r w:rsidRPr="001D532F">
              <w:rPr>
                <w:i/>
              </w:rPr>
              <w:t>)</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3529553F"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r w:rsidR="001C6381">
              <w:rPr>
                <w:color w:val="000000"/>
                <w:sz w:val="20"/>
                <w:szCs w:val="20"/>
              </w:rPr>
              <w:t xml:space="preserve"> (nonharvben_2)</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w:t>
            </w:r>
            <w:proofErr w:type="gramStart"/>
            <w:r w:rsidRPr="001D532F">
              <w:rPr>
                <w:i/>
              </w:rPr>
              <w:t>code</w:t>
            </w:r>
            <w:proofErr w:type="gramEnd"/>
            <w:r w:rsidRPr="001D532F">
              <w:rPr>
                <w:i/>
              </w:rPr>
              <w:t>)</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3C0E17BC"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r w:rsidR="001C6381">
              <w:rPr>
                <w:color w:val="000000"/>
                <w:sz w:val="20"/>
                <w:szCs w:val="20"/>
              </w:rPr>
              <w:t xml:space="preserve"> (nonharvben_3)</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w:t>
            </w:r>
            <w:proofErr w:type="gramStart"/>
            <w:r w:rsidRPr="001D532F">
              <w:rPr>
                <w:i/>
              </w:rPr>
              <w:t>code</w:t>
            </w:r>
            <w:proofErr w:type="gramEnd"/>
            <w:r w:rsidRPr="001D532F">
              <w:rPr>
                <w:i/>
              </w:rPr>
              <w:t>)</w:t>
            </w:r>
          </w:p>
        </w:tc>
      </w:tr>
    </w:tbl>
    <w:p w14:paraId="6DD06F3F" w14:textId="77777777" w:rsidR="00A84EB0" w:rsidRDefault="00A84EB0" w:rsidP="0059171D">
      <w:pPr>
        <w:spacing w:line="240" w:lineRule="auto"/>
        <w:ind w:left="-810"/>
      </w:pPr>
    </w:p>
    <w:p w14:paraId="44FF5710" w14:textId="162856FF" w:rsidR="001F43FB" w:rsidRDefault="00E15CDF" w:rsidP="00B00F85">
      <w:pPr>
        <w:spacing w:line="240" w:lineRule="auto"/>
        <w:ind w:left="-810"/>
      </w:pPr>
      <w:commentRangeStart w:id="53"/>
      <w:commentRangeStart w:id="54"/>
      <w:r w:rsidRPr="00E15CDF">
        <w:t>Now I am going to read you a series of statements. Please tell me how much you agree or disagree with the following.</w:t>
      </w:r>
      <w:commentRangeEnd w:id="53"/>
      <w:r w:rsidR="001C737E">
        <w:rPr>
          <w:rStyle w:val="CommentReference"/>
        </w:rPr>
        <w:commentReference w:id="53"/>
      </w:r>
      <w:commentRangeEnd w:id="54"/>
      <w:r w:rsidR="00D56BFE">
        <w:rPr>
          <w:rStyle w:val="CommentReference"/>
        </w:rPr>
        <w:commentReference w:id="54"/>
      </w:r>
    </w:p>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2636"/>
        <w:gridCol w:w="1907"/>
        <w:gridCol w:w="1088"/>
      </w:tblGrid>
      <w:tr w:rsidR="00DA658E" w:rsidRPr="00C755D3" w14:paraId="5F6C5A71" w14:textId="77777777" w:rsidTr="00B151DA">
        <w:trPr>
          <w:jc w:val="center"/>
        </w:trPr>
        <w:tc>
          <w:tcPr>
            <w:tcW w:w="360" w:type="dxa"/>
          </w:tcPr>
          <w:p w14:paraId="0CE88E8C" w14:textId="77777777" w:rsidR="00DA658E" w:rsidRPr="00C755D3" w:rsidRDefault="00DA658E" w:rsidP="00F85A49">
            <w:pPr>
              <w:pStyle w:val="NoSpacing"/>
            </w:pPr>
          </w:p>
        </w:tc>
        <w:tc>
          <w:tcPr>
            <w:tcW w:w="7676" w:type="dxa"/>
            <w:gridSpan w:val="2"/>
            <w:tcBorders>
              <w:right w:val="single" w:sz="18" w:space="0" w:color="000000" w:themeColor="accent3"/>
            </w:tcBorders>
          </w:tcPr>
          <w:p w14:paraId="15489FA4" w14:textId="4766F9C1" w:rsidR="00DA658E" w:rsidRDefault="00DA658E" w:rsidP="00DA658E">
            <w:pPr>
              <w:pStyle w:val="NoSpacing"/>
            </w:pPr>
            <w:r>
              <w:t>H4. On a scale from 1 to 10, with 1 being the smallest problem and 10 being the biggest problem, how big of a problem are changes in rainfall patterns</w:t>
            </w:r>
            <w:r w:rsidR="00455709">
              <w:t xml:space="preserve"> </w:t>
            </w:r>
            <w:ins w:id="55" w:author="Heather Huntington" w:date="2015-03-10T07:02:00Z">
              <w:r w:rsidR="00455709">
                <w:t>and/or changes in temperature</w:t>
              </w:r>
            </w:ins>
            <w:r>
              <w:t xml:space="preserve"> to the development of your village?</w:t>
            </w:r>
          </w:p>
          <w:p w14:paraId="3DDEEEA9" w14:textId="10F13B34" w:rsidR="00DA658E" w:rsidRPr="00990B9D" w:rsidRDefault="00DA658E" w:rsidP="00F85A49">
            <w:pPr>
              <w:pStyle w:val="NoSpacing"/>
              <w:rPr>
                <w:sz w:val="20"/>
              </w:rPr>
            </w:pPr>
            <w:r w:rsidRPr="00DA658E">
              <w:rPr>
                <w:i/>
              </w:rPr>
              <w:t xml:space="preserve">If the respondent is not sure, enter </w:t>
            </w:r>
            <w:ins w:id="56" w:author="Aleta Haflett" w:date="2015-03-15T12:24:00Z">
              <w:r w:rsidR="003F7B84">
                <w:rPr>
                  <w:i/>
                </w:rPr>
                <w:t>888</w:t>
              </w:r>
            </w:ins>
            <w:del w:id="57" w:author="Aleta Haflett" w:date="2015-03-15T12:24:00Z">
              <w:r w:rsidRPr="00DA658E" w:rsidDel="003F7B84">
                <w:rPr>
                  <w:i/>
                </w:rPr>
                <w:delText>777</w:delText>
              </w:r>
            </w:del>
          </w:p>
        </w:tc>
        <w:tc>
          <w:tcPr>
            <w:tcW w:w="299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C76AA34" w14:textId="41FD2961" w:rsidR="00DA658E" w:rsidRPr="001D532F" w:rsidRDefault="00DA658E" w:rsidP="00F85A49">
            <w:pPr>
              <w:pStyle w:val="NoSpacing"/>
              <w:rPr>
                <w:i/>
              </w:rPr>
            </w:pPr>
            <w:r>
              <w:rPr>
                <w:i/>
              </w:rPr>
              <w:t>(Integer 1-10)</w:t>
            </w:r>
          </w:p>
        </w:tc>
      </w:tr>
      <w:tr w:rsidR="00DA658E" w:rsidRPr="00C755D3" w14:paraId="3E6B7123" w14:textId="77777777" w:rsidTr="00B151DA">
        <w:trPr>
          <w:jc w:val="center"/>
        </w:trPr>
        <w:tc>
          <w:tcPr>
            <w:tcW w:w="360" w:type="dxa"/>
          </w:tcPr>
          <w:p w14:paraId="4E0932D9" w14:textId="77777777" w:rsidR="00DA658E" w:rsidRPr="00C755D3" w:rsidRDefault="00DA658E" w:rsidP="00F85A49">
            <w:pPr>
              <w:pStyle w:val="NoSpacing"/>
            </w:pPr>
          </w:p>
        </w:tc>
        <w:tc>
          <w:tcPr>
            <w:tcW w:w="7676" w:type="dxa"/>
            <w:gridSpan w:val="2"/>
            <w:tcBorders>
              <w:right w:val="single" w:sz="18" w:space="0" w:color="000000" w:themeColor="accent3"/>
            </w:tcBorders>
          </w:tcPr>
          <w:p w14:paraId="654B634A" w14:textId="0C557145" w:rsidR="00DA658E" w:rsidRDefault="00DA658E" w:rsidP="00F85A49">
            <w:pPr>
              <w:pStyle w:val="NoSpacing"/>
            </w:pPr>
            <w:r>
              <w:t xml:space="preserve">H5 </w:t>
            </w:r>
            <w:r w:rsidRPr="00DA658E">
              <w:t xml:space="preserve">On a scale from 1 to 10, with 1 being the smallest problem and 10 being the biggest problem, how big of a problem is </w:t>
            </w:r>
            <w:ins w:id="58" w:author="Heather Huntington" w:date="2015-03-10T07:02:00Z">
              <w:r w:rsidR="00455709">
                <w:t>deforestation or forest degradation</w:t>
              </w:r>
            </w:ins>
            <w:del w:id="59" w:author="Heather Huntington" w:date="2015-03-10T07:02:00Z">
              <w:r w:rsidRPr="00DA658E" w:rsidDel="00455709">
                <w:delText>change in temperature</w:delText>
              </w:r>
            </w:del>
            <w:r w:rsidRPr="00DA658E">
              <w:t xml:space="preserve"> to the development of your village?</w:t>
            </w:r>
          </w:p>
          <w:p w14:paraId="160DE542" w14:textId="1178EC05" w:rsidR="00DA658E" w:rsidRPr="00990B9D" w:rsidRDefault="00DA658E" w:rsidP="00DA658E">
            <w:pPr>
              <w:pStyle w:val="NoSpacing"/>
              <w:rPr>
                <w:sz w:val="20"/>
              </w:rPr>
            </w:pPr>
            <w:r w:rsidRPr="00DA658E">
              <w:rPr>
                <w:i/>
              </w:rPr>
              <w:t xml:space="preserve">If the respondent is not sure, enter </w:t>
            </w:r>
            <w:ins w:id="60" w:author="Aleta Haflett" w:date="2015-03-15T12:24:00Z">
              <w:r w:rsidR="003F7B84">
                <w:rPr>
                  <w:i/>
                </w:rPr>
                <w:t>888</w:t>
              </w:r>
            </w:ins>
            <w:del w:id="61" w:author="Aleta Haflett" w:date="2015-03-15T12:24:00Z">
              <w:r w:rsidRPr="00DA658E" w:rsidDel="003F7B84">
                <w:rPr>
                  <w:i/>
                </w:rPr>
                <w:delText>777</w:delText>
              </w:r>
            </w:del>
          </w:p>
        </w:tc>
        <w:tc>
          <w:tcPr>
            <w:tcW w:w="299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E20E12E" w14:textId="2829545E" w:rsidR="00DA658E" w:rsidRPr="001D532F" w:rsidRDefault="00DA658E" w:rsidP="00F85A49">
            <w:pPr>
              <w:pStyle w:val="NoSpacing"/>
              <w:rPr>
                <w:i/>
              </w:rPr>
            </w:pPr>
            <w:r>
              <w:rPr>
                <w:i/>
              </w:rPr>
              <w:t>(Integer 1-10)</w:t>
            </w:r>
          </w:p>
        </w:tc>
      </w:tr>
      <w:tr w:rsidR="00961CDF" w:rsidRPr="00C755D3" w14:paraId="4CFAFCFA" w14:textId="77777777" w:rsidTr="00CB2D1F">
        <w:trPr>
          <w:jc w:val="center"/>
        </w:trPr>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20C53893" w:rsidR="00961CDF" w:rsidRPr="00F71A9A" w:rsidRDefault="004F778B" w:rsidP="00F85A49">
            <w:pPr>
              <w:pStyle w:val="NoSpacing"/>
            </w:pPr>
            <w:commentRangeStart w:id="62"/>
            <w:r>
              <w:t>H4</w:t>
            </w:r>
            <w:r w:rsidR="0019265C">
              <w:t xml:space="preserve">. </w:t>
            </w:r>
            <w:r w:rsidR="00B17844" w:rsidRPr="00223D4A">
              <w:rPr>
                <w:rFonts w:ascii="Calibri" w:hAnsi="Calibri"/>
                <w:color w:val="000000"/>
              </w:rPr>
              <w:t>It is important that village members take steps reduce deforestation and the degradation of forest resources.</w:t>
            </w:r>
          </w:p>
          <w:p w14:paraId="23FE2824" w14:textId="03B1548D" w:rsidR="00961CDF" w:rsidRPr="00F71A9A" w:rsidRDefault="001C6381" w:rsidP="00F85A49">
            <w:pPr>
              <w:pStyle w:val="NoSpacing"/>
            </w:pPr>
            <w:r>
              <w:t>(</w:t>
            </w:r>
            <w:proofErr w:type="spellStart"/>
            <w:proofErr w:type="gramStart"/>
            <w:r>
              <w:t>agr</w:t>
            </w:r>
            <w:proofErr w:type="gramEnd"/>
            <w:r>
              <w:t>_degradeproblems</w:t>
            </w:r>
            <w:proofErr w:type="spellEnd"/>
            <w:r>
              <w:t>)</w:t>
            </w:r>
            <w:commentRangeEnd w:id="62"/>
            <w:r w:rsidR="001C737E">
              <w:rPr>
                <w:rStyle w:val="CommentReference"/>
              </w:rPr>
              <w:commentReference w:id="62"/>
            </w:r>
          </w:p>
        </w:tc>
        <w:tc>
          <w:tcPr>
            <w:tcW w:w="4543" w:type="dxa"/>
            <w:gridSpan w:val="2"/>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w:t>
            </w:r>
            <w:proofErr w:type="gramStart"/>
            <w:r w:rsidRPr="001D532F">
              <w:rPr>
                <w:i/>
              </w:rPr>
              <w:t>code</w:t>
            </w:r>
            <w:proofErr w:type="gramEnd"/>
            <w:r w:rsidRPr="001D532F">
              <w:rPr>
                <w:i/>
              </w:rPr>
              <w:t>)</w:t>
            </w:r>
          </w:p>
        </w:tc>
      </w:tr>
      <w:tr w:rsidR="00542E97" w:rsidRPr="00C755D3" w14:paraId="74A5E399" w14:textId="77777777" w:rsidTr="00CB2D1F">
        <w:trPr>
          <w:jc w:val="center"/>
        </w:trPr>
        <w:tc>
          <w:tcPr>
            <w:tcW w:w="360" w:type="dxa"/>
          </w:tcPr>
          <w:p w14:paraId="77C7A205" w14:textId="77777777" w:rsidR="00542E97" w:rsidRPr="00C755D3" w:rsidRDefault="00542E97" w:rsidP="00F85A49">
            <w:pPr>
              <w:pStyle w:val="NoSpacing"/>
            </w:pPr>
            <w:commentRangeStart w:id="63"/>
          </w:p>
        </w:tc>
        <w:tc>
          <w:tcPr>
            <w:tcW w:w="5040" w:type="dxa"/>
            <w:tcBorders>
              <w:bottom w:val="single" w:sz="4" w:space="0" w:color="auto"/>
              <w:right w:val="nil"/>
            </w:tcBorders>
          </w:tcPr>
          <w:p w14:paraId="409F97D9" w14:textId="2FC2F0FF" w:rsidR="00542E97" w:rsidRDefault="00542E97" w:rsidP="00F85A49">
            <w:pPr>
              <w:pStyle w:val="NoSpacing"/>
            </w:pPr>
            <w:r>
              <w:t xml:space="preserve">H6. </w:t>
            </w:r>
            <w:r w:rsidR="00B17844" w:rsidRPr="00115B64">
              <w:rPr>
                <w:rFonts w:ascii="Calibri" w:hAnsi="Calibri"/>
                <w:color w:val="000000"/>
              </w:rPr>
              <w:t>It is important that village members take steps to protect themselves from these changes in temperature and rainfall patterns.</w:t>
            </w:r>
            <w:commentRangeEnd w:id="63"/>
            <w:r w:rsidR="001C737E">
              <w:rPr>
                <w:rStyle w:val="CommentReference"/>
              </w:rPr>
              <w:commentReference w:id="63"/>
            </w:r>
          </w:p>
        </w:tc>
        <w:tc>
          <w:tcPr>
            <w:tcW w:w="4543" w:type="dxa"/>
            <w:gridSpan w:val="2"/>
            <w:tcBorders>
              <w:left w:val="nil"/>
              <w:bottom w:val="single" w:sz="4" w:space="0" w:color="auto"/>
              <w:right w:val="single" w:sz="18" w:space="0" w:color="000000" w:themeColor="accent3"/>
            </w:tcBorders>
          </w:tcPr>
          <w:p w14:paraId="79DD523C" w14:textId="77777777" w:rsidR="00542E97" w:rsidRPr="00990B9D" w:rsidRDefault="00542E97" w:rsidP="00542E97">
            <w:pPr>
              <w:pStyle w:val="NoSpacing"/>
              <w:rPr>
                <w:sz w:val="20"/>
              </w:rPr>
            </w:pPr>
            <w:r w:rsidRPr="00990B9D">
              <w:rPr>
                <w:sz w:val="20"/>
              </w:rPr>
              <w:t>1=Strongly agree</w:t>
            </w:r>
          </w:p>
          <w:p w14:paraId="3AA8CF7E" w14:textId="77777777" w:rsidR="00542E97" w:rsidRPr="00990B9D" w:rsidRDefault="00542E97" w:rsidP="00542E97">
            <w:pPr>
              <w:pStyle w:val="NoSpacing"/>
              <w:rPr>
                <w:sz w:val="20"/>
              </w:rPr>
            </w:pPr>
            <w:r w:rsidRPr="00990B9D">
              <w:rPr>
                <w:sz w:val="20"/>
              </w:rPr>
              <w:t>2=Agree</w:t>
            </w:r>
          </w:p>
          <w:p w14:paraId="792CECD0" w14:textId="77777777" w:rsidR="00542E97" w:rsidRPr="00990B9D" w:rsidRDefault="00542E97" w:rsidP="00542E97">
            <w:pPr>
              <w:pStyle w:val="NoSpacing"/>
              <w:rPr>
                <w:sz w:val="20"/>
              </w:rPr>
            </w:pPr>
            <w:r w:rsidRPr="00990B9D">
              <w:rPr>
                <w:sz w:val="20"/>
              </w:rPr>
              <w:t>3=Neither agree nor disagree</w:t>
            </w:r>
          </w:p>
          <w:p w14:paraId="4B85D1CF" w14:textId="77777777" w:rsidR="00542E97" w:rsidRPr="00990B9D" w:rsidRDefault="00542E97" w:rsidP="00542E97">
            <w:pPr>
              <w:pStyle w:val="NoSpacing"/>
              <w:rPr>
                <w:sz w:val="20"/>
              </w:rPr>
            </w:pPr>
            <w:r w:rsidRPr="00990B9D">
              <w:rPr>
                <w:sz w:val="20"/>
              </w:rPr>
              <w:t>4=Disagree</w:t>
            </w:r>
            <w:r w:rsidRPr="00990B9D">
              <w:rPr>
                <w:sz w:val="20"/>
              </w:rPr>
              <w:tab/>
            </w:r>
          </w:p>
          <w:p w14:paraId="67CEE1EA" w14:textId="77777777" w:rsidR="00542E97" w:rsidRPr="00990B9D" w:rsidRDefault="00542E97" w:rsidP="00542E97">
            <w:pPr>
              <w:pStyle w:val="NoSpacing"/>
              <w:rPr>
                <w:sz w:val="20"/>
              </w:rPr>
            </w:pPr>
            <w:r w:rsidRPr="00990B9D">
              <w:rPr>
                <w:sz w:val="20"/>
              </w:rPr>
              <w:t>5=Strongly disagree</w:t>
            </w:r>
          </w:p>
          <w:p w14:paraId="06BDC78C" w14:textId="77777777" w:rsidR="00542E97" w:rsidRPr="00990B9D" w:rsidRDefault="00542E97" w:rsidP="00542E97">
            <w:pPr>
              <w:pStyle w:val="NoSpacing"/>
              <w:rPr>
                <w:sz w:val="20"/>
              </w:rPr>
            </w:pPr>
            <w:r w:rsidRPr="00990B9D">
              <w:rPr>
                <w:sz w:val="20"/>
              </w:rPr>
              <w:t>888=Don't know</w:t>
            </w:r>
          </w:p>
          <w:p w14:paraId="45912763" w14:textId="399CEACD" w:rsidR="00542E97" w:rsidRPr="00990B9D" w:rsidRDefault="00542E97"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A0ECB6" w14:textId="77777777" w:rsidR="00542E97" w:rsidRPr="001D532F" w:rsidRDefault="00542E97" w:rsidP="00F85A49">
            <w:pPr>
              <w:pStyle w:val="NoSpacing"/>
              <w:rPr>
                <w:i/>
              </w:rPr>
            </w:pPr>
          </w:p>
        </w:tc>
      </w:tr>
      <w:tr w:rsidR="00542E97" w:rsidRPr="00C755D3" w14:paraId="66A45550" w14:textId="77777777" w:rsidTr="00CB2D1F">
        <w:trPr>
          <w:jc w:val="center"/>
        </w:trPr>
        <w:tc>
          <w:tcPr>
            <w:tcW w:w="360" w:type="dxa"/>
          </w:tcPr>
          <w:p w14:paraId="777D26C2" w14:textId="77777777" w:rsidR="00542E97" w:rsidRPr="00C755D3" w:rsidRDefault="00542E97" w:rsidP="00F85A49">
            <w:pPr>
              <w:pStyle w:val="NoSpacing"/>
            </w:pPr>
          </w:p>
        </w:tc>
        <w:tc>
          <w:tcPr>
            <w:tcW w:w="5040" w:type="dxa"/>
            <w:tcBorders>
              <w:bottom w:val="single" w:sz="4" w:space="0" w:color="auto"/>
              <w:right w:val="nil"/>
            </w:tcBorders>
          </w:tcPr>
          <w:p w14:paraId="1744D43E" w14:textId="483815EB" w:rsidR="00542E97" w:rsidRPr="00F71A9A" w:rsidRDefault="00542E97" w:rsidP="00F85A49">
            <w:pPr>
              <w:pStyle w:val="NoSpacing"/>
            </w:pPr>
            <w:commentRangeStart w:id="64"/>
            <w:r>
              <w:t xml:space="preserve">H7. </w:t>
            </w:r>
            <w:r w:rsidR="00B17844" w:rsidRPr="00D31ED3">
              <w:rPr>
                <w:rFonts w:ascii="Calibri" w:hAnsi="Calibri"/>
                <w:color w:val="000000"/>
              </w:rPr>
              <w:t>I believe it is important to protect the forests in my village.</w:t>
            </w:r>
            <w:commentRangeEnd w:id="64"/>
            <w:r w:rsidR="001C737E">
              <w:rPr>
                <w:rStyle w:val="CommentReference"/>
              </w:rPr>
              <w:commentReference w:id="64"/>
            </w:r>
          </w:p>
        </w:tc>
        <w:tc>
          <w:tcPr>
            <w:tcW w:w="4543" w:type="dxa"/>
            <w:gridSpan w:val="2"/>
            <w:tcBorders>
              <w:left w:val="nil"/>
              <w:bottom w:val="single" w:sz="4" w:space="0" w:color="auto"/>
              <w:right w:val="single" w:sz="18" w:space="0" w:color="000000" w:themeColor="accent3"/>
            </w:tcBorders>
          </w:tcPr>
          <w:p w14:paraId="468F1A6D" w14:textId="77777777" w:rsidR="00542E97" w:rsidRPr="00990B9D" w:rsidRDefault="00542E97" w:rsidP="00F85A49">
            <w:pPr>
              <w:pStyle w:val="NoSpacing"/>
              <w:rPr>
                <w:sz w:val="20"/>
              </w:rPr>
            </w:pPr>
            <w:r w:rsidRPr="00990B9D">
              <w:rPr>
                <w:sz w:val="20"/>
              </w:rPr>
              <w:t>1=Strongly agree</w:t>
            </w:r>
          </w:p>
          <w:p w14:paraId="7AF5A182" w14:textId="77777777" w:rsidR="00542E97" w:rsidRPr="00990B9D" w:rsidRDefault="00542E97" w:rsidP="00F85A49">
            <w:pPr>
              <w:pStyle w:val="NoSpacing"/>
              <w:rPr>
                <w:sz w:val="20"/>
              </w:rPr>
            </w:pPr>
            <w:r w:rsidRPr="00990B9D">
              <w:rPr>
                <w:sz w:val="20"/>
              </w:rPr>
              <w:t>2=Agree</w:t>
            </w:r>
          </w:p>
          <w:p w14:paraId="3C41F73B" w14:textId="77777777" w:rsidR="00542E97" w:rsidRPr="00990B9D" w:rsidRDefault="00542E97" w:rsidP="00F85A49">
            <w:pPr>
              <w:pStyle w:val="NoSpacing"/>
              <w:rPr>
                <w:sz w:val="20"/>
              </w:rPr>
            </w:pPr>
            <w:r w:rsidRPr="00990B9D">
              <w:rPr>
                <w:sz w:val="20"/>
              </w:rPr>
              <w:t>3=Neither agree nor disagree</w:t>
            </w:r>
          </w:p>
          <w:p w14:paraId="49B667C7" w14:textId="77777777" w:rsidR="00542E97" w:rsidRPr="00990B9D" w:rsidRDefault="00542E97" w:rsidP="00F85A49">
            <w:pPr>
              <w:pStyle w:val="NoSpacing"/>
              <w:rPr>
                <w:sz w:val="20"/>
              </w:rPr>
            </w:pPr>
            <w:r w:rsidRPr="00990B9D">
              <w:rPr>
                <w:sz w:val="20"/>
              </w:rPr>
              <w:t>4=Disagree</w:t>
            </w:r>
            <w:r w:rsidRPr="00990B9D">
              <w:rPr>
                <w:sz w:val="20"/>
              </w:rPr>
              <w:tab/>
            </w:r>
          </w:p>
          <w:p w14:paraId="75B812DC" w14:textId="77777777" w:rsidR="00542E97" w:rsidRPr="00990B9D" w:rsidRDefault="00542E97" w:rsidP="00F85A49">
            <w:pPr>
              <w:pStyle w:val="NoSpacing"/>
              <w:rPr>
                <w:sz w:val="20"/>
              </w:rPr>
            </w:pPr>
            <w:r w:rsidRPr="00990B9D">
              <w:rPr>
                <w:sz w:val="20"/>
              </w:rPr>
              <w:t>5=Strongly disagree</w:t>
            </w:r>
          </w:p>
          <w:p w14:paraId="31B86C65" w14:textId="77777777" w:rsidR="00542E97" w:rsidRPr="00990B9D" w:rsidRDefault="00542E97" w:rsidP="00F85A49">
            <w:pPr>
              <w:pStyle w:val="NoSpacing"/>
              <w:rPr>
                <w:sz w:val="20"/>
              </w:rPr>
            </w:pPr>
            <w:r w:rsidRPr="00990B9D">
              <w:rPr>
                <w:sz w:val="20"/>
              </w:rPr>
              <w:t>888=Don't know</w:t>
            </w:r>
          </w:p>
          <w:p w14:paraId="0B233CE1" w14:textId="77777777" w:rsidR="00542E97" w:rsidRPr="00990B9D" w:rsidRDefault="00542E97"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542E97" w:rsidRPr="001D532F" w:rsidRDefault="00542E97" w:rsidP="00F85A49">
            <w:pPr>
              <w:pStyle w:val="NoSpacing"/>
              <w:rPr>
                <w:i/>
              </w:rPr>
            </w:pPr>
            <w:r w:rsidRPr="001D532F">
              <w:rPr>
                <w:i/>
              </w:rPr>
              <w:t>(</w:t>
            </w:r>
            <w:proofErr w:type="gramStart"/>
            <w:r w:rsidRPr="001D532F">
              <w:rPr>
                <w:i/>
              </w:rPr>
              <w:t>code</w:t>
            </w:r>
            <w:proofErr w:type="gramEnd"/>
            <w:r w:rsidRPr="001D532F">
              <w:rPr>
                <w:i/>
              </w:rPr>
              <w:t>)</w:t>
            </w:r>
          </w:p>
        </w:tc>
      </w:tr>
    </w:tbl>
    <w:p w14:paraId="5654C4EC" w14:textId="01BE4557" w:rsidR="001F43FB" w:rsidRDefault="001F43FB"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3C83DD78" w14:textId="77777777" w:rsidTr="00EB76FC">
        <w:trPr>
          <w:trHeight w:val="432"/>
          <w:jc w:val="center"/>
        </w:trPr>
        <w:tc>
          <w:tcPr>
            <w:tcW w:w="11031" w:type="dxa"/>
            <w:gridSpan w:val="4"/>
            <w:tcBorders>
              <w:right w:val="single" w:sz="18" w:space="0" w:color="000000" w:themeColor="accent3"/>
            </w:tcBorders>
          </w:tcPr>
          <w:p w14:paraId="13339265" w14:textId="329B37F5" w:rsidR="00B760AE" w:rsidRPr="00B00F85" w:rsidRDefault="00B760AE" w:rsidP="00EB76FC">
            <w:pPr>
              <w:pStyle w:val="Heading3"/>
              <w:spacing w:line="240" w:lineRule="auto"/>
              <w:outlineLvl w:val="2"/>
              <w:rPr>
                <w:caps w:val="0"/>
              </w:rPr>
            </w:pPr>
            <w:r>
              <w:rPr>
                <w:caps w:val="0"/>
              </w:rPr>
              <w:t>SURVEY EXPERIMENT 1: Version 1</w:t>
            </w:r>
          </w:p>
        </w:tc>
      </w:tr>
      <w:tr w:rsidR="00B760AE" w:rsidRPr="001D532F" w14:paraId="2FD56933" w14:textId="77777777" w:rsidTr="00EB76FC">
        <w:trPr>
          <w:jc w:val="center"/>
        </w:trPr>
        <w:tc>
          <w:tcPr>
            <w:tcW w:w="360" w:type="dxa"/>
          </w:tcPr>
          <w:p w14:paraId="29D427F3" w14:textId="77777777" w:rsidR="00B760AE" w:rsidRPr="00C755D3" w:rsidRDefault="00B760AE" w:rsidP="00EB76FC">
            <w:pPr>
              <w:pStyle w:val="NoSpacing"/>
            </w:pPr>
          </w:p>
        </w:tc>
        <w:tc>
          <w:tcPr>
            <w:tcW w:w="5040" w:type="dxa"/>
            <w:tcBorders>
              <w:bottom w:val="single" w:sz="4" w:space="0" w:color="auto"/>
              <w:right w:val="nil"/>
            </w:tcBorders>
          </w:tcPr>
          <w:p w14:paraId="64C2B2D5" w14:textId="77777777" w:rsidR="00B760AE" w:rsidRDefault="00B760AE" w:rsidP="002A063F">
            <w:pPr>
              <w:rPr>
                <w:ins w:id="65" w:author="Stephanie Fenner" w:date="2015-03-11T04:26:00Z"/>
              </w:rPr>
            </w:pPr>
            <w:r>
              <w:t xml:space="preserve">In the last year, how many of the following activities did you participate in to earn money for your household? I do not want you to tell me the names of the activities you participated in, only the total number of activities. </w:t>
            </w:r>
            <w:del w:id="66" w:author="Stephanie Fenner" w:date="2015-03-11T04:26:00Z">
              <w:r w:rsidDel="002A063F">
                <w:delText xml:space="preserve">For example, after I read the following list, you may say, I participated in 2. </w:delText>
              </w:r>
            </w:del>
          </w:p>
          <w:p w14:paraId="4B0D6992" w14:textId="1AAD6FD3" w:rsidR="002A063F" w:rsidRDefault="002A063F" w:rsidP="002A063F">
            <w:ins w:id="67" w:author="Stephanie Fenner" w:date="2015-03-11T04:26:00Z">
              <w:r w:rsidRPr="002A063F">
                <w:t>Tell us HOW MANY, NOT which ones.</w:t>
              </w:r>
            </w:ins>
          </w:p>
        </w:tc>
        <w:tc>
          <w:tcPr>
            <w:tcW w:w="4543" w:type="dxa"/>
            <w:tcBorders>
              <w:left w:val="nil"/>
              <w:bottom w:val="single" w:sz="4" w:space="0" w:color="auto"/>
              <w:right w:val="single" w:sz="18" w:space="0" w:color="000000" w:themeColor="accent3"/>
            </w:tcBorders>
          </w:tcPr>
          <w:p w14:paraId="5C97ED24" w14:textId="77777777" w:rsidR="00B760AE" w:rsidRDefault="00B760AE" w:rsidP="00EB76FC">
            <w:pPr>
              <w:pStyle w:val="NoSpacing"/>
              <w:rPr>
                <w:sz w:val="20"/>
              </w:rPr>
            </w:pPr>
            <w:r>
              <w:rPr>
                <w:sz w:val="20"/>
              </w:rPr>
              <w:t>Activity 1</w:t>
            </w:r>
            <w:proofErr w:type="gramStart"/>
            <w:r>
              <w:rPr>
                <w:sz w:val="20"/>
              </w:rPr>
              <w:t>=</w:t>
            </w:r>
            <w:r w:rsidRPr="00B00F85">
              <w:rPr>
                <w:sz w:val="20"/>
              </w:rPr>
              <w:t xml:space="preserve"> </w:t>
            </w:r>
            <w:r>
              <w:rPr>
                <w:sz w:val="20"/>
              </w:rPr>
              <w:t xml:space="preserve"> </w:t>
            </w:r>
            <w:r w:rsidRPr="00B00F85">
              <w:rPr>
                <w:sz w:val="20"/>
              </w:rPr>
              <w:t>Farming</w:t>
            </w:r>
            <w:proofErr w:type="gramEnd"/>
            <w:r w:rsidRPr="00B00F85">
              <w:rPr>
                <w:sz w:val="20"/>
              </w:rPr>
              <w:t xml:space="preserve">, agriculture </w:t>
            </w:r>
          </w:p>
          <w:p w14:paraId="4B715585" w14:textId="77777777" w:rsidR="00B760AE" w:rsidRPr="00990B9D" w:rsidRDefault="00B760AE" w:rsidP="00EB76FC">
            <w:pPr>
              <w:pStyle w:val="NoSpacing"/>
              <w:rPr>
                <w:sz w:val="20"/>
              </w:rPr>
            </w:pPr>
            <w:r>
              <w:rPr>
                <w:sz w:val="20"/>
              </w:rPr>
              <w:t>Activity 2</w:t>
            </w:r>
            <w:r w:rsidRPr="00B00F85">
              <w:rPr>
                <w:sz w:val="20"/>
              </w:rPr>
              <w:t xml:space="preserve">= </w:t>
            </w:r>
            <w:r>
              <w:rPr>
                <w:sz w:val="20"/>
              </w:rPr>
              <w:t>Petty trade</w:t>
            </w:r>
          </w:p>
          <w:p w14:paraId="2642D6E3" w14:textId="55763606" w:rsidR="00B760AE" w:rsidRDefault="00B760AE" w:rsidP="00EB76FC">
            <w:pPr>
              <w:pStyle w:val="NoSpacing"/>
              <w:rPr>
                <w:sz w:val="20"/>
              </w:rPr>
            </w:pPr>
            <w:r>
              <w:rPr>
                <w:sz w:val="20"/>
              </w:rPr>
              <w:t>Activity 3</w:t>
            </w:r>
            <w:r w:rsidRPr="00B00F85">
              <w:rPr>
                <w:sz w:val="20"/>
              </w:rPr>
              <w:t>= Animal husbandry</w:t>
            </w:r>
          </w:p>
          <w:p w14:paraId="6D3A84B3" w14:textId="77777777" w:rsidR="00B760AE" w:rsidRDefault="00B760AE" w:rsidP="00EB76FC">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7901B6BE" w14:textId="4714CA16"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51CC90A2" w14:textId="77777777" w:rsidR="00B760AE" w:rsidRPr="001D532F" w:rsidRDefault="00B760AE" w:rsidP="00EB76FC">
            <w:pPr>
              <w:pStyle w:val="NoSpacing"/>
              <w:rPr>
                <w:i/>
              </w:rPr>
            </w:pPr>
            <w:r>
              <w:rPr>
                <w:i/>
              </w:rPr>
              <w:t>(Integer)</w:t>
            </w:r>
          </w:p>
        </w:tc>
      </w:tr>
    </w:tbl>
    <w:p w14:paraId="1F33AE2F" w14:textId="77777777" w:rsidR="00B760AE" w:rsidRDefault="00B760AE"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00F85" w:rsidRPr="001D532F" w14:paraId="7C7871BF" w14:textId="77777777" w:rsidTr="00B00F85">
        <w:trPr>
          <w:trHeight w:val="432"/>
          <w:jc w:val="center"/>
        </w:trPr>
        <w:tc>
          <w:tcPr>
            <w:tcW w:w="11031" w:type="dxa"/>
            <w:gridSpan w:val="4"/>
            <w:tcBorders>
              <w:right w:val="single" w:sz="18" w:space="0" w:color="000000" w:themeColor="accent3"/>
            </w:tcBorders>
          </w:tcPr>
          <w:p w14:paraId="6251F031" w14:textId="6487F0AC" w:rsidR="00B00F85" w:rsidRPr="00B00F85" w:rsidRDefault="00B00F85" w:rsidP="00B00F85">
            <w:pPr>
              <w:pStyle w:val="Heading3"/>
              <w:spacing w:line="240" w:lineRule="auto"/>
              <w:outlineLvl w:val="2"/>
              <w:rPr>
                <w:caps w:val="0"/>
              </w:rPr>
            </w:pPr>
            <w:r>
              <w:rPr>
                <w:caps w:val="0"/>
              </w:rPr>
              <w:t xml:space="preserve">SURVEY EXPERIMENT 1: Version </w:t>
            </w:r>
            <w:r w:rsidR="00B760AE">
              <w:rPr>
                <w:caps w:val="0"/>
              </w:rPr>
              <w:t>2</w:t>
            </w:r>
          </w:p>
        </w:tc>
      </w:tr>
      <w:tr w:rsidR="00B00F85" w:rsidRPr="001D532F" w14:paraId="50200B1B" w14:textId="77777777" w:rsidTr="00B00F85">
        <w:trPr>
          <w:jc w:val="center"/>
        </w:trPr>
        <w:tc>
          <w:tcPr>
            <w:tcW w:w="360" w:type="dxa"/>
          </w:tcPr>
          <w:p w14:paraId="00DE11DA" w14:textId="77777777" w:rsidR="00B00F85" w:rsidRPr="00C755D3" w:rsidRDefault="00B00F85" w:rsidP="00B00F85">
            <w:pPr>
              <w:pStyle w:val="NoSpacing"/>
            </w:pPr>
          </w:p>
        </w:tc>
        <w:tc>
          <w:tcPr>
            <w:tcW w:w="5040" w:type="dxa"/>
            <w:tcBorders>
              <w:bottom w:val="single" w:sz="4" w:space="0" w:color="auto"/>
              <w:right w:val="nil"/>
            </w:tcBorders>
          </w:tcPr>
          <w:p w14:paraId="0AA7B9A9" w14:textId="77777777" w:rsidR="00B00F85" w:rsidRDefault="00B00F85" w:rsidP="002A063F">
            <w:pPr>
              <w:rPr>
                <w:ins w:id="68" w:author="Stephanie Fenner" w:date="2015-03-11T04:26:00Z"/>
              </w:rPr>
            </w:pPr>
            <w:r>
              <w:t xml:space="preserve">In the last year, how many of the following activities did you participate in to earn money for your household? I do not want you to tell me the names of the activities you participated in, only the total number of activities. </w:t>
            </w:r>
            <w:del w:id="69" w:author="Stephanie Fenner" w:date="2015-03-11T04:26:00Z">
              <w:r w:rsidDel="002A063F">
                <w:delText xml:space="preserve">For example, after I read the following list, you may say, I participated in 2. </w:delText>
              </w:r>
            </w:del>
          </w:p>
          <w:p w14:paraId="0408937C" w14:textId="53130C72" w:rsidR="002A063F" w:rsidRDefault="002A063F" w:rsidP="002A063F">
            <w:commentRangeStart w:id="70"/>
            <w:ins w:id="71" w:author="Stephanie Fenner" w:date="2015-03-11T04:26:00Z">
              <w:r w:rsidRPr="002A063F">
                <w:t>Tell us HOW MANY, NOT which ones.</w:t>
              </w:r>
              <w:commentRangeEnd w:id="70"/>
              <w:r>
                <w:rPr>
                  <w:rStyle w:val="CommentReference"/>
                </w:rPr>
                <w:commentReference w:id="70"/>
              </w:r>
            </w:ins>
          </w:p>
        </w:tc>
        <w:tc>
          <w:tcPr>
            <w:tcW w:w="4543" w:type="dxa"/>
            <w:tcBorders>
              <w:left w:val="nil"/>
              <w:bottom w:val="single" w:sz="4" w:space="0" w:color="auto"/>
              <w:right w:val="single" w:sz="18" w:space="0" w:color="000000" w:themeColor="accent3"/>
            </w:tcBorders>
          </w:tcPr>
          <w:p w14:paraId="5895C50A" w14:textId="04B09F5F" w:rsidR="00B00F85" w:rsidRDefault="00B00F85" w:rsidP="00B00F85">
            <w:pPr>
              <w:pStyle w:val="NoSpacing"/>
              <w:rPr>
                <w:sz w:val="20"/>
              </w:rPr>
            </w:pPr>
            <w:r>
              <w:rPr>
                <w:sz w:val="20"/>
              </w:rPr>
              <w:t>Activity 1</w:t>
            </w:r>
            <w:proofErr w:type="gramStart"/>
            <w:r>
              <w:rPr>
                <w:sz w:val="20"/>
              </w:rPr>
              <w:t>=</w:t>
            </w:r>
            <w:r w:rsidRPr="00B00F85">
              <w:rPr>
                <w:sz w:val="20"/>
              </w:rPr>
              <w:t xml:space="preserve"> </w:t>
            </w:r>
            <w:r>
              <w:rPr>
                <w:sz w:val="20"/>
              </w:rPr>
              <w:t xml:space="preserve"> </w:t>
            </w:r>
            <w:r w:rsidRPr="00B00F85">
              <w:rPr>
                <w:sz w:val="20"/>
              </w:rPr>
              <w:t>Farming</w:t>
            </w:r>
            <w:proofErr w:type="gramEnd"/>
            <w:r w:rsidRPr="00B00F85">
              <w:rPr>
                <w:sz w:val="20"/>
              </w:rPr>
              <w:t xml:space="preserve">, agriculture </w:t>
            </w:r>
          </w:p>
          <w:p w14:paraId="2D84A8B0" w14:textId="012992D5" w:rsidR="00B00F85" w:rsidRPr="00990B9D" w:rsidRDefault="00B00F85" w:rsidP="00B00F85">
            <w:pPr>
              <w:pStyle w:val="NoSpacing"/>
              <w:rPr>
                <w:sz w:val="20"/>
              </w:rPr>
            </w:pPr>
            <w:r>
              <w:rPr>
                <w:sz w:val="20"/>
              </w:rPr>
              <w:t>Activity 2</w:t>
            </w:r>
            <w:r w:rsidRPr="00B00F85">
              <w:rPr>
                <w:sz w:val="20"/>
              </w:rPr>
              <w:t xml:space="preserve">= </w:t>
            </w:r>
            <w:r>
              <w:rPr>
                <w:sz w:val="20"/>
              </w:rPr>
              <w:t>Petty trade</w:t>
            </w:r>
          </w:p>
          <w:p w14:paraId="783BF487" w14:textId="07BE9390" w:rsidR="00B00F85" w:rsidRDefault="00B00F85" w:rsidP="00B00F85">
            <w:pPr>
              <w:pStyle w:val="NoSpacing"/>
              <w:rPr>
                <w:sz w:val="20"/>
              </w:rPr>
            </w:pPr>
            <w:r>
              <w:rPr>
                <w:sz w:val="20"/>
              </w:rPr>
              <w:t>Activity 3</w:t>
            </w:r>
            <w:r w:rsidRPr="00B00F85">
              <w:rPr>
                <w:sz w:val="20"/>
              </w:rPr>
              <w:t>= Animal husbandry</w:t>
            </w:r>
          </w:p>
          <w:p w14:paraId="3D275834" w14:textId="77777777" w:rsidR="00B00F85" w:rsidRDefault="00B00F85" w:rsidP="00B00F85">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04B4FD82" w14:textId="7AD68EA8" w:rsidR="00B760AE" w:rsidRPr="00990B9D" w:rsidRDefault="00B760AE" w:rsidP="00B760AE">
            <w:pPr>
              <w:pStyle w:val="NoSpacing"/>
              <w:rPr>
                <w:sz w:val="20"/>
              </w:rPr>
            </w:pPr>
            <w:r>
              <w:rPr>
                <w:sz w:val="20"/>
              </w:rPr>
              <w:t xml:space="preserve">Activity 5= </w:t>
            </w:r>
            <w:r w:rsidRPr="00B760AE">
              <w:rPr>
                <w:sz w:val="20"/>
              </w:rPr>
              <w:t xml:space="preserve">Harvesting and selling protected timber species </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E6E14C8" w14:textId="7DDAC870" w:rsidR="00B00F85" w:rsidRPr="001D532F" w:rsidRDefault="00B00F85" w:rsidP="00B00F85">
            <w:pPr>
              <w:pStyle w:val="NoSpacing"/>
              <w:rPr>
                <w:i/>
              </w:rPr>
            </w:pPr>
            <w:r>
              <w:rPr>
                <w:i/>
              </w:rPr>
              <w:t>(Integer)</w:t>
            </w:r>
          </w:p>
        </w:tc>
      </w:tr>
    </w:tbl>
    <w:p w14:paraId="216E4FB5" w14:textId="77777777" w:rsidR="00EF1523" w:rsidRDefault="00EF1523" w:rsidP="00F85A49">
      <w:pPr>
        <w:pStyle w:val="Heading3"/>
        <w:spacing w:line="240" w:lineRule="auto"/>
        <w:rPr>
          <w:caps w:val="0"/>
        </w:rPr>
      </w:pPr>
    </w:p>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3D81CFF9" w:rsidR="005B61F0" w:rsidRDefault="005B61F0" w:rsidP="00F85A49">
      <w:pPr>
        <w:pStyle w:val="NoSpacing"/>
      </w:pPr>
      <w:r>
        <w:t xml:space="preserve">Please rank/ grade the following list of assets/resources/ properties in terms of most important to least important for the future/development of your </w:t>
      </w:r>
      <w:r w:rsidR="00111D72">
        <w:t>village</w:t>
      </w:r>
      <w:r>
        <w:t xml:space="preserve"> from </w:t>
      </w:r>
      <w:r w:rsidR="00542E97">
        <w:t>most important (1) to least important (</w:t>
      </w:r>
      <w:r w:rsidR="00020591">
        <w:t>5</w:t>
      </w:r>
      <w:r w:rsidR="00542E97">
        <w:t>)</w:t>
      </w:r>
      <w:r w:rsidR="00020591">
        <w:t xml:space="preserve"> Enumerator, use pictures as necessary. </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7F450CEF" w:rsidR="005B61F0" w:rsidRPr="005B61F0" w:rsidRDefault="0019265C" w:rsidP="00F85A49">
            <w:pPr>
              <w:pStyle w:val="NoSpacing"/>
            </w:pPr>
            <w:r>
              <w:t xml:space="preserve">I1. </w:t>
            </w:r>
            <w:r w:rsidR="005B61F0" w:rsidRPr="005B61F0">
              <w:t>Health Clinic</w:t>
            </w:r>
            <w:r w:rsidR="00481C5C">
              <w:t xml:space="preserve"> (</w:t>
            </w:r>
            <w:proofErr w:type="spellStart"/>
            <w:r w:rsidR="00481C5C">
              <w:t>rank_clinic</w:t>
            </w:r>
            <w:proofErr w:type="spellEnd"/>
            <w:r w:rsidR="00481C5C">
              <w:t>)</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170E1A72" w:rsidR="005B61F0" w:rsidRPr="005B61F0" w:rsidRDefault="0019265C" w:rsidP="00F85A49">
            <w:pPr>
              <w:pStyle w:val="NoSpacing"/>
            </w:pPr>
            <w:r>
              <w:t xml:space="preserve">I2. </w:t>
            </w:r>
            <w:r w:rsidR="005B61F0" w:rsidRPr="005B61F0">
              <w:t>Enough land to farm on</w:t>
            </w:r>
            <w:r w:rsidR="00481C5C">
              <w:t xml:space="preserve"> (</w:t>
            </w:r>
            <w:proofErr w:type="spellStart"/>
            <w:r w:rsidR="00481C5C">
              <w:t>rank_farmland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319575E" w:rsidR="005B61F0" w:rsidRPr="005B61F0" w:rsidRDefault="0019265C" w:rsidP="00F16651">
            <w:pPr>
              <w:pStyle w:val="NoSpacing"/>
            </w:pPr>
            <w:r>
              <w:t xml:space="preserve">I3. </w:t>
            </w:r>
            <w:r w:rsidR="00F16651">
              <w:t>School</w:t>
            </w:r>
            <w:r w:rsidR="00481C5C">
              <w:t xml:space="preserve"> (</w:t>
            </w:r>
            <w:proofErr w:type="spellStart"/>
            <w:r w:rsidR="00481C5C">
              <w:t>rank_school</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4E395D5B" w:rsidR="005B61F0" w:rsidRPr="005B61F0" w:rsidRDefault="0019265C" w:rsidP="00F85A49">
            <w:pPr>
              <w:pStyle w:val="NoSpacing"/>
            </w:pPr>
            <w:r>
              <w:t xml:space="preserve">I4. </w:t>
            </w:r>
            <w:r w:rsidR="005B61F0" w:rsidRPr="005B61F0">
              <w:t>Paved roads</w:t>
            </w:r>
            <w:r w:rsidR="00481C5C">
              <w:t xml:space="preserve"> (</w:t>
            </w:r>
            <w:proofErr w:type="spellStart"/>
            <w:r w:rsidR="00481C5C">
              <w:t>rank_pavedroad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09BF4C58" w:rsidR="005B61F0" w:rsidRPr="005B61F0" w:rsidRDefault="0019265C" w:rsidP="00F85A49">
            <w:pPr>
              <w:pStyle w:val="NoSpacing"/>
            </w:pPr>
            <w:r>
              <w:t xml:space="preserve">I5. </w:t>
            </w:r>
            <w:r w:rsidR="005B61F0" w:rsidRPr="005B61F0">
              <w:t>Forest resources</w:t>
            </w:r>
            <w:r w:rsidR="00481C5C">
              <w:t xml:space="preserve"> (</w:t>
            </w:r>
            <w:proofErr w:type="spellStart"/>
            <w:r w:rsidR="00481C5C">
              <w:t>rank_forestresource</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0AE08F1C" w:rsidR="005B61F0" w:rsidRPr="005B61F0" w:rsidRDefault="0019265C" w:rsidP="00F85A49">
            <w:pPr>
              <w:pStyle w:val="NoSpacing"/>
            </w:pPr>
            <w:r>
              <w:t xml:space="preserve">I6. </w:t>
            </w:r>
            <w:r w:rsidR="005B61F0" w:rsidRPr="005B61F0">
              <w:t>Electricity</w:t>
            </w:r>
            <w:r w:rsidR="00481C5C">
              <w:t xml:space="preserve"> (</w:t>
            </w:r>
            <w:proofErr w:type="spellStart"/>
            <w:r w:rsidR="00481C5C">
              <w:t>rank_electricity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63DECF0E" w:rsidR="005B61F0" w:rsidRPr="005B61F0" w:rsidRDefault="0019265C" w:rsidP="00F85A49">
            <w:pPr>
              <w:pStyle w:val="NoSpacing"/>
            </w:pPr>
            <w:r>
              <w:t xml:space="preserve">I7. </w:t>
            </w:r>
            <w:r w:rsidR="005B61F0" w:rsidRPr="005B61F0">
              <w:t>Clean water</w:t>
            </w:r>
            <w:r w:rsidR="00481C5C">
              <w:t xml:space="preserve"> (</w:t>
            </w:r>
            <w:proofErr w:type="spellStart"/>
            <w:r w:rsidR="00481C5C">
              <w:t>rank_cleanwater</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75BA3A87" w:rsidR="005B61F0" w:rsidRPr="005B61F0" w:rsidRDefault="0019265C" w:rsidP="00F85A49">
            <w:pPr>
              <w:pStyle w:val="NoSpacing"/>
            </w:pPr>
            <w:r>
              <w:t xml:space="preserve">I8. </w:t>
            </w:r>
            <w:r w:rsidR="005B61F0" w:rsidRPr="005B61F0">
              <w:t>Salary jobs</w:t>
            </w:r>
            <w:r w:rsidR="00481C5C">
              <w:t xml:space="preserve"> (</w:t>
            </w:r>
            <w:proofErr w:type="spellStart"/>
            <w:r w:rsidR="00481C5C">
              <w:t>rank_salary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04644335" w:rsidR="005B61F0" w:rsidRPr="005B61F0" w:rsidRDefault="0019265C" w:rsidP="003E0DFD">
            <w:pPr>
              <w:pStyle w:val="NoSpacing"/>
            </w:pPr>
            <w:r>
              <w:t xml:space="preserve">I9. </w:t>
            </w:r>
            <w:r w:rsidR="003E0DFD">
              <w:t>Closer or more frequent markets</w:t>
            </w:r>
            <w:r w:rsidR="005B61F0" w:rsidRPr="005B61F0">
              <w:t xml:space="preserve"> </w:t>
            </w:r>
            <w:r w:rsidR="00481C5C">
              <w:t>(</w:t>
            </w:r>
            <w:proofErr w:type="spellStart"/>
            <w:r w:rsidR="00481C5C">
              <w:t>rank_markets</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7427BD17" w:rsidR="005B61F0" w:rsidRPr="005B61F0" w:rsidRDefault="0019265C" w:rsidP="00F85A49">
            <w:pPr>
              <w:pStyle w:val="NoSpacing"/>
            </w:pPr>
            <w:r>
              <w:t xml:space="preserve">I10. </w:t>
            </w:r>
            <w:r w:rsidR="00542E97">
              <w:t>Conservation f</w:t>
            </w:r>
            <w:r w:rsidR="005B61F0" w:rsidRPr="005B61F0">
              <w:t xml:space="preserve">arming and </w:t>
            </w:r>
            <w:r w:rsidR="00542E97">
              <w:t>eco-</w:t>
            </w:r>
            <w:r w:rsidR="005B61F0" w:rsidRPr="005B61F0">
              <w:t xml:space="preserve">charcoaling practices that protect the environment </w:t>
            </w:r>
            <w:r w:rsidR="00481C5C">
              <w:t>(</w:t>
            </w:r>
            <w:proofErr w:type="spellStart"/>
            <w:r w:rsidR="00481C5C">
              <w:t>rank_environment</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37E06E1B" w:rsidR="00481C5C"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r w:rsidR="00481C5C">
              <w:t xml:space="preserve"> (</w:t>
            </w:r>
            <w:proofErr w:type="spellStart"/>
            <w:proofErr w:type="gramStart"/>
            <w:r w:rsidR="00481C5C">
              <w:t>rank</w:t>
            </w:r>
            <w:proofErr w:type="gramEnd"/>
            <w:r w:rsidR="00481C5C">
              <w:t>_farmtech</w:t>
            </w:r>
            <w:proofErr w:type="spellEnd"/>
            <w:r w:rsidR="00481C5C">
              <w:t>)</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roofErr w:type="spellStart"/>
            <w:proofErr w:type="gramStart"/>
            <w:r w:rsidR="003C223A" w:rsidRPr="003C223A">
              <w:rPr>
                <w:b/>
              </w:rPr>
              <w:t>forest</w:t>
            </w:r>
            <w:proofErr w:type="gramEnd"/>
            <w:r w:rsidR="003C223A" w:rsidRPr="003C223A">
              <w:rPr>
                <w:b/>
              </w:rPr>
              <w:t>_leaders</w:t>
            </w:r>
            <w:proofErr w:type="spellEnd"/>
            <w:r w:rsidR="003C223A" w:rsidRPr="003C223A">
              <w:t>)</w:t>
            </w:r>
          </w:p>
        </w:tc>
        <w:tc>
          <w:tcPr>
            <w:tcW w:w="3504"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w:t>
            </w:r>
            <w:proofErr w:type="spellStart"/>
            <w:r w:rsidRPr="00CE532A">
              <w:rPr>
                <w:sz w:val="20"/>
              </w:rPr>
              <w:t>Induna</w:t>
            </w:r>
            <w:proofErr w:type="spellEnd"/>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61D823" w:rsidR="003C223A" w:rsidRPr="00CE532A" w:rsidRDefault="003C223A" w:rsidP="00F85A49">
            <w:pPr>
              <w:pStyle w:val="NoSpacing"/>
              <w:rPr>
                <w:sz w:val="20"/>
              </w:rPr>
            </w:pPr>
            <w:r w:rsidRPr="00CE532A">
              <w:rPr>
                <w:sz w:val="20"/>
              </w:rPr>
              <w:t>5=Community</w:t>
            </w:r>
            <w:r w:rsidR="00111D72">
              <w:rPr>
                <w:sz w:val="20"/>
              </w:rPr>
              <w:t xml:space="preserve"> resource b</w:t>
            </w:r>
            <w:r w:rsidRPr="00CE532A">
              <w:rPr>
                <w:sz w:val="20"/>
              </w:rPr>
              <w:t>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234A0F75" w:rsidR="003C223A" w:rsidRPr="00E65CE2" w:rsidRDefault="006940E6" w:rsidP="00F85A49">
            <w:pPr>
              <w:pStyle w:val="NoSpacing"/>
            </w:pPr>
            <w:r>
              <w:t xml:space="preserve">J2. </w:t>
            </w:r>
            <w:r w:rsidR="003C223A" w:rsidRPr="00C827CB">
              <w:t>How satisfied are you with how</w:t>
            </w:r>
            <w:r w:rsidR="00542E97" w:rsidRPr="00C827CB">
              <w:t xml:space="preserve"> your village leaders manage forests in this village</w:t>
            </w:r>
            <w:r w:rsidR="003C223A" w:rsidRPr="00E65CE2">
              <w:t>? (</w:t>
            </w:r>
            <w:proofErr w:type="spellStart"/>
            <w:proofErr w:type="gramStart"/>
            <w:r w:rsidR="003C223A" w:rsidRPr="00E65CE2">
              <w:rPr>
                <w:b/>
              </w:rPr>
              <w:t>forest</w:t>
            </w:r>
            <w:proofErr w:type="gramEnd"/>
            <w:r w:rsidR="003C223A" w:rsidRPr="00E65CE2">
              <w:rPr>
                <w:b/>
              </w:rPr>
              <w:t>_satisfied</w:t>
            </w:r>
            <w:proofErr w:type="spellEnd"/>
            <w:r w:rsidR="003C223A" w:rsidRPr="00E65CE2">
              <w:t>)</w:t>
            </w:r>
          </w:p>
          <w:p w14:paraId="70199711" w14:textId="77777777" w:rsidR="003C223A" w:rsidRPr="003C223A" w:rsidRDefault="003C223A" w:rsidP="00F85A49">
            <w:pPr>
              <w:pStyle w:val="NoSpacing"/>
            </w:pPr>
          </w:p>
        </w:tc>
        <w:tc>
          <w:tcPr>
            <w:tcW w:w="3504"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542E97" w:rsidRPr="003C223A"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C827CB"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C827CB" w:rsidRDefault="00542E97" w:rsidP="00F85A49">
            <w:pPr>
              <w:pStyle w:val="NoSpacing"/>
              <w:rPr>
                <w:rFonts w:asciiTheme="minorHAnsi" w:hAnsiTheme="minorHAnsi"/>
                <w:color w:val="000000"/>
              </w:rPr>
            </w:pPr>
            <w:r w:rsidRPr="00C827CB">
              <w:rPr>
                <w:rFonts w:asciiTheme="minorHAnsi" w:hAnsiTheme="minorHAnsi"/>
              </w:rPr>
              <w:t xml:space="preserve">J.3 </w:t>
            </w:r>
            <w:r w:rsidR="00CC2465" w:rsidRPr="00C827CB">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C827CB" w:rsidRDefault="00CC2465" w:rsidP="00F85A49">
            <w:pPr>
              <w:pStyle w:val="NoSpacing"/>
              <w:rPr>
                <w:rFonts w:asciiTheme="minorHAnsi" w:hAnsiTheme="minorHAnsi"/>
                <w:i/>
              </w:rPr>
            </w:pPr>
            <w:r w:rsidRPr="00C827CB">
              <w:rPr>
                <w:rFonts w:asciiTheme="minorHAnsi" w:hAnsiTheme="minorHAnsi"/>
                <w:i/>
                <w:color w:val="000000"/>
              </w:rPr>
              <w:t>If not 0, skip to J8</w:t>
            </w:r>
          </w:p>
        </w:tc>
        <w:tc>
          <w:tcPr>
            <w:tcW w:w="3504" w:type="dxa"/>
            <w:tcBorders>
              <w:top w:val="single" w:sz="4" w:space="0" w:color="000000"/>
              <w:bottom w:val="single" w:sz="4" w:space="0" w:color="auto"/>
              <w:right w:val="single" w:sz="18" w:space="0" w:color="000000"/>
            </w:tcBorders>
          </w:tcPr>
          <w:p w14:paraId="02190F21" w14:textId="77777777" w:rsidR="00542E97" w:rsidRDefault="00CC2465" w:rsidP="00F85A49">
            <w:pPr>
              <w:pStyle w:val="NoSpacing"/>
              <w:rPr>
                <w:sz w:val="20"/>
              </w:rPr>
            </w:pPr>
            <w:r>
              <w:rPr>
                <w:sz w:val="20"/>
              </w:rPr>
              <w:t>0=No</w:t>
            </w:r>
          </w:p>
          <w:p w14:paraId="64F94816" w14:textId="77777777" w:rsidR="00CC2465" w:rsidRDefault="00CC2465" w:rsidP="00F85A49">
            <w:pPr>
              <w:pStyle w:val="NoSpacing"/>
              <w:rPr>
                <w:sz w:val="20"/>
              </w:rPr>
            </w:pPr>
            <w:r>
              <w:rPr>
                <w:sz w:val="20"/>
              </w:rPr>
              <w:t>1=Yes</w:t>
            </w:r>
          </w:p>
          <w:p w14:paraId="29A0172F" w14:textId="77777777" w:rsidR="00CC2465" w:rsidRDefault="00CC2465" w:rsidP="00F85A49">
            <w:pPr>
              <w:pStyle w:val="NoSpacing"/>
              <w:rPr>
                <w:sz w:val="20"/>
              </w:rPr>
            </w:pPr>
            <w:r>
              <w:rPr>
                <w:sz w:val="20"/>
              </w:rPr>
              <w:t>888=Don’t know</w:t>
            </w:r>
          </w:p>
          <w:p w14:paraId="14E99CA9" w14:textId="6B624309" w:rsidR="00CC2465" w:rsidRPr="00CE532A" w:rsidRDefault="00CC2465" w:rsidP="00F85A49">
            <w:pPr>
              <w:pStyle w:val="NoSpacing"/>
              <w:rPr>
                <w:sz w:val="20"/>
              </w:rPr>
            </w:pPr>
            <w:r>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3C223A" w:rsidRDefault="00542E97" w:rsidP="00F85A49">
            <w:pPr>
              <w:pStyle w:val="NoSpacing"/>
              <w:rPr>
                <w:i/>
              </w:rPr>
            </w:pPr>
          </w:p>
        </w:tc>
      </w:tr>
      <w:tr w:rsidR="006D70FA" w:rsidRPr="003C223A" w14:paraId="33CD6F6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3C223A"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Default="006D70FA" w:rsidP="00F85A49">
            <w:pPr>
              <w:pStyle w:val="NoSpacing"/>
            </w:pPr>
            <w:r>
              <w:t xml:space="preserve">J.4 How many forestry-related meetings were held? </w:t>
            </w:r>
          </w:p>
        </w:tc>
        <w:tc>
          <w:tcPr>
            <w:tcW w:w="3504" w:type="dxa"/>
            <w:tcBorders>
              <w:top w:val="single" w:sz="4" w:space="0" w:color="000000"/>
              <w:bottom w:val="single" w:sz="4" w:space="0" w:color="auto"/>
              <w:right w:val="single" w:sz="18" w:space="0" w:color="000000"/>
            </w:tcBorders>
          </w:tcPr>
          <w:p w14:paraId="2703D3C8" w14:textId="77777777" w:rsidR="006D70FA" w:rsidRPr="00CE532A" w:rsidRDefault="006D70FA" w:rsidP="00F85A49">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58E0669D" w14:textId="77777777" w:rsidR="006D70FA" w:rsidRPr="003C223A" w:rsidRDefault="006D70FA" w:rsidP="00F85A49">
            <w:pPr>
              <w:pStyle w:val="NoSpacing"/>
              <w:rPr>
                <w:i/>
              </w:rPr>
            </w:pP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0D0DD729" w:rsidR="003C223A" w:rsidRPr="003C223A" w:rsidRDefault="006D70FA" w:rsidP="00F85A49">
            <w:pPr>
              <w:pStyle w:val="NoSpacing"/>
            </w:pPr>
            <w:r>
              <w:t>J5</w:t>
            </w:r>
            <w:r w:rsidR="006940E6">
              <w:t xml:space="preserve">.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proofErr w:type="gramStart"/>
            <w:r w:rsidR="003C223A" w:rsidRPr="003C223A">
              <w:rPr>
                <w:b/>
              </w:rPr>
              <w:t>forest</w:t>
            </w:r>
            <w:proofErr w:type="gramEnd"/>
            <w:r w:rsidR="003C223A" w:rsidRPr="003C223A">
              <w:rPr>
                <w:b/>
              </w:rPr>
              <w:t>_participate</w:t>
            </w:r>
            <w:proofErr w:type="spellEnd"/>
            <w:r w:rsidR="003C223A" w:rsidRPr="003C223A">
              <w:t>)</w:t>
            </w:r>
          </w:p>
          <w:p w14:paraId="5FD34FFB" w14:textId="77777777" w:rsidR="003C223A" w:rsidRPr="003C223A" w:rsidRDefault="003C223A" w:rsidP="00F85A49">
            <w:pPr>
              <w:pStyle w:val="NoSpacing"/>
            </w:pPr>
          </w:p>
          <w:p w14:paraId="48B03FD4" w14:textId="18162A9C" w:rsidR="003C223A" w:rsidRPr="003C223A" w:rsidRDefault="00B86649" w:rsidP="00F85A49">
            <w:pPr>
              <w:pStyle w:val="NoSpacing"/>
            </w:pPr>
            <w:r>
              <w:rPr>
                <w:i/>
              </w:rPr>
              <w:t>If J4=5, skip to J</w:t>
            </w:r>
            <w:r w:rsidR="00CC2465">
              <w:rPr>
                <w:i/>
              </w:rPr>
              <w:t>7</w:t>
            </w:r>
          </w:p>
        </w:tc>
        <w:tc>
          <w:tcPr>
            <w:tcW w:w="3504"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792D0A85" w14:textId="0E534638" w:rsidR="002E63A3" w:rsidRPr="006D70FA" w:rsidRDefault="003C223A" w:rsidP="00F85A49">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6657A918" w:rsidR="00481C5C" w:rsidRPr="004E2864" w:rsidRDefault="006D70FA" w:rsidP="006D70FA">
            <w:pPr>
              <w:pStyle w:val="NoSpacing"/>
            </w:pPr>
            <w:commentRangeStart w:id="72"/>
            <w:r>
              <w:t>J6</w:t>
            </w:r>
            <w:r w:rsidR="006940E6">
              <w:t xml:space="preserve">. </w:t>
            </w:r>
            <w:commentRangeEnd w:id="72"/>
            <w:r w:rsidR="000E586F">
              <w:rPr>
                <w:rStyle w:val="CommentReference"/>
              </w:rPr>
              <w:commentReference w:id="72"/>
            </w:r>
            <w:r>
              <w:t xml:space="preserve">How often do women from your household attend forestry-related meetings? </w:t>
            </w:r>
          </w:p>
        </w:tc>
        <w:tc>
          <w:tcPr>
            <w:tcW w:w="3504" w:type="dxa"/>
            <w:tcBorders>
              <w:top w:val="single" w:sz="4" w:space="0" w:color="auto"/>
              <w:bottom w:val="single" w:sz="4" w:space="0" w:color="000000"/>
              <w:right w:val="single" w:sz="18" w:space="0" w:color="000000"/>
            </w:tcBorders>
          </w:tcPr>
          <w:p w14:paraId="034BEB6A" w14:textId="77777777" w:rsidR="006D70FA" w:rsidRPr="00CE532A" w:rsidRDefault="006D70FA" w:rsidP="006D70FA">
            <w:pPr>
              <w:pStyle w:val="NoSpacing"/>
              <w:rPr>
                <w:sz w:val="20"/>
              </w:rPr>
            </w:pPr>
            <w:r w:rsidRPr="00CE532A">
              <w:rPr>
                <w:sz w:val="20"/>
              </w:rPr>
              <w:t>1=Always or nearly every time one was held</w:t>
            </w:r>
          </w:p>
          <w:p w14:paraId="1292F86F" w14:textId="77777777" w:rsidR="006D70FA" w:rsidRPr="00CE532A" w:rsidRDefault="006D70FA" w:rsidP="006D70FA">
            <w:pPr>
              <w:pStyle w:val="NoSpacing"/>
              <w:rPr>
                <w:sz w:val="20"/>
              </w:rPr>
            </w:pPr>
            <w:r w:rsidRPr="00CE532A">
              <w:rPr>
                <w:sz w:val="20"/>
              </w:rPr>
              <w:t>2=Often</w:t>
            </w:r>
          </w:p>
          <w:p w14:paraId="2B517346" w14:textId="77777777" w:rsidR="006D70FA" w:rsidRPr="00CE532A" w:rsidRDefault="006D70FA" w:rsidP="006D70FA">
            <w:pPr>
              <w:pStyle w:val="NoSpacing"/>
              <w:rPr>
                <w:sz w:val="20"/>
              </w:rPr>
            </w:pPr>
            <w:r w:rsidRPr="00CE532A">
              <w:rPr>
                <w:sz w:val="20"/>
              </w:rPr>
              <w:t>3=A few times</w:t>
            </w:r>
          </w:p>
          <w:p w14:paraId="6EC010B4" w14:textId="77777777" w:rsidR="006D70FA" w:rsidRPr="00CE532A" w:rsidRDefault="006D70FA" w:rsidP="006D70FA">
            <w:pPr>
              <w:pStyle w:val="NoSpacing"/>
              <w:rPr>
                <w:sz w:val="20"/>
              </w:rPr>
            </w:pPr>
            <w:r w:rsidRPr="00CE532A">
              <w:rPr>
                <w:sz w:val="20"/>
              </w:rPr>
              <w:t>4=Once or twice</w:t>
            </w:r>
          </w:p>
          <w:p w14:paraId="594DC625" w14:textId="77777777" w:rsidR="006D70FA" w:rsidRPr="00CE532A" w:rsidRDefault="006D70FA" w:rsidP="006D70FA">
            <w:pPr>
              <w:pStyle w:val="NoSpacing"/>
              <w:rPr>
                <w:sz w:val="20"/>
              </w:rPr>
            </w:pPr>
            <w:r w:rsidRPr="00CE532A">
              <w:rPr>
                <w:sz w:val="20"/>
              </w:rPr>
              <w:t>5=Never</w:t>
            </w:r>
          </w:p>
          <w:p w14:paraId="17B763EB" w14:textId="77777777" w:rsidR="006D70FA" w:rsidRPr="00CE532A" w:rsidRDefault="006D70FA" w:rsidP="006D70FA">
            <w:pPr>
              <w:pStyle w:val="NoSpacing"/>
              <w:rPr>
                <w:sz w:val="20"/>
              </w:rPr>
            </w:pPr>
            <w:r w:rsidRPr="00CE532A">
              <w:rPr>
                <w:sz w:val="20"/>
              </w:rPr>
              <w:t>888=Don't know</w:t>
            </w:r>
          </w:p>
          <w:p w14:paraId="292200D5" w14:textId="7180E61D" w:rsidR="003C223A" w:rsidRPr="003C223A" w:rsidRDefault="006D70FA" w:rsidP="006D70FA">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0D243DA8" w:rsidR="003C223A" w:rsidRPr="003C223A" w:rsidRDefault="006D70FA" w:rsidP="00F85A49">
            <w:pPr>
              <w:pStyle w:val="NoSpacing"/>
            </w:pPr>
            <w:r>
              <w:t>J7</w:t>
            </w:r>
            <w:r w:rsidR="006940E6">
              <w:t xml:space="preserve">. </w:t>
            </w:r>
            <w:r w:rsidR="003C223A" w:rsidRPr="003C223A">
              <w:t>Why did you not attend these meetings? (</w:t>
            </w:r>
            <w:proofErr w:type="spellStart"/>
            <w:proofErr w:type="gramStart"/>
            <w:r w:rsidR="003C223A" w:rsidRPr="003C223A">
              <w:rPr>
                <w:b/>
              </w:rPr>
              <w:t>forest</w:t>
            </w:r>
            <w:proofErr w:type="gramEnd"/>
            <w:r w:rsidR="003C223A" w:rsidRPr="003C223A">
              <w:rPr>
                <w:b/>
              </w:rPr>
              <w:t>_no</w:t>
            </w:r>
            <w:proofErr w:type="spellEnd"/>
            <w:r w:rsidR="00F16651">
              <w:rPr>
                <w:b/>
              </w:rPr>
              <w:t xml:space="preserve"> </w:t>
            </w:r>
            <w:r w:rsidR="003C223A" w:rsidRPr="003C223A">
              <w:rPr>
                <w:b/>
              </w:rPr>
              <w:t>participate</w:t>
            </w:r>
            <w:r w:rsidR="003C223A" w:rsidRPr="003C223A">
              <w:t>)</w:t>
            </w:r>
          </w:p>
          <w:p w14:paraId="03BBF42B" w14:textId="77777777" w:rsidR="003C223A" w:rsidRDefault="003C223A" w:rsidP="00F85A49">
            <w:pPr>
              <w:pStyle w:val="NoSpacing"/>
              <w:rPr>
                <w:i/>
              </w:rPr>
            </w:pPr>
            <w:r w:rsidRPr="003C223A">
              <w:rPr>
                <w:i/>
              </w:rPr>
              <w:t xml:space="preserve">Probe and code. </w:t>
            </w:r>
          </w:p>
          <w:p w14:paraId="132AC0FE" w14:textId="5C92CD5E" w:rsidR="000C3B8C" w:rsidRPr="003C223A" w:rsidRDefault="000C3B8C" w:rsidP="00F85A49">
            <w:pPr>
              <w:pStyle w:val="NoSpacing"/>
              <w:rPr>
                <w:i/>
              </w:rPr>
            </w:pPr>
            <w:r>
              <w:rPr>
                <w:i/>
              </w:rPr>
              <w:t>Select all that apply.</w:t>
            </w:r>
          </w:p>
        </w:tc>
        <w:tc>
          <w:tcPr>
            <w:tcW w:w="3504"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5A204B51" w14:textId="073B875F" w:rsidR="003C223A" w:rsidRPr="00CE532A" w:rsidRDefault="006D70FA" w:rsidP="00F85A49">
            <w:pPr>
              <w:pStyle w:val="NoSpacing"/>
              <w:rPr>
                <w:sz w:val="20"/>
              </w:rPr>
            </w:pPr>
            <w:r>
              <w:rPr>
                <w:sz w:val="20"/>
              </w:rPr>
              <w:t>4</w:t>
            </w:r>
            <w:r w:rsidR="003C223A" w:rsidRPr="00CE532A">
              <w:rPr>
                <w:sz w:val="20"/>
              </w:rPr>
              <w:t>=Busy working/traveling</w:t>
            </w:r>
          </w:p>
          <w:p w14:paraId="23F641BD" w14:textId="5BC45F2D" w:rsidR="003C223A" w:rsidRDefault="006D70FA" w:rsidP="00F85A49">
            <w:pPr>
              <w:pStyle w:val="NoSpacing"/>
              <w:rPr>
                <w:sz w:val="20"/>
              </w:rPr>
            </w:pPr>
            <w:r>
              <w:rPr>
                <w:sz w:val="20"/>
              </w:rPr>
              <w:t>5=Was not invited to the meeting</w:t>
            </w:r>
          </w:p>
          <w:p w14:paraId="178426E1" w14:textId="2C10232C" w:rsidR="006D70FA" w:rsidRDefault="006D70FA" w:rsidP="00F85A49">
            <w:pPr>
              <w:pStyle w:val="NoSpacing"/>
              <w:rPr>
                <w:sz w:val="20"/>
              </w:rPr>
            </w:pPr>
            <w:r>
              <w:rPr>
                <w:sz w:val="20"/>
              </w:rPr>
              <w:t>6=Meeting only for village leaders/elders</w:t>
            </w:r>
          </w:p>
          <w:p w14:paraId="02220E74" w14:textId="2E65C808" w:rsidR="006D70FA" w:rsidRPr="00CE532A" w:rsidRDefault="006D70FA" w:rsidP="00F85A49">
            <w:pPr>
              <w:pStyle w:val="NoSpacing"/>
              <w:rPr>
                <w:sz w:val="20"/>
              </w:rPr>
            </w:pPr>
            <w:r>
              <w:rPr>
                <w:sz w:val="20"/>
              </w:rPr>
              <w:t>7=Meeting only for men in the village</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6F9125D8"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2C3256D0" w:rsidR="003C223A" w:rsidRPr="003C223A" w:rsidRDefault="006D70FA" w:rsidP="00F85A49">
            <w:pPr>
              <w:pStyle w:val="NoSpacing"/>
            </w:pPr>
            <w:r>
              <w:t>J7</w:t>
            </w:r>
            <w:r w:rsidR="006940E6">
              <w:t xml:space="preserve">b. </w:t>
            </w:r>
            <w:r w:rsidR="003C223A"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4A4D67CF" w14:textId="77777777" w:rsidR="006D70FA" w:rsidRDefault="006D70FA" w:rsidP="00F85A49">
      <w:pPr>
        <w:pStyle w:val="NoSpacing"/>
      </w:pPr>
    </w:p>
    <w:p w14:paraId="16944BEA" w14:textId="77777777" w:rsidR="006D70FA"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4009E3" w14:paraId="4AB6B597" w14:textId="77777777" w:rsidTr="004009E3">
        <w:tc>
          <w:tcPr>
            <w:tcW w:w="9468" w:type="dxa"/>
            <w:gridSpan w:val="3"/>
          </w:tcPr>
          <w:p w14:paraId="19FAEF30" w14:textId="7A6E0D31" w:rsidR="004009E3" w:rsidRPr="004009E3" w:rsidRDefault="004009E3" w:rsidP="00C827CB">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C827CB">
              <w:rPr>
                <w:rFonts w:asciiTheme="minorHAnsi" w:hAnsiTheme="minorHAnsi" w:cs="Arial"/>
              </w:rPr>
              <w:t>.</w:t>
            </w:r>
            <w:r w:rsidRPr="004009E3">
              <w:rPr>
                <w:rFonts w:asciiTheme="minorHAnsi" w:hAnsiTheme="minorHAnsi" w:cs="Arial"/>
              </w:rPr>
              <w:t xml:space="preserve"> </w:t>
            </w:r>
            <w:r w:rsidR="00C827CB">
              <w:rPr>
                <w:rFonts w:asciiTheme="minorHAnsi" w:hAnsiTheme="minorHAnsi" w:cs="Arial"/>
              </w:rPr>
              <w:t>S</w:t>
            </w:r>
            <w:r w:rsidRPr="004009E3">
              <w:rPr>
                <w:rFonts w:asciiTheme="minorHAnsi" w:hAnsiTheme="minorHAnsi" w:cs="Arial"/>
              </w:rPr>
              <w:t>ome people can also be at the middle, meaning, some</w:t>
            </w:r>
            <w:r w:rsidR="00C827CB">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w:t>
            </w:r>
            <w:proofErr w:type="spellStart"/>
            <w:r w:rsidRPr="004009E3">
              <w:rPr>
                <w:rFonts w:asciiTheme="minorHAnsi" w:hAnsiTheme="minorHAnsi" w:cs="Arial"/>
              </w:rPr>
              <w:t>som</w:t>
            </w:r>
            <w:r w:rsidR="00C827CB">
              <w:rPr>
                <w:rFonts w:asciiTheme="minorHAnsi" w:hAnsiTheme="minorHAnsi" w:cs="Arial"/>
              </w:rPr>
              <w:t>etimes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4009E3" w:rsidRPr="004009E3" w14:paraId="3845864C" w14:textId="77777777" w:rsidTr="004009E3">
        <w:tc>
          <w:tcPr>
            <w:tcW w:w="9468" w:type="dxa"/>
            <w:gridSpan w:val="3"/>
          </w:tcPr>
          <w:p w14:paraId="330DECE3" w14:textId="5D088C69" w:rsidR="004009E3" w:rsidRPr="004009E3" w:rsidRDefault="004009E3" w:rsidP="004009E3">
            <w:pPr>
              <w:pStyle w:val="NoSpacing"/>
              <w:rPr>
                <w:rFonts w:asciiTheme="minorHAnsi" w:hAnsiTheme="minorHAnsi"/>
              </w:rPr>
            </w:pPr>
            <w:r w:rsidRPr="004009E3">
              <w:rPr>
                <w:rFonts w:asciiTheme="minorHAnsi" w:hAnsiTheme="minorHAnsi" w:cs="Arial"/>
              </w:rPr>
              <w:t xml:space="preserve">J.8 Where </w:t>
            </w:r>
            <w:proofErr w:type="gramStart"/>
            <w:r w:rsidRPr="004009E3">
              <w:rPr>
                <w:rFonts w:asciiTheme="minorHAnsi" w:hAnsiTheme="minorHAnsi" w:cs="Arial"/>
              </w:rPr>
              <w:t>are</w:t>
            </w:r>
            <w:proofErr w:type="gramEnd"/>
            <w:r w:rsidRPr="004009E3">
              <w:rPr>
                <w:rFonts w:asciiTheme="minorHAnsi" w:hAnsiTheme="minorHAnsi" w:cs="Arial"/>
              </w:rPr>
              <w:t xml:space="preserv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4009E3" w:rsidRPr="004009E3"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4009E3"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7777777" w:rsidR="004009E3" w:rsidRPr="004009E3" w:rsidRDefault="004009E3" w:rsidP="004009E3">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5E3DF689" w14:textId="7FD3797D" w:rsidR="004009E3" w:rsidRPr="004009E3" w:rsidRDefault="004009E3" w:rsidP="00F85A49">
            <w:pPr>
              <w:pStyle w:val="NoSpacing"/>
              <w:rPr>
                <w:rFonts w:asciiTheme="minorHAnsi" w:hAnsiTheme="minorHAnsi"/>
              </w:rPr>
            </w:pPr>
          </w:p>
        </w:tc>
        <w:tc>
          <w:tcPr>
            <w:tcW w:w="1890" w:type="dxa"/>
          </w:tcPr>
          <w:p w14:paraId="0A27D950" w14:textId="6092F059" w:rsidR="004009E3" w:rsidRPr="004009E3" w:rsidRDefault="004009E3" w:rsidP="00F85A49">
            <w:pPr>
              <w:pStyle w:val="NoSpacing"/>
              <w:rPr>
                <w:rFonts w:asciiTheme="minorHAnsi" w:hAnsiTheme="minorHAnsi"/>
                <w:i/>
              </w:rPr>
            </w:pPr>
            <w:r w:rsidRPr="004009E3">
              <w:rPr>
                <w:rFonts w:asciiTheme="minorHAnsi" w:hAnsiTheme="minorHAnsi"/>
                <w:i/>
              </w:rPr>
              <w:t>(Integer 1-10)</w:t>
            </w:r>
          </w:p>
        </w:tc>
        <w:tc>
          <w:tcPr>
            <w:tcW w:w="1170" w:type="dxa"/>
          </w:tcPr>
          <w:p w14:paraId="35C888FC" w14:textId="77777777" w:rsidR="004009E3" w:rsidRPr="004009E3" w:rsidRDefault="004009E3" w:rsidP="00F85A49">
            <w:pPr>
              <w:pStyle w:val="NoSpacing"/>
              <w:rPr>
                <w:rFonts w:asciiTheme="minorHAnsi" w:hAnsiTheme="minorHAnsi"/>
              </w:rPr>
            </w:pPr>
          </w:p>
        </w:tc>
      </w:tr>
      <w:tr w:rsidR="004009E3" w:rsidRPr="004009E3" w14:paraId="3A3CF376" w14:textId="77777777" w:rsidTr="004009E3">
        <w:tc>
          <w:tcPr>
            <w:tcW w:w="6408" w:type="dxa"/>
          </w:tcPr>
          <w:p w14:paraId="3F794F32" w14:textId="31EE42C4" w:rsidR="004009E3" w:rsidRPr="004009E3" w:rsidRDefault="004009E3" w:rsidP="00F85A49">
            <w:pPr>
              <w:pStyle w:val="NoSpacing"/>
              <w:rPr>
                <w:rFonts w:asciiTheme="minorHAnsi" w:hAnsiTheme="minorHAnsi"/>
              </w:rPr>
            </w:pPr>
            <w:r>
              <w:rPr>
                <w:rFonts w:asciiTheme="minorHAnsi" w:hAnsiTheme="minorHAnsi"/>
              </w:rPr>
              <w:t xml:space="preserve">b. Headman </w:t>
            </w:r>
          </w:p>
        </w:tc>
        <w:tc>
          <w:tcPr>
            <w:tcW w:w="1890" w:type="dxa"/>
          </w:tcPr>
          <w:p w14:paraId="2BE010A0" w14:textId="35D7E31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DEA8D56" w14:textId="77777777" w:rsidR="004009E3" w:rsidRPr="004009E3" w:rsidRDefault="004009E3" w:rsidP="00F85A49">
            <w:pPr>
              <w:pStyle w:val="NoSpacing"/>
              <w:rPr>
                <w:rFonts w:asciiTheme="minorHAnsi" w:hAnsiTheme="minorHAnsi"/>
              </w:rPr>
            </w:pPr>
          </w:p>
        </w:tc>
      </w:tr>
      <w:tr w:rsidR="004009E3" w:rsidRPr="004009E3" w14:paraId="103E36EF" w14:textId="77777777" w:rsidTr="004009E3">
        <w:tc>
          <w:tcPr>
            <w:tcW w:w="6408" w:type="dxa"/>
          </w:tcPr>
          <w:p w14:paraId="4F54B9D4" w14:textId="1C843298" w:rsidR="004009E3" w:rsidRPr="004009E3" w:rsidRDefault="004009E3" w:rsidP="00F85A49">
            <w:pPr>
              <w:pStyle w:val="NoSpacing"/>
              <w:rPr>
                <w:rFonts w:asciiTheme="minorHAnsi" w:hAnsiTheme="minorHAnsi"/>
              </w:rPr>
            </w:pPr>
            <w:r>
              <w:rPr>
                <w:rFonts w:asciiTheme="minorHAnsi" w:hAnsiTheme="minorHAnsi"/>
              </w:rPr>
              <w:t xml:space="preserve">c. Women </w:t>
            </w:r>
          </w:p>
        </w:tc>
        <w:tc>
          <w:tcPr>
            <w:tcW w:w="1890" w:type="dxa"/>
          </w:tcPr>
          <w:p w14:paraId="0069CA31" w14:textId="3650853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757E7AE9" w14:textId="77777777" w:rsidR="004009E3" w:rsidRPr="004009E3" w:rsidRDefault="004009E3" w:rsidP="00F85A49">
            <w:pPr>
              <w:pStyle w:val="NoSpacing"/>
              <w:rPr>
                <w:rFonts w:asciiTheme="minorHAnsi" w:hAnsiTheme="minorHAnsi"/>
              </w:rPr>
            </w:pPr>
          </w:p>
        </w:tc>
      </w:tr>
      <w:tr w:rsidR="004009E3" w:rsidRPr="004009E3" w14:paraId="3AD8FBA4" w14:textId="77777777" w:rsidTr="004009E3">
        <w:tc>
          <w:tcPr>
            <w:tcW w:w="6408" w:type="dxa"/>
          </w:tcPr>
          <w:p w14:paraId="3DCE1B1B" w14:textId="1695BF72" w:rsidR="004009E3" w:rsidRPr="004009E3" w:rsidRDefault="004009E3" w:rsidP="00F85A49">
            <w:pPr>
              <w:pStyle w:val="NoSpacing"/>
              <w:rPr>
                <w:rFonts w:asciiTheme="minorHAnsi" w:hAnsiTheme="minorHAnsi"/>
              </w:rPr>
            </w:pPr>
            <w:r>
              <w:rPr>
                <w:rFonts w:asciiTheme="minorHAnsi" w:hAnsiTheme="minorHAnsi"/>
              </w:rPr>
              <w:t>d. Chief</w:t>
            </w:r>
          </w:p>
        </w:tc>
        <w:tc>
          <w:tcPr>
            <w:tcW w:w="1890" w:type="dxa"/>
          </w:tcPr>
          <w:p w14:paraId="26F2C210" w14:textId="3C6B0CFA"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A0B9ED4" w14:textId="77777777" w:rsidR="004009E3" w:rsidRPr="004009E3" w:rsidRDefault="004009E3" w:rsidP="00F85A49">
            <w:pPr>
              <w:pStyle w:val="NoSpacing"/>
              <w:rPr>
                <w:rFonts w:asciiTheme="minorHAnsi" w:hAnsiTheme="minorHAnsi"/>
              </w:rPr>
            </w:pPr>
          </w:p>
        </w:tc>
      </w:tr>
      <w:tr w:rsidR="004009E3" w:rsidRPr="004009E3" w14:paraId="5E0DE81A" w14:textId="77777777" w:rsidTr="004009E3">
        <w:tc>
          <w:tcPr>
            <w:tcW w:w="6408" w:type="dxa"/>
          </w:tcPr>
          <w:p w14:paraId="313A8724" w14:textId="09DE442C" w:rsidR="004009E3" w:rsidRPr="004009E3" w:rsidRDefault="004009E3" w:rsidP="00F85A49">
            <w:pPr>
              <w:pStyle w:val="NoSpacing"/>
              <w:rPr>
                <w:rFonts w:asciiTheme="minorHAnsi" w:hAnsiTheme="minorHAnsi"/>
              </w:rPr>
            </w:pPr>
            <w:r>
              <w:rPr>
                <w:rFonts w:asciiTheme="minorHAnsi" w:hAnsiTheme="minorHAnsi"/>
              </w:rPr>
              <w:t xml:space="preserve">e. Elders </w:t>
            </w:r>
          </w:p>
        </w:tc>
        <w:tc>
          <w:tcPr>
            <w:tcW w:w="1890" w:type="dxa"/>
          </w:tcPr>
          <w:p w14:paraId="2D5F2B46" w14:textId="7FD723EE"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370BE2F0" w14:textId="77777777" w:rsidR="004009E3" w:rsidRPr="004009E3" w:rsidRDefault="004009E3" w:rsidP="00F85A49">
            <w:pPr>
              <w:pStyle w:val="NoSpacing"/>
              <w:rPr>
                <w:rFonts w:asciiTheme="minorHAnsi" w:hAnsiTheme="minorHAnsi"/>
              </w:rPr>
            </w:pPr>
          </w:p>
        </w:tc>
      </w:tr>
      <w:tr w:rsidR="004009E3" w:rsidRPr="004009E3" w14:paraId="0D203106" w14:textId="77777777" w:rsidTr="004009E3">
        <w:tc>
          <w:tcPr>
            <w:tcW w:w="6408" w:type="dxa"/>
          </w:tcPr>
          <w:p w14:paraId="568E2242" w14:textId="2EE9F19A" w:rsidR="004009E3" w:rsidRPr="004009E3" w:rsidRDefault="004009E3" w:rsidP="00F85A49">
            <w:pPr>
              <w:pStyle w:val="NoSpacing"/>
              <w:rPr>
                <w:rFonts w:asciiTheme="minorHAnsi" w:hAnsiTheme="minorHAnsi"/>
              </w:rPr>
            </w:pPr>
            <w:r>
              <w:rPr>
                <w:rFonts w:asciiTheme="minorHAnsi" w:hAnsiTheme="minorHAnsi"/>
              </w:rPr>
              <w:t xml:space="preserve">d. Youth </w:t>
            </w:r>
          </w:p>
        </w:tc>
        <w:tc>
          <w:tcPr>
            <w:tcW w:w="1890" w:type="dxa"/>
          </w:tcPr>
          <w:p w14:paraId="25C51EA3" w14:textId="5D9D9EF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163512D5" w14:textId="77777777" w:rsidR="004009E3" w:rsidRPr="004009E3" w:rsidRDefault="004009E3" w:rsidP="00F85A49">
            <w:pPr>
              <w:pStyle w:val="NoSpacing"/>
              <w:rPr>
                <w:rFonts w:asciiTheme="minorHAnsi" w:hAnsiTheme="minorHAnsi"/>
              </w:rPr>
            </w:pPr>
          </w:p>
        </w:tc>
      </w:tr>
    </w:tbl>
    <w:p w14:paraId="19CC60ED" w14:textId="77777777" w:rsidR="006D70FA" w:rsidRDefault="006D70FA" w:rsidP="00F85A49">
      <w:pPr>
        <w:pStyle w:val="NoSpacing"/>
      </w:pPr>
    </w:p>
    <w:p w14:paraId="50AF2715" w14:textId="77777777" w:rsidR="006D70FA" w:rsidRDefault="006D70F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0544F149" w:rsidR="00881CA3" w:rsidRPr="00881CA3" w:rsidRDefault="004009E3" w:rsidP="00F85A49">
            <w:pPr>
              <w:pStyle w:val="NoSpacing"/>
            </w:pPr>
            <w:r>
              <w:t>J9</w:t>
            </w:r>
            <w:r w:rsidR="006940E6">
              <w:t xml:space="preserve">. </w:t>
            </w:r>
            <w:r w:rsidR="00881CA3" w:rsidRPr="00881CA3">
              <w:t>The village leaders in charge of forest management are trusted and honest. (</w:t>
            </w:r>
            <w:proofErr w:type="spellStart"/>
            <w:proofErr w:type="gramStart"/>
            <w:r w:rsidR="00881CA3" w:rsidRPr="00881CA3">
              <w:rPr>
                <w:b/>
              </w:rPr>
              <w:t>leader</w:t>
            </w:r>
            <w:proofErr w:type="gramEnd"/>
            <w:r w:rsidR="00881CA3" w:rsidRPr="00881CA3">
              <w:rPr>
                <w:b/>
              </w:rPr>
              <w:t>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6170392C" w:rsidR="00881CA3" w:rsidRPr="00881CA3" w:rsidRDefault="004234C5" w:rsidP="00F85A49">
            <w:pPr>
              <w:pStyle w:val="NoSpacing"/>
            </w:pPr>
            <w:r>
              <w:t>J10</w:t>
            </w:r>
            <w:r w:rsidR="006940E6">
              <w:t xml:space="preserve">. </w:t>
            </w:r>
            <w:r w:rsidR="00881CA3" w:rsidRPr="00881CA3">
              <w:t xml:space="preserve">The village leaders protect shared </w:t>
            </w:r>
            <w:r w:rsidR="00111D72">
              <w:t>village</w:t>
            </w:r>
            <w:r w:rsidR="00881CA3" w:rsidRPr="00881CA3">
              <w:t xml:space="preserve"> forests from being taken or encroached upon. (</w:t>
            </w:r>
            <w:proofErr w:type="spellStart"/>
            <w:proofErr w:type="gramStart"/>
            <w:r w:rsidR="00881CA3" w:rsidRPr="00881CA3">
              <w:rPr>
                <w:b/>
              </w:rPr>
              <w:t>leader</w:t>
            </w:r>
            <w:proofErr w:type="gramEnd"/>
            <w:r w:rsidR="00881CA3" w:rsidRPr="00881CA3">
              <w:rPr>
                <w:b/>
              </w:rPr>
              <w:t>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447A930A" w:rsidR="00881CA3" w:rsidRPr="00881CA3" w:rsidRDefault="004234C5" w:rsidP="00F85A49">
            <w:pPr>
              <w:pStyle w:val="NoSpacing"/>
            </w:pPr>
            <w:r>
              <w:t>J</w:t>
            </w:r>
            <w:r w:rsidR="006940E6">
              <w:t>.</w:t>
            </w:r>
            <w:r>
              <w:t>11</w:t>
            </w:r>
            <w:r w:rsidR="006940E6">
              <w:t xml:space="preserve">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68DA7D56" w:rsidR="00881CA3" w:rsidRPr="00881CA3" w:rsidRDefault="004234C5" w:rsidP="00F85A49">
            <w:pPr>
              <w:pStyle w:val="NoSpacing"/>
            </w:pPr>
            <w:r>
              <w:t>J</w:t>
            </w:r>
            <w:r w:rsidR="006940E6">
              <w:t>.</w:t>
            </w:r>
            <w:r>
              <w:t>12</w:t>
            </w:r>
            <w:r w:rsidR="006940E6">
              <w:t xml:space="preserve"> </w:t>
            </w:r>
            <w:r w:rsidR="00881CA3" w:rsidRPr="00881CA3">
              <w:t>The village leaders work hard to protect the forests and forest resources. (</w:t>
            </w:r>
            <w:proofErr w:type="spellStart"/>
            <w:proofErr w:type="gramStart"/>
            <w:r w:rsidR="00881CA3" w:rsidRPr="00881CA3">
              <w:rPr>
                <w:b/>
              </w:rPr>
              <w:t>leader</w:t>
            </w:r>
            <w:proofErr w:type="gramEnd"/>
            <w:r w:rsidR="00881CA3" w:rsidRPr="00881CA3">
              <w:rPr>
                <w:b/>
              </w:rPr>
              <w:t>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5D23F5E3" w:rsidR="00881CA3" w:rsidRPr="00881CA3" w:rsidRDefault="004234C5" w:rsidP="00F85A49">
            <w:pPr>
              <w:pStyle w:val="NoSpacing"/>
            </w:pPr>
            <w:r>
              <w:t>J</w:t>
            </w:r>
            <w:r w:rsidR="006940E6">
              <w:t>.</w:t>
            </w:r>
            <w:r>
              <w:t>13</w:t>
            </w:r>
            <w:r w:rsidR="006940E6">
              <w:t xml:space="preserve"> </w:t>
            </w:r>
            <w:r w:rsidR="00881CA3" w:rsidRPr="00881CA3">
              <w:t>The village leaders do not take bribes</w:t>
            </w:r>
            <w:r w:rsidR="002E63A3">
              <w:t xml:space="preserve"> </w:t>
            </w:r>
            <w:r w:rsidR="002E63A3">
              <w:rPr>
                <w:w w:val="105"/>
              </w:rPr>
              <w:t>around forest issues, such as related to forest management, permits, fines or other forest use</w:t>
            </w:r>
            <w:proofErr w:type="gramStart"/>
            <w:r w:rsidR="002E63A3" w:rsidRPr="00BE068B">
              <w:rPr>
                <w:w w:val="105"/>
              </w:rPr>
              <w:t>.</w:t>
            </w:r>
            <w:r w:rsidR="00881CA3" w:rsidRPr="00881CA3">
              <w:t>.</w:t>
            </w:r>
            <w:proofErr w:type="gramEnd"/>
            <w:r w:rsidR="00881CA3" w:rsidRPr="00881CA3">
              <w:t xml:space="preserve"> (</w:t>
            </w:r>
            <w:proofErr w:type="spellStart"/>
            <w:proofErr w:type="gramStart"/>
            <w:r w:rsidR="00881CA3" w:rsidRPr="00881CA3">
              <w:rPr>
                <w:b/>
              </w:rPr>
              <w:t>leader</w:t>
            </w:r>
            <w:proofErr w:type="gramEnd"/>
            <w:r w:rsidR="00881CA3" w:rsidRPr="00881CA3">
              <w:rPr>
                <w:b/>
              </w:rPr>
              <w:t>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4A2104FA" w:rsidR="00881CA3" w:rsidRPr="00881CA3" w:rsidRDefault="004234C5" w:rsidP="00C32CFC">
            <w:pPr>
              <w:pStyle w:val="NoSpacing"/>
            </w:pPr>
            <w:r>
              <w:t>J</w:t>
            </w:r>
            <w:r w:rsidR="006940E6">
              <w:t>.</w:t>
            </w:r>
            <w:r>
              <w:t>14</w:t>
            </w:r>
            <w:r w:rsidR="006940E6">
              <w:t xml:space="preserve"> </w:t>
            </w:r>
            <w:r w:rsidR="00EF56CB" w:rsidRPr="00424960">
              <w:rPr>
                <w:rFonts w:ascii="Calibri" w:hAnsi="Calibri"/>
                <w:color w:val="000000"/>
              </w:rPr>
              <w:t xml:space="preserve">Decision-making by village leaders about forest use and access is open and transparent. </w:t>
            </w:r>
            <w:r w:rsidR="00881CA3" w:rsidRPr="00881CA3">
              <w:t>(</w:t>
            </w:r>
            <w:proofErr w:type="spellStart"/>
            <w:proofErr w:type="gramStart"/>
            <w:r w:rsidR="00881CA3" w:rsidRPr="00881CA3">
              <w:rPr>
                <w:b/>
              </w:rPr>
              <w:t>leader</w:t>
            </w:r>
            <w:proofErr w:type="gramEnd"/>
            <w:r w:rsidR="00881CA3" w:rsidRPr="00881CA3">
              <w:rPr>
                <w:b/>
              </w:rPr>
              <w:t>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0324E4F8" w:rsidR="00881CA3" w:rsidRPr="00881CA3" w:rsidRDefault="004234C5" w:rsidP="00F85A49">
            <w:pPr>
              <w:pStyle w:val="NoSpacing"/>
            </w:pPr>
            <w:r>
              <w:t>J15</w:t>
            </w:r>
            <w:r w:rsidR="006940E6">
              <w:t xml:space="preserve">. </w:t>
            </w:r>
            <w:r w:rsidR="00881CA3" w:rsidRPr="00881CA3">
              <w:t>I feel that rules about forest access and use are easy to understand. (</w:t>
            </w:r>
            <w:proofErr w:type="spellStart"/>
            <w:proofErr w:type="gramStart"/>
            <w:r w:rsidR="00881CA3" w:rsidRPr="00881CA3">
              <w:rPr>
                <w:b/>
              </w:rPr>
              <w:t>rules</w:t>
            </w:r>
            <w:proofErr w:type="gramEnd"/>
            <w:r w:rsidR="00881CA3" w:rsidRPr="00881CA3">
              <w:rPr>
                <w:b/>
              </w:rPr>
              <w:t>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32A107FE" w:rsidR="00881CA3" w:rsidRPr="00881CA3" w:rsidRDefault="004234C5" w:rsidP="00F85A49">
            <w:pPr>
              <w:pStyle w:val="NoSpacing"/>
            </w:pPr>
            <w:r>
              <w:t>J16</w:t>
            </w:r>
            <w:r w:rsidR="006940E6">
              <w:t xml:space="preserve">. </w:t>
            </w:r>
            <w:r w:rsidR="00881CA3" w:rsidRPr="00881CA3">
              <w:t xml:space="preserve">I feel that rules about forest access and use are </w:t>
            </w:r>
            <w:proofErr w:type="gramStart"/>
            <w:r w:rsidR="00881CA3" w:rsidRPr="00881CA3">
              <w:t>well-known</w:t>
            </w:r>
            <w:proofErr w:type="gramEnd"/>
            <w:r w:rsidR="00881CA3" w:rsidRPr="00881CA3">
              <w:t xml:space="preserve"> by most people in the </w:t>
            </w:r>
            <w:r w:rsidR="00111D72">
              <w:t>village</w:t>
            </w:r>
            <w:r w:rsidR="00881CA3" w:rsidRPr="00881CA3">
              <w:t>. (</w:t>
            </w:r>
            <w:proofErr w:type="spellStart"/>
            <w:proofErr w:type="gramStart"/>
            <w:r w:rsidR="00881CA3" w:rsidRPr="00881CA3">
              <w:rPr>
                <w:b/>
              </w:rPr>
              <w:t>rules</w:t>
            </w:r>
            <w:proofErr w:type="gramEnd"/>
            <w:r w:rsidR="00881CA3" w:rsidRPr="00881CA3">
              <w:rPr>
                <w:b/>
              </w:rPr>
              <w:t>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1EA73BE7" w:rsidR="00881CA3" w:rsidRPr="00881CA3" w:rsidRDefault="006940E6" w:rsidP="004234C5">
            <w:pPr>
              <w:pStyle w:val="NoSpacing"/>
            </w:pPr>
            <w:r>
              <w:t>J</w:t>
            </w:r>
            <w:r w:rsidR="00B86649">
              <w:t>.</w:t>
            </w:r>
            <w:r w:rsidR="004234C5">
              <w:t>17</w:t>
            </w:r>
            <w:r>
              <w:t xml:space="preserve">. </w:t>
            </w:r>
            <w:r w:rsidR="002E63A3">
              <w:t>I feel that rules</w:t>
            </w:r>
            <w:r w:rsidR="004234C5">
              <w:t xml:space="preserve"> about forest use</w:t>
            </w:r>
            <w:r w:rsidR="00881CA3" w:rsidRPr="00881CA3">
              <w:t xml:space="preserve"> are fair. </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lastRenderedPageBreak/>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lastRenderedPageBreak/>
              <w:t>(Code)</w:t>
            </w:r>
          </w:p>
        </w:tc>
      </w:tr>
      <w:tr w:rsidR="004234C5" w:rsidRPr="00881CA3"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881CA3"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10289D9B" w:rsidR="004234C5" w:rsidRDefault="004234C5" w:rsidP="004234C5">
            <w:pPr>
              <w:pStyle w:val="NoSpacing"/>
            </w:pPr>
            <w:r>
              <w:t>J.18. I feel that rules</w:t>
            </w:r>
            <w:r w:rsidRPr="00881CA3">
              <w:t xml:space="preserve"> about forest access are fair. </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CE532A" w:rsidRDefault="004234C5" w:rsidP="004234C5">
            <w:pPr>
              <w:pStyle w:val="NoSpacing"/>
              <w:rPr>
                <w:sz w:val="20"/>
              </w:rPr>
            </w:pPr>
            <w:r w:rsidRPr="00CE532A">
              <w:rPr>
                <w:sz w:val="20"/>
              </w:rPr>
              <w:t>1=Strongly agree</w:t>
            </w:r>
          </w:p>
          <w:p w14:paraId="1B63FB62" w14:textId="77777777" w:rsidR="004234C5" w:rsidRPr="00CE532A" w:rsidRDefault="004234C5" w:rsidP="004234C5">
            <w:pPr>
              <w:pStyle w:val="NoSpacing"/>
              <w:rPr>
                <w:sz w:val="20"/>
              </w:rPr>
            </w:pPr>
            <w:r w:rsidRPr="00CE532A">
              <w:rPr>
                <w:sz w:val="20"/>
              </w:rPr>
              <w:t>2=Agree</w:t>
            </w:r>
          </w:p>
          <w:p w14:paraId="65AFA901" w14:textId="77777777" w:rsidR="004234C5" w:rsidRPr="00CE532A" w:rsidRDefault="004234C5" w:rsidP="004234C5">
            <w:pPr>
              <w:pStyle w:val="NoSpacing"/>
              <w:rPr>
                <w:sz w:val="20"/>
              </w:rPr>
            </w:pPr>
            <w:r w:rsidRPr="00CE532A">
              <w:rPr>
                <w:sz w:val="20"/>
              </w:rPr>
              <w:t>3=Neither agree nor disagree</w:t>
            </w:r>
          </w:p>
          <w:p w14:paraId="1EF3735E" w14:textId="77777777" w:rsidR="004234C5" w:rsidRPr="00CE532A" w:rsidRDefault="004234C5" w:rsidP="004234C5">
            <w:pPr>
              <w:pStyle w:val="NoSpacing"/>
              <w:rPr>
                <w:sz w:val="20"/>
              </w:rPr>
            </w:pPr>
            <w:r w:rsidRPr="00CE532A">
              <w:rPr>
                <w:sz w:val="20"/>
              </w:rPr>
              <w:t>4=Disagree</w:t>
            </w:r>
          </w:p>
          <w:p w14:paraId="7C9D951E" w14:textId="77777777" w:rsidR="004234C5" w:rsidRPr="00CE532A" w:rsidRDefault="004234C5" w:rsidP="004234C5">
            <w:pPr>
              <w:pStyle w:val="NoSpacing"/>
              <w:rPr>
                <w:sz w:val="20"/>
              </w:rPr>
            </w:pPr>
            <w:r w:rsidRPr="00CE532A">
              <w:rPr>
                <w:sz w:val="20"/>
              </w:rPr>
              <w:t>5=Strongly disagree</w:t>
            </w:r>
          </w:p>
          <w:p w14:paraId="446E940A" w14:textId="77777777" w:rsidR="004234C5" w:rsidRPr="00CE532A" w:rsidRDefault="004234C5" w:rsidP="004234C5">
            <w:pPr>
              <w:pStyle w:val="NoSpacing"/>
              <w:rPr>
                <w:sz w:val="20"/>
              </w:rPr>
            </w:pPr>
            <w:r w:rsidRPr="00CE532A">
              <w:rPr>
                <w:sz w:val="20"/>
              </w:rPr>
              <w:t>888=Don't know</w:t>
            </w:r>
          </w:p>
          <w:p w14:paraId="4F2F3652" w14:textId="61320C16" w:rsidR="004234C5" w:rsidRPr="00CE532A" w:rsidRDefault="004234C5"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881CA3" w:rsidRDefault="004234C5" w:rsidP="00F85A49">
            <w:pPr>
              <w:pStyle w:val="NoSpacing"/>
              <w:rPr>
                <w:i/>
              </w:rPr>
            </w:pPr>
            <w:r w:rsidRPr="00881CA3">
              <w:rPr>
                <w:i/>
              </w:rPr>
              <w:t>(Code)</w:t>
            </w:r>
          </w:p>
        </w:tc>
      </w:tr>
      <w:tr w:rsidR="004234C5" w:rsidRPr="00DA2B8F"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063EDC3D" w14:textId="0954272F"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J.19 I feel that women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3282A11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5869A35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7AB900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3BC227F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2837E5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992295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493CF7A" w14:textId="6747E93B" w:rsidR="004234C5" w:rsidRPr="00DA2B8F" w:rsidRDefault="004234C5" w:rsidP="004234C5">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24EA2FC" w14:textId="7C6FE55A"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J.20 I feel that youth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07AD92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03EA424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FC8637"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0EB5BFB6"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D88678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4F8B20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DCF6B53" w14:textId="73D1DC40"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386E417" w14:textId="6BBE9F22"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J.21 I feel that poor households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741D690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2754289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2A4D4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686B028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C4DD2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0083464F"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08E912B6" w14:textId="472D042A"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08B4E10" w14:textId="0AEBDBB5"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J.22 I feel that </w:t>
            </w:r>
            <w:r w:rsidR="007C5F24" w:rsidRPr="00DA2B8F">
              <w:rPr>
                <w:rFonts w:asciiTheme="majorHAnsi" w:hAnsiTheme="majorHAnsi"/>
                <w:color w:val="000000"/>
              </w:rPr>
              <w:t>elderly people</w:t>
            </w:r>
            <w:r w:rsidRPr="00DA2B8F">
              <w:rPr>
                <w:rFonts w:asciiTheme="majorHAnsi" w:hAnsiTheme="majorHAnsi"/>
                <w:color w:val="000000"/>
              </w:rPr>
              <w:t xml:space="preserve">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D70D5E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3CCAD52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60625B"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28AA1C7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111FDA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4A3CF15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6B3E7E32" w14:textId="1F048D19"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DA2B8F" w:rsidRDefault="007C5F24" w:rsidP="00F85A49">
            <w:pPr>
              <w:pStyle w:val="NoSpacing"/>
              <w:rPr>
                <w:rFonts w:asciiTheme="majorHAnsi" w:hAnsiTheme="majorHAnsi"/>
              </w:rPr>
            </w:pPr>
            <w:r w:rsidRPr="00DA2B8F">
              <w:rPr>
                <w:rFonts w:asciiTheme="majorHAnsi" w:hAnsiTheme="majorHAnsi"/>
              </w:rPr>
              <w:t>J23</w:t>
            </w:r>
            <w:r w:rsidR="004234C5" w:rsidRPr="00DA2B8F">
              <w:rPr>
                <w:rFonts w:asciiTheme="majorHAnsi" w:hAnsiTheme="majorHAnsi"/>
              </w:rPr>
              <w:t>. If I have a dispute about forest use and access, I feel confident that the local village governing bodies/institutions will enforce my rights to the forest.</w:t>
            </w:r>
          </w:p>
          <w:p w14:paraId="19331B12" w14:textId="114528A3" w:rsidR="004234C5" w:rsidRPr="00DA2B8F" w:rsidRDefault="004234C5" w:rsidP="00F85A49">
            <w:pPr>
              <w:pStyle w:val="NoSpacing"/>
              <w:rPr>
                <w:rFonts w:asciiTheme="majorHAnsi" w:hAnsiTheme="majorHAnsi"/>
              </w:rPr>
            </w:pPr>
            <w:r w:rsidRPr="00DA2B8F">
              <w:rPr>
                <w:rFonts w:asciiTheme="majorHAnsi" w:hAnsiTheme="majorHAnsi"/>
              </w:rPr>
              <w:t>(</w:t>
            </w:r>
            <w:proofErr w:type="spellStart"/>
            <w:proofErr w:type="gramStart"/>
            <w:r w:rsidRPr="00DA2B8F">
              <w:rPr>
                <w:rFonts w:asciiTheme="majorHAnsi" w:hAnsiTheme="majorHAnsi"/>
              </w:rPr>
              <w:t>enforce</w:t>
            </w:r>
            <w:proofErr w:type="gramEnd"/>
            <w:r w:rsidRPr="00DA2B8F">
              <w:rPr>
                <w:rFonts w:asciiTheme="majorHAnsi" w:hAnsiTheme="majorHAnsi"/>
              </w:rPr>
              <w:t>_rights</w:t>
            </w:r>
            <w:proofErr w:type="spellEnd"/>
            <w:r w:rsidRPr="00DA2B8F">
              <w:rPr>
                <w:rFonts w:asciiTheme="majorHAnsi" w:hAnsiTheme="majorHAnsi"/>
              </w:rPr>
              <w:t>)</w:t>
            </w:r>
          </w:p>
        </w:tc>
        <w:tc>
          <w:tcPr>
            <w:tcW w:w="3642" w:type="dxa"/>
            <w:tcBorders>
              <w:top w:val="single" w:sz="4" w:space="0" w:color="000000"/>
              <w:left w:val="nil"/>
              <w:bottom w:val="single" w:sz="4" w:space="0" w:color="000000"/>
              <w:right w:val="single" w:sz="18" w:space="0" w:color="auto"/>
            </w:tcBorders>
          </w:tcPr>
          <w:p w14:paraId="58A2380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1=Strongly agree</w:t>
            </w:r>
          </w:p>
          <w:p w14:paraId="624BA6F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2=Agree</w:t>
            </w:r>
          </w:p>
          <w:p w14:paraId="0B50ACA5"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3=Neither agree nor disagree</w:t>
            </w:r>
          </w:p>
          <w:p w14:paraId="30FBECCA"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4=Disagree</w:t>
            </w:r>
          </w:p>
          <w:p w14:paraId="4BB7D9B9"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5=Strongly disagree</w:t>
            </w:r>
          </w:p>
          <w:p w14:paraId="67286DF7"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888=Don't know</w:t>
            </w:r>
          </w:p>
          <w:p w14:paraId="150F7BD1"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DA2B8F" w:rsidRDefault="004234C5" w:rsidP="00F85A49">
            <w:pPr>
              <w:pStyle w:val="NoSpacing"/>
              <w:rPr>
                <w:rFonts w:asciiTheme="majorHAnsi" w:hAnsiTheme="majorHAnsi"/>
                <w:i/>
              </w:rPr>
            </w:pPr>
            <w:r w:rsidRPr="00DA2B8F">
              <w:rPr>
                <w:rFonts w:asciiTheme="majorHAnsi" w:hAnsiTheme="majorHAnsi"/>
                <w:i/>
              </w:rPr>
              <w:t>(Code)</w:t>
            </w:r>
          </w:p>
        </w:tc>
      </w:tr>
    </w:tbl>
    <w:p w14:paraId="4D508AA5" w14:textId="77777777" w:rsidR="003C223A" w:rsidRPr="00DA2B8F"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DA2B8F" w14:paraId="02E45D95" w14:textId="77777777" w:rsidTr="00B86649">
        <w:tc>
          <w:tcPr>
            <w:tcW w:w="360" w:type="dxa"/>
          </w:tcPr>
          <w:p w14:paraId="5E39B035" w14:textId="77777777" w:rsidR="007C5F24" w:rsidRPr="00DA2B8F"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77777777" w:rsidR="007C5F24" w:rsidRPr="00DA2B8F" w:rsidRDefault="00E66A21" w:rsidP="00F85A49">
            <w:pPr>
              <w:spacing w:line="240" w:lineRule="auto"/>
              <w:rPr>
                <w:rFonts w:asciiTheme="majorHAnsi" w:hAnsiTheme="majorHAnsi"/>
                <w:color w:val="000000"/>
              </w:rPr>
            </w:pPr>
            <w:r w:rsidRPr="00DA2B8F">
              <w:rPr>
                <w:rFonts w:asciiTheme="majorHAnsi" w:hAnsiTheme="majorHAnsi"/>
                <w:color w:val="000000"/>
              </w:rPr>
              <w:t xml:space="preserve">J.24 Are </w:t>
            </w:r>
            <w:proofErr w:type="gramStart"/>
            <w:r w:rsidRPr="00DA2B8F">
              <w:rPr>
                <w:rFonts w:asciiTheme="majorHAnsi" w:hAnsiTheme="majorHAnsi"/>
                <w:color w:val="000000"/>
              </w:rPr>
              <w:t>there</w:t>
            </w:r>
            <w:proofErr w:type="gramEnd"/>
            <w:r w:rsidRPr="00DA2B8F">
              <w:rPr>
                <w:rFonts w:asciiTheme="majorHAnsi" w:hAnsiTheme="majorHAnsi"/>
                <w:color w:val="000000"/>
              </w:rPr>
              <w:t xml:space="preserve"> any groups in your village or village area that organize activities related to the management of the forest?</w:t>
            </w:r>
          </w:p>
          <w:p w14:paraId="6629DC82" w14:textId="01D55372" w:rsidR="00E66A21" w:rsidRPr="00DA2B8F" w:rsidRDefault="00E66A21" w:rsidP="00F85A49">
            <w:pPr>
              <w:spacing w:line="240" w:lineRule="auto"/>
              <w:rPr>
                <w:rFonts w:asciiTheme="majorHAnsi" w:hAnsiTheme="majorHAnsi"/>
                <w:bCs/>
                <w:i/>
              </w:rPr>
            </w:pPr>
            <w:r w:rsidRPr="00DA2B8F">
              <w:rPr>
                <w:rFonts w:asciiTheme="majorHAnsi" w:hAnsiTheme="majorHAnsi"/>
                <w:i/>
                <w:color w:val="000000"/>
              </w:rPr>
              <w:t>If 0, skip to J27</w:t>
            </w:r>
          </w:p>
        </w:tc>
        <w:tc>
          <w:tcPr>
            <w:tcW w:w="3594" w:type="dxa"/>
            <w:tcBorders>
              <w:left w:val="nil"/>
              <w:right w:val="single" w:sz="18" w:space="0" w:color="000000" w:themeColor="accent3"/>
            </w:tcBorders>
          </w:tcPr>
          <w:p w14:paraId="68BC6671" w14:textId="77777777" w:rsidR="00E66A21"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0=No</w:t>
            </w:r>
          </w:p>
          <w:p w14:paraId="1EB2EE92" w14:textId="77777777" w:rsidR="00E66A21" w:rsidRPr="00DA2B8F" w:rsidRDefault="00E66A21" w:rsidP="00E66A21">
            <w:pPr>
              <w:spacing w:line="240" w:lineRule="auto"/>
              <w:rPr>
                <w:rFonts w:asciiTheme="majorHAnsi" w:hAnsiTheme="majorHAnsi" w:cs="Times New Roman"/>
                <w:w w:val="105"/>
              </w:rPr>
            </w:pPr>
            <w:r w:rsidRPr="00DA2B8F">
              <w:rPr>
                <w:rFonts w:asciiTheme="majorHAnsi" w:hAnsiTheme="majorHAnsi" w:cs="Times New Roman"/>
                <w:w w:val="105"/>
              </w:rPr>
              <w:t xml:space="preserve">1=Yes </w:t>
            </w:r>
          </w:p>
          <w:p w14:paraId="6EFD5FB5" w14:textId="517711A2" w:rsidR="007C5F24"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DA2B8F" w:rsidRDefault="007C5F24" w:rsidP="00B86649">
            <w:pPr>
              <w:pStyle w:val="NoSpacing"/>
              <w:tabs>
                <w:tab w:val="left" w:pos="1548"/>
              </w:tabs>
              <w:ind w:left="108" w:right="-522" w:hanging="108"/>
              <w:rPr>
                <w:rFonts w:asciiTheme="majorHAnsi" w:hAnsiTheme="majorHAnsi"/>
                <w:i/>
              </w:rPr>
            </w:pPr>
          </w:p>
        </w:tc>
      </w:tr>
      <w:tr w:rsidR="00255E71" w:rsidRPr="00DA2B8F" w14:paraId="2A41D927" w14:textId="77777777" w:rsidTr="00B86649">
        <w:tc>
          <w:tcPr>
            <w:tcW w:w="360" w:type="dxa"/>
          </w:tcPr>
          <w:p w14:paraId="25E3BDBA"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3BF47553" w:rsidR="00255E71" w:rsidRPr="00DA2B8F" w:rsidRDefault="00E66A21" w:rsidP="00F85A49">
            <w:pPr>
              <w:spacing w:line="240" w:lineRule="auto"/>
              <w:rPr>
                <w:rFonts w:asciiTheme="majorHAnsi" w:hAnsiTheme="majorHAnsi"/>
                <w:bCs/>
              </w:rPr>
            </w:pPr>
            <w:r w:rsidRPr="00DA2B8F">
              <w:rPr>
                <w:rFonts w:asciiTheme="majorHAnsi" w:hAnsiTheme="majorHAnsi"/>
                <w:bCs/>
              </w:rPr>
              <w:t>J25</w:t>
            </w:r>
            <w:r w:rsidR="00A7613B" w:rsidRPr="00DA2B8F">
              <w:rPr>
                <w:rFonts w:asciiTheme="majorHAnsi" w:hAnsiTheme="majorHAnsi"/>
                <w:bCs/>
              </w:rPr>
              <w:t xml:space="preserve">. </w:t>
            </w:r>
            <w:r w:rsidR="00255E71" w:rsidRPr="00DA2B8F">
              <w:rPr>
                <w:rFonts w:asciiTheme="majorHAnsi" w:hAnsiTheme="majorHAnsi"/>
                <w:bCs/>
              </w:rPr>
              <w:t>Is any member of your household involved in a group that organizes activities related to the management of the forest (e</w:t>
            </w:r>
            <w:r w:rsidR="00FF752B" w:rsidRPr="00DA2B8F">
              <w:rPr>
                <w:rFonts w:asciiTheme="majorHAnsi" w:hAnsiTheme="majorHAnsi"/>
                <w:bCs/>
              </w:rPr>
              <w:t>.</w:t>
            </w:r>
            <w:r w:rsidR="00255E71" w:rsidRPr="00DA2B8F">
              <w:rPr>
                <w:rFonts w:asciiTheme="majorHAnsi" w:hAnsiTheme="majorHAnsi"/>
                <w:bCs/>
              </w:rPr>
              <w:t>g</w:t>
            </w:r>
            <w:r w:rsidR="00FF752B" w:rsidRPr="00DA2B8F">
              <w:rPr>
                <w:rFonts w:asciiTheme="majorHAnsi" w:hAnsiTheme="majorHAnsi"/>
                <w:bCs/>
              </w:rPr>
              <w:t>.,</w:t>
            </w:r>
            <w:r w:rsidR="00255E71" w:rsidRPr="00DA2B8F">
              <w:rPr>
                <w:rFonts w:asciiTheme="majorHAnsi" w:hAnsiTheme="majorHAnsi"/>
                <w:bCs/>
              </w:rPr>
              <w:t xml:space="preserve"> </w:t>
            </w:r>
            <w:r w:rsidR="00255E71" w:rsidRPr="00DA2B8F">
              <w:rPr>
                <w:rFonts w:asciiTheme="majorHAnsi" w:hAnsiTheme="majorHAnsi"/>
                <w:bCs/>
              </w:rPr>
              <w:lastRenderedPageBreak/>
              <w:t>firefighting, patrolling, tourism, tree planting, etc</w:t>
            </w:r>
            <w:r w:rsidR="00FF752B" w:rsidRPr="00DA2B8F">
              <w:rPr>
                <w:rFonts w:asciiTheme="majorHAnsi" w:hAnsiTheme="majorHAnsi"/>
                <w:bCs/>
              </w:rPr>
              <w:t>.</w:t>
            </w:r>
            <w:proofErr w:type="gramStart"/>
            <w:r w:rsidR="00255E71" w:rsidRPr="00DA2B8F">
              <w:rPr>
                <w:rFonts w:asciiTheme="majorHAnsi" w:hAnsiTheme="majorHAnsi"/>
                <w:bCs/>
              </w:rPr>
              <w:t>)</w:t>
            </w:r>
            <w:proofErr w:type="gramEnd"/>
          </w:p>
          <w:p w14:paraId="2534B98D" w14:textId="72BF22DF" w:rsidR="00D53B49" w:rsidRPr="00DA2B8F" w:rsidRDefault="00D53B49" w:rsidP="00F85A49">
            <w:pPr>
              <w:spacing w:line="240" w:lineRule="auto"/>
              <w:rPr>
                <w:rFonts w:asciiTheme="majorHAnsi" w:hAnsiTheme="majorHAnsi"/>
                <w:bCs/>
              </w:rPr>
            </w:pPr>
            <w:r w:rsidRPr="00DA2B8F">
              <w:rPr>
                <w:rFonts w:asciiTheme="majorHAnsi" w:hAnsiTheme="majorHAnsi"/>
                <w:bCs/>
              </w:rPr>
              <w:t>(</w:t>
            </w:r>
            <w:proofErr w:type="spellStart"/>
            <w:proofErr w:type="gramStart"/>
            <w:r w:rsidRPr="00DA2B8F">
              <w:rPr>
                <w:rFonts w:asciiTheme="majorHAnsi" w:hAnsiTheme="majorHAnsi"/>
                <w:bCs/>
              </w:rPr>
              <w:t>involved</w:t>
            </w:r>
            <w:proofErr w:type="gramEnd"/>
            <w:r w:rsidRPr="00DA2B8F">
              <w:rPr>
                <w:rFonts w:asciiTheme="majorHAnsi" w:hAnsiTheme="majorHAnsi"/>
                <w:bCs/>
              </w:rPr>
              <w:t>_hhmem</w:t>
            </w:r>
            <w:proofErr w:type="spellEnd"/>
            <w:r w:rsidRPr="00DA2B8F">
              <w:rPr>
                <w:rFonts w:asciiTheme="majorHAnsi" w:hAnsiTheme="majorHAnsi"/>
                <w:bCs/>
              </w:rPr>
              <w:t>)</w:t>
            </w:r>
          </w:p>
          <w:p w14:paraId="2CF23D9F" w14:textId="017DA699" w:rsidR="00B86649" w:rsidRPr="00DA2B8F" w:rsidRDefault="00B86649" w:rsidP="00B86649">
            <w:pPr>
              <w:spacing w:line="240" w:lineRule="auto"/>
              <w:ind w:right="567"/>
              <w:rPr>
                <w:rFonts w:asciiTheme="majorHAnsi" w:hAnsiTheme="majorHAnsi"/>
                <w:bCs/>
                <w:i/>
              </w:rPr>
            </w:pPr>
            <w:r w:rsidRPr="00DA2B8F">
              <w:rPr>
                <w:rFonts w:asciiTheme="majorHAnsi" w:hAnsiTheme="majorHAnsi"/>
                <w:bCs/>
                <w:i/>
              </w:rPr>
              <w:t>If J.21=0, skip to J.23</w:t>
            </w:r>
          </w:p>
        </w:tc>
        <w:tc>
          <w:tcPr>
            <w:tcW w:w="3594" w:type="dxa"/>
            <w:tcBorders>
              <w:left w:val="nil"/>
              <w:right w:val="single" w:sz="18" w:space="0" w:color="000000" w:themeColor="accent3"/>
            </w:tcBorders>
          </w:tcPr>
          <w:p w14:paraId="6432C750" w14:textId="77777777" w:rsidR="00255E71" w:rsidRPr="00DA2B8F" w:rsidRDefault="00255E71" w:rsidP="00B86649">
            <w:pPr>
              <w:spacing w:line="240" w:lineRule="auto"/>
              <w:ind w:left="-1071" w:firstLine="1071"/>
              <w:rPr>
                <w:rFonts w:asciiTheme="majorHAnsi" w:hAnsiTheme="majorHAnsi" w:cs="Times New Roman"/>
                <w:w w:val="105"/>
              </w:rPr>
            </w:pPr>
            <w:r w:rsidRPr="00DA2B8F">
              <w:rPr>
                <w:rFonts w:asciiTheme="majorHAnsi" w:hAnsiTheme="majorHAnsi" w:cs="Times New Roman"/>
                <w:w w:val="105"/>
              </w:rPr>
              <w:lastRenderedPageBreak/>
              <w:t>0</w:t>
            </w:r>
            <w:r w:rsidR="00CE532A" w:rsidRPr="00DA2B8F">
              <w:rPr>
                <w:rFonts w:asciiTheme="majorHAnsi" w:hAnsiTheme="majorHAnsi" w:cs="Times New Roman"/>
                <w:w w:val="105"/>
              </w:rPr>
              <w:t>=</w:t>
            </w:r>
            <w:r w:rsidRPr="00DA2B8F">
              <w:rPr>
                <w:rFonts w:asciiTheme="majorHAnsi" w:hAnsiTheme="majorHAnsi" w:cs="Times New Roman"/>
                <w:w w:val="105"/>
              </w:rPr>
              <w:t>No</w:t>
            </w:r>
          </w:p>
          <w:p w14:paraId="0B153E01" w14:textId="77777777" w:rsidR="00255E71" w:rsidRPr="00DA2B8F" w:rsidRDefault="00CE532A" w:rsidP="00F85A49">
            <w:pPr>
              <w:spacing w:line="240" w:lineRule="auto"/>
              <w:rPr>
                <w:rFonts w:asciiTheme="majorHAnsi" w:hAnsiTheme="majorHAnsi" w:cs="Times New Roman"/>
                <w:w w:val="105"/>
              </w:rPr>
            </w:pPr>
            <w:r w:rsidRPr="00DA2B8F">
              <w:rPr>
                <w:rFonts w:asciiTheme="majorHAnsi" w:hAnsiTheme="majorHAnsi" w:cs="Times New Roman"/>
                <w:w w:val="105"/>
              </w:rPr>
              <w:t>1=</w:t>
            </w:r>
            <w:r w:rsidR="00255E71" w:rsidRPr="00DA2B8F">
              <w:rPr>
                <w:rFonts w:asciiTheme="majorHAnsi" w:hAnsiTheme="majorHAnsi" w:cs="Times New Roman"/>
                <w:w w:val="105"/>
              </w:rPr>
              <w:t xml:space="preserve">Yes </w:t>
            </w:r>
          </w:p>
          <w:p w14:paraId="48F85C18" w14:textId="593F41EE" w:rsidR="00255E71" w:rsidRPr="00DA2B8F" w:rsidRDefault="007316BB" w:rsidP="00F85A49">
            <w:pPr>
              <w:spacing w:line="240" w:lineRule="auto"/>
              <w:rPr>
                <w:rFonts w:asciiTheme="majorHAnsi" w:hAnsiTheme="majorHAnsi" w:cs="Times New Roman"/>
                <w:i/>
                <w:w w:val="105"/>
              </w:rPr>
            </w:pPr>
            <w:r w:rsidRPr="00DA2B8F">
              <w:rPr>
                <w:rFonts w:asciiTheme="majorHAnsi" w:hAnsiTheme="majorHAnsi" w:cs="Times New Roman"/>
                <w:w w:val="105"/>
              </w:rPr>
              <w:t>888=</w:t>
            </w:r>
            <w:r w:rsidR="00255E71" w:rsidRPr="00DA2B8F">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DA2B8F" w:rsidRDefault="00255E71" w:rsidP="00B86649">
            <w:pPr>
              <w:pStyle w:val="NoSpacing"/>
              <w:tabs>
                <w:tab w:val="left" w:pos="1548"/>
              </w:tabs>
              <w:ind w:left="108" w:right="-522" w:hanging="108"/>
              <w:rPr>
                <w:rFonts w:asciiTheme="majorHAnsi" w:hAnsiTheme="majorHAnsi"/>
                <w:i/>
              </w:rPr>
            </w:pPr>
            <w:r w:rsidRPr="00DA2B8F">
              <w:rPr>
                <w:rFonts w:asciiTheme="majorHAnsi" w:hAnsiTheme="majorHAnsi"/>
                <w:i/>
              </w:rPr>
              <w:t>(</w:t>
            </w:r>
            <w:proofErr w:type="gramStart"/>
            <w:r w:rsidRPr="00DA2B8F">
              <w:rPr>
                <w:rFonts w:asciiTheme="majorHAnsi" w:hAnsiTheme="majorHAnsi"/>
                <w:i/>
              </w:rPr>
              <w:t>code</w:t>
            </w:r>
            <w:proofErr w:type="gramEnd"/>
            <w:r w:rsidRPr="00DA2B8F">
              <w:rPr>
                <w:rFonts w:asciiTheme="majorHAnsi" w:hAnsiTheme="majorHAnsi"/>
                <w:i/>
              </w:rPr>
              <w:t>)</w:t>
            </w:r>
          </w:p>
        </w:tc>
      </w:tr>
      <w:tr w:rsidR="00255E71" w:rsidRPr="00DA2B8F" w14:paraId="36C1B9E0" w14:textId="77777777" w:rsidTr="00B86649">
        <w:tc>
          <w:tcPr>
            <w:tcW w:w="360" w:type="dxa"/>
          </w:tcPr>
          <w:p w14:paraId="3B3468BD"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09366A3B" w:rsidR="004F29AE" w:rsidRPr="00DA2B8F" w:rsidRDefault="00E66A21" w:rsidP="004F29AE">
            <w:pPr>
              <w:spacing w:line="240" w:lineRule="auto"/>
              <w:rPr>
                <w:rFonts w:asciiTheme="majorHAnsi" w:hAnsiTheme="majorHAnsi"/>
                <w:bCs/>
              </w:rPr>
            </w:pPr>
            <w:r w:rsidRPr="00DA2B8F">
              <w:rPr>
                <w:rFonts w:asciiTheme="majorHAnsi" w:hAnsiTheme="majorHAnsi"/>
                <w:bCs/>
              </w:rPr>
              <w:t>J26</w:t>
            </w:r>
            <w:r w:rsidR="004F29AE" w:rsidRPr="00DA2B8F">
              <w:rPr>
                <w:rFonts w:asciiTheme="majorHAnsi" w:hAnsiTheme="majorHAnsi"/>
                <w:bCs/>
              </w:rPr>
              <w:t xml:space="preserve">. What type of activities do they do? </w:t>
            </w:r>
          </w:p>
          <w:p w14:paraId="29A9BE3F" w14:textId="6FF44CD4" w:rsidR="00D53B49" w:rsidRPr="00DA2B8F" w:rsidRDefault="00D53B49" w:rsidP="004F29AE">
            <w:pPr>
              <w:spacing w:line="240" w:lineRule="auto"/>
              <w:rPr>
                <w:rFonts w:asciiTheme="majorHAnsi" w:hAnsiTheme="majorHAnsi"/>
                <w:bCs/>
              </w:rPr>
            </w:pPr>
            <w:r w:rsidRPr="00DA2B8F">
              <w:rPr>
                <w:rFonts w:asciiTheme="majorHAnsi" w:hAnsiTheme="majorHAnsi"/>
                <w:bCs/>
              </w:rPr>
              <w:t>(</w:t>
            </w:r>
            <w:proofErr w:type="spellStart"/>
            <w:proofErr w:type="gramStart"/>
            <w:r w:rsidRPr="00DA2B8F">
              <w:rPr>
                <w:rFonts w:asciiTheme="majorHAnsi" w:hAnsiTheme="majorHAnsi"/>
                <w:bCs/>
              </w:rPr>
              <w:t>involved</w:t>
            </w:r>
            <w:proofErr w:type="gramEnd"/>
            <w:r w:rsidRPr="00DA2B8F">
              <w:rPr>
                <w:rFonts w:asciiTheme="majorHAnsi" w:hAnsiTheme="majorHAnsi"/>
                <w:bCs/>
              </w:rPr>
              <w:t>_activity</w:t>
            </w:r>
            <w:proofErr w:type="spellEnd"/>
            <w:r w:rsidRPr="00DA2B8F">
              <w:rPr>
                <w:rFonts w:asciiTheme="majorHAnsi" w:hAnsiTheme="majorHAnsi"/>
                <w:bCs/>
              </w:rPr>
              <w:t>)</w:t>
            </w:r>
          </w:p>
          <w:p w14:paraId="571DEB9D" w14:textId="77777777" w:rsidR="00255E71" w:rsidRPr="00DA2B8F" w:rsidRDefault="00255E71" w:rsidP="00F85A49">
            <w:pPr>
              <w:spacing w:line="240" w:lineRule="auto"/>
              <w:rPr>
                <w:rFonts w:asciiTheme="majorHAnsi" w:hAnsiTheme="majorHAnsi"/>
                <w:bCs/>
              </w:rPr>
            </w:pPr>
            <w:r w:rsidRPr="00DA2B8F">
              <w:rPr>
                <w:rFonts w:asciiTheme="majorHAnsi" w:hAnsiTheme="majorHAnsi"/>
                <w:bCs/>
                <w:i/>
              </w:rPr>
              <w:t xml:space="preserve">Select all that apply </w:t>
            </w:r>
          </w:p>
        </w:tc>
        <w:tc>
          <w:tcPr>
            <w:tcW w:w="3594" w:type="dxa"/>
            <w:tcBorders>
              <w:left w:val="nil"/>
              <w:right w:val="single" w:sz="18" w:space="0" w:color="000000" w:themeColor="accent3"/>
            </w:tcBorders>
          </w:tcPr>
          <w:p w14:paraId="31E4DCB9"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1=Planting trees</w:t>
            </w:r>
          </w:p>
          <w:p w14:paraId="33F47442"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2=Cutting down undesired/competing trees</w:t>
            </w:r>
          </w:p>
          <w:p w14:paraId="441CD3A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3=Protecting certain desired trees in the forest to promote the natural regeneration of the species</w:t>
            </w:r>
          </w:p>
          <w:p w14:paraId="20F0990B"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4=Protecting areas of forest for particular environmental services, like water catchment</w:t>
            </w:r>
          </w:p>
          <w:p w14:paraId="492BF9A3"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5=Protecting areas of forest for particular beliefs/spiritual services</w:t>
            </w:r>
          </w:p>
          <w:p w14:paraId="3714B65C" w14:textId="614CE0D9"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6=Establishing </w:t>
            </w:r>
            <w:r w:rsidR="00666973" w:rsidRPr="00DA2B8F">
              <w:rPr>
                <w:rFonts w:asciiTheme="majorHAnsi" w:hAnsiTheme="majorHAnsi" w:cs="Times New Roman"/>
                <w:w w:val="105"/>
                <w:sz w:val="20"/>
                <w:szCs w:val="20"/>
              </w:rPr>
              <w:t>rules around who can access and use specific forest products (e.g. honey, trees)</w:t>
            </w:r>
          </w:p>
          <w:p w14:paraId="30A4C096"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7=Extension/education about forest management</w:t>
            </w:r>
          </w:p>
          <w:p w14:paraId="3B7D1A2D"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8=Enacted bylaws (</w:t>
            </w:r>
            <w:proofErr w:type="spellStart"/>
            <w:r w:rsidRPr="00DA2B8F">
              <w:rPr>
                <w:rFonts w:asciiTheme="majorHAnsi" w:hAnsiTheme="majorHAnsi"/>
                <w:sz w:val="20"/>
                <w:szCs w:val="20"/>
              </w:rPr>
              <w:t>eg</w:t>
            </w:r>
            <w:proofErr w:type="spellEnd"/>
            <w:r w:rsidRPr="00DA2B8F">
              <w:rPr>
                <w:rFonts w:asciiTheme="majorHAnsi" w:hAnsiTheme="majorHAnsi"/>
                <w:sz w:val="20"/>
                <w:szCs w:val="20"/>
              </w:rPr>
              <w:t xml:space="preserve"> no bush burning in the forest)</w:t>
            </w:r>
          </w:p>
          <w:p w14:paraId="4962087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9=Mapping/inventory of forest resources </w:t>
            </w:r>
          </w:p>
          <w:p w14:paraId="6DF3EC1C" w14:textId="687BDB3C" w:rsidR="005F518A" w:rsidRPr="00DA2B8F" w:rsidRDefault="005F518A" w:rsidP="005F518A">
            <w:pPr>
              <w:pStyle w:val="CommentText"/>
              <w:rPr>
                <w:rFonts w:asciiTheme="majorHAnsi" w:hAnsiTheme="majorHAnsi"/>
              </w:rPr>
            </w:pPr>
            <w:r w:rsidRPr="00DA2B8F">
              <w:rPr>
                <w:rFonts w:asciiTheme="majorHAnsi" w:hAnsiTheme="majorHAnsi"/>
              </w:rPr>
              <w:t>10=Patrolling the forest</w:t>
            </w:r>
          </w:p>
          <w:p w14:paraId="41B5EB4D" w14:textId="72966955" w:rsidR="005F518A" w:rsidRPr="00DA2B8F" w:rsidRDefault="005F518A" w:rsidP="005F518A">
            <w:pPr>
              <w:pStyle w:val="CommentText"/>
              <w:rPr>
                <w:rFonts w:asciiTheme="majorHAnsi" w:hAnsiTheme="majorHAnsi"/>
              </w:rPr>
            </w:pPr>
            <w:r w:rsidRPr="00DA2B8F">
              <w:rPr>
                <w:rFonts w:asciiTheme="majorHAnsi" w:hAnsiTheme="majorHAnsi"/>
              </w:rPr>
              <w:t>11=Fighting forest fires</w:t>
            </w:r>
          </w:p>
          <w:p w14:paraId="7B10CFFF" w14:textId="0F53C83C" w:rsidR="005F518A" w:rsidRPr="00DA2B8F" w:rsidRDefault="005F518A" w:rsidP="005F518A">
            <w:pPr>
              <w:pStyle w:val="CommentText"/>
              <w:rPr>
                <w:rFonts w:asciiTheme="majorHAnsi" w:hAnsiTheme="majorHAnsi"/>
              </w:rPr>
            </w:pPr>
            <w:r w:rsidRPr="00DA2B8F">
              <w:rPr>
                <w:rFonts w:asciiTheme="majorHAnsi" w:hAnsiTheme="majorHAnsi"/>
              </w:rPr>
              <w:t>12=Engaging in forest-based income activities, such as a beekeeping group</w:t>
            </w:r>
          </w:p>
          <w:p w14:paraId="6A94EA78" w14:textId="265F0942" w:rsidR="005F518A" w:rsidRPr="00DA2B8F" w:rsidRDefault="005F518A" w:rsidP="005A57E5">
            <w:pPr>
              <w:pStyle w:val="CommentText"/>
              <w:rPr>
                <w:rFonts w:asciiTheme="majorHAnsi" w:hAnsiTheme="majorHAnsi"/>
              </w:rPr>
            </w:pPr>
            <w:r w:rsidRPr="00DA2B8F">
              <w:rPr>
                <w:rFonts w:asciiTheme="majorHAnsi" w:hAnsiTheme="majorHAnsi"/>
              </w:rPr>
              <w:t>13=Engaging in forest-based tourism activities, such as guiding</w:t>
            </w:r>
          </w:p>
          <w:p w14:paraId="50EB8815" w14:textId="77777777" w:rsidR="00255E71" w:rsidRPr="00DA2B8F" w:rsidRDefault="009D511F" w:rsidP="00F85A49">
            <w:pPr>
              <w:pStyle w:val="NoSpacing"/>
              <w:rPr>
                <w:rFonts w:asciiTheme="majorHAnsi" w:hAnsiTheme="majorHAnsi"/>
                <w:sz w:val="20"/>
                <w:szCs w:val="20"/>
              </w:rPr>
            </w:pPr>
            <w:r w:rsidRPr="00DA2B8F">
              <w:rPr>
                <w:rFonts w:asciiTheme="majorHAnsi" w:hAnsiTheme="majorHAnsi"/>
                <w:sz w:val="20"/>
                <w:szCs w:val="20"/>
              </w:rPr>
              <w:t>97=Other, please specify</w:t>
            </w:r>
            <w:r w:rsidR="00255E71" w:rsidRPr="00DA2B8F">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DA2B8F" w:rsidRDefault="00255E71" w:rsidP="00F85A49">
            <w:pPr>
              <w:pStyle w:val="NoSpacing"/>
              <w:rPr>
                <w:rFonts w:asciiTheme="majorHAnsi" w:hAnsiTheme="majorHAnsi"/>
                <w:i/>
              </w:rPr>
            </w:pPr>
            <w:r w:rsidRPr="00DA2B8F">
              <w:rPr>
                <w:rFonts w:asciiTheme="majorHAnsi" w:hAnsiTheme="majorHAnsi"/>
                <w:i/>
              </w:rPr>
              <w:t>(</w:t>
            </w:r>
            <w:proofErr w:type="gramStart"/>
            <w:r w:rsidRPr="00DA2B8F">
              <w:rPr>
                <w:rFonts w:asciiTheme="majorHAnsi" w:hAnsiTheme="majorHAnsi"/>
                <w:i/>
              </w:rPr>
              <w:t>code</w:t>
            </w:r>
            <w:proofErr w:type="gramEnd"/>
            <w:r w:rsidRPr="00DA2B8F">
              <w:rPr>
                <w:rFonts w:asciiTheme="majorHAnsi" w:hAnsiTheme="majorHAnsi"/>
                <w:i/>
              </w:rPr>
              <w:t>)</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213DE68B" w:rsidR="005A57E5" w:rsidRDefault="00E66A21" w:rsidP="00F85A49">
            <w:pPr>
              <w:spacing w:line="240" w:lineRule="auto"/>
              <w:rPr>
                <w:bCs/>
              </w:rPr>
            </w:pPr>
            <w:r>
              <w:rPr>
                <w:bCs/>
              </w:rPr>
              <w:t>J.26</w:t>
            </w:r>
            <w:r w:rsidR="005A57E5">
              <w:rPr>
                <w:bCs/>
              </w:rPr>
              <w:t xml:space="preserve">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5B720DD8" w:rsidR="00255E71" w:rsidRDefault="00B86649" w:rsidP="00F85A49">
            <w:pPr>
              <w:spacing w:line="240" w:lineRule="auto"/>
              <w:rPr>
                <w:bCs/>
              </w:rPr>
            </w:pPr>
            <w:r>
              <w:rPr>
                <w:bCs/>
              </w:rPr>
              <w:t>J2</w:t>
            </w:r>
            <w:r w:rsidR="00E66A21">
              <w:rPr>
                <w:bCs/>
              </w:rPr>
              <w:t>7</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0A3447F9" w14:textId="12B9BEC0" w:rsidR="00D53B49" w:rsidRDefault="00D53B49" w:rsidP="00F85A49">
            <w:pPr>
              <w:spacing w:line="240" w:lineRule="auto"/>
              <w:rPr>
                <w:bCs/>
              </w:rPr>
            </w:pPr>
            <w:r>
              <w:rPr>
                <w:bCs/>
              </w:rPr>
              <w:t>(</w:t>
            </w:r>
            <w:proofErr w:type="spellStart"/>
            <w:proofErr w:type="gramStart"/>
            <w:r>
              <w:rPr>
                <w:bCs/>
              </w:rPr>
              <w:t>villorg</w:t>
            </w:r>
            <w:proofErr w:type="gramEnd"/>
            <w:r>
              <w:rPr>
                <w:bCs/>
              </w:rPr>
              <w:t>_manage</w:t>
            </w:r>
            <w:proofErr w:type="spellEnd"/>
            <w:r>
              <w:rPr>
                <w:bCs/>
              </w:rPr>
              <w:t>)</w:t>
            </w:r>
          </w:p>
          <w:p w14:paraId="680D8076" w14:textId="15586814" w:rsidR="00B86649" w:rsidRPr="00B86649" w:rsidRDefault="00E66A21" w:rsidP="00F85A49">
            <w:pPr>
              <w:spacing w:line="240" w:lineRule="auto"/>
              <w:rPr>
                <w:bCs/>
                <w:i/>
              </w:rPr>
            </w:pPr>
            <w:r>
              <w:rPr>
                <w:bCs/>
                <w:i/>
              </w:rPr>
              <w:t xml:space="preserve">If </w:t>
            </w:r>
            <w:r w:rsidR="00B86649">
              <w:rPr>
                <w:bCs/>
                <w:i/>
              </w:rPr>
              <w:t>0, skip to J.</w:t>
            </w:r>
            <w:r>
              <w:rPr>
                <w:bCs/>
                <w:i/>
              </w:rPr>
              <w:t>3</w:t>
            </w:r>
            <w:r w:rsidR="00C827CB">
              <w:rPr>
                <w:bCs/>
                <w:i/>
              </w:rPr>
              <w:t>5</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7AD7946D" w14:textId="682E4500" w:rsidR="00255E71" w:rsidRDefault="00E66A21" w:rsidP="00F85A49">
            <w:pPr>
              <w:spacing w:line="240" w:lineRule="auto"/>
              <w:rPr>
                <w:bCs/>
              </w:rPr>
            </w:pPr>
            <w:r>
              <w:rPr>
                <w:bCs/>
              </w:rPr>
              <w:t>J28</w:t>
            </w:r>
            <w:r w:rsidR="00A7613B">
              <w:rPr>
                <w:bCs/>
              </w:rPr>
              <w:t xml:space="preserve">. </w:t>
            </w:r>
            <w:r w:rsidR="00255E71" w:rsidRPr="00BE068B">
              <w:rPr>
                <w:bCs/>
              </w:rPr>
              <w:t xml:space="preserve">Did you or any other household members participate in electing the current leadership? </w:t>
            </w:r>
          </w:p>
          <w:p w14:paraId="0B5468D6" w14:textId="54C8025D" w:rsidR="00D53B49" w:rsidRPr="00BE068B" w:rsidRDefault="00D53B49" w:rsidP="00F85A49">
            <w:pPr>
              <w:spacing w:line="240" w:lineRule="auto"/>
              <w:rPr>
                <w:bCs/>
              </w:rPr>
            </w:pPr>
            <w:r>
              <w:rPr>
                <w:bCs/>
              </w:rPr>
              <w:t>(</w:t>
            </w:r>
            <w:proofErr w:type="spellStart"/>
            <w:proofErr w:type="gramStart"/>
            <w:r>
              <w:rPr>
                <w:bCs/>
              </w:rPr>
              <w:t>villorg</w:t>
            </w:r>
            <w:proofErr w:type="gramEnd"/>
            <w:r>
              <w:rPr>
                <w:bCs/>
              </w:rPr>
              <w:t>_electleader</w:t>
            </w:r>
            <w:proofErr w:type="spellEnd"/>
            <w:r>
              <w:rPr>
                <w:bCs/>
              </w:rPr>
              <w:t>)</w:t>
            </w:r>
          </w:p>
        </w:tc>
        <w:tc>
          <w:tcPr>
            <w:tcW w:w="3594" w:type="dxa"/>
            <w:tcBorders>
              <w:left w:val="nil"/>
              <w:right w:val="single" w:sz="18" w:space="0" w:color="000000" w:themeColor="accent3"/>
            </w:tcBorders>
          </w:tcPr>
          <w:p w14:paraId="081C10CF" w14:textId="77777777" w:rsidR="00DA3EA3" w:rsidRDefault="00DA3EA3" w:rsidP="00DA3EA3">
            <w:pPr>
              <w:pStyle w:val="NoSpacing"/>
            </w:pPr>
            <w:r>
              <w:t>0=No</w:t>
            </w:r>
          </w:p>
          <w:p w14:paraId="37BD8D65" w14:textId="77777777" w:rsidR="00DA3EA3" w:rsidRDefault="00DA3EA3" w:rsidP="00DA3EA3">
            <w:pPr>
              <w:pStyle w:val="NoSpacing"/>
            </w:pPr>
            <w:r>
              <w:t>1=Yes</w:t>
            </w:r>
          </w:p>
          <w:p w14:paraId="6BC184BD" w14:textId="7DE63E5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DA3EA3" w:rsidRPr="00C755D3" w14:paraId="79D3DFD7" w14:textId="77777777" w:rsidTr="00B86649">
        <w:tc>
          <w:tcPr>
            <w:tcW w:w="360" w:type="dxa"/>
          </w:tcPr>
          <w:p w14:paraId="595A04CB" w14:textId="77777777" w:rsidR="00DA3EA3" w:rsidRPr="00BE068B" w:rsidRDefault="00DA3EA3" w:rsidP="00F85A49">
            <w:pPr>
              <w:spacing w:line="240" w:lineRule="auto"/>
              <w:rPr>
                <w:rFonts w:eastAsia="Calibri" w:cs="Times New Roman"/>
              </w:rPr>
            </w:pPr>
          </w:p>
        </w:tc>
        <w:tc>
          <w:tcPr>
            <w:tcW w:w="4254" w:type="dxa"/>
            <w:tcBorders>
              <w:right w:val="nil"/>
            </w:tcBorders>
          </w:tcPr>
          <w:p w14:paraId="6D76B53D" w14:textId="4E065A8A" w:rsidR="00DA3EA3" w:rsidRDefault="00DA3EA3" w:rsidP="00F85A49">
            <w:pPr>
              <w:spacing w:line="240" w:lineRule="auto"/>
              <w:rPr>
                <w:bCs/>
              </w:rPr>
            </w:pPr>
            <w:r>
              <w:rPr>
                <w:bCs/>
              </w:rPr>
              <w:t>J28a. Did any women in your household participate in electing the current leadership or members?</w:t>
            </w:r>
          </w:p>
        </w:tc>
        <w:tc>
          <w:tcPr>
            <w:tcW w:w="3594" w:type="dxa"/>
            <w:tcBorders>
              <w:left w:val="nil"/>
              <w:right w:val="single" w:sz="18" w:space="0" w:color="000000" w:themeColor="accent3"/>
            </w:tcBorders>
          </w:tcPr>
          <w:p w14:paraId="7F9A41EB" w14:textId="77777777" w:rsidR="00DA3EA3" w:rsidRDefault="00DA3EA3" w:rsidP="00DA3EA3">
            <w:pPr>
              <w:pStyle w:val="NoSpacing"/>
            </w:pPr>
            <w:r>
              <w:t>0=No</w:t>
            </w:r>
          </w:p>
          <w:p w14:paraId="5BDFD59F" w14:textId="77777777" w:rsidR="00DA3EA3" w:rsidRDefault="00DA3EA3" w:rsidP="00DA3EA3">
            <w:pPr>
              <w:pStyle w:val="NoSpacing"/>
            </w:pPr>
            <w:r>
              <w:t>1=Yes</w:t>
            </w:r>
          </w:p>
          <w:p w14:paraId="7E13C8A9" w14:textId="35131B57" w:rsidR="00DA3EA3"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80603FD" w14:textId="5CC05C6E" w:rsidR="00DA3EA3" w:rsidRPr="00881CA3" w:rsidRDefault="00DA3EA3" w:rsidP="00F85A49">
            <w:pPr>
              <w:pStyle w:val="NoSpacing"/>
              <w:rPr>
                <w:i/>
              </w:rPr>
            </w:pPr>
            <w:r w:rsidRPr="00881CA3">
              <w:rPr>
                <w:i/>
              </w:rPr>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180F9C6E" w14:textId="2F5E1E27" w:rsidR="00255E71" w:rsidRDefault="00E66A21" w:rsidP="00F85A49">
            <w:pPr>
              <w:spacing w:line="240" w:lineRule="auto"/>
              <w:rPr>
                <w:bCs/>
              </w:rPr>
            </w:pPr>
            <w:r>
              <w:rPr>
                <w:bCs/>
              </w:rPr>
              <w:t>J29</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p w14:paraId="4D9F3354" w14:textId="29F0D7FE" w:rsidR="00D53B49" w:rsidRPr="00BE068B" w:rsidRDefault="00D53B49" w:rsidP="00F85A49">
            <w:pPr>
              <w:spacing w:line="240" w:lineRule="auto"/>
              <w:rPr>
                <w:bCs/>
              </w:rPr>
            </w:pPr>
            <w:r>
              <w:rPr>
                <w:bCs/>
              </w:rPr>
              <w:t>(</w:t>
            </w:r>
            <w:proofErr w:type="spellStart"/>
            <w:proofErr w:type="gramStart"/>
            <w:r>
              <w:rPr>
                <w:bCs/>
              </w:rPr>
              <w:t>resp</w:t>
            </w:r>
            <w:proofErr w:type="gramEnd"/>
            <w:r>
              <w:rPr>
                <w:bCs/>
              </w:rPr>
              <w:t>_villorglead</w:t>
            </w:r>
            <w:proofErr w:type="spellEnd"/>
            <w:r>
              <w:rPr>
                <w:bCs/>
              </w:rPr>
              <w:t>)</w:t>
            </w:r>
          </w:p>
        </w:tc>
        <w:tc>
          <w:tcPr>
            <w:tcW w:w="3594" w:type="dxa"/>
            <w:tcBorders>
              <w:left w:val="nil"/>
              <w:right w:val="single" w:sz="18" w:space="0" w:color="000000" w:themeColor="accent3"/>
            </w:tcBorders>
          </w:tcPr>
          <w:p w14:paraId="6D93C81B" w14:textId="77777777" w:rsidR="00DA3EA3" w:rsidRDefault="00DA3EA3" w:rsidP="00DA3EA3">
            <w:pPr>
              <w:pStyle w:val="NoSpacing"/>
            </w:pPr>
            <w:r>
              <w:t>0=No</w:t>
            </w:r>
          </w:p>
          <w:p w14:paraId="59709870" w14:textId="77777777" w:rsidR="00DA3EA3" w:rsidRDefault="00DA3EA3" w:rsidP="00DA3EA3">
            <w:pPr>
              <w:pStyle w:val="NoSpacing"/>
            </w:pPr>
            <w:r>
              <w:t>1=Yes</w:t>
            </w:r>
          </w:p>
          <w:p w14:paraId="40F1B77E" w14:textId="4F94D86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861797" w:rsidRPr="00C755D3" w14:paraId="200FDC50" w14:textId="77777777" w:rsidTr="00B86649">
        <w:tc>
          <w:tcPr>
            <w:tcW w:w="360" w:type="dxa"/>
          </w:tcPr>
          <w:p w14:paraId="01C0CD99" w14:textId="77777777" w:rsidR="00861797" w:rsidRPr="00BE068B" w:rsidRDefault="00861797" w:rsidP="00F85A49">
            <w:pPr>
              <w:spacing w:line="240" w:lineRule="auto"/>
              <w:rPr>
                <w:rFonts w:eastAsia="Calibri" w:cs="Times New Roman"/>
              </w:rPr>
            </w:pPr>
          </w:p>
        </w:tc>
        <w:tc>
          <w:tcPr>
            <w:tcW w:w="4254" w:type="dxa"/>
            <w:tcBorders>
              <w:right w:val="nil"/>
            </w:tcBorders>
          </w:tcPr>
          <w:p w14:paraId="5C9C07A0" w14:textId="066BCFC3" w:rsidR="00861797" w:rsidRDefault="00861797" w:rsidP="00F85A49">
            <w:pPr>
              <w:spacing w:line="240" w:lineRule="auto"/>
              <w:rPr>
                <w:bCs/>
              </w:rPr>
            </w:pPr>
            <w:commentRangeStart w:id="73"/>
            <w:r>
              <w:rPr>
                <w:bCs/>
              </w:rPr>
              <w:t xml:space="preserve">J.30 Are any leaders of </w:t>
            </w:r>
            <w:proofErr w:type="gramStart"/>
            <w:r>
              <w:rPr>
                <w:bCs/>
              </w:rPr>
              <w:t>this group women</w:t>
            </w:r>
            <w:proofErr w:type="gramEnd"/>
            <w:r>
              <w:rPr>
                <w:bCs/>
              </w:rPr>
              <w:t xml:space="preserve">? </w:t>
            </w:r>
            <w:commentRangeEnd w:id="73"/>
            <w:r w:rsidR="003B3BC4">
              <w:rPr>
                <w:rStyle w:val="CommentReference"/>
              </w:rPr>
              <w:commentReference w:id="73"/>
            </w:r>
          </w:p>
        </w:tc>
        <w:tc>
          <w:tcPr>
            <w:tcW w:w="3594" w:type="dxa"/>
            <w:tcBorders>
              <w:left w:val="nil"/>
              <w:right w:val="single" w:sz="18" w:space="0" w:color="000000" w:themeColor="accent3"/>
            </w:tcBorders>
          </w:tcPr>
          <w:p w14:paraId="4268273D" w14:textId="77777777" w:rsidR="00DA3EA3" w:rsidRDefault="00DA3EA3" w:rsidP="00DA3EA3">
            <w:pPr>
              <w:pStyle w:val="NoSpacing"/>
            </w:pPr>
            <w:r>
              <w:t>0=No</w:t>
            </w:r>
          </w:p>
          <w:p w14:paraId="30B61AD7" w14:textId="77777777" w:rsidR="00DA3EA3" w:rsidRDefault="00DA3EA3" w:rsidP="00DA3EA3">
            <w:pPr>
              <w:pStyle w:val="NoSpacing"/>
            </w:pPr>
            <w:r>
              <w:t>1=Yes</w:t>
            </w:r>
          </w:p>
          <w:p w14:paraId="68DD62EF" w14:textId="55306F1D" w:rsidR="00861797"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0296B8E" w14:textId="2E6DCFC4" w:rsidR="00861797" w:rsidRPr="00881CA3" w:rsidRDefault="00DA3EA3"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1606C2E8" w:rsidR="00255E71" w:rsidRDefault="00E66A21" w:rsidP="00F85A49">
            <w:pPr>
              <w:spacing w:line="240" w:lineRule="auto"/>
              <w:rPr>
                <w:bCs/>
              </w:rPr>
            </w:pPr>
            <w:r>
              <w:rPr>
                <w:bCs/>
              </w:rPr>
              <w:t>J3</w:t>
            </w:r>
            <w:r w:rsidR="00861797">
              <w:rPr>
                <w:bCs/>
              </w:rPr>
              <w:t>1</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2DDB80D8" w:rsidR="00D53B49" w:rsidRPr="00BE068B" w:rsidRDefault="00D53B49" w:rsidP="00F85A49">
            <w:pPr>
              <w:spacing w:line="240" w:lineRule="auto"/>
              <w:rPr>
                <w:bCs/>
              </w:rPr>
            </w:pPr>
            <w:r>
              <w:rPr>
                <w:bCs/>
              </w:rPr>
              <w:t>(</w:t>
            </w:r>
            <w:proofErr w:type="spellStart"/>
            <w:proofErr w:type="gramStart"/>
            <w:r>
              <w:rPr>
                <w:bCs/>
              </w:rPr>
              <w:t>resp</w:t>
            </w:r>
            <w:proofErr w:type="gramEnd"/>
            <w:r>
              <w:rPr>
                <w:bCs/>
              </w:rPr>
              <w:t>_villorgmem</w:t>
            </w:r>
            <w:proofErr w:type="spellEnd"/>
            <w:r>
              <w:rPr>
                <w:bCs/>
              </w:rPr>
              <w:t>)</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0E3E49C8" w:rsidR="00255E71" w:rsidRDefault="00E66A21" w:rsidP="00F85A49">
            <w:pPr>
              <w:spacing w:line="240" w:lineRule="auto"/>
              <w:rPr>
                <w:bCs/>
              </w:rPr>
            </w:pPr>
            <w:r>
              <w:rPr>
                <w:bCs/>
              </w:rPr>
              <w:t>J3</w:t>
            </w:r>
            <w:r w:rsidR="00861797">
              <w:rPr>
                <w:bCs/>
              </w:rPr>
              <w:t>2.</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3B5AD22A" w:rsidR="00D53B49" w:rsidRPr="00BE068B" w:rsidRDefault="00D53B49" w:rsidP="00F85A49">
            <w:pPr>
              <w:spacing w:line="240" w:lineRule="auto"/>
              <w:rPr>
                <w:bCs/>
              </w:rPr>
            </w:pPr>
            <w:r>
              <w:rPr>
                <w:bCs/>
              </w:rPr>
              <w:t>(</w:t>
            </w:r>
            <w:proofErr w:type="spellStart"/>
            <w:proofErr w:type="gramStart"/>
            <w:r>
              <w:rPr>
                <w:bCs/>
              </w:rPr>
              <w:t>mems</w:t>
            </w:r>
            <w:proofErr w:type="gramEnd"/>
            <w:r>
              <w:rPr>
                <w:bCs/>
              </w:rPr>
              <w:t>_ownland</w:t>
            </w:r>
            <w:proofErr w:type="spellEnd"/>
            <w:r>
              <w:rPr>
                <w:bCs/>
              </w:rPr>
              <w:t>)</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861797" w:rsidRPr="00C755D3" w14:paraId="5C0DAEA4" w14:textId="77777777" w:rsidTr="00B86649">
        <w:tc>
          <w:tcPr>
            <w:tcW w:w="360" w:type="dxa"/>
          </w:tcPr>
          <w:p w14:paraId="73086D02" w14:textId="77777777" w:rsidR="00861797" w:rsidRPr="00BE068B" w:rsidRDefault="00861797" w:rsidP="00F85A49">
            <w:pPr>
              <w:spacing w:line="240" w:lineRule="auto"/>
              <w:rPr>
                <w:rFonts w:eastAsia="Calibri" w:cs="Times New Roman"/>
              </w:rPr>
            </w:pPr>
          </w:p>
        </w:tc>
        <w:tc>
          <w:tcPr>
            <w:tcW w:w="4254" w:type="dxa"/>
            <w:tcBorders>
              <w:right w:val="nil"/>
            </w:tcBorders>
          </w:tcPr>
          <w:p w14:paraId="254AD872" w14:textId="6479E8E5" w:rsidR="00861797" w:rsidRDefault="00861797" w:rsidP="00F85A49">
            <w:pPr>
              <w:spacing w:line="240" w:lineRule="auto"/>
              <w:rPr>
                <w:bCs/>
              </w:rPr>
            </w:pPr>
            <w:r>
              <w:rPr>
                <w:bCs/>
              </w:rPr>
              <w:t xml:space="preserve">J.33 Are any members of </w:t>
            </w:r>
            <w:proofErr w:type="gramStart"/>
            <w:r>
              <w:rPr>
                <w:bCs/>
              </w:rPr>
              <w:t>this group women</w:t>
            </w:r>
            <w:proofErr w:type="gramEnd"/>
            <w:r>
              <w:rPr>
                <w:bCs/>
              </w:rPr>
              <w:t xml:space="preserve">? </w:t>
            </w:r>
          </w:p>
        </w:tc>
        <w:tc>
          <w:tcPr>
            <w:tcW w:w="3594" w:type="dxa"/>
            <w:tcBorders>
              <w:left w:val="nil"/>
              <w:right w:val="single" w:sz="18" w:space="0" w:color="000000" w:themeColor="accent3"/>
            </w:tcBorders>
          </w:tcPr>
          <w:p w14:paraId="54A01B65" w14:textId="77777777" w:rsidR="00861797" w:rsidRPr="00CE532A" w:rsidRDefault="00861797" w:rsidP="00861797">
            <w:pPr>
              <w:pStyle w:val="NoSpacing"/>
            </w:pPr>
            <w:r w:rsidRPr="00CE532A">
              <w:t>0=No</w:t>
            </w:r>
          </w:p>
          <w:p w14:paraId="435E447D" w14:textId="1D47D619" w:rsidR="00861797" w:rsidRPr="00CE532A" w:rsidRDefault="00861797" w:rsidP="00861797">
            <w:pPr>
              <w:pStyle w:val="NoSpacing"/>
              <w:rPr>
                <w:sz w:val="20"/>
              </w:rPr>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76364C" w14:textId="4C3FCB10" w:rsidR="00861797" w:rsidRPr="00881CA3" w:rsidRDefault="00DA3EA3"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06A12BF7" w:rsidR="00255E71" w:rsidRDefault="00E66A21" w:rsidP="00F85A49">
            <w:pPr>
              <w:spacing w:line="240" w:lineRule="auto"/>
              <w:rPr>
                <w:bCs/>
              </w:rPr>
            </w:pPr>
            <w:r>
              <w:rPr>
                <w:bCs/>
              </w:rPr>
              <w:t>J3</w:t>
            </w:r>
            <w:r w:rsidR="00861797">
              <w:rPr>
                <w:bCs/>
              </w:rPr>
              <w:t>4</w:t>
            </w:r>
            <w:r w:rsidR="00A7613B">
              <w:rPr>
                <w:bCs/>
              </w:rPr>
              <w:t xml:space="preserve">. </w:t>
            </w:r>
            <w:r w:rsidR="00255E71" w:rsidRPr="00BE068B">
              <w:rPr>
                <w:bCs/>
              </w:rPr>
              <w:t xml:space="preserve">How satisfied are you with how this village committee/institution is managing the local forest(s)? </w:t>
            </w:r>
          </w:p>
          <w:p w14:paraId="5CA422C5" w14:textId="4998AB21" w:rsidR="00D53B49" w:rsidRPr="00BE068B" w:rsidRDefault="00D53B49" w:rsidP="00F85A49">
            <w:pPr>
              <w:spacing w:line="240" w:lineRule="auto"/>
              <w:rPr>
                <w:bCs/>
              </w:rPr>
            </w:pPr>
            <w:r>
              <w:rPr>
                <w:bCs/>
              </w:rPr>
              <w:t>(</w:t>
            </w:r>
            <w:proofErr w:type="spellStart"/>
            <w:proofErr w:type="gramStart"/>
            <w:r>
              <w:rPr>
                <w:bCs/>
              </w:rPr>
              <w:t>satisfy</w:t>
            </w:r>
            <w:proofErr w:type="gramEnd"/>
            <w:r>
              <w:rPr>
                <w:bCs/>
              </w:rPr>
              <w:t>_villorg</w:t>
            </w:r>
            <w:proofErr w:type="spellEnd"/>
            <w:r>
              <w:rPr>
                <w:bCs/>
              </w:rPr>
              <w:t>)</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E66A21" w:rsidRPr="00C755D3" w14:paraId="4AD16C19" w14:textId="77777777" w:rsidTr="00B86649">
        <w:tc>
          <w:tcPr>
            <w:tcW w:w="360" w:type="dxa"/>
          </w:tcPr>
          <w:p w14:paraId="3E7A010F" w14:textId="77777777" w:rsidR="00E66A21" w:rsidRPr="00BE068B" w:rsidRDefault="00E66A21" w:rsidP="00F85A49">
            <w:pPr>
              <w:spacing w:line="240" w:lineRule="auto"/>
              <w:rPr>
                <w:rFonts w:eastAsia="Calibri" w:cs="Times New Roman"/>
              </w:rPr>
            </w:pPr>
          </w:p>
        </w:tc>
        <w:tc>
          <w:tcPr>
            <w:tcW w:w="4254" w:type="dxa"/>
            <w:tcBorders>
              <w:right w:val="nil"/>
            </w:tcBorders>
          </w:tcPr>
          <w:p w14:paraId="69878280" w14:textId="7CD95264" w:rsidR="00E66A21" w:rsidRPr="00DA2B8F" w:rsidRDefault="00E66A21" w:rsidP="00F85A49">
            <w:pPr>
              <w:spacing w:line="240" w:lineRule="auto"/>
              <w:rPr>
                <w:rFonts w:asciiTheme="majorHAnsi" w:hAnsiTheme="majorHAnsi"/>
                <w:bCs/>
              </w:rPr>
            </w:pPr>
            <w:r w:rsidRPr="00DA2B8F">
              <w:rPr>
                <w:rFonts w:asciiTheme="majorHAnsi" w:hAnsiTheme="majorHAnsi"/>
                <w:color w:val="000000"/>
              </w:rPr>
              <w:t>J.3</w:t>
            </w:r>
            <w:r w:rsidR="00861797">
              <w:rPr>
                <w:rFonts w:asciiTheme="majorHAnsi" w:hAnsiTheme="majorHAnsi"/>
                <w:color w:val="000000"/>
              </w:rPr>
              <w:t>5</w:t>
            </w:r>
            <w:r w:rsidRPr="00DA2B8F">
              <w:rPr>
                <w:rFonts w:asciiTheme="majorHAnsi" w:hAnsiTheme="majorHAnsi"/>
                <w:color w:val="000000"/>
              </w:rPr>
              <w:t xml:space="preserve">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C827CB" w:rsidRDefault="00C827CB" w:rsidP="00C827CB">
            <w:pPr>
              <w:pStyle w:val="NoSpacing"/>
              <w:rPr>
                <w:sz w:val="20"/>
              </w:rPr>
            </w:pPr>
            <w:r w:rsidRPr="00C827CB">
              <w:rPr>
                <w:sz w:val="20"/>
              </w:rPr>
              <w:t>0=No</w:t>
            </w:r>
          </w:p>
          <w:p w14:paraId="5F3CFA8E" w14:textId="77777777" w:rsidR="00C827CB" w:rsidRPr="00C827CB" w:rsidRDefault="00C827CB" w:rsidP="00C827CB">
            <w:pPr>
              <w:pStyle w:val="NoSpacing"/>
              <w:rPr>
                <w:sz w:val="20"/>
              </w:rPr>
            </w:pPr>
            <w:r w:rsidRPr="00C827CB">
              <w:rPr>
                <w:sz w:val="20"/>
              </w:rPr>
              <w:t>1=Yes</w:t>
            </w:r>
          </w:p>
          <w:p w14:paraId="0EA6517A" w14:textId="218A6C43" w:rsidR="00E66A21" w:rsidRPr="00CE532A" w:rsidRDefault="00C827CB" w:rsidP="00F85A49">
            <w:pPr>
              <w:pStyle w:val="NoSpacing"/>
              <w:rPr>
                <w:sz w:val="20"/>
              </w:rPr>
            </w:pPr>
            <w:r w:rsidRPr="00C827CB">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3075133B" w:rsidR="00E66A21" w:rsidRPr="00881CA3" w:rsidRDefault="00DA3EA3" w:rsidP="00F85A49">
            <w:pPr>
              <w:pStyle w:val="NoSpacing"/>
              <w:rPr>
                <w:i/>
              </w:rPr>
            </w:pPr>
            <w:r w:rsidRPr="00881CA3">
              <w:rPr>
                <w:i/>
              </w:rPr>
              <w:t>(Code)</w:t>
            </w:r>
          </w:p>
        </w:tc>
      </w:tr>
      <w:tr w:rsidR="00C827CB" w:rsidRPr="00C755D3" w14:paraId="3293BB99" w14:textId="77777777" w:rsidTr="00B86649">
        <w:tc>
          <w:tcPr>
            <w:tcW w:w="360" w:type="dxa"/>
          </w:tcPr>
          <w:p w14:paraId="1F7079AB" w14:textId="77777777" w:rsidR="00C827CB" w:rsidRPr="00BE068B" w:rsidRDefault="00C827CB" w:rsidP="00F85A49">
            <w:pPr>
              <w:spacing w:line="240" w:lineRule="auto"/>
              <w:rPr>
                <w:rFonts w:eastAsia="Calibri" w:cs="Times New Roman"/>
              </w:rPr>
            </w:pPr>
          </w:p>
        </w:tc>
        <w:tc>
          <w:tcPr>
            <w:tcW w:w="4254" w:type="dxa"/>
            <w:tcBorders>
              <w:right w:val="nil"/>
            </w:tcBorders>
          </w:tcPr>
          <w:p w14:paraId="00E9FB2A" w14:textId="41B12339" w:rsidR="00C827CB" w:rsidRDefault="00C827CB" w:rsidP="00F85A49">
            <w:pPr>
              <w:spacing w:line="240" w:lineRule="auto"/>
              <w:rPr>
                <w:bCs/>
              </w:rPr>
            </w:pPr>
            <w:r>
              <w:rPr>
                <w:bCs/>
              </w:rPr>
              <w:t>J3</w:t>
            </w:r>
            <w:r w:rsidR="00861797">
              <w:rPr>
                <w:bCs/>
              </w:rPr>
              <w:t>7</w:t>
            </w:r>
            <w:r>
              <w:rPr>
                <w:bCs/>
              </w:rPr>
              <w:t xml:space="preserve">. </w:t>
            </w:r>
            <w:r w:rsidRPr="00BE068B">
              <w:rPr>
                <w:bCs/>
              </w:rPr>
              <w:t xml:space="preserve">How satisfied are you with the </w:t>
            </w:r>
            <w:r>
              <w:rPr>
                <w:bCs/>
              </w:rPr>
              <w:t>village</w:t>
            </w:r>
            <w:r w:rsidRPr="00BE068B">
              <w:rPr>
                <w:bCs/>
              </w:rPr>
              <w:t>- or co- forest management rules in your village?</w:t>
            </w:r>
          </w:p>
          <w:p w14:paraId="38F8696B" w14:textId="7FFE9D7D" w:rsidR="00C827CB" w:rsidRPr="00BE068B" w:rsidRDefault="00C827CB" w:rsidP="00F85A49">
            <w:pPr>
              <w:spacing w:line="240" w:lineRule="auto"/>
              <w:rPr>
                <w:bCs/>
              </w:rPr>
            </w:pPr>
            <w:r>
              <w:rPr>
                <w:bCs/>
              </w:rPr>
              <w:t>(</w:t>
            </w:r>
            <w:proofErr w:type="spellStart"/>
            <w:proofErr w:type="gramStart"/>
            <w:r>
              <w:rPr>
                <w:bCs/>
              </w:rPr>
              <w:t>satisfy</w:t>
            </w:r>
            <w:proofErr w:type="gramEnd"/>
            <w:r>
              <w:rPr>
                <w:bCs/>
              </w:rPr>
              <w:t>_villorgrules</w:t>
            </w:r>
            <w:proofErr w:type="spellEnd"/>
            <w:r>
              <w:rPr>
                <w:bCs/>
              </w:rPr>
              <w:t>)</w:t>
            </w:r>
          </w:p>
        </w:tc>
        <w:tc>
          <w:tcPr>
            <w:tcW w:w="3594" w:type="dxa"/>
            <w:tcBorders>
              <w:left w:val="nil"/>
              <w:right w:val="single" w:sz="18" w:space="0" w:color="000000" w:themeColor="accent3"/>
            </w:tcBorders>
          </w:tcPr>
          <w:p w14:paraId="2CF0EE9C" w14:textId="77777777" w:rsidR="00C827CB" w:rsidRPr="00CE532A" w:rsidRDefault="00C827CB" w:rsidP="00F85A49">
            <w:pPr>
              <w:pStyle w:val="NoSpacing"/>
              <w:rPr>
                <w:sz w:val="20"/>
              </w:rPr>
            </w:pPr>
            <w:r w:rsidRPr="00CE532A">
              <w:rPr>
                <w:sz w:val="20"/>
              </w:rPr>
              <w:t>1=Very satisfied</w:t>
            </w:r>
          </w:p>
          <w:p w14:paraId="31FEAE1D" w14:textId="77777777" w:rsidR="00C827CB" w:rsidRPr="00CE532A" w:rsidRDefault="00C827CB" w:rsidP="00F85A49">
            <w:pPr>
              <w:pStyle w:val="NoSpacing"/>
              <w:rPr>
                <w:sz w:val="20"/>
              </w:rPr>
            </w:pPr>
            <w:r w:rsidRPr="00CE532A">
              <w:rPr>
                <w:sz w:val="20"/>
              </w:rPr>
              <w:t>2=Satisfied</w:t>
            </w:r>
          </w:p>
          <w:p w14:paraId="126A6767" w14:textId="77777777" w:rsidR="00C827CB" w:rsidRPr="00CE532A" w:rsidRDefault="00C827CB" w:rsidP="00F85A49">
            <w:pPr>
              <w:pStyle w:val="NoSpacing"/>
              <w:rPr>
                <w:sz w:val="20"/>
              </w:rPr>
            </w:pPr>
            <w:r w:rsidRPr="00CE532A">
              <w:rPr>
                <w:sz w:val="20"/>
              </w:rPr>
              <w:t>3=Neutral</w:t>
            </w:r>
          </w:p>
          <w:p w14:paraId="170D9E3B" w14:textId="77777777" w:rsidR="00C827CB" w:rsidRPr="00CE532A" w:rsidRDefault="00C827CB" w:rsidP="00F85A49">
            <w:pPr>
              <w:pStyle w:val="NoSpacing"/>
              <w:rPr>
                <w:sz w:val="20"/>
              </w:rPr>
            </w:pPr>
            <w:r w:rsidRPr="00CE532A">
              <w:rPr>
                <w:sz w:val="20"/>
              </w:rPr>
              <w:t>4=Dissatisfied</w:t>
            </w:r>
          </w:p>
          <w:p w14:paraId="007BFFAD" w14:textId="77777777" w:rsidR="00C827CB" w:rsidRPr="00CE532A" w:rsidRDefault="00C827CB" w:rsidP="00F85A49">
            <w:pPr>
              <w:pStyle w:val="NoSpacing"/>
              <w:rPr>
                <w:sz w:val="20"/>
              </w:rPr>
            </w:pPr>
            <w:r w:rsidRPr="00CE532A">
              <w:rPr>
                <w:sz w:val="20"/>
              </w:rPr>
              <w:t>5=Very dissatisfied</w:t>
            </w:r>
          </w:p>
          <w:p w14:paraId="300C32D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881CA3" w:rsidRDefault="00C827CB" w:rsidP="00F85A49">
            <w:pPr>
              <w:pStyle w:val="NoSpacing"/>
              <w:rPr>
                <w:i/>
              </w:rPr>
            </w:pPr>
            <w:r w:rsidRPr="00881CA3">
              <w:rPr>
                <w:i/>
              </w:rPr>
              <w:t>(Code)</w:t>
            </w:r>
          </w:p>
        </w:tc>
      </w:tr>
      <w:tr w:rsidR="00C827CB" w:rsidRPr="00C755D3" w14:paraId="67442CBC" w14:textId="77777777" w:rsidTr="00B86649">
        <w:tc>
          <w:tcPr>
            <w:tcW w:w="360" w:type="dxa"/>
          </w:tcPr>
          <w:p w14:paraId="6890B3CC" w14:textId="77777777" w:rsidR="00C827CB" w:rsidRPr="00BE068B" w:rsidRDefault="00C827CB" w:rsidP="00F85A49">
            <w:pPr>
              <w:spacing w:line="240" w:lineRule="auto"/>
              <w:rPr>
                <w:rFonts w:eastAsia="Calibri" w:cs="Times New Roman"/>
              </w:rPr>
            </w:pPr>
          </w:p>
        </w:tc>
        <w:tc>
          <w:tcPr>
            <w:tcW w:w="4254" w:type="dxa"/>
            <w:tcBorders>
              <w:right w:val="nil"/>
            </w:tcBorders>
          </w:tcPr>
          <w:p w14:paraId="65ECC971" w14:textId="43A11746" w:rsidR="00C827CB" w:rsidRDefault="00C827CB" w:rsidP="00F85A49">
            <w:pPr>
              <w:spacing w:line="240" w:lineRule="auto"/>
              <w:rPr>
                <w:bCs/>
              </w:rPr>
            </w:pPr>
            <w:r>
              <w:rPr>
                <w:bCs/>
              </w:rPr>
              <w:t>J3</w:t>
            </w:r>
            <w:r w:rsidR="00861797">
              <w:rPr>
                <w:bCs/>
              </w:rPr>
              <w:t>8</w:t>
            </w:r>
            <w:r>
              <w:rPr>
                <w:bCs/>
              </w:rPr>
              <w:t xml:space="preserve"> How well </w:t>
            </w:r>
            <w:r w:rsidRPr="00BE068B">
              <w:rPr>
                <w:bCs/>
              </w:rPr>
              <w:t>are</w:t>
            </w:r>
            <w:r>
              <w:rPr>
                <w:bCs/>
              </w:rPr>
              <w:t xml:space="preserve"> village</w:t>
            </w:r>
            <w:r w:rsidRPr="00BE068B">
              <w:rPr>
                <w:bCs/>
              </w:rPr>
              <w:t>- or co- forest management rules</w:t>
            </w:r>
            <w:r>
              <w:rPr>
                <w:bCs/>
              </w:rPr>
              <w:t xml:space="preserve"> enforced</w:t>
            </w:r>
            <w:r w:rsidRPr="00BE068B">
              <w:rPr>
                <w:bCs/>
              </w:rPr>
              <w:t xml:space="preserve"> in your village?</w:t>
            </w:r>
          </w:p>
          <w:p w14:paraId="124E8370" w14:textId="0C23CE49" w:rsidR="00C827CB" w:rsidRPr="00BE068B" w:rsidRDefault="00C827CB" w:rsidP="00F85A49">
            <w:pPr>
              <w:spacing w:line="240" w:lineRule="auto"/>
              <w:rPr>
                <w:bCs/>
              </w:rPr>
            </w:pPr>
            <w:r>
              <w:rPr>
                <w:bCs/>
              </w:rPr>
              <w:t>(</w:t>
            </w:r>
            <w:proofErr w:type="spellStart"/>
            <w:proofErr w:type="gramStart"/>
            <w:r>
              <w:rPr>
                <w:bCs/>
              </w:rPr>
              <w:t>satisfy</w:t>
            </w:r>
            <w:proofErr w:type="gramEnd"/>
            <w:r>
              <w:rPr>
                <w:bCs/>
              </w:rPr>
              <w:t>_villorgenforce</w:t>
            </w:r>
            <w:proofErr w:type="spellEnd"/>
            <w:r>
              <w:rPr>
                <w:bCs/>
              </w:rPr>
              <w:t>)</w:t>
            </w:r>
          </w:p>
        </w:tc>
        <w:tc>
          <w:tcPr>
            <w:tcW w:w="3594" w:type="dxa"/>
            <w:tcBorders>
              <w:left w:val="nil"/>
              <w:right w:val="single" w:sz="18" w:space="0" w:color="000000" w:themeColor="accent3"/>
            </w:tcBorders>
          </w:tcPr>
          <w:p w14:paraId="6915097F" w14:textId="77777777" w:rsidR="00C827CB" w:rsidRPr="00CE532A" w:rsidRDefault="00C827CB" w:rsidP="00F85A49">
            <w:pPr>
              <w:pStyle w:val="NoSpacing"/>
              <w:rPr>
                <w:sz w:val="20"/>
              </w:rPr>
            </w:pPr>
            <w:r w:rsidRPr="00CE532A">
              <w:rPr>
                <w:sz w:val="20"/>
              </w:rPr>
              <w:t xml:space="preserve">1=Very strong enforcement (violators are always punished) </w:t>
            </w:r>
          </w:p>
          <w:p w14:paraId="671A349C" w14:textId="77777777" w:rsidR="00C827CB" w:rsidRPr="00CE532A" w:rsidRDefault="00C827CB" w:rsidP="00F85A49">
            <w:pPr>
              <w:pStyle w:val="NoSpacing"/>
              <w:rPr>
                <w:sz w:val="20"/>
              </w:rPr>
            </w:pPr>
            <w:r w:rsidRPr="00CE532A">
              <w:rPr>
                <w:sz w:val="20"/>
              </w:rPr>
              <w:t>2=Strong enforcement (violators are usually punished)</w:t>
            </w:r>
          </w:p>
          <w:p w14:paraId="73613EF4" w14:textId="77777777" w:rsidR="00C827CB" w:rsidRPr="00CE532A" w:rsidRDefault="00C827CB" w:rsidP="00F85A49">
            <w:pPr>
              <w:pStyle w:val="NoSpacing"/>
              <w:rPr>
                <w:sz w:val="20"/>
              </w:rPr>
            </w:pPr>
            <w:r w:rsidRPr="00CE532A">
              <w:rPr>
                <w:sz w:val="20"/>
              </w:rPr>
              <w:t>3=Sometimes strong/sometimes weak (sometimes violators are punished)</w:t>
            </w:r>
          </w:p>
          <w:p w14:paraId="74B90143" w14:textId="77777777" w:rsidR="00C827CB" w:rsidRPr="00CE532A" w:rsidRDefault="00C827CB" w:rsidP="00F85A49">
            <w:pPr>
              <w:pStyle w:val="NoSpacing"/>
              <w:rPr>
                <w:sz w:val="20"/>
              </w:rPr>
            </w:pPr>
            <w:r w:rsidRPr="00CE532A">
              <w:rPr>
                <w:sz w:val="20"/>
              </w:rPr>
              <w:t>4=Weak enforcement (violators are rarely punished)</w:t>
            </w:r>
          </w:p>
          <w:p w14:paraId="78725375" w14:textId="77777777" w:rsidR="00C827CB" w:rsidRPr="00CE532A" w:rsidRDefault="00C827CB" w:rsidP="00F85A49">
            <w:pPr>
              <w:pStyle w:val="NoSpacing"/>
              <w:rPr>
                <w:sz w:val="20"/>
              </w:rPr>
            </w:pPr>
            <w:r w:rsidRPr="00CE532A">
              <w:rPr>
                <w:sz w:val="20"/>
              </w:rPr>
              <w:t>5=Very weak enforcement (Violators are never punished)</w:t>
            </w:r>
          </w:p>
          <w:p w14:paraId="54F8B3E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881CA3" w:rsidRDefault="00C827CB" w:rsidP="00F85A49">
            <w:pPr>
              <w:pStyle w:val="NoSpacing"/>
              <w:rPr>
                <w:i/>
              </w:rPr>
            </w:pPr>
            <w:r w:rsidRPr="00881CA3">
              <w:rPr>
                <w:i/>
              </w:rPr>
              <w:t>(Code)</w:t>
            </w:r>
          </w:p>
        </w:tc>
      </w:tr>
      <w:tr w:rsidR="00DA3EA3" w:rsidRPr="00C755D3" w14:paraId="247ABAA0" w14:textId="77777777" w:rsidTr="00B86649">
        <w:tc>
          <w:tcPr>
            <w:tcW w:w="360" w:type="dxa"/>
          </w:tcPr>
          <w:p w14:paraId="3D750762" w14:textId="77777777" w:rsidR="00DA3EA3" w:rsidRPr="00BE068B" w:rsidRDefault="00DA3EA3" w:rsidP="00F85A49">
            <w:pPr>
              <w:spacing w:line="240" w:lineRule="auto"/>
              <w:rPr>
                <w:w w:val="105"/>
              </w:rPr>
            </w:pPr>
          </w:p>
        </w:tc>
        <w:tc>
          <w:tcPr>
            <w:tcW w:w="4254" w:type="dxa"/>
            <w:tcBorders>
              <w:right w:val="nil"/>
            </w:tcBorders>
          </w:tcPr>
          <w:p w14:paraId="757942F0" w14:textId="77777777" w:rsidR="00DA3EA3" w:rsidRDefault="00DA3EA3" w:rsidP="003B1C99">
            <w:pPr>
              <w:spacing w:line="240" w:lineRule="auto"/>
              <w:rPr>
                <w:bCs/>
              </w:rPr>
            </w:pPr>
            <w:r>
              <w:rPr>
                <w:bCs/>
              </w:rPr>
              <w:t>J36. My</w:t>
            </w:r>
            <w:r w:rsidRPr="00BE068B">
              <w:rPr>
                <w:bCs/>
              </w:rPr>
              <w:t xml:space="preserve"> household has good information about how forest management revenues and expenditures are handled by the committee/institution in </w:t>
            </w:r>
            <w:r>
              <w:rPr>
                <w:bCs/>
              </w:rPr>
              <w:t>my village</w:t>
            </w:r>
          </w:p>
          <w:p w14:paraId="4DA90155" w14:textId="4809EC98" w:rsidR="00DA3EA3" w:rsidRPr="00BE068B" w:rsidRDefault="00DA3EA3" w:rsidP="00F85A49">
            <w:pPr>
              <w:spacing w:line="240" w:lineRule="auto"/>
            </w:pPr>
            <w:r>
              <w:rPr>
                <w:bCs/>
              </w:rPr>
              <w:t>(</w:t>
            </w:r>
            <w:proofErr w:type="spellStart"/>
            <w:proofErr w:type="gramStart"/>
            <w:r>
              <w:rPr>
                <w:bCs/>
              </w:rPr>
              <w:t>hhinform</w:t>
            </w:r>
            <w:proofErr w:type="gramEnd"/>
            <w:r>
              <w:rPr>
                <w:bCs/>
              </w:rPr>
              <w:t>_revexp</w:t>
            </w:r>
            <w:proofErr w:type="spellEnd"/>
            <w:r>
              <w:rPr>
                <w:bCs/>
              </w:rPr>
              <w:t>)</w:t>
            </w:r>
          </w:p>
        </w:tc>
        <w:tc>
          <w:tcPr>
            <w:tcW w:w="3594" w:type="dxa"/>
            <w:tcBorders>
              <w:left w:val="nil"/>
              <w:right w:val="single" w:sz="18" w:space="0" w:color="000000" w:themeColor="accent3"/>
            </w:tcBorders>
          </w:tcPr>
          <w:p w14:paraId="3FC6635A" w14:textId="77777777" w:rsidR="00DA3EA3" w:rsidRPr="00CE532A" w:rsidRDefault="00DA3EA3" w:rsidP="003B1C99">
            <w:pPr>
              <w:pStyle w:val="NoSpacing"/>
              <w:rPr>
                <w:sz w:val="20"/>
              </w:rPr>
            </w:pPr>
            <w:r w:rsidRPr="00CE532A">
              <w:rPr>
                <w:sz w:val="20"/>
              </w:rPr>
              <w:t>1=Strongly agree</w:t>
            </w:r>
          </w:p>
          <w:p w14:paraId="38DE4F42" w14:textId="77777777" w:rsidR="00DA3EA3" w:rsidRPr="00CE532A" w:rsidRDefault="00DA3EA3" w:rsidP="003B1C99">
            <w:pPr>
              <w:pStyle w:val="NoSpacing"/>
              <w:rPr>
                <w:sz w:val="20"/>
              </w:rPr>
            </w:pPr>
            <w:r w:rsidRPr="00CE532A">
              <w:rPr>
                <w:sz w:val="20"/>
              </w:rPr>
              <w:t>2=Agree</w:t>
            </w:r>
          </w:p>
          <w:p w14:paraId="43936F78" w14:textId="77777777" w:rsidR="00DA3EA3" w:rsidRPr="00CE532A" w:rsidRDefault="00DA3EA3" w:rsidP="003B1C99">
            <w:pPr>
              <w:pStyle w:val="NoSpacing"/>
              <w:rPr>
                <w:sz w:val="20"/>
              </w:rPr>
            </w:pPr>
            <w:r w:rsidRPr="00CE532A">
              <w:rPr>
                <w:sz w:val="20"/>
              </w:rPr>
              <w:t>3=Neither agree nor disagree</w:t>
            </w:r>
          </w:p>
          <w:p w14:paraId="0A2815EE" w14:textId="77777777" w:rsidR="00DA3EA3" w:rsidRPr="00CE532A" w:rsidRDefault="00DA3EA3" w:rsidP="003B1C99">
            <w:pPr>
              <w:pStyle w:val="NoSpacing"/>
              <w:rPr>
                <w:sz w:val="20"/>
              </w:rPr>
            </w:pPr>
            <w:r w:rsidRPr="00CE532A">
              <w:rPr>
                <w:sz w:val="20"/>
              </w:rPr>
              <w:t>4=Disagree</w:t>
            </w:r>
          </w:p>
          <w:p w14:paraId="3EDDFBF1" w14:textId="77777777" w:rsidR="00DA3EA3" w:rsidRPr="00CE532A" w:rsidRDefault="00DA3EA3" w:rsidP="003B1C99">
            <w:pPr>
              <w:pStyle w:val="NoSpacing"/>
              <w:rPr>
                <w:sz w:val="20"/>
              </w:rPr>
            </w:pPr>
            <w:r w:rsidRPr="00CE532A">
              <w:rPr>
                <w:sz w:val="20"/>
              </w:rPr>
              <w:t>5=Strongly disagree</w:t>
            </w:r>
          </w:p>
          <w:p w14:paraId="65171408" w14:textId="77777777" w:rsidR="00DA3EA3" w:rsidRPr="00CE532A" w:rsidRDefault="00DA3EA3" w:rsidP="003B1C99">
            <w:pPr>
              <w:pStyle w:val="NoSpacing"/>
              <w:rPr>
                <w:sz w:val="20"/>
              </w:rPr>
            </w:pPr>
            <w:r w:rsidRPr="00CE532A">
              <w:rPr>
                <w:sz w:val="20"/>
              </w:rPr>
              <w:t>888=Don't know</w:t>
            </w:r>
          </w:p>
          <w:p w14:paraId="73007A48" w14:textId="41685BAF"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5B922E2D" w:rsidR="00DA3EA3" w:rsidRPr="00881CA3" w:rsidRDefault="00DA3EA3" w:rsidP="00F85A49">
            <w:pPr>
              <w:pStyle w:val="NoSpacing"/>
              <w:rPr>
                <w:i/>
              </w:rPr>
            </w:pPr>
            <w:r w:rsidRPr="00881CA3">
              <w:rPr>
                <w:i/>
              </w:rPr>
              <w:t>(Code)</w:t>
            </w:r>
          </w:p>
        </w:tc>
      </w:tr>
      <w:tr w:rsidR="00DA3EA3" w:rsidRPr="00C755D3" w14:paraId="578BC896" w14:textId="77777777" w:rsidTr="00B86649">
        <w:tc>
          <w:tcPr>
            <w:tcW w:w="360" w:type="dxa"/>
          </w:tcPr>
          <w:p w14:paraId="135647B2" w14:textId="77777777" w:rsidR="00DA3EA3" w:rsidRPr="00BE068B" w:rsidRDefault="00DA3EA3" w:rsidP="00F85A49">
            <w:pPr>
              <w:spacing w:line="240" w:lineRule="auto"/>
              <w:rPr>
                <w:w w:val="105"/>
              </w:rPr>
            </w:pPr>
          </w:p>
        </w:tc>
        <w:tc>
          <w:tcPr>
            <w:tcW w:w="4254" w:type="dxa"/>
            <w:tcBorders>
              <w:right w:val="nil"/>
            </w:tcBorders>
          </w:tcPr>
          <w:p w14:paraId="28742966" w14:textId="61CC7CB7" w:rsidR="00DA3EA3" w:rsidRDefault="00DA3EA3" w:rsidP="00F85A49">
            <w:pPr>
              <w:spacing w:line="240" w:lineRule="auto"/>
              <w:rPr>
                <w:bCs/>
              </w:rPr>
            </w:pPr>
            <w:r>
              <w:rPr>
                <w:bCs/>
              </w:rPr>
              <w:t>J39. My</w:t>
            </w:r>
            <w:r w:rsidRPr="00BE068B">
              <w:rPr>
                <w:bCs/>
              </w:rPr>
              <w:t xml:space="preserve"> household has sufficient knowledge about forest management to participate in developing forest management rules to guide </w:t>
            </w:r>
            <w:r>
              <w:rPr>
                <w:bCs/>
              </w:rPr>
              <w:t>village</w:t>
            </w:r>
            <w:r w:rsidRPr="00BE068B">
              <w:rPr>
                <w:bCs/>
              </w:rPr>
              <w:t>- or co- forest management</w:t>
            </w:r>
            <w:r>
              <w:rPr>
                <w:bCs/>
              </w:rPr>
              <w:t xml:space="preserve"> in my village</w:t>
            </w:r>
          </w:p>
          <w:p w14:paraId="70093AA6" w14:textId="10B28E5C" w:rsidR="00DA3EA3" w:rsidRPr="00BE068B" w:rsidRDefault="00DA3EA3" w:rsidP="00F85A49">
            <w:pPr>
              <w:spacing w:line="240" w:lineRule="auto"/>
            </w:pPr>
            <w:r>
              <w:rPr>
                <w:bCs/>
              </w:rPr>
              <w:t>(</w:t>
            </w:r>
            <w:proofErr w:type="spellStart"/>
            <w:proofErr w:type="gramStart"/>
            <w:r>
              <w:rPr>
                <w:bCs/>
              </w:rPr>
              <w:t>hhinform</w:t>
            </w:r>
            <w:proofErr w:type="gramEnd"/>
            <w:r>
              <w:rPr>
                <w:bCs/>
              </w:rPr>
              <w:t>_devrules</w:t>
            </w:r>
            <w:proofErr w:type="spellEnd"/>
            <w:r>
              <w:rPr>
                <w:bCs/>
              </w:rPr>
              <w:t>)</w:t>
            </w:r>
          </w:p>
        </w:tc>
        <w:tc>
          <w:tcPr>
            <w:tcW w:w="3594" w:type="dxa"/>
            <w:tcBorders>
              <w:left w:val="nil"/>
              <w:right w:val="single" w:sz="18" w:space="0" w:color="000000" w:themeColor="accent3"/>
            </w:tcBorders>
          </w:tcPr>
          <w:p w14:paraId="2D1BDAFB" w14:textId="77777777" w:rsidR="00DA3EA3" w:rsidRPr="00CE532A" w:rsidRDefault="00DA3EA3" w:rsidP="00F85A49">
            <w:pPr>
              <w:pStyle w:val="NoSpacing"/>
              <w:rPr>
                <w:sz w:val="20"/>
              </w:rPr>
            </w:pPr>
            <w:r w:rsidRPr="00CE532A">
              <w:rPr>
                <w:sz w:val="20"/>
              </w:rPr>
              <w:t>1=Strongly agree</w:t>
            </w:r>
          </w:p>
          <w:p w14:paraId="20AC9F95" w14:textId="77777777" w:rsidR="00DA3EA3" w:rsidRPr="00CE532A" w:rsidRDefault="00DA3EA3" w:rsidP="00F85A49">
            <w:pPr>
              <w:pStyle w:val="NoSpacing"/>
              <w:rPr>
                <w:sz w:val="20"/>
              </w:rPr>
            </w:pPr>
            <w:r w:rsidRPr="00CE532A">
              <w:rPr>
                <w:sz w:val="20"/>
              </w:rPr>
              <w:t>2=Agree</w:t>
            </w:r>
          </w:p>
          <w:p w14:paraId="1972ED26" w14:textId="77777777" w:rsidR="00DA3EA3" w:rsidRPr="00CE532A" w:rsidRDefault="00DA3EA3" w:rsidP="00F85A49">
            <w:pPr>
              <w:pStyle w:val="NoSpacing"/>
              <w:rPr>
                <w:sz w:val="20"/>
              </w:rPr>
            </w:pPr>
            <w:r w:rsidRPr="00CE532A">
              <w:rPr>
                <w:sz w:val="20"/>
              </w:rPr>
              <w:t>3=Neither agree nor disagree</w:t>
            </w:r>
          </w:p>
          <w:p w14:paraId="6900925C" w14:textId="77777777" w:rsidR="00DA3EA3" w:rsidRPr="00CE532A" w:rsidRDefault="00DA3EA3" w:rsidP="00F85A49">
            <w:pPr>
              <w:pStyle w:val="NoSpacing"/>
              <w:rPr>
                <w:sz w:val="20"/>
              </w:rPr>
            </w:pPr>
            <w:r w:rsidRPr="00CE532A">
              <w:rPr>
                <w:sz w:val="20"/>
              </w:rPr>
              <w:t>4=Disagree</w:t>
            </w:r>
          </w:p>
          <w:p w14:paraId="55FBBF2B" w14:textId="77777777" w:rsidR="00DA3EA3" w:rsidRPr="00CE532A" w:rsidRDefault="00DA3EA3" w:rsidP="00F85A49">
            <w:pPr>
              <w:pStyle w:val="NoSpacing"/>
              <w:rPr>
                <w:sz w:val="20"/>
              </w:rPr>
            </w:pPr>
            <w:r w:rsidRPr="00CE532A">
              <w:rPr>
                <w:sz w:val="20"/>
              </w:rPr>
              <w:t>5=Strongly disagree</w:t>
            </w:r>
          </w:p>
          <w:p w14:paraId="35E1B61B" w14:textId="77777777" w:rsidR="00DA3EA3" w:rsidRPr="00CE532A" w:rsidRDefault="00DA3EA3" w:rsidP="00F85A49">
            <w:pPr>
              <w:pStyle w:val="NoSpacing"/>
              <w:rPr>
                <w:sz w:val="20"/>
              </w:rPr>
            </w:pPr>
            <w:r w:rsidRPr="00CE532A">
              <w:rPr>
                <w:sz w:val="20"/>
              </w:rPr>
              <w:t>888=Don't know</w:t>
            </w:r>
          </w:p>
          <w:p w14:paraId="2F13E959" w14:textId="77777777"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DA3EA3" w:rsidRPr="00881CA3" w:rsidRDefault="00DA3EA3" w:rsidP="00F85A49">
            <w:pPr>
              <w:pStyle w:val="NoSpacing"/>
              <w:rPr>
                <w:i/>
              </w:rPr>
            </w:pPr>
            <w:r w:rsidRPr="00881CA3">
              <w:rPr>
                <w:i/>
              </w:rPr>
              <w:t>(Code)</w:t>
            </w:r>
          </w:p>
        </w:tc>
      </w:tr>
    </w:tbl>
    <w:p w14:paraId="289B06AC" w14:textId="4669597C"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FARMLAND QUESTIONS</w:t>
      </w:r>
    </w:p>
    <w:p w14:paraId="5E5BC8B4" w14:textId="298C9F5F" w:rsidR="003C223A" w:rsidRPr="00856A82" w:rsidRDefault="00856A82" w:rsidP="00F85A49">
      <w:pPr>
        <w:pStyle w:val="NoSpacing"/>
      </w:pPr>
      <w:r w:rsidRPr="00856A82">
        <w:t>Now I would like to ask about the FARMLAND that your household used during the 201</w:t>
      </w:r>
      <w:r w:rsidR="00CD44D6">
        <w:t>4</w:t>
      </w:r>
      <w:r w:rsidRPr="00856A82">
        <w:t>/201</w:t>
      </w:r>
      <w:r w:rsidR="00CD44D6">
        <w:t>5</w:t>
      </w:r>
      <w:r w:rsidRPr="00856A82">
        <w:t xml:space="preserve">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216"/>
        <w:gridCol w:w="2790"/>
        <w:gridCol w:w="1170"/>
      </w:tblGrid>
      <w:tr w:rsidR="008E76B9" w:rsidRPr="008E76B9" w14:paraId="640C23C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88CD3D" w14:textId="07E7C711" w:rsidR="008E76B9" w:rsidRPr="008E76B9" w:rsidRDefault="00FC2110" w:rsidP="00F85A49">
            <w:pPr>
              <w:pStyle w:val="NoSpacing"/>
            </w:pPr>
            <w:r>
              <w:t xml:space="preserve">K1. </w:t>
            </w:r>
            <w:r w:rsidR="008E76B9" w:rsidRPr="008E76B9">
              <w:t>During this agricultural year (201</w:t>
            </w:r>
            <w:r w:rsidR="00020591">
              <w:t>4</w:t>
            </w:r>
            <w:r w:rsidR="008E76B9" w:rsidRPr="008E76B9">
              <w:t>/201</w:t>
            </w:r>
            <w:r w:rsidR="00020591">
              <w:t>5</w:t>
            </w:r>
            <w:r w:rsidR="008E76B9" w:rsidRPr="008E76B9">
              <w:t xml:space="preserve">), what is the total land area that your household owns? </w:t>
            </w:r>
            <w:r w:rsidR="008E76B9" w:rsidRPr="008E76B9">
              <w:lastRenderedPageBreak/>
              <w:t>(</w:t>
            </w:r>
            <w:proofErr w:type="spellStart"/>
            <w:proofErr w:type="gramStart"/>
            <w:r w:rsidR="008E76B9" w:rsidRPr="008E76B9">
              <w:rPr>
                <w:b/>
              </w:rPr>
              <w:t>landarea</w:t>
            </w:r>
            <w:proofErr w:type="gramEnd"/>
            <w:r w:rsidR="008E76B9" w:rsidRPr="008E76B9">
              <w:rPr>
                <w:b/>
              </w:rPr>
              <w:t>_own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lastRenderedPageBreak/>
              <w:t>(Integer)</w:t>
            </w:r>
          </w:p>
        </w:tc>
      </w:tr>
      <w:tr w:rsidR="008E76B9" w:rsidRPr="008E76B9" w14:paraId="01AD49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259B10D3"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5B892E48" w14:textId="465DEFBE" w:rsidR="008E76B9" w:rsidRPr="008E76B9" w:rsidRDefault="00FC2110" w:rsidP="00F85A49">
            <w:pPr>
              <w:pStyle w:val="NoSpacing"/>
            </w:pPr>
            <w:r>
              <w:t xml:space="preserve">K2. </w:t>
            </w:r>
            <w:r w:rsidR="008E76B9" w:rsidRPr="008E76B9">
              <w:t>During this agricultural year (201</w:t>
            </w:r>
            <w:r w:rsidR="00020591">
              <w:t>4</w:t>
            </w:r>
            <w:r w:rsidR="008E76B9" w:rsidRPr="008E76B9">
              <w:t>/201</w:t>
            </w:r>
            <w:r w:rsidR="00DA3EA3">
              <w:t>5</w:t>
            </w:r>
            <w:r w:rsidR="008E76B9" w:rsidRPr="008E76B9">
              <w:t>), what is the total land area that your household rents FROM other households?  (</w:t>
            </w:r>
            <w:proofErr w:type="spellStart"/>
            <w:proofErr w:type="gramStart"/>
            <w:r w:rsidR="008E76B9" w:rsidRPr="008E76B9">
              <w:rPr>
                <w:b/>
              </w:rPr>
              <w:t>landarea</w:t>
            </w:r>
            <w:proofErr w:type="gramEnd"/>
            <w:r w:rsidR="008E76B9" w:rsidRPr="008E76B9">
              <w:rPr>
                <w:b/>
              </w:rPr>
              <w:t>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5F0184F8"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CA2DDFA" w14:textId="1789FA46" w:rsidR="008E76B9" w:rsidRPr="008E76B9" w:rsidRDefault="00FC2110" w:rsidP="00F85A49">
            <w:pPr>
              <w:pStyle w:val="NoSpacing"/>
            </w:pPr>
            <w:r>
              <w:t xml:space="preserve">K3. </w:t>
            </w:r>
            <w:r w:rsidR="008E76B9" w:rsidRPr="008E76B9">
              <w:t>During this agricultural year (201</w:t>
            </w:r>
            <w:r w:rsidR="00020591">
              <w:t>4</w:t>
            </w:r>
            <w:r w:rsidR="008E76B9" w:rsidRPr="008E76B9">
              <w:t>/201</w:t>
            </w:r>
            <w:r w:rsidR="00020591">
              <w:t>5</w:t>
            </w:r>
            <w:r w:rsidR="008E76B9" w:rsidRPr="008E76B9">
              <w:t>), what is the total land area that your household borrows FROM other households?  (</w:t>
            </w:r>
            <w:proofErr w:type="spellStart"/>
            <w:proofErr w:type="gramStart"/>
            <w:r w:rsidR="008E76B9" w:rsidRPr="008E76B9">
              <w:rPr>
                <w:b/>
              </w:rPr>
              <w:t>landarea</w:t>
            </w:r>
            <w:proofErr w:type="gramEnd"/>
            <w:r w:rsidR="008E76B9" w:rsidRPr="008E76B9">
              <w:rPr>
                <w:b/>
              </w:rPr>
              <w:t>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593876E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t>(Code)</w:t>
            </w:r>
          </w:p>
        </w:tc>
      </w:tr>
      <w:tr w:rsidR="008E76B9" w:rsidRPr="008E76B9" w14:paraId="0AF3C68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19A1E" w14:textId="455AF0A8" w:rsidR="008E76B9" w:rsidRPr="008E76B9" w:rsidRDefault="00FC2110" w:rsidP="00F85A49">
            <w:pPr>
              <w:pStyle w:val="NoSpacing"/>
            </w:pPr>
            <w:r>
              <w:t xml:space="preserve">K4. </w:t>
            </w:r>
            <w:r w:rsidR="008E76B9" w:rsidRPr="008E76B9">
              <w:t>During this agricultural year (201</w:t>
            </w:r>
            <w:r w:rsidR="00020591">
              <w:t>4</w:t>
            </w:r>
            <w:r w:rsidR="008E76B9" w:rsidRPr="008E76B9">
              <w:t>/201</w:t>
            </w:r>
            <w:r w:rsidR="00020591">
              <w:t>5</w:t>
            </w:r>
            <w:r w:rsidR="008E76B9" w:rsidRPr="008E76B9">
              <w:t>), what is the total land that your household rents TO other households? (</w:t>
            </w:r>
            <w:proofErr w:type="spellStart"/>
            <w:proofErr w:type="gramStart"/>
            <w:r w:rsidR="008E76B9" w:rsidRPr="008E76B9">
              <w:rPr>
                <w:b/>
              </w:rPr>
              <w:t>landarea</w:t>
            </w:r>
            <w:proofErr w:type="gramEnd"/>
            <w:r w:rsidR="008E76B9" w:rsidRPr="008E76B9">
              <w:rPr>
                <w:b/>
              </w:rPr>
              <w:t>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5867B94F"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t>(Code)</w:t>
            </w:r>
          </w:p>
        </w:tc>
      </w:tr>
      <w:tr w:rsidR="008E76B9" w:rsidRPr="008E76B9" w14:paraId="2741A7EF"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DF137A" w14:textId="446D5B33" w:rsidR="008E76B9" w:rsidRPr="008E76B9" w:rsidRDefault="00FC2110" w:rsidP="00F85A49">
            <w:pPr>
              <w:pStyle w:val="NoSpacing"/>
            </w:pPr>
            <w:r>
              <w:t xml:space="preserve">K5. </w:t>
            </w:r>
            <w:r w:rsidR="008E76B9" w:rsidRPr="008E76B9">
              <w:t>During this agricultural year (201</w:t>
            </w:r>
            <w:r w:rsidR="00020591">
              <w:t>4</w:t>
            </w:r>
            <w:r w:rsidR="008E76B9" w:rsidRPr="008E76B9">
              <w:t>/201</w:t>
            </w:r>
            <w:r w:rsidR="00020591">
              <w:t>5</w:t>
            </w:r>
            <w:r w:rsidR="008E76B9" w:rsidRPr="008E76B9">
              <w:t>), what is the total land that your household lends TO other households? (</w:t>
            </w:r>
            <w:proofErr w:type="spellStart"/>
            <w:proofErr w:type="gramStart"/>
            <w:r w:rsidR="008E76B9" w:rsidRPr="008E76B9">
              <w:rPr>
                <w:b/>
              </w:rPr>
              <w:t>landarea</w:t>
            </w:r>
            <w:proofErr w:type="gramEnd"/>
            <w:r w:rsidR="008E76B9" w:rsidRPr="008E76B9">
              <w:rPr>
                <w:b/>
              </w:rPr>
              <w:t>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5A61DBB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What is the total number of fields that your household owns? (</w:t>
            </w:r>
            <w:proofErr w:type="spellStart"/>
            <w:proofErr w:type="gramStart"/>
            <w:r w:rsidR="008E76B9" w:rsidRPr="008E76B9">
              <w:rPr>
                <w:b/>
              </w:rPr>
              <w:t>totfield</w:t>
            </w:r>
            <w:proofErr w:type="gramEnd"/>
            <w:r w:rsidR="008E76B9" w:rsidRPr="008E76B9">
              <w:rPr>
                <w:b/>
              </w:rPr>
              <w:t>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96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t>(Integer)</w:t>
            </w:r>
          </w:p>
        </w:tc>
      </w:tr>
      <w:tr w:rsidR="008E76B9" w:rsidRPr="008E76B9" w14:paraId="67099B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  (</w:t>
            </w:r>
            <w:proofErr w:type="spellStart"/>
            <w:proofErr w:type="gramStart"/>
            <w:r w:rsidR="008E76B9" w:rsidRPr="008E76B9">
              <w:rPr>
                <w:b/>
              </w:rPr>
              <w:t>totfield</w:t>
            </w:r>
            <w:proofErr w:type="gramEnd"/>
            <w:r w:rsidR="008E76B9" w:rsidRPr="008E76B9">
              <w:rPr>
                <w:b/>
              </w:rPr>
              <w:t>_rentin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proofErr w:type="gramStart"/>
            <w:r w:rsidR="008E76B9" w:rsidRPr="008E76B9">
              <w:rPr>
                <w:b/>
              </w:rPr>
              <w:t>totfield</w:t>
            </w:r>
            <w:proofErr w:type="gramEnd"/>
            <w:r w:rsidR="008E76B9" w:rsidRPr="008E76B9">
              <w:rPr>
                <w:b/>
              </w:rPr>
              <w:t>_borrowin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proofErr w:type="gramStart"/>
            <w:r w:rsidR="008E76B9" w:rsidRPr="008E76B9">
              <w:rPr>
                <w:b/>
              </w:rPr>
              <w:t>totfield</w:t>
            </w:r>
            <w:proofErr w:type="gramEnd"/>
            <w:r w:rsidR="008E76B9" w:rsidRPr="008E76B9">
              <w:rPr>
                <w:b/>
              </w:rPr>
              <w:t>_rentout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proofErr w:type="gramStart"/>
            <w:r w:rsidR="008E76B9" w:rsidRPr="008E76B9">
              <w:rPr>
                <w:b/>
              </w:rPr>
              <w:t>totfield</w:t>
            </w:r>
            <w:proofErr w:type="gramEnd"/>
            <w:r w:rsidR="008E76B9" w:rsidRPr="008E76B9">
              <w:rPr>
                <w:b/>
              </w:rPr>
              <w:t>_borrowout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Default="00FC2110" w:rsidP="00F85A49">
            <w:pPr>
              <w:pStyle w:val="NoSpacing"/>
            </w:pPr>
            <w:r>
              <w:t xml:space="preserve">K11. </w:t>
            </w:r>
            <w:r w:rsidR="008E76B9" w:rsidRPr="008E76B9">
              <w:t>Enumerator calculate: How many fields in total does the household own, rent-in, or borrow from another household?</w:t>
            </w:r>
          </w:p>
          <w:p w14:paraId="2D0C2A80" w14:textId="46C74A7D" w:rsidR="008F55E6" w:rsidRPr="008E76B9" w:rsidRDefault="008F55E6" w:rsidP="00F85A49">
            <w:pPr>
              <w:pStyle w:val="NoSpacing"/>
            </w:pPr>
            <w:r>
              <w:t>(</w:t>
            </w:r>
            <w:proofErr w:type="spellStart"/>
            <w:proofErr w:type="gramStart"/>
            <w:r>
              <w:t>field</w:t>
            </w:r>
            <w:proofErr w:type="gramEnd"/>
            <w:r>
              <w:t>_num</w:t>
            </w:r>
            <w:proofErr w:type="spellEnd"/>
            <w:r>
              <w:t>)</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340F394" w14:textId="59B34525" w:rsidR="008E76B9" w:rsidRPr="008E76B9" w:rsidRDefault="00FC2110" w:rsidP="00F85A49">
            <w:pPr>
              <w:pStyle w:val="NoSpacing"/>
            </w:pPr>
            <w:r>
              <w:t xml:space="preserve">K12. </w:t>
            </w:r>
            <w:r w:rsidR="008E76B9" w:rsidRPr="008E76B9">
              <w:t>How many of your fields were farmed for subsistence or cash crops during this agricultural year (</w:t>
            </w:r>
            <w:r w:rsidR="00020591" w:rsidRPr="008E76B9">
              <w:t>201</w:t>
            </w:r>
            <w:r w:rsidR="00020591">
              <w:t>4</w:t>
            </w:r>
            <w:r w:rsidR="008E76B9" w:rsidRPr="008E76B9">
              <w:t>/</w:t>
            </w:r>
            <w:r w:rsidR="00020591" w:rsidRPr="008E76B9">
              <w:t>201</w:t>
            </w:r>
            <w:r w:rsidR="00020591">
              <w:t>5</w:t>
            </w:r>
            <w:r w:rsidR="008E76B9" w:rsidRPr="008E76B9">
              <w:t>)? (</w:t>
            </w:r>
            <w:proofErr w:type="gramStart"/>
            <w:r w:rsidR="008E76B9" w:rsidRPr="008E76B9">
              <w:rPr>
                <w:b/>
              </w:rPr>
              <w:t>subsistence</w:t>
            </w:r>
            <w:proofErr w:type="gramEnd"/>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9349646" w14:textId="6E7679D3" w:rsidR="008E76B9" w:rsidRPr="008E76B9" w:rsidRDefault="00FC2110" w:rsidP="00F85A49">
            <w:pPr>
              <w:pStyle w:val="NoSpacing"/>
            </w:pPr>
            <w:r>
              <w:t xml:space="preserve">K13. </w:t>
            </w:r>
            <w:r w:rsidR="008E76B9" w:rsidRPr="008E76B9">
              <w:t>How many of your fields were used as pastures or other non-cropped uses, during this agricultural year (</w:t>
            </w:r>
            <w:r w:rsidR="00020591" w:rsidRPr="008E76B9">
              <w:t>201</w:t>
            </w:r>
            <w:r w:rsidR="00020591">
              <w:t>4</w:t>
            </w:r>
            <w:r w:rsidR="008E76B9" w:rsidRPr="008E76B9">
              <w:t>/</w:t>
            </w:r>
            <w:r w:rsidR="00020591" w:rsidRPr="008E76B9">
              <w:t>201</w:t>
            </w:r>
            <w:r w:rsidR="00020591">
              <w:t>5</w:t>
            </w:r>
            <w:r w:rsidR="008E76B9" w:rsidRPr="008E76B9">
              <w:t>)? (</w:t>
            </w:r>
            <w:proofErr w:type="spellStart"/>
            <w:proofErr w:type="gramStart"/>
            <w:r w:rsidR="008E76B9" w:rsidRPr="008E76B9">
              <w:rPr>
                <w:b/>
              </w:rPr>
              <w:t>past</w:t>
            </w:r>
            <w:proofErr w:type="gramEnd"/>
            <w:r w:rsidR="008E76B9" w:rsidRPr="008E76B9">
              <w:rPr>
                <w:b/>
              </w:rPr>
              <w: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B8FB00D" w14:textId="131FCB16" w:rsidR="008E76B9" w:rsidRPr="008E76B9" w:rsidRDefault="00FC2110" w:rsidP="00F85A49">
            <w:pPr>
              <w:pStyle w:val="NoSpacing"/>
            </w:pPr>
            <w:r>
              <w:t xml:space="preserve">K14. </w:t>
            </w:r>
            <w:r w:rsidR="008E76B9" w:rsidRPr="008E76B9">
              <w:t>How many of your fields did you leave fallow during this agricultural year (</w:t>
            </w:r>
            <w:r w:rsidR="00020591" w:rsidRPr="008E76B9">
              <w:t>201</w:t>
            </w:r>
            <w:r w:rsidR="00020591">
              <w:t>4</w:t>
            </w:r>
            <w:r w:rsidR="008E76B9" w:rsidRPr="008E76B9">
              <w:t>/</w:t>
            </w:r>
            <w:r w:rsidR="00020591" w:rsidRPr="008E76B9">
              <w:t>201</w:t>
            </w:r>
            <w:r w:rsidR="00020591">
              <w:t>5</w:t>
            </w:r>
            <w:r w:rsidR="008E76B9" w:rsidRPr="008E76B9">
              <w:t>)? (</w:t>
            </w:r>
            <w:proofErr w:type="spellStart"/>
            <w:proofErr w:type="gramStart"/>
            <w:r w:rsidR="008E76B9" w:rsidRPr="008E76B9">
              <w:rPr>
                <w:b/>
              </w:rPr>
              <w:t>fallowfields</w:t>
            </w:r>
            <w:proofErr w:type="spellEnd"/>
            <w:proofErr w:type="gramEnd"/>
            <w:r w:rsidR="008E76B9" w:rsidRPr="008E76B9">
              <w:t>)</w:t>
            </w:r>
          </w:p>
          <w:p w14:paraId="4261AC9A" w14:textId="4D5CCC2D"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t>(Integer)</w:t>
            </w:r>
          </w:p>
        </w:tc>
      </w:tr>
      <w:tr w:rsidR="008E76B9"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B29FEA9" w14:textId="408CBF8D" w:rsidR="008E76B9" w:rsidRPr="008E76B9" w:rsidRDefault="00FC2110" w:rsidP="00F85A49">
            <w:pPr>
              <w:pStyle w:val="NoSpacing"/>
            </w:pPr>
            <w:r>
              <w:t xml:space="preserve">K15. </w:t>
            </w:r>
            <w:r w:rsidR="008E76B9" w:rsidRPr="008E76B9">
              <w:t>How many fields did your household plant agroforestry trees on during this agricultural year (</w:t>
            </w:r>
            <w:r w:rsidR="00020591" w:rsidRPr="008E76B9">
              <w:t>201</w:t>
            </w:r>
            <w:r w:rsidR="00020591">
              <w:t>4</w:t>
            </w:r>
            <w:r w:rsidR="008E76B9" w:rsidRPr="008E76B9">
              <w:t>/</w:t>
            </w:r>
            <w:r w:rsidR="00020591" w:rsidRPr="008E76B9">
              <w:t>201</w:t>
            </w:r>
            <w:r w:rsidR="00020591">
              <w:t>5</w:t>
            </w:r>
            <w:r w:rsidR="008E76B9" w:rsidRPr="008E76B9">
              <w:t>)? (</w:t>
            </w:r>
            <w:proofErr w:type="spellStart"/>
            <w:proofErr w:type="gramStart"/>
            <w:r w:rsidR="008E76B9" w:rsidRPr="008E76B9">
              <w:rPr>
                <w:b/>
              </w:rPr>
              <w:t>tno</w:t>
            </w:r>
            <w:proofErr w:type="gramEnd"/>
            <w:r w:rsidR="008E76B9" w:rsidRPr="008E76B9">
              <w:rPr>
                <w:b/>
              </w:rPr>
              <w:t>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36815ED" w14:textId="1B4AF0AF" w:rsid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w:t>
            </w:r>
            <w:r w:rsidR="00020591" w:rsidRPr="008E76B9">
              <w:t>201</w:t>
            </w:r>
            <w:r w:rsidR="00020591">
              <w:t>4</w:t>
            </w:r>
            <w:r w:rsidR="008E76B9" w:rsidRPr="008E76B9">
              <w:t>/</w:t>
            </w:r>
            <w:r w:rsidR="00020591" w:rsidRPr="008E76B9">
              <w:t>201</w:t>
            </w:r>
            <w:r w:rsidR="00020591">
              <w:t>5</w:t>
            </w:r>
            <w:r w:rsidR="008E76B9" w:rsidRPr="008E76B9">
              <w:t>)</w:t>
            </w:r>
          </w:p>
          <w:p w14:paraId="66817D04" w14:textId="10A5F9F8" w:rsidR="008F55E6" w:rsidRPr="008E76B9" w:rsidRDefault="008F55E6" w:rsidP="00F85A49">
            <w:pPr>
              <w:pStyle w:val="NoSpacing"/>
            </w:pPr>
            <w:r>
              <w:t>(</w:t>
            </w:r>
            <w:proofErr w:type="spellStart"/>
            <w:proofErr w:type="gramStart"/>
            <w:r>
              <w:t>virgfield</w:t>
            </w:r>
            <w:proofErr w:type="gramEnd"/>
            <w:r>
              <w:t>_pastyr</w:t>
            </w:r>
            <w:proofErr w:type="spellEnd"/>
            <w:r>
              <w:t>)</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A7347B4" w14:textId="4392AF77" w:rsidR="008F55E6" w:rsidRPr="008E76B9" w:rsidRDefault="008F55E6" w:rsidP="00F85A49">
            <w:pPr>
              <w:pStyle w:val="NoSpacing"/>
            </w:pPr>
            <w:r>
              <w:t>(</w:t>
            </w:r>
            <w:proofErr w:type="gramStart"/>
            <w:r>
              <w:t>virgfield</w:t>
            </w:r>
            <w:proofErr w:type="gramEnd"/>
            <w:r>
              <w:t>_next3yr)</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96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5AB6D4BD" w14:textId="77777777" w:rsidR="008E76B9" w:rsidRDefault="00FC2110" w:rsidP="00F85A49">
            <w:pPr>
              <w:pStyle w:val="NoSpacing"/>
            </w:pPr>
            <w:r>
              <w:t xml:space="preserve">K18. </w:t>
            </w:r>
            <w:r w:rsidR="00164E9E">
              <w:t>In the past 3</w:t>
            </w:r>
            <w:r w:rsidR="008E76B9" w:rsidRPr="008E76B9">
              <w:t xml:space="preserve"> years, has your household requested </w:t>
            </w:r>
            <w:r w:rsidR="008E76B9" w:rsidRPr="008E76B9">
              <w:lastRenderedPageBreak/>
              <w:t>or tried to obtain additional land in this village for use by your household? (</w:t>
            </w:r>
            <w:proofErr w:type="spellStart"/>
            <w:proofErr w:type="gramStart"/>
            <w:r w:rsidR="008E76B9" w:rsidRPr="008E76B9">
              <w:rPr>
                <w:b/>
              </w:rPr>
              <w:t>req</w:t>
            </w:r>
            <w:proofErr w:type="gramEnd"/>
            <w:r w:rsidR="008E76B9" w:rsidRPr="008E76B9">
              <w:rPr>
                <w:b/>
              </w:rPr>
              <w:t>_land</w:t>
            </w:r>
            <w:proofErr w:type="spellEnd"/>
            <w:r w:rsidR="008E76B9" w:rsidRPr="008E76B9">
              <w:t>)</w:t>
            </w:r>
          </w:p>
          <w:p w14:paraId="068F09AC" w14:textId="75BEAF65" w:rsidR="005A57E5" w:rsidRPr="005A57E5" w:rsidRDefault="005A57E5" w:rsidP="00F85A49">
            <w:pPr>
              <w:pStyle w:val="NoSpacing"/>
              <w:rPr>
                <w:i/>
              </w:rPr>
            </w:pPr>
            <w:r>
              <w:rPr>
                <w:i/>
              </w:rPr>
              <w:t>If K.18=0, skip to K.23</w:t>
            </w:r>
          </w:p>
        </w:tc>
        <w:tc>
          <w:tcPr>
            <w:tcW w:w="3006" w:type="dxa"/>
            <w:gridSpan w:val="2"/>
            <w:tcBorders>
              <w:top w:val="single" w:sz="4" w:space="0" w:color="000000"/>
              <w:bottom w:val="single" w:sz="4" w:space="0" w:color="000000"/>
              <w:right w:val="single" w:sz="18" w:space="0" w:color="000000"/>
            </w:tcBorders>
          </w:tcPr>
          <w:p w14:paraId="3872B392" w14:textId="5FC65898" w:rsidR="008E76B9" w:rsidRPr="008E76B9" w:rsidRDefault="005A57E5" w:rsidP="00F85A49">
            <w:pPr>
              <w:pStyle w:val="NoSpacing"/>
            </w:pPr>
            <w:r>
              <w:lastRenderedPageBreak/>
              <w:t>0</w:t>
            </w:r>
            <w:r w:rsidR="008E76B9" w:rsidRPr="008E76B9">
              <w:t>=No</w:t>
            </w:r>
          </w:p>
          <w:p w14:paraId="235FC8B3" w14:textId="0D42E779" w:rsidR="008E76B9" w:rsidRPr="008E76B9" w:rsidRDefault="005A57E5" w:rsidP="00F85A49">
            <w:pPr>
              <w:pStyle w:val="NoSpacing"/>
            </w:pPr>
            <w:r>
              <w:lastRenderedPageBreak/>
              <w:t>1</w:t>
            </w:r>
            <w:r w:rsidR="008E76B9" w:rsidRPr="008E76B9">
              <w:t>=Yes</w:t>
            </w:r>
            <w:r w:rsidR="008E76B9"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lastRenderedPageBreak/>
              <w:t>(Code)</w:t>
            </w:r>
          </w:p>
        </w:tc>
      </w:tr>
      <w:tr w:rsidR="008E76B9"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proofErr w:type="gramStart"/>
            <w:r w:rsidR="008E76B9" w:rsidRPr="008E76B9">
              <w:rPr>
                <w:b/>
              </w:rPr>
              <w:t>whom</w:t>
            </w:r>
            <w:proofErr w:type="gramEnd"/>
            <w:r w:rsidR="008E76B9" w:rsidRPr="008E76B9">
              <w:rPr>
                <w:b/>
              </w:rPr>
              <w:t>_request</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w:t>
            </w:r>
            <w:proofErr w:type="spellStart"/>
            <w:r w:rsidRPr="008E76B9">
              <w:t>Induna</w:t>
            </w:r>
            <w:proofErr w:type="spellEnd"/>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  (</w:t>
            </w:r>
            <w:proofErr w:type="spellStart"/>
            <w:proofErr w:type="gramStart"/>
            <w:r w:rsidR="008E76B9" w:rsidRPr="008E76B9">
              <w:rPr>
                <w:b/>
              </w:rPr>
              <w:t>area</w:t>
            </w:r>
            <w:proofErr w:type="gramEnd"/>
            <w:r w:rsidR="008E76B9" w:rsidRPr="008E76B9">
              <w:rPr>
                <w:b/>
              </w:rPr>
              <w:t>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96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207DCB47"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What was the area of the land obtained? (</w:t>
            </w:r>
            <w:proofErr w:type="spellStart"/>
            <w:proofErr w:type="gramStart"/>
            <w:r w:rsidR="008E76B9" w:rsidRPr="008E76B9">
              <w:rPr>
                <w:b/>
              </w:rPr>
              <w:t>area</w:t>
            </w:r>
            <w:proofErr w:type="gramEnd"/>
            <w:r w:rsidR="008E76B9" w:rsidRPr="008E76B9">
              <w:rPr>
                <w:b/>
              </w:rPr>
              <w:t>_obtained</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t>(Integer)</w:t>
            </w:r>
          </w:p>
        </w:tc>
      </w:tr>
      <w:tr w:rsidR="008E76B9"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3006"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79D8819E"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t>(Code)</w:t>
            </w:r>
          </w:p>
        </w:tc>
      </w:tr>
      <w:tr w:rsidR="008E76B9"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What was the condition of the land when the household obtained it? (</w:t>
            </w:r>
            <w:proofErr w:type="spellStart"/>
            <w:proofErr w:type="gramStart"/>
            <w:r w:rsidR="008E76B9" w:rsidRPr="008E76B9">
              <w:rPr>
                <w:b/>
              </w:rPr>
              <w:t>land</w:t>
            </w:r>
            <w:proofErr w:type="gramEnd"/>
            <w:r w:rsidR="008E76B9" w:rsidRPr="008E76B9">
              <w:rPr>
                <w:b/>
              </w:rPr>
              <w:t>_state</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t>1=Undeveloped</w:t>
            </w:r>
          </w:p>
          <w:p w14:paraId="1C644919" w14:textId="77777777" w:rsidR="008E76B9" w:rsidRPr="008E76B9" w:rsidRDefault="008E76B9" w:rsidP="00F85A49">
            <w:pPr>
              <w:pStyle w:val="NoSpacing"/>
            </w:pPr>
            <w:r w:rsidRPr="008E76B9">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t>(Code)</w:t>
            </w:r>
          </w:p>
        </w:tc>
      </w:tr>
      <w:tr w:rsidR="008E76B9"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4A84E452" w:rsidR="008E76B9" w:rsidRPr="008E76B9" w:rsidRDefault="00672203" w:rsidP="00F85A49">
            <w:pPr>
              <w:pStyle w:val="NoSpacing"/>
            </w:pPr>
            <w:r>
              <w:t xml:space="preserve">K23. </w:t>
            </w:r>
            <w:r w:rsidR="008E76B9" w:rsidRPr="008E76B9">
              <w:t xml:space="preserve">In the </w:t>
            </w:r>
            <w:commentRangeStart w:id="74"/>
            <w:r w:rsidR="008E76B9" w:rsidRPr="008E76B9">
              <w:t xml:space="preserve">past </w:t>
            </w:r>
            <w:ins w:id="75" w:author="Heather Huntington" w:date="2015-03-09T13:58:00Z">
              <w:r w:rsidR="00970833">
                <w:t>three</w:t>
              </w:r>
            </w:ins>
            <w:del w:id="76" w:author="Heather Huntington" w:date="2015-03-09T13:58:00Z">
              <w:r w:rsidR="008E76B9" w:rsidRPr="008E76B9" w:rsidDel="00970833">
                <w:delText>five</w:delText>
              </w:r>
            </w:del>
            <w:r w:rsidR="008E76B9" w:rsidRPr="008E76B9">
              <w:t xml:space="preserve"> years, </w:t>
            </w:r>
            <w:commentRangeEnd w:id="74"/>
            <w:r w:rsidR="00970833">
              <w:rPr>
                <w:rStyle w:val="CommentReference"/>
              </w:rPr>
              <w:commentReference w:id="74"/>
            </w:r>
            <w:r w:rsidR="008E76B9" w:rsidRPr="008E76B9">
              <w:t xml:space="preserve">has your household ever had land reallocated by village or chief authorities to be used </w:t>
            </w:r>
            <w:r w:rsidR="00CF440B">
              <w:t>(</w:t>
            </w:r>
            <w:r w:rsidR="00F72E90">
              <w:t>by another person, group or organization</w:t>
            </w:r>
            <w:r w:rsidR="00CF440B">
              <w:t>)</w:t>
            </w:r>
            <w:r w:rsidR="008E76B9" w:rsidRPr="008E76B9">
              <w:t>? (</w:t>
            </w:r>
            <w:proofErr w:type="gramStart"/>
            <w:r w:rsidR="008E76B9" w:rsidRPr="008E76B9">
              <w:rPr>
                <w:b/>
              </w:rPr>
              <w:t>reallocate</w:t>
            </w:r>
            <w:proofErr w:type="gramEnd"/>
            <w:r w:rsidR="008E76B9" w:rsidRPr="008E76B9">
              <w:t>)</w:t>
            </w:r>
          </w:p>
          <w:p w14:paraId="55F7FB9C" w14:textId="1F998E2F" w:rsidR="008E76B9" w:rsidRPr="008E76B9" w:rsidRDefault="005A57E5" w:rsidP="00F85A49">
            <w:pPr>
              <w:pStyle w:val="NoSpacing"/>
              <w:rPr>
                <w:i/>
              </w:rPr>
            </w:pPr>
            <w:r>
              <w:rPr>
                <w:i/>
              </w:rPr>
              <w:t>If 0, skip to Module L</w:t>
            </w:r>
          </w:p>
        </w:tc>
        <w:tc>
          <w:tcPr>
            <w:tcW w:w="3006" w:type="dxa"/>
            <w:gridSpan w:val="2"/>
            <w:tcBorders>
              <w:top w:val="single" w:sz="4" w:space="0" w:color="000000"/>
              <w:bottom w:val="single" w:sz="4" w:space="0" w:color="000000"/>
              <w:right w:val="single" w:sz="18" w:space="0" w:color="000000"/>
            </w:tcBorders>
          </w:tcPr>
          <w:p w14:paraId="257C82FD" w14:textId="68980F64" w:rsidR="008E76B9" w:rsidRPr="008E76B9" w:rsidRDefault="005A57E5" w:rsidP="00F85A49">
            <w:pPr>
              <w:pStyle w:val="NoSpacing"/>
            </w:pPr>
            <w:r>
              <w:t>0</w:t>
            </w:r>
            <w:r w:rsidR="008E76B9" w:rsidRPr="008E76B9">
              <w:t>=No</w:t>
            </w:r>
          </w:p>
          <w:p w14:paraId="34B9EC4B" w14:textId="2AEED6D6" w:rsidR="008E76B9" w:rsidRPr="008E76B9" w:rsidRDefault="005A57E5" w:rsidP="00F85A49">
            <w:pPr>
              <w:pStyle w:val="NoSpacing"/>
            </w:pPr>
            <w:r>
              <w:t>1</w:t>
            </w:r>
            <w:r w:rsidR="008E76B9" w:rsidRPr="008E76B9">
              <w:t>=Yes</w:t>
            </w:r>
            <w:r w:rsidR="008E76B9"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F05EC02" w14:textId="6738057D" w:rsidR="008E76B9" w:rsidRPr="008E76B9" w:rsidRDefault="00672203" w:rsidP="00194101">
            <w:pPr>
              <w:pStyle w:val="NoSpacing"/>
            </w:pPr>
            <w:r>
              <w:t xml:space="preserve">K24. </w:t>
            </w:r>
            <w:r w:rsidR="008E76B9" w:rsidRPr="008E76B9">
              <w:t xml:space="preserve">How many times </w:t>
            </w:r>
            <w:r w:rsidR="00194101">
              <w:t xml:space="preserve">in the </w:t>
            </w:r>
            <w:commentRangeStart w:id="77"/>
            <w:r w:rsidR="00194101">
              <w:t xml:space="preserve">past </w:t>
            </w:r>
            <w:ins w:id="78" w:author="Heather Huntington" w:date="2015-03-09T13:58:00Z">
              <w:r w:rsidR="00970833">
                <w:t>three</w:t>
              </w:r>
            </w:ins>
            <w:del w:id="79" w:author="Heather Huntington" w:date="2015-03-09T13:58:00Z">
              <w:r w:rsidR="00194101" w:rsidDel="00970833">
                <w:delText>5</w:delText>
              </w:r>
            </w:del>
            <w:r w:rsidR="00194101">
              <w:t xml:space="preserve"> years </w:t>
            </w:r>
            <w:commentRangeEnd w:id="77"/>
            <w:r w:rsidR="00970833">
              <w:rPr>
                <w:rStyle w:val="CommentReference"/>
              </w:rPr>
              <w:commentReference w:id="77"/>
            </w:r>
            <w:r w:rsidR="00194101">
              <w:t xml:space="preserve">has your household had </w:t>
            </w:r>
            <w:r w:rsidR="008E76B9" w:rsidRPr="008E76B9">
              <w:t>land reallocated? (</w:t>
            </w:r>
            <w:proofErr w:type="spellStart"/>
            <w:proofErr w:type="gramStart"/>
            <w:r w:rsidR="008E76B9" w:rsidRPr="008E76B9">
              <w:rPr>
                <w:b/>
              </w:rPr>
              <w:t>reallocate</w:t>
            </w:r>
            <w:proofErr w:type="gramEnd"/>
            <w:r w:rsidR="008E76B9" w:rsidRPr="008E76B9">
              <w:rPr>
                <w:b/>
              </w:rPr>
              <w:t>_freq</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Why was the land reallocated? (</w:t>
            </w:r>
            <w:proofErr w:type="spellStart"/>
            <w:proofErr w:type="gramStart"/>
            <w:r w:rsidR="008E76B9" w:rsidRPr="008E76B9">
              <w:rPr>
                <w:b/>
              </w:rPr>
              <w:t>reallocate</w:t>
            </w:r>
            <w:proofErr w:type="gramEnd"/>
            <w:r w:rsidR="008E76B9" w:rsidRPr="008E76B9">
              <w:rPr>
                <w:b/>
              </w:rPr>
              <w:t>_exp</w:t>
            </w:r>
            <w:proofErr w:type="spellEnd"/>
            <w:r w:rsidR="008E76B9" w:rsidRPr="008E76B9">
              <w:t>)</w:t>
            </w:r>
          </w:p>
          <w:p w14:paraId="46911ADF" w14:textId="47C0B3DA" w:rsidR="00A40C0B" w:rsidRPr="00A40C0B" w:rsidRDefault="00A40C0B" w:rsidP="00F85A49">
            <w:pPr>
              <w:pStyle w:val="NoSpacing"/>
              <w:rPr>
                <w:i/>
              </w:rPr>
            </w:pPr>
            <w:r w:rsidRPr="00A40C0B">
              <w:rPr>
                <w:i/>
              </w:rPr>
              <w:t>Select all that apply</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4176" w:type="dxa"/>
            <w:gridSpan w:val="3"/>
            <w:tcBorders>
              <w:top w:val="single" w:sz="18" w:space="0" w:color="000000"/>
              <w:left w:val="single" w:sz="18" w:space="0" w:color="000000"/>
              <w:bottom w:val="single" w:sz="18" w:space="0" w:color="000000"/>
              <w:right w:val="single" w:sz="18" w:space="0" w:color="000000"/>
            </w:tcBorders>
          </w:tcPr>
          <w:p w14:paraId="362C7D2E" w14:textId="4EDBED8E" w:rsidR="008E76B9" w:rsidRPr="008E76B9" w:rsidRDefault="008E76B9" w:rsidP="005A57E5">
            <w:pPr>
              <w:pStyle w:val="NoSpacing"/>
            </w:pPr>
            <w:r w:rsidRPr="008E76B9">
              <w:rPr>
                <w:i/>
              </w:rPr>
              <w:t>(</w:t>
            </w:r>
            <w:r w:rsidR="005A57E5">
              <w:rPr>
                <w:i/>
              </w:rPr>
              <w:t>Code)</w:t>
            </w:r>
          </w:p>
        </w:tc>
      </w:tr>
      <w:tr w:rsidR="008E76B9"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E24F5FD" w14:textId="46C0A00A" w:rsidR="008E76B9" w:rsidRPr="008E76B9" w:rsidRDefault="00672203" w:rsidP="00F85A49">
            <w:pPr>
              <w:pStyle w:val="NoSpacing"/>
            </w:pPr>
            <w:r>
              <w:t xml:space="preserve">K26. </w:t>
            </w:r>
            <w:r w:rsidR="008E76B9" w:rsidRPr="008E76B9">
              <w:t xml:space="preserve">How much </w:t>
            </w:r>
            <w:r w:rsidR="00A40C0B">
              <w:t xml:space="preserve">TOTAL </w:t>
            </w:r>
            <w:r w:rsidR="008E76B9" w:rsidRPr="008E76B9">
              <w:t>land was reallocated? (</w:t>
            </w:r>
            <w:proofErr w:type="spellStart"/>
            <w:proofErr w:type="gramStart"/>
            <w:r w:rsidR="008E76B9" w:rsidRPr="008E76B9">
              <w:rPr>
                <w:b/>
              </w:rPr>
              <w:t>reallocate</w:t>
            </w:r>
            <w:proofErr w:type="gramEnd"/>
            <w:r w:rsidR="008E76B9" w:rsidRPr="008E76B9">
              <w:rPr>
                <w:b/>
              </w:rPr>
              <w:t>_size</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3006"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4E98B592"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6D62315C" w14:textId="77777777" w:rsidR="00FD52B4" w:rsidRPr="00DA2B8F" w:rsidRDefault="00672203" w:rsidP="00F85A49">
            <w:pPr>
              <w:pStyle w:val="NoSpacing"/>
              <w:rPr>
                <w:rFonts w:asciiTheme="minorHAnsi" w:hAnsiTheme="minorHAnsi"/>
              </w:rPr>
            </w:pPr>
            <w:r w:rsidRPr="00DA2B8F">
              <w:rPr>
                <w:rFonts w:asciiTheme="minorHAnsi" w:hAnsiTheme="minorHAnsi"/>
              </w:rPr>
              <w:t xml:space="preserve">K27. </w:t>
            </w:r>
            <w:r w:rsidR="00FD52B4" w:rsidRPr="00DA2B8F">
              <w:rPr>
                <w:rFonts w:asciiTheme="minorHAnsi" w:hAnsiTheme="minorHAnsi"/>
              </w:rPr>
              <w:t xml:space="preserve">Was your household compensated for losing access to land and resources? </w:t>
            </w:r>
          </w:p>
          <w:p w14:paraId="665C4609" w14:textId="7CF7A826" w:rsidR="00A14195" w:rsidRPr="00DA2B8F" w:rsidRDefault="00A14195" w:rsidP="00F85A49">
            <w:pPr>
              <w:pStyle w:val="NoSpacing"/>
              <w:rPr>
                <w:rFonts w:asciiTheme="minorHAnsi" w:hAnsiTheme="minorHAnsi"/>
                <w:i/>
              </w:rPr>
            </w:pPr>
            <w:r w:rsidRPr="00DA2B8F">
              <w:rPr>
                <w:rFonts w:asciiTheme="minorHAnsi" w:hAnsiTheme="minorHAnsi"/>
                <w:i/>
              </w:rPr>
              <w:t xml:space="preserve">If 0, skip to Section L </w:t>
            </w:r>
          </w:p>
          <w:p w14:paraId="0225C9C4" w14:textId="6B0C7B0C" w:rsidR="008F55E6" w:rsidRPr="00DA2B8F" w:rsidRDefault="008F55E6" w:rsidP="00F85A49">
            <w:pPr>
              <w:pStyle w:val="NoSpacing"/>
              <w:rPr>
                <w:rFonts w:asciiTheme="minorHAnsi" w:hAnsiTheme="minorHAnsi"/>
              </w:rPr>
            </w:pPr>
            <w:r w:rsidRPr="00DA2B8F">
              <w:rPr>
                <w:rFonts w:asciiTheme="minorHAnsi" w:hAnsiTheme="minorHAnsi"/>
              </w:rPr>
              <w:t>(</w:t>
            </w:r>
            <w:proofErr w:type="spellStart"/>
            <w:proofErr w:type="gramStart"/>
            <w:r w:rsidRPr="00DA2B8F">
              <w:rPr>
                <w:rFonts w:asciiTheme="minorHAnsi" w:hAnsiTheme="minorHAnsi"/>
              </w:rPr>
              <w:t>lostaccess</w:t>
            </w:r>
            <w:proofErr w:type="gramEnd"/>
            <w:r w:rsidRPr="00DA2B8F">
              <w:rPr>
                <w:rFonts w:asciiTheme="minorHAnsi" w:hAnsiTheme="minorHAnsi"/>
              </w:rPr>
              <w:t>_comp</w:t>
            </w:r>
            <w:proofErr w:type="spellEnd"/>
            <w:r w:rsidRPr="00DA2B8F">
              <w:rPr>
                <w:rFonts w:asciiTheme="minorHAnsi" w:hAnsiTheme="minorHAnsi"/>
              </w:rPr>
              <w:t>)</w:t>
            </w:r>
          </w:p>
        </w:tc>
        <w:tc>
          <w:tcPr>
            <w:tcW w:w="3006" w:type="dxa"/>
            <w:gridSpan w:val="2"/>
            <w:tcBorders>
              <w:top w:val="single" w:sz="4" w:space="0" w:color="auto"/>
              <w:bottom w:val="single" w:sz="4" w:space="0" w:color="auto"/>
              <w:right w:val="single" w:sz="18" w:space="0" w:color="000000"/>
            </w:tcBorders>
          </w:tcPr>
          <w:p w14:paraId="7EBA0518" w14:textId="77777777" w:rsidR="00FD52B4" w:rsidRPr="00DA2B8F" w:rsidRDefault="00FD52B4" w:rsidP="00F85A49">
            <w:pPr>
              <w:pStyle w:val="NoSpacing"/>
              <w:rPr>
                <w:rFonts w:asciiTheme="minorHAnsi" w:hAnsiTheme="minorHAnsi"/>
              </w:rPr>
            </w:pPr>
            <w:r w:rsidRPr="00DA2B8F">
              <w:rPr>
                <w:rFonts w:asciiTheme="minorHAnsi" w:hAnsiTheme="minorHAnsi"/>
              </w:rPr>
              <w:t>0=No</w:t>
            </w:r>
          </w:p>
          <w:p w14:paraId="41625FF5" w14:textId="77777777" w:rsidR="00FD52B4" w:rsidRPr="00DA2B8F" w:rsidRDefault="00FD52B4" w:rsidP="00F85A49">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FD52B4" w:rsidRPr="00DA2B8F" w:rsidRDefault="00FD52B4" w:rsidP="00F85A49">
            <w:pPr>
              <w:pStyle w:val="NoSpacing"/>
              <w:rPr>
                <w:rFonts w:asciiTheme="minorHAnsi" w:hAnsiTheme="minorHAnsi"/>
                <w:i/>
              </w:rPr>
            </w:pPr>
            <w:r w:rsidRPr="00DA2B8F">
              <w:rPr>
                <w:rFonts w:asciiTheme="minorHAnsi" w:hAnsiTheme="minorHAnsi"/>
                <w:i/>
              </w:rPr>
              <w:t>(Code)</w:t>
            </w:r>
          </w:p>
        </w:tc>
      </w:tr>
      <w:tr w:rsidR="008F55E6"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8F55E6" w:rsidRPr="008E76B9" w:rsidRDefault="008F55E6" w:rsidP="00F85A49">
            <w:pPr>
              <w:pStyle w:val="NoSpacing"/>
            </w:pPr>
          </w:p>
        </w:tc>
        <w:tc>
          <w:tcPr>
            <w:tcW w:w="5233" w:type="dxa"/>
            <w:tcBorders>
              <w:top w:val="single" w:sz="4" w:space="0" w:color="auto"/>
              <w:left w:val="single" w:sz="4" w:space="0" w:color="000000"/>
              <w:bottom w:val="single" w:sz="4" w:space="0" w:color="auto"/>
            </w:tcBorders>
          </w:tcPr>
          <w:p w14:paraId="586E668D" w14:textId="77777777" w:rsidR="008F55E6" w:rsidRDefault="008F55E6" w:rsidP="008F55E6">
            <w:pPr>
              <w:pStyle w:val="NoSpacing"/>
              <w:rPr>
                <w:rFonts w:asciiTheme="minorHAnsi" w:hAnsiTheme="minorHAnsi"/>
              </w:rPr>
            </w:pPr>
            <w:r w:rsidRPr="00DA2B8F">
              <w:rPr>
                <w:rFonts w:asciiTheme="minorHAnsi" w:hAnsiTheme="minorHAnsi"/>
              </w:rPr>
              <w:t>K27b. If so how?</w:t>
            </w:r>
          </w:p>
          <w:p w14:paraId="3CE743BE" w14:textId="0F1E957C" w:rsidR="00A17730" w:rsidRPr="00DA2B8F" w:rsidRDefault="00A17730" w:rsidP="008F55E6">
            <w:pPr>
              <w:pStyle w:val="NoSpacing"/>
              <w:rPr>
                <w:rFonts w:asciiTheme="minorHAnsi" w:hAnsiTheme="minorHAnsi"/>
              </w:rPr>
            </w:pPr>
            <w:r>
              <w:rPr>
                <w:rFonts w:asciiTheme="minorHAnsi" w:hAnsiTheme="minorHAnsi"/>
              </w:rPr>
              <w:t>Select all that apply.</w:t>
            </w:r>
          </w:p>
          <w:p w14:paraId="5E4696AD" w14:textId="100C49CB" w:rsidR="008F55E6" w:rsidRPr="00DA2B8F" w:rsidRDefault="008F55E6" w:rsidP="00F85A49">
            <w:pPr>
              <w:pStyle w:val="NoSpacing"/>
              <w:rPr>
                <w:rFonts w:asciiTheme="minorHAnsi" w:hAnsiTheme="minorHAnsi"/>
              </w:rPr>
            </w:pPr>
            <w:r w:rsidRPr="00DA2B8F">
              <w:rPr>
                <w:rFonts w:asciiTheme="minorHAnsi" w:hAnsiTheme="minorHAnsi"/>
              </w:rPr>
              <w:t>(</w:t>
            </w:r>
            <w:proofErr w:type="spellStart"/>
            <w:proofErr w:type="gramStart"/>
            <w:r w:rsidRPr="00DA2B8F">
              <w:rPr>
                <w:rFonts w:asciiTheme="minorHAnsi" w:hAnsiTheme="minorHAnsi"/>
              </w:rPr>
              <w:t>lostaccess</w:t>
            </w:r>
            <w:proofErr w:type="gramEnd"/>
            <w:r w:rsidRPr="00DA2B8F">
              <w:rPr>
                <w:rFonts w:asciiTheme="minorHAnsi" w:hAnsiTheme="minorHAnsi"/>
              </w:rPr>
              <w:t>_comphow</w:t>
            </w:r>
            <w:proofErr w:type="spellEnd"/>
            <w:r w:rsidRPr="00DA2B8F">
              <w:rPr>
                <w:rFonts w:asciiTheme="minorHAnsi" w:hAnsiTheme="minorHAnsi"/>
              </w:rPr>
              <w:t>)</w:t>
            </w:r>
          </w:p>
        </w:tc>
        <w:tc>
          <w:tcPr>
            <w:tcW w:w="3006" w:type="dxa"/>
            <w:gridSpan w:val="2"/>
            <w:tcBorders>
              <w:top w:val="single" w:sz="4" w:space="0" w:color="auto"/>
              <w:bottom w:val="single" w:sz="4" w:space="0" w:color="auto"/>
              <w:right w:val="single" w:sz="18" w:space="0" w:color="000000"/>
            </w:tcBorders>
          </w:tcPr>
          <w:p w14:paraId="554F8C25" w14:textId="77777777" w:rsidR="008F55E6" w:rsidRPr="00DA2B8F" w:rsidRDefault="008F55E6" w:rsidP="008F55E6">
            <w:pPr>
              <w:pStyle w:val="NoSpacing"/>
              <w:rPr>
                <w:rFonts w:asciiTheme="minorHAnsi" w:hAnsiTheme="minorHAnsi"/>
              </w:rPr>
            </w:pPr>
            <w:r w:rsidRPr="00DA2B8F">
              <w:rPr>
                <w:rFonts w:asciiTheme="minorHAnsi" w:hAnsiTheme="minorHAnsi"/>
              </w:rPr>
              <w:t>1=Given land elsewhere</w:t>
            </w:r>
          </w:p>
          <w:p w14:paraId="67C03E5B" w14:textId="77777777" w:rsidR="008F55E6" w:rsidRPr="00DA2B8F" w:rsidRDefault="008F55E6" w:rsidP="008F55E6">
            <w:pPr>
              <w:pStyle w:val="NoSpacing"/>
              <w:rPr>
                <w:rFonts w:asciiTheme="minorHAnsi" w:hAnsiTheme="minorHAnsi"/>
              </w:rPr>
            </w:pPr>
            <w:r w:rsidRPr="00DA2B8F">
              <w:rPr>
                <w:rFonts w:asciiTheme="minorHAnsi" w:hAnsiTheme="minorHAnsi"/>
              </w:rPr>
              <w:t>2=Given money</w:t>
            </w:r>
          </w:p>
          <w:p w14:paraId="550F4450" w14:textId="55251DDF" w:rsidR="008F55E6" w:rsidRPr="00DA2B8F" w:rsidRDefault="008F55E6" w:rsidP="008F55E6">
            <w:pPr>
              <w:pStyle w:val="NoSpacing"/>
              <w:rPr>
                <w:rFonts w:asciiTheme="minorHAnsi" w:hAnsiTheme="minorHAnsi"/>
              </w:rPr>
            </w:pPr>
            <w:r w:rsidRPr="00DA2B8F">
              <w:rPr>
                <w:rFonts w:asciiTheme="minorHAnsi" w:hAnsiTheme="minorHAnsi"/>
              </w:rPr>
              <w:t>3= Given in-kind payment</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8F55E6" w:rsidRPr="00DA2B8F" w:rsidRDefault="00DA2B8F" w:rsidP="00F85A49">
            <w:pPr>
              <w:pStyle w:val="NoSpacing"/>
              <w:rPr>
                <w:rFonts w:asciiTheme="minorHAnsi" w:hAnsiTheme="minorHAnsi"/>
                <w:i/>
              </w:rPr>
            </w:pPr>
            <w:r w:rsidRPr="00DA2B8F">
              <w:rPr>
                <w:rFonts w:asciiTheme="minorHAnsi" w:hAnsiTheme="minorHAnsi"/>
                <w:i/>
              </w:rPr>
              <w:t>(Code)</w:t>
            </w:r>
          </w:p>
        </w:tc>
      </w:tr>
      <w:tr w:rsidR="00A14195" w:rsidRPr="008E76B9" w14:paraId="2B1F37C6"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A14195" w:rsidRPr="008E76B9" w:rsidRDefault="00A14195" w:rsidP="00F85A49">
            <w:pPr>
              <w:pStyle w:val="NoSpacing"/>
            </w:pPr>
            <w:commentRangeStart w:id="80"/>
          </w:p>
        </w:tc>
        <w:tc>
          <w:tcPr>
            <w:tcW w:w="5233" w:type="dxa"/>
            <w:tcBorders>
              <w:top w:val="single" w:sz="4" w:space="0" w:color="auto"/>
              <w:left w:val="single" w:sz="4" w:space="0" w:color="000000"/>
              <w:bottom w:val="single" w:sz="4" w:space="0" w:color="auto"/>
            </w:tcBorders>
          </w:tcPr>
          <w:p w14:paraId="5379AD41" w14:textId="77777777" w:rsidR="00A14195" w:rsidRDefault="00A14195" w:rsidP="008F55E6">
            <w:pPr>
              <w:pStyle w:val="NoSpacing"/>
              <w:rPr>
                <w:rFonts w:asciiTheme="minorHAnsi" w:hAnsiTheme="minorHAnsi"/>
              </w:rPr>
            </w:pPr>
            <w:r w:rsidRPr="00DA2B8F">
              <w:rPr>
                <w:rFonts w:asciiTheme="minorHAnsi" w:hAnsiTheme="minorHAnsi"/>
              </w:rPr>
              <w:t xml:space="preserve">K.28 What was the value of compensation the household received? </w:t>
            </w:r>
            <w:commentRangeEnd w:id="80"/>
            <w:r w:rsidR="00970833">
              <w:rPr>
                <w:rStyle w:val="CommentReference"/>
              </w:rPr>
              <w:commentReference w:id="80"/>
            </w:r>
          </w:p>
          <w:p w14:paraId="0BE81B4D" w14:textId="54FC184F" w:rsidR="00B36520" w:rsidRPr="00DA2B8F" w:rsidRDefault="00B36520" w:rsidP="007C4B7A">
            <w:pPr>
              <w:pStyle w:val="NoSpacing"/>
              <w:rPr>
                <w:rFonts w:asciiTheme="minorHAnsi" w:hAnsiTheme="minorHAnsi"/>
              </w:rPr>
            </w:pPr>
            <w:r>
              <w:rPr>
                <w:rFonts w:asciiTheme="minorHAnsi" w:hAnsiTheme="minorHAnsi"/>
              </w:rPr>
              <w:t xml:space="preserve">K.28 Please </w:t>
            </w:r>
            <w:proofErr w:type="gramStart"/>
            <w:r>
              <w:rPr>
                <w:rFonts w:asciiTheme="minorHAnsi" w:hAnsiTheme="minorHAnsi"/>
              </w:rPr>
              <w:t>describe</w:t>
            </w:r>
            <w:proofErr w:type="gramEnd"/>
            <w:r>
              <w:rPr>
                <w:rFonts w:asciiTheme="minorHAnsi" w:hAnsiTheme="minorHAnsi"/>
              </w:rPr>
              <w:t xml:space="preserve"> the compensation the household received. </w:t>
            </w:r>
            <w:r w:rsidR="007C4B7A">
              <w:rPr>
                <w:rFonts w:asciiTheme="minorHAnsi" w:hAnsiTheme="minorHAnsi"/>
              </w:rPr>
              <w:t>Please include any land given, a description of any in-kind payments, and the value of monetary compensation received.</w:t>
            </w:r>
          </w:p>
        </w:tc>
        <w:tc>
          <w:tcPr>
            <w:tcW w:w="3006" w:type="dxa"/>
            <w:gridSpan w:val="2"/>
            <w:tcBorders>
              <w:top w:val="single" w:sz="4" w:space="0" w:color="auto"/>
              <w:bottom w:val="single" w:sz="4" w:space="0" w:color="auto"/>
              <w:right w:val="single" w:sz="18" w:space="0" w:color="000000"/>
            </w:tcBorders>
          </w:tcPr>
          <w:p w14:paraId="626C2147" w14:textId="13D84C77" w:rsidR="00A14195" w:rsidRPr="00DA2B8F" w:rsidRDefault="00A14195" w:rsidP="008F55E6">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945857F" w14:textId="51FA8BF6" w:rsidR="00A14195" w:rsidRPr="00DA2B8F" w:rsidRDefault="00DA2B8F" w:rsidP="00F85A49">
            <w:pPr>
              <w:pStyle w:val="NoSpacing"/>
              <w:rPr>
                <w:rFonts w:asciiTheme="minorHAnsi" w:hAnsiTheme="minorHAnsi"/>
                <w:i/>
              </w:rPr>
            </w:pPr>
            <w:r>
              <w:rPr>
                <w:rFonts w:asciiTheme="minorHAnsi" w:hAnsiTheme="minorHAnsi"/>
                <w:i/>
              </w:rPr>
              <w:t>(</w:t>
            </w:r>
            <w:proofErr w:type="gramStart"/>
            <w:r>
              <w:rPr>
                <w:rFonts w:asciiTheme="minorHAnsi" w:hAnsiTheme="minorHAnsi"/>
                <w:i/>
              </w:rPr>
              <w:t>integer</w:t>
            </w:r>
            <w:proofErr w:type="gramEnd"/>
            <w:r w:rsidRPr="00DA2B8F">
              <w:rPr>
                <w:rFonts w:asciiTheme="minorHAnsi" w:hAnsiTheme="minorHAnsi"/>
                <w:i/>
              </w:rPr>
              <w:t>)</w:t>
            </w:r>
          </w:p>
        </w:tc>
      </w:tr>
      <w:tr w:rsidR="00A14195" w:rsidRPr="008E76B9"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A14195" w:rsidRPr="008E76B9" w:rsidRDefault="00A14195" w:rsidP="00F85A49">
            <w:pPr>
              <w:pStyle w:val="NoSpacing"/>
            </w:pPr>
          </w:p>
        </w:tc>
        <w:tc>
          <w:tcPr>
            <w:tcW w:w="5233" w:type="dxa"/>
            <w:tcBorders>
              <w:top w:val="single" w:sz="4" w:space="0" w:color="auto"/>
              <w:left w:val="single" w:sz="4" w:space="0" w:color="000000"/>
              <w:bottom w:val="single" w:sz="4" w:space="0" w:color="auto"/>
            </w:tcBorders>
          </w:tcPr>
          <w:p w14:paraId="345C2C8C" w14:textId="75D3AE69" w:rsidR="00A14195" w:rsidRPr="00DA2B8F" w:rsidRDefault="00A14195" w:rsidP="008F55E6">
            <w:pPr>
              <w:pStyle w:val="NoSpacing"/>
              <w:rPr>
                <w:rFonts w:asciiTheme="minorHAnsi" w:hAnsiTheme="minorHAnsi"/>
              </w:rPr>
            </w:pPr>
            <w:r w:rsidRPr="00DA2B8F">
              <w:rPr>
                <w:rFonts w:asciiTheme="minorHAnsi" w:hAnsiTheme="minorHAnsi"/>
                <w:color w:val="000000"/>
              </w:rPr>
              <w:t>K.29 Was the value of the compensation enough to cover the value of the land and resources lost?</w:t>
            </w:r>
          </w:p>
        </w:tc>
        <w:tc>
          <w:tcPr>
            <w:tcW w:w="3006" w:type="dxa"/>
            <w:gridSpan w:val="2"/>
            <w:tcBorders>
              <w:top w:val="single" w:sz="4" w:space="0" w:color="auto"/>
              <w:bottom w:val="single" w:sz="4" w:space="0" w:color="auto"/>
              <w:right w:val="single" w:sz="18" w:space="0" w:color="000000"/>
            </w:tcBorders>
          </w:tcPr>
          <w:p w14:paraId="38CFECF3" w14:textId="144E21FB" w:rsidR="00A14195" w:rsidRDefault="00861797" w:rsidP="00A14195">
            <w:pPr>
              <w:pStyle w:val="NoSpacing"/>
              <w:rPr>
                <w:rFonts w:asciiTheme="minorHAnsi" w:hAnsiTheme="minorHAnsi"/>
              </w:rPr>
            </w:pPr>
            <w:r>
              <w:rPr>
                <w:rFonts w:asciiTheme="minorHAnsi" w:hAnsiTheme="minorHAnsi"/>
              </w:rPr>
              <w:t xml:space="preserve">1=Yes, a lot more </w:t>
            </w:r>
          </w:p>
          <w:p w14:paraId="1BC201C4" w14:textId="77777777" w:rsidR="00861797" w:rsidRDefault="00861797" w:rsidP="00A14195">
            <w:pPr>
              <w:pStyle w:val="NoSpacing"/>
              <w:rPr>
                <w:rFonts w:asciiTheme="minorHAnsi" w:hAnsiTheme="minorHAnsi"/>
              </w:rPr>
            </w:pPr>
            <w:r>
              <w:rPr>
                <w:rFonts w:asciiTheme="minorHAnsi" w:hAnsiTheme="minorHAnsi"/>
              </w:rPr>
              <w:t>2=Yes, a little more</w:t>
            </w:r>
          </w:p>
          <w:p w14:paraId="01ABE407" w14:textId="77777777" w:rsidR="00861797" w:rsidRDefault="00861797" w:rsidP="00A14195">
            <w:pPr>
              <w:pStyle w:val="NoSpacing"/>
              <w:rPr>
                <w:rFonts w:asciiTheme="minorHAnsi" w:hAnsiTheme="minorHAnsi"/>
              </w:rPr>
            </w:pPr>
            <w:r>
              <w:rPr>
                <w:rFonts w:asciiTheme="minorHAnsi" w:hAnsiTheme="minorHAnsi"/>
              </w:rPr>
              <w:t>3=Exactly the same value</w:t>
            </w:r>
          </w:p>
          <w:p w14:paraId="4C57DB2E" w14:textId="77777777" w:rsidR="00861797" w:rsidRDefault="00861797" w:rsidP="00A14195">
            <w:pPr>
              <w:pStyle w:val="NoSpacing"/>
              <w:rPr>
                <w:rFonts w:asciiTheme="minorHAnsi" w:hAnsiTheme="minorHAnsi"/>
              </w:rPr>
            </w:pPr>
            <w:r>
              <w:rPr>
                <w:rFonts w:asciiTheme="minorHAnsi" w:hAnsiTheme="minorHAnsi"/>
              </w:rPr>
              <w:t>4=No, a little less</w:t>
            </w:r>
          </w:p>
          <w:p w14:paraId="4F25BD11" w14:textId="13FAB713" w:rsidR="00861797" w:rsidRPr="00DA2B8F" w:rsidRDefault="00861797" w:rsidP="00A14195">
            <w:pPr>
              <w:pStyle w:val="NoSpacing"/>
              <w:rPr>
                <w:rFonts w:asciiTheme="minorHAnsi" w:hAnsiTheme="minorHAnsi"/>
              </w:rPr>
            </w:pPr>
            <w:r>
              <w:rPr>
                <w:rFonts w:asciiTheme="minorHAnsi" w:hAnsiTheme="minorHAnsi"/>
              </w:rPr>
              <w:t xml:space="preserve">5=No, a lot less </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A14195" w:rsidRPr="00DA2B8F" w:rsidRDefault="00DA2B8F" w:rsidP="00F85A49">
            <w:pPr>
              <w:pStyle w:val="NoSpacing"/>
              <w:rPr>
                <w:rFonts w:asciiTheme="minorHAnsi" w:hAnsiTheme="minorHAnsi"/>
                <w:i/>
              </w:rPr>
            </w:pPr>
            <w:r w:rsidRPr="00DA2B8F">
              <w:rPr>
                <w:rFonts w:asciiTheme="minorHAnsi" w:hAnsiTheme="minorHAnsi"/>
                <w:i/>
              </w:rPr>
              <w:t>(Code)</w:t>
            </w:r>
          </w:p>
        </w:tc>
      </w:tr>
      <w:tr w:rsidR="00861797" w:rsidRPr="008E76B9" w14:paraId="285BDACF"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23E90AD2" w14:textId="6180599D" w:rsidR="00861797" w:rsidRPr="008E76B9" w:rsidRDefault="00861797" w:rsidP="00F85A49">
            <w:pPr>
              <w:pStyle w:val="NoSpacing"/>
            </w:pPr>
          </w:p>
        </w:tc>
        <w:tc>
          <w:tcPr>
            <w:tcW w:w="5233" w:type="dxa"/>
            <w:tcBorders>
              <w:top w:val="single" w:sz="4" w:space="0" w:color="auto"/>
              <w:left w:val="single" w:sz="4" w:space="0" w:color="000000"/>
              <w:bottom w:val="single" w:sz="4" w:space="0" w:color="auto"/>
            </w:tcBorders>
          </w:tcPr>
          <w:p w14:paraId="3E50DD6D" w14:textId="1FFB02E8" w:rsidR="00861797" w:rsidRPr="00DA2B8F" w:rsidRDefault="00861797" w:rsidP="008F55E6">
            <w:pPr>
              <w:pStyle w:val="NoSpacing"/>
              <w:rPr>
                <w:rFonts w:asciiTheme="minorHAnsi" w:hAnsiTheme="minorHAnsi"/>
                <w:color w:val="000000"/>
              </w:rPr>
            </w:pPr>
            <w:r>
              <w:rPr>
                <w:rFonts w:asciiTheme="minorHAnsi" w:hAnsiTheme="minorHAnsi"/>
                <w:color w:val="000000"/>
              </w:rPr>
              <w:t xml:space="preserve">K.30 Do you believe that the value of compensation was fair? </w:t>
            </w:r>
          </w:p>
        </w:tc>
        <w:tc>
          <w:tcPr>
            <w:tcW w:w="3006" w:type="dxa"/>
            <w:gridSpan w:val="2"/>
            <w:tcBorders>
              <w:top w:val="single" w:sz="4" w:space="0" w:color="auto"/>
              <w:bottom w:val="single" w:sz="4" w:space="0" w:color="auto"/>
              <w:right w:val="single" w:sz="18" w:space="0" w:color="000000"/>
            </w:tcBorders>
          </w:tcPr>
          <w:p w14:paraId="7BAB40AA" w14:textId="77777777" w:rsidR="00861797" w:rsidRDefault="00861797" w:rsidP="00A14195">
            <w:pPr>
              <w:pStyle w:val="NoSpacing"/>
              <w:rPr>
                <w:rFonts w:asciiTheme="minorHAnsi" w:hAnsiTheme="minorHAnsi"/>
              </w:rPr>
            </w:pPr>
            <w:r>
              <w:rPr>
                <w:rFonts w:asciiTheme="minorHAnsi" w:hAnsiTheme="minorHAnsi"/>
              </w:rPr>
              <w:t>1=Very fair</w:t>
            </w:r>
          </w:p>
          <w:p w14:paraId="75752882" w14:textId="77777777" w:rsidR="00861797" w:rsidRDefault="00861797" w:rsidP="00A14195">
            <w:pPr>
              <w:pStyle w:val="NoSpacing"/>
              <w:rPr>
                <w:rFonts w:asciiTheme="minorHAnsi" w:hAnsiTheme="minorHAnsi"/>
              </w:rPr>
            </w:pPr>
            <w:r>
              <w:rPr>
                <w:rFonts w:asciiTheme="minorHAnsi" w:hAnsiTheme="minorHAnsi"/>
              </w:rPr>
              <w:t>2=Fair</w:t>
            </w:r>
          </w:p>
          <w:p w14:paraId="56ADB059" w14:textId="77777777" w:rsidR="00861797" w:rsidRDefault="00861797" w:rsidP="00A14195">
            <w:pPr>
              <w:pStyle w:val="NoSpacing"/>
              <w:rPr>
                <w:rFonts w:asciiTheme="minorHAnsi" w:hAnsiTheme="minorHAnsi"/>
              </w:rPr>
            </w:pPr>
            <w:r>
              <w:rPr>
                <w:rFonts w:asciiTheme="minorHAnsi" w:hAnsiTheme="minorHAnsi"/>
              </w:rPr>
              <w:t>3=Neither fair nor unfair</w:t>
            </w:r>
          </w:p>
          <w:p w14:paraId="6F177463" w14:textId="77777777" w:rsidR="00861797" w:rsidRDefault="00861797" w:rsidP="00A14195">
            <w:pPr>
              <w:pStyle w:val="NoSpacing"/>
              <w:rPr>
                <w:rFonts w:asciiTheme="minorHAnsi" w:hAnsiTheme="minorHAnsi"/>
              </w:rPr>
            </w:pPr>
            <w:r>
              <w:rPr>
                <w:rFonts w:asciiTheme="minorHAnsi" w:hAnsiTheme="minorHAnsi"/>
              </w:rPr>
              <w:t>4=Unfair</w:t>
            </w:r>
          </w:p>
          <w:p w14:paraId="2B753BC8" w14:textId="77777777" w:rsidR="00861797" w:rsidRDefault="00861797" w:rsidP="00A14195">
            <w:pPr>
              <w:pStyle w:val="NoSpacing"/>
              <w:rPr>
                <w:rFonts w:asciiTheme="minorHAnsi" w:hAnsiTheme="minorHAnsi"/>
              </w:rPr>
            </w:pPr>
            <w:r>
              <w:rPr>
                <w:rFonts w:asciiTheme="minorHAnsi" w:hAnsiTheme="minorHAnsi"/>
              </w:rPr>
              <w:t>5=Very unfair</w:t>
            </w:r>
          </w:p>
          <w:p w14:paraId="5CAAE5B2" w14:textId="77777777" w:rsidR="00861797" w:rsidRDefault="00861797" w:rsidP="00A14195">
            <w:pPr>
              <w:pStyle w:val="NoSpacing"/>
              <w:rPr>
                <w:rFonts w:asciiTheme="minorHAnsi" w:hAnsiTheme="minorHAnsi"/>
              </w:rPr>
            </w:pPr>
            <w:r>
              <w:rPr>
                <w:rFonts w:asciiTheme="minorHAnsi" w:hAnsiTheme="minorHAnsi"/>
              </w:rPr>
              <w:t>888- Don’t know</w:t>
            </w:r>
          </w:p>
          <w:p w14:paraId="3F4B6ED9" w14:textId="23646194" w:rsidR="00861797" w:rsidRPr="00DA2B8F" w:rsidRDefault="00861797" w:rsidP="00A14195">
            <w:pPr>
              <w:pStyle w:val="NoSpacing"/>
              <w:rPr>
                <w:rFonts w:asciiTheme="minorHAnsi" w:hAnsiTheme="minorHAnsi"/>
              </w:rPr>
            </w:pPr>
            <w:r>
              <w:rPr>
                <w:rFonts w:asciiTheme="minorHAnsi" w:hAnsiTheme="minorHAnsi"/>
              </w:rPr>
              <w:t xml:space="preserve">999=Refused to answer </w:t>
            </w:r>
          </w:p>
        </w:tc>
        <w:tc>
          <w:tcPr>
            <w:tcW w:w="1170" w:type="dxa"/>
            <w:tcBorders>
              <w:top w:val="single" w:sz="4" w:space="0" w:color="auto"/>
              <w:left w:val="single" w:sz="18" w:space="0" w:color="000000"/>
              <w:bottom w:val="single" w:sz="4" w:space="0" w:color="auto"/>
              <w:right w:val="single" w:sz="18" w:space="0" w:color="000000"/>
            </w:tcBorders>
          </w:tcPr>
          <w:p w14:paraId="4BE842EA" w14:textId="77777777" w:rsidR="00861797" w:rsidRPr="00DA2B8F" w:rsidRDefault="00861797" w:rsidP="00F85A49">
            <w:pPr>
              <w:pStyle w:val="NoSpacing"/>
              <w:rPr>
                <w:rFonts w:asciiTheme="minorHAnsi" w:hAnsiTheme="minorHAnsi"/>
                <w:i/>
              </w:rPr>
            </w:pPr>
          </w:p>
        </w:tc>
      </w:tr>
    </w:tbl>
    <w:p w14:paraId="6D87EA82" w14:textId="233AD75A"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288E5236" w:rsidR="008E76B9" w:rsidRDefault="00FD52B4" w:rsidP="00F85A49">
      <w:pPr>
        <w:pStyle w:val="NoSpacing"/>
      </w:pPr>
      <w:r w:rsidRPr="00FD52B4">
        <w:t>Now I would like to learn more about each of the</w:t>
      </w:r>
      <w:r w:rsidR="003B1C99">
        <w:t xml:space="preserve"> fields that your household OWNS, RENTS-IN or BORROWS-IN</w:t>
      </w:r>
      <w:r w:rsidRPr="00FD52B4">
        <w:t>.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FD52B4" w14:paraId="772604AE" w14:textId="77777777" w:rsidTr="00E524EF">
        <w:trPr>
          <w:trHeight w:val="20"/>
          <w:jc w:val="center"/>
        </w:trPr>
        <w:tc>
          <w:tcPr>
            <w:tcW w:w="694" w:type="dxa"/>
            <w:vMerge w:val="restart"/>
          </w:tcPr>
          <w:p w14:paraId="14AD3812" w14:textId="77777777" w:rsidR="00E524EF" w:rsidRPr="00FD52B4" w:rsidRDefault="00E524EF" w:rsidP="00F85A49">
            <w:pPr>
              <w:pStyle w:val="NoSpacing"/>
            </w:pPr>
            <w:r w:rsidRPr="00FD52B4">
              <w:t>Field</w:t>
            </w:r>
          </w:p>
        </w:tc>
        <w:tc>
          <w:tcPr>
            <w:tcW w:w="1461" w:type="dxa"/>
            <w:vMerge w:val="restart"/>
          </w:tcPr>
          <w:p w14:paraId="544CD919" w14:textId="60CBD294" w:rsidR="00E524EF" w:rsidRPr="00FD52B4" w:rsidRDefault="00E524EF" w:rsidP="00F85A49">
            <w:pPr>
              <w:pStyle w:val="NoSpacing"/>
            </w:pPr>
            <w:r>
              <w:t xml:space="preserve">L1. </w:t>
            </w:r>
            <w:r w:rsidRPr="00FD52B4">
              <w:t>Field name</w:t>
            </w:r>
          </w:p>
        </w:tc>
        <w:tc>
          <w:tcPr>
            <w:tcW w:w="1984" w:type="dxa"/>
            <w:gridSpan w:val="2"/>
          </w:tcPr>
          <w:p w14:paraId="23317B5F" w14:textId="706D7E86" w:rsidR="00E524EF" w:rsidRPr="00FD52B4" w:rsidRDefault="00E524EF" w:rsidP="00F85A49">
            <w:pPr>
              <w:pStyle w:val="NoSpacing"/>
              <w:jc w:val="center"/>
            </w:pPr>
            <w:r>
              <w:t>L2.</w:t>
            </w:r>
            <w:r w:rsidRPr="00FD52B4">
              <w:t xml:space="preserve"> What is the area of this field?</w:t>
            </w:r>
          </w:p>
          <w:p w14:paraId="3C56C13B" w14:textId="77777777" w:rsidR="00E524EF" w:rsidRPr="00FD52B4" w:rsidRDefault="00E524EF" w:rsidP="00F85A49">
            <w:pPr>
              <w:pStyle w:val="NoSpacing"/>
              <w:jc w:val="center"/>
              <w:rPr>
                <w:b/>
              </w:rPr>
            </w:pPr>
            <w:r w:rsidRPr="00FD52B4">
              <w:t>(</w:t>
            </w:r>
            <w:proofErr w:type="spellStart"/>
            <w:proofErr w:type="gramStart"/>
            <w:r w:rsidRPr="00FD52B4">
              <w:rPr>
                <w:b/>
              </w:rPr>
              <w:t>group</w:t>
            </w:r>
            <w:proofErr w:type="gramEnd"/>
            <w:r w:rsidRPr="00FD52B4">
              <w:rPr>
                <w:b/>
              </w:rPr>
              <w:t>_fieldarea</w:t>
            </w:r>
            <w:proofErr w:type="spellEnd"/>
            <w:r w:rsidRPr="00FD52B4">
              <w:t>)</w:t>
            </w:r>
          </w:p>
        </w:tc>
        <w:tc>
          <w:tcPr>
            <w:tcW w:w="2398" w:type="dxa"/>
            <w:gridSpan w:val="2"/>
          </w:tcPr>
          <w:p w14:paraId="673FC67A" w14:textId="7D961CEE" w:rsidR="00E524EF" w:rsidRPr="00FD52B4" w:rsidRDefault="00E524EF" w:rsidP="00F85A49">
            <w:pPr>
              <w:pStyle w:val="NoSpacing"/>
              <w:jc w:val="center"/>
            </w:pPr>
            <w:r>
              <w:t>L3</w:t>
            </w:r>
            <w:r w:rsidRPr="00FD52B4">
              <w:t>. What is the distance and walking time from your house to the field?</w:t>
            </w:r>
          </w:p>
          <w:p w14:paraId="14AE328E" w14:textId="77777777" w:rsidR="00E524EF" w:rsidRPr="00FD52B4" w:rsidRDefault="00E524EF" w:rsidP="00F85A49">
            <w:pPr>
              <w:pStyle w:val="NoSpacing"/>
              <w:jc w:val="center"/>
              <w:rPr>
                <w:i/>
              </w:rPr>
            </w:pPr>
            <w:commentRangeStart w:id="81"/>
            <w:r w:rsidRPr="00FD52B4">
              <w:rPr>
                <w:i/>
              </w:rPr>
              <w:t>One way, from the main household</w:t>
            </w:r>
            <w:commentRangeEnd w:id="81"/>
            <w:r w:rsidR="0020660B">
              <w:rPr>
                <w:rStyle w:val="CommentReference"/>
              </w:rPr>
              <w:commentReference w:id="81"/>
            </w:r>
          </w:p>
          <w:p w14:paraId="79D62B34" w14:textId="77777777" w:rsidR="00E524EF" w:rsidRPr="00FD52B4" w:rsidRDefault="00E524EF" w:rsidP="00F85A49">
            <w:pPr>
              <w:pStyle w:val="NoSpacing"/>
              <w:jc w:val="center"/>
            </w:pPr>
            <w:r w:rsidRPr="00FD52B4">
              <w:t>(</w:t>
            </w:r>
            <w:proofErr w:type="spellStart"/>
            <w:proofErr w:type="gramStart"/>
            <w:r w:rsidRPr="00FD52B4">
              <w:rPr>
                <w:b/>
              </w:rPr>
              <w:t>grp</w:t>
            </w:r>
            <w:proofErr w:type="gramEnd"/>
            <w:r w:rsidRPr="00FD52B4">
              <w:rPr>
                <w:b/>
              </w:rPr>
              <w:t>_distance_field</w:t>
            </w:r>
            <w:proofErr w:type="spellEnd"/>
            <w:r w:rsidRPr="00FD52B4">
              <w:t>)</w:t>
            </w:r>
          </w:p>
        </w:tc>
        <w:tc>
          <w:tcPr>
            <w:tcW w:w="1800" w:type="dxa"/>
            <w:vMerge w:val="restart"/>
          </w:tcPr>
          <w:p w14:paraId="28445DE2" w14:textId="127275DC" w:rsidR="00E524EF" w:rsidRPr="00FD52B4" w:rsidRDefault="00E524EF" w:rsidP="00F85A49">
            <w:pPr>
              <w:pStyle w:val="NoSpacing"/>
              <w:jc w:val="center"/>
              <w:rPr>
                <w:i/>
              </w:rPr>
            </w:pPr>
            <w:r>
              <w:t>L4</w:t>
            </w:r>
            <w:r w:rsidRPr="00FD52B4">
              <w:t>. During this</w:t>
            </w:r>
            <w:r>
              <w:t xml:space="preserve"> last agricultural season (201</w:t>
            </w:r>
            <w:r w:rsidR="00020591">
              <w:t>4</w:t>
            </w:r>
            <w:r>
              <w:rPr>
                <w:rFonts w:ascii="Courier New" w:hAnsi="Courier New" w:cs="Courier New"/>
              </w:rPr>
              <w:t>–</w:t>
            </w:r>
            <w:r w:rsidRPr="00FD52B4">
              <w:t>201</w:t>
            </w:r>
            <w:r w:rsidR="00020591">
              <w:t>5</w:t>
            </w:r>
            <w:r w:rsidRPr="00FD52B4">
              <w:t>), did your household farm this field, leave it fallow, or use it for pasture or some other non-agricultural use?</w:t>
            </w:r>
          </w:p>
          <w:p w14:paraId="61D26178" w14:textId="77777777" w:rsidR="00E524EF" w:rsidRPr="00FD52B4" w:rsidRDefault="00E524EF" w:rsidP="00F85A49">
            <w:pPr>
              <w:pStyle w:val="NoSpacing"/>
              <w:jc w:val="center"/>
              <w:rPr>
                <w:i/>
              </w:rPr>
            </w:pPr>
            <w:r>
              <w:rPr>
                <w:i/>
              </w:rPr>
              <w:t>See code 113</w:t>
            </w:r>
            <w:r w:rsidRPr="00FD52B4">
              <w:rPr>
                <w:i/>
              </w:rPr>
              <w:t xml:space="preserve"> below</w:t>
            </w:r>
          </w:p>
          <w:p w14:paraId="5EF2258A" w14:textId="5FB8A2AC" w:rsidR="00E524EF" w:rsidRPr="00FD52B4" w:rsidRDefault="00E524EF" w:rsidP="00F85A49">
            <w:pPr>
              <w:pStyle w:val="NoSpacing"/>
              <w:jc w:val="center"/>
              <w:rPr>
                <w:b/>
              </w:rPr>
            </w:pPr>
            <w:r w:rsidRPr="00FD52B4">
              <w:t>If 1</w:t>
            </w:r>
            <w:r>
              <w:t xml:space="preserve"> or 4</w:t>
            </w:r>
            <w:r w:rsidRPr="00FD52B4">
              <w:t>, skip to</w:t>
            </w:r>
            <w:r>
              <w:rPr>
                <w:b/>
              </w:rPr>
              <w:t xml:space="preserve"> L6</w:t>
            </w:r>
          </w:p>
          <w:p w14:paraId="0A96FD06" w14:textId="125C4176" w:rsidR="00E524EF" w:rsidRPr="00FD52B4" w:rsidRDefault="00E524EF" w:rsidP="00F85A49">
            <w:pPr>
              <w:pStyle w:val="NoSpacing"/>
              <w:jc w:val="center"/>
              <w:rPr>
                <w:b/>
              </w:rPr>
            </w:pPr>
          </w:p>
        </w:tc>
        <w:tc>
          <w:tcPr>
            <w:tcW w:w="1620" w:type="dxa"/>
            <w:vMerge w:val="restart"/>
          </w:tcPr>
          <w:p w14:paraId="5D757325" w14:textId="06CE6D0B" w:rsidR="00E524EF" w:rsidRPr="00FD52B4" w:rsidRDefault="00E524EF" w:rsidP="00F85A49">
            <w:pPr>
              <w:pStyle w:val="NoSpacing"/>
              <w:jc w:val="center"/>
            </w:pPr>
            <w:r>
              <w:t>L5</w:t>
            </w:r>
            <w:r w:rsidRPr="00FD52B4">
              <w:t>. What are the two most important reasons why your household chose to leave this field fallow?</w:t>
            </w:r>
          </w:p>
          <w:p w14:paraId="7DCF3378" w14:textId="77777777" w:rsidR="00E524EF" w:rsidRPr="00FD52B4" w:rsidRDefault="00E524EF" w:rsidP="00F85A49">
            <w:pPr>
              <w:pStyle w:val="NoSpacing"/>
              <w:jc w:val="center"/>
              <w:rPr>
                <w:i/>
              </w:rPr>
            </w:pPr>
            <w:r>
              <w:rPr>
                <w:i/>
              </w:rPr>
              <w:t>(See Code 114</w:t>
            </w:r>
            <w:r w:rsidRPr="00FD52B4">
              <w:rPr>
                <w:i/>
              </w:rPr>
              <w:t xml:space="preserve"> below)</w:t>
            </w:r>
          </w:p>
          <w:p w14:paraId="10F68B6B" w14:textId="77777777" w:rsidR="00E524EF" w:rsidRPr="00FD52B4" w:rsidRDefault="00E524EF" w:rsidP="00F85A49">
            <w:pPr>
              <w:pStyle w:val="NoSpacing"/>
              <w:jc w:val="center"/>
            </w:pPr>
            <w:r w:rsidRPr="00FD52B4">
              <w:rPr>
                <w:i/>
              </w:rPr>
              <w:t>Probe and code</w:t>
            </w:r>
          </w:p>
        </w:tc>
        <w:tc>
          <w:tcPr>
            <w:tcW w:w="1080" w:type="dxa"/>
            <w:vMerge w:val="restart"/>
          </w:tcPr>
          <w:p w14:paraId="66D0FBDC" w14:textId="77777777" w:rsidR="00E524EF" w:rsidRDefault="00E524EF" w:rsidP="00F85A49">
            <w:pPr>
              <w:pStyle w:val="NoSpacing"/>
              <w:jc w:val="center"/>
            </w:pPr>
            <w:r>
              <w:t>L.6 Does this field have a fence?</w:t>
            </w:r>
          </w:p>
          <w:p w14:paraId="1474B9C2" w14:textId="77777777" w:rsidR="00E524EF" w:rsidRDefault="00E524EF" w:rsidP="00F85A49">
            <w:pPr>
              <w:pStyle w:val="NoSpacing"/>
              <w:jc w:val="center"/>
            </w:pPr>
          </w:p>
          <w:p w14:paraId="5D070DD5" w14:textId="77777777" w:rsidR="00E524EF" w:rsidRDefault="00E524EF" w:rsidP="00F85A49">
            <w:pPr>
              <w:pStyle w:val="NoSpacing"/>
              <w:jc w:val="center"/>
            </w:pPr>
            <w:r>
              <w:t>0=No</w:t>
            </w:r>
          </w:p>
          <w:p w14:paraId="7322FA30" w14:textId="14F1F6E7" w:rsidR="00E524EF" w:rsidRDefault="00E524EF" w:rsidP="00F85A49">
            <w:pPr>
              <w:pStyle w:val="NoSpacing"/>
              <w:jc w:val="center"/>
            </w:pPr>
            <w:r>
              <w:t>1=Yes</w:t>
            </w:r>
          </w:p>
        </w:tc>
        <w:tc>
          <w:tcPr>
            <w:tcW w:w="1170" w:type="dxa"/>
            <w:vMerge w:val="restart"/>
          </w:tcPr>
          <w:p w14:paraId="2199B58A" w14:textId="78481239" w:rsidR="00E524EF" w:rsidRDefault="00E524EF" w:rsidP="00F85A49">
            <w:pPr>
              <w:pStyle w:val="NoSpacing"/>
              <w:jc w:val="center"/>
            </w:pPr>
            <w:r>
              <w:t xml:space="preserve">L.7 Is this field irrigated? </w:t>
            </w:r>
          </w:p>
          <w:p w14:paraId="55E5BF35" w14:textId="77777777" w:rsidR="00E524EF" w:rsidRDefault="00E524EF" w:rsidP="00F85A49">
            <w:pPr>
              <w:pStyle w:val="NoSpacing"/>
              <w:jc w:val="center"/>
            </w:pPr>
          </w:p>
          <w:p w14:paraId="73311F62" w14:textId="77777777" w:rsidR="00E524EF" w:rsidRDefault="00E524EF" w:rsidP="00A2554F">
            <w:pPr>
              <w:pStyle w:val="NoSpacing"/>
              <w:jc w:val="center"/>
            </w:pPr>
            <w:r>
              <w:t>0=No</w:t>
            </w:r>
          </w:p>
          <w:p w14:paraId="38F53307" w14:textId="64CB700D" w:rsidR="00E524EF" w:rsidRDefault="00E524EF" w:rsidP="00A2554F">
            <w:pPr>
              <w:pStyle w:val="NoSpacing"/>
              <w:jc w:val="center"/>
            </w:pPr>
            <w:r>
              <w:t>1=Yes</w:t>
            </w:r>
          </w:p>
        </w:tc>
        <w:tc>
          <w:tcPr>
            <w:tcW w:w="1260" w:type="dxa"/>
            <w:vMerge w:val="restart"/>
          </w:tcPr>
          <w:p w14:paraId="5E0883C9" w14:textId="7FF0040C" w:rsidR="00E524EF" w:rsidRDefault="00E524EF" w:rsidP="00F85A49">
            <w:pPr>
              <w:pStyle w:val="NoSpacing"/>
              <w:jc w:val="center"/>
            </w:pPr>
            <w:r>
              <w:t xml:space="preserve">L.8 Have you planted basins on this field in the past 5 years? </w:t>
            </w:r>
          </w:p>
          <w:p w14:paraId="07B49089" w14:textId="77777777" w:rsidR="00E524EF" w:rsidRDefault="00E524EF" w:rsidP="00F85A49">
            <w:pPr>
              <w:pStyle w:val="NoSpacing"/>
              <w:jc w:val="center"/>
            </w:pPr>
          </w:p>
          <w:p w14:paraId="35199B6E" w14:textId="77777777" w:rsidR="00E524EF" w:rsidRDefault="00E524EF" w:rsidP="003400B9">
            <w:pPr>
              <w:pStyle w:val="NoSpacing"/>
              <w:jc w:val="center"/>
            </w:pPr>
            <w:r>
              <w:t>0=No</w:t>
            </w:r>
          </w:p>
          <w:p w14:paraId="17D3A5F6" w14:textId="326CA5A0" w:rsidR="00E524EF" w:rsidRDefault="00E524EF" w:rsidP="003400B9">
            <w:pPr>
              <w:pStyle w:val="NoSpacing"/>
              <w:jc w:val="center"/>
            </w:pPr>
            <w:r>
              <w:t>1=Yes</w:t>
            </w:r>
          </w:p>
        </w:tc>
        <w:tc>
          <w:tcPr>
            <w:tcW w:w="1080" w:type="dxa"/>
            <w:vMerge w:val="restart"/>
          </w:tcPr>
          <w:p w14:paraId="74706121" w14:textId="35D83D6A" w:rsidR="00E524EF" w:rsidRDefault="00E524EF" w:rsidP="00F85A49">
            <w:pPr>
              <w:pStyle w:val="NoSpacing"/>
              <w:jc w:val="center"/>
            </w:pPr>
            <w:r>
              <w:t xml:space="preserve">L.9 Have you ripped this field in the past 5 years? </w:t>
            </w:r>
          </w:p>
          <w:p w14:paraId="5A7B7DDC" w14:textId="77777777" w:rsidR="00E524EF" w:rsidRDefault="00E524EF" w:rsidP="00F85A49">
            <w:pPr>
              <w:pStyle w:val="NoSpacing"/>
              <w:jc w:val="center"/>
            </w:pPr>
          </w:p>
          <w:p w14:paraId="4E983930" w14:textId="77777777" w:rsidR="00E524EF" w:rsidRDefault="00E524EF" w:rsidP="00F85A49">
            <w:pPr>
              <w:pStyle w:val="NoSpacing"/>
              <w:jc w:val="center"/>
            </w:pPr>
            <w:r>
              <w:t>0=No</w:t>
            </w:r>
          </w:p>
          <w:p w14:paraId="11D667A5" w14:textId="0972F747" w:rsidR="00E524EF" w:rsidRDefault="00E524EF" w:rsidP="00F85A49">
            <w:pPr>
              <w:pStyle w:val="NoSpacing"/>
              <w:jc w:val="center"/>
            </w:pPr>
            <w:r>
              <w:t>1=Yes</w:t>
            </w:r>
          </w:p>
        </w:tc>
      </w:tr>
      <w:tr w:rsidR="00E524EF" w:rsidRPr="00FD52B4" w14:paraId="11E49AC1" w14:textId="77777777" w:rsidTr="00E524EF">
        <w:trPr>
          <w:trHeight w:val="20"/>
          <w:jc w:val="center"/>
        </w:trPr>
        <w:tc>
          <w:tcPr>
            <w:tcW w:w="694" w:type="dxa"/>
            <w:vMerge/>
          </w:tcPr>
          <w:p w14:paraId="088E8B17" w14:textId="40D6BF3A" w:rsidR="00E524EF" w:rsidRPr="00FD52B4" w:rsidRDefault="00E524EF" w:rsidP="00F85A49">
            <w:pPr>
              <w:pStyle w:val="NoSpacing"/>
            </w:pPr>
          </w:p>
        </w:tc>
        <w:tc>
          <w:tcPr>
            <w:tcW w:w="1461" w:type="dxa"/>
            <w:vMerge/>
          </w:tcPr>
          <w:p w14:paraId="5F7A98D7" w14:textId="77777777" w:rsidR="00E524EF" w:rsidRPr="00FD52B4" w:rsidRDefault="00E524EF" w:rsidP="00F85A49">
            <w:pPr>
              <w:pStyle w:val="NoSpacing"/>
            </w:pPr>
          </w:p>
        </w:tc>
        <w:tc>
          <w:tcPr>
            <w:tcW w:w="720" w:type="dxa"/>
          </w:tcPr>
          <w:p w14:paraId="7D4665BD" w14:textId="77777777" w:rsidR="00E524EF" w:rsidRPr="000026D3" w:rsidRDefault="00E524EF" w:rsidP="00F85A49">
            <w:pPr>
              <w:pStyle w:val="NoSpacing"/>
              <w:jc w:val="center"/>
              <w:rPr>
                <w:sz w:val="20"/>
              </w:rPr>
            </w:pPr>
            <w:r w:rsidRPr="000026D3">
              <w:rPr>
                <w:sz w:val="20"/>
              </w:rPr>
              <w:t>Area of field</w:t>
            </w:r>
          </w:p>
        </w:tc>
        <w:tc>
          <w:tcPr>
            <w:tcW w:w="1264" w:type="dxa"/>
          </w:tcPr>
          <w:p w14:paraId="10BA0A9C" w14:textId="77777777" w:rsidR="00E524EF" w:rsidRPr="000026D3" w:rsidRDefault="00E524EF" w:rsidP="00F85A49">
            <w:pPr>
              <w:pStyle w:val="NoSpacing"/>
              <w:jc w:val="center"/>
              <w:rPr>
                <w:sz w:val="20"/>
              </w:rPr>
            </w:pPr>
            <w:r w:rsidRPr="000026D3">
              <w:rPr>
                <w:sz w:val="20"/>
              </w:rPr>
              <w:t>Unit</w:t>
            </w:r>
          </w:p>
          <w:p w14:paraId="4C35BB64" w14:textId="77777777" w:rsidR="00E524EF" w:rsidRPr="000026D3" w:rsidRDefault="00E524EF" w:rsidP="00F85A49">
            <w:pPr>
              <w:pStyle w:val="NoSpacing"/>
              <w:jc w:val="center"/>
              <w:rPr>
                <w:sz w:val="20"/>
              </w:rPr>
            </w:pPr>
            <w:r w:rsidRPr="000026D3">
              <w:rPr>
                <w:sz w:val="20"/>
              </w:rPr>
              <w:t>1=lima</w:t>
            </w:r>
          </w:p>
          <w:p w14:paraId="4462D86C" w14:textId="77777777" w:rsidR="00E524EF" w:rsidRPr="000026D3" w:rsidRDefault="00E524EF" w:rsidP="00F85A49">
            <w:pPr>
              <w:pStyle w:val="NoSpacing"/>
              <w:jc w:val="center"/>
              <w:rPr>
                <w:sz w:val="20"/>
              </w:rPr>
            </w:pPr>
            <w:r w:rsidRPr="000026D3">
              <w:rPr>
                <w:sz w:val="20"/>
              </w:rPr>
              <w:t>2=acre</w:t>
            </w:r>
          </w:p>
          <w:p w14:paraId="1F15930F" w14:textId="77777777" w:rsidR="00E524EF" w:rsidRPr="000026D3" w:rsidRDefault="00E524EF" w:rsidP="00F85A49">
            <w:pPr>
              <w:pStyle w:val="NoSpacing"/>
              <w:jc w:val="center"/>
              <w:rPr>
                <w:sz w:val="20"/>
              </w:rPr>
            </w:pPr>
            <w:r w:rsidRPr="000026D3">
              <w:rPr>
                <w:sz w:val="20"/>
              </w:rPr>
              <w:t>3=hectare</w:t>
            </w:r>
          </w:p>
          <w:p w14:paraId="19B7688A" w14:textId="77777777" w:rsidR="00E524EF" w:rsidRPr="000026D3" w:rsidRDefault="00E524EF" w:rsidP="00F85A49">
            <w:pPr>
              <w:pStyle w:val="NoSpacing"/>
              <w:jc w:val="center"/>
              <w:rPr>
                <w:sz w:val="20"/>
              </w:rPr>
            </w:pPr>
            <w:r w:rsidRPr="000026D3">
              <w:rPr>
                <w:sz w:val="20"/>
              </w:rPr>
              <w:t>4=square meter</w:t>
            </w:r>
          </w:p>
          <w:p w14:paraId="1CA3C9A3" w14:textId="4C203D2E" w:rsidR="00E524EF" w:rsidRPr="000026D3" w:rsidRDefault="00E524EF" w:rsidP="00F85A49">
            <w:pPr>
              <w:pStyle w:val="NoSpacing"/>
              <w:jc w:val="center"/>
              <w:rPr>
                <w:sz w:val="20"/>
              </w:rPr>
            </w:pPr>
          </w:p>
        </w:tc>
        <w:tc>
          <w:tcPr>
            <w:tcW w:w="1138" w:type="dxa"/>
          </w:tcPr>
          <w:p w14:paraId="527B3CC5" w14:textId="77777777" w:rsidR="00E524EF" w:rsidRPr="000026D3" w:rsidRDefault="00E524EF" w:rsidP="00F85A49">
            <w:pPr>
              <w:pStyle w:val="NoSpacing"/>
              <w:jc w:val="center"/>
              <w:rPr>
                <w:sz w:val="20"/>
              </w:rPr>
            </w:pPr>
            <w:r w:rsidRPr="000026D3">
              <w:rPr>
                <w:sz w:val="20"/>
              </w:rPr>
              <w:t>Distance</w:t>
            </w:r>
          </w:p>
          <w:p w14:paraId="5CD72124" w14:textId="77777777" w:rsidR="00E524EF" w:rsidRPr="000026D3" w:rsidRDefault="00E524EF" w:rsidP="00F85A49">
            <w:pPr>
              <w:pStyle w:val="NoSpacing"/>
              <w:jc w:val="center"/>
              <w:rPr>
                <w:sz w:val="20"/>
              </w:rPr>
            </w:pPr>
            <w:r w:rsidRPr="000026D3">
              <w:rPr>
                <w:sz w:val="20"/>
              </w:rPr>
              <w:t>Units</w:t>
            </w:r>
          </w:p>
          <w:p w14:paraId="441F382C" w14:textId="77777777" w:rsidR="00E524EF" w:rsidRPr="000026D3" w:rsidRDefault="00E524EF" w:rsidP="00F85A49">
            <w:pPr>
              <w:pStyle w:val="NoSpacing"/>
              <w:jc w:val="center"/>
              <w:rPr>
                <w:sz w:val="20"/>
              </w:rPr>
            </w:pPr>
            <w:r w:rsidRPr="000026D3">
              <w:rPr>
                <w:sz w:val="20"/>
              </w:rPr>
              <w:t>1=meters</w:t>
            </w:r>
          </w:p>
          <w:p w14:paraId="7CBABE81" w14:textId="00EF1227" w:rsidR="00E524EF" w:rsidRPr="000026D3" w:rsidRDefault="00E524EF" w:rsidP="00EF74B9">
            <w:pPr>
              <w:pStyle w:val="NoSpacing"/>
              <w:jc w:val="center"/>
              <w:rPr>
                <w:sz w:val="20"/>
              </w:rPr>
            </w:pPr>
            <w:r w:rsidRPr="000026D3">
              <w:rPr>
                <w:sz w:val="20"/>
              </w:rPr>
              <w:t>2=</w:t>
            </w:r>
            <w:r>
              <w:rPr>
                <w:sz w:val="20"/>
              </w:rPr>
              <w:t>km</w:t>
            </w:r>
          </w:p>
        </w:tc>
        <w:tc>
          <w:tcPr>
            <w:tcW w:w="1260" w:type="dxa"/>
          </w:tcPr>
          <w:p w14:paraId="232B68DB" w14:textId="0025B0B7" w:rsidR="00E524EF" w:rsidRPr="000026D3" w:rsidRDefault="00E524EF" w:rsidP="00F85A49">
            <w:pPr>
              <w:pStyle w:val="NoSpacing"/>
              <w:jc w:val="center"/>
              <w:rPr>
                <w:sz w:val="20"/>
              </w:rPr>
            </w:pPr>
            <w:r w:rsidRPr="000026D3">
              <w:rPr>
                <w:sz w:val="20"/>
              </w:rPr>
              <w:t>Walking time</w:t>
            </w:r>
            <w:r>
              <w:rPr>
                <w:sz w:val="20"/>
              </w:rPr>
              <w:t xml:space="preserve"> (minutes)</w:t>
            </w:r>
          </w:p>
        </w:tc>
        <w:tc>
          <w:tcPr>
            <w:tcW w:w="1800" w:type="dxa"/>
            <w:vMerge/>
          </w:tcPr>
          <w:p w14:paraId="53625520" w14:textId="77777777" w:rsidR="00E524EF" w:rsidRPr="00FD52B4" w:rsidRDefault="00E524EF" w:rsidP="00F85A49">
            <w:pPr>
              <w:pStyle w:val="NoSpacing"/>
              <w:jc w:val="center"/>
            </w:pPr>
          </w:p>
        </w:tc>
        <w:tc>
          <w:tcPr>
            <w:tcW w:w="1620" w:type="dxa"/>
            <w:vMerge/>
          </w:tcPr>
          <w:p w14:paraId="7E6895F8" w14:textId="77777777" w:rsidR="00E524EF" w:rsidRPr="00FD52B4" w:rsidRDefault="00E524EF" w:rsidP="00F85A49">
            <w:pPr>
              <w:pStyle w:val="NoSpacing"/>
              <w:jc w:val="center"/>
            </w:pPr>
          </w:p>
        </w:tc>
        <w:tc>
          <w:tcPr>
            <w:tcW w:w="1080" w:type="dxa"/>
            <w:vMerge/>
          </w:tcPr>
          <w:p w14:paraId="2BDB6997" w14:textId="77777777" w:rsidR="00E524EF" w:rsidRPr="00FD52B4" w:rsidRDefault="00E524EF" w:rsidP="00F85A49">
            <w:pPr>
              <w:pStyle w:val="NoSpacing"/>
              <w:jc w:val="center"/>
            </w:pPr>
          </w:p>
        </w:tc>
        <w:tc>
          <w:tcPr>
            <w:tcW w:w="1170" w:type="dxa"/>
            <w:vMerge/>
          </w:tcPr>
          <w:p w14:paraId="4CF948F1" w14:textId="1FE4E96B" w:rsidR="00E524EF" w:rsidRPr="00FD52B4" w:rsidRDefault="00E524EF" w:rsidP="00F85A49">
            <w:pPr>
              <w:pStyle w:val="NoSpacing"/>
              <w:jc w:val="center"/>
            </w:pPr>
          </w:p>
        </w:tc>
        <w:tc>
          <w:tcPr>
            <w:tcW w:w="1260" w:type="dxa"/>
            <w:vMerge/>
          </w:tcPr>
          <w:p w14:paraId="6A049C32" w14:textId="31B3776C" w:rsidR="00E524EF" w:rsidRPr="00FD52B4" w:rsidRDefault="00E524EF" w:rsidP="00F85A49">
            <w:pPr>
              <w:pStyle w:val="NoSpacing"/>
              <w:jc w:val="center"/>
            </w:pPr>
          </w:p>
        </w:tc>
        <w:tc>
          <w:tcPr>
            <w:tcW w:w="1080" w:type="dxa"/>
            <w:vMerge/>
          </w:tcPr>
          <w:p w14:paraId="28CFA35B" w14:textId="77777777" w:rsidR="00E524EF" w:rsidRPr="00FD52B4" w:rsidRDefault="00E524EF" w:rsidP="00F85A49">
            <w:pPr>
              <w:pStyle w:val="NoSpacing"/>
              <w:jc w:val="center"/>
            </w:pPr>
          </w:p>
        </w:tc>
      </w:tr>
      <w:tr w:rsidR="00E524EF" w:rsidRPr="002C0C4A" w14:paraId="50A42AF1" w14:textId="77777777" w:rsidTr="00E524EF">
        <w:trPr>
          <w:trHeight w:val="20"/>
          <w:jc w:val="center"/>
        </w:trPr>
        <w:tc>
          <w:tcPr>
            <w:tcW w:w="694" w:type="dxa"/>
          </w:tcPr>
          <w:p w14:paraId="0A118DC5" w14:textId="77777777" w:rsidR="00E524EF" w:rsidRPr="002C0C4A" w:rsidRDefault="00E524EF" w:rsidP="00F85A49">
            <w:pPr>
              <w:pStyle w:val="NoSpacing"/>
              <w:rPr>
                <w:b/>
                <w:bCs/>
                <w:sz w:val="18"/>
              </w:rPr>
            </w:pPr>
            <w:r w:rsidRPr="002C0C4A">
              <w:rPr>
                <w:b/>
                <w:bCs/>
                <w:sz w:val="18"/>
              </w:rPr>
              <w:t>Field</w:t>
            </w:r>
          </w:p>
        </w:tc>
        <w:tc>
          <w:tcPr>
            <w:tcW w:w="1461" w:type="dxa"/>
          </w:tcPr>
          <w:p w14:paraId="5E78861F" w14:textId="77777777" w:rsidR="00E524EF" w:rsidRPr="002C0C4A" w:rsidRDefault="00E524EF" w:rsidP="00F85A49">
            <w:pPr>
              <w:pStyle w:val="NoSpacing"/>
              <w:rPr>
                <w:b/>
                <w:bCs/>
                <w:sz w:val="18"/>
              </w:rPr>
            </w:pPr>
            <w:proofErr w:type="spellStart"/>
            <w:proofErr w:type="gramStart"/>
            <w:r w:rsidRPr="002C0C4A">
              <w:rPr>
                <w:b/>
                <w:bCs/>
                <w:sz w:val="18"/>
              </w:rPr>
              <w:t>f</w:t>
            </w:r>
            <w:proofErr w:type="gramEnd"/>
            <w:r w:rsidRPr="002C0C4A">
              <w:rPr>
                <w:b/>
                <w:bCs/>
                <w:sz w:val="18"/>
              </w:rPr>
              <w:t>_nickname</w:t>
            </w:r>
            <w:proofErr w:type="spellEnd"/>
          </w:p>
        </w:tc>
        <w:tc>
          <w:tcPr>
            <w:tcW w:w="720" w:type="dxa"/>
          </w:tcPr>
          <w:p w14:paraId="50BE3F02" w14:textId="77777777" w:rsidR="00E524EF" w:rsidRPr="002C0C4A" w:rsidRDefault="00E524EF" w:rsidP="00F85A49">
            <w:pPr>
              <w:pStyle w:val="NoSpacing"/>
              <w:rPr>
                <w:b/>
                <w:bCs/>
                <w:sz w:val="18"/>
              </w:rPr>
            </w:pPr>
            <w:proofErr w:type="spellStart"/>
            <w:proofErr w:type="gramStart"/>
            <w:r w:rsidRPr="002C0C4A">
              <w:rPr>
                <w:b/>
                <w:bCs/>
                <w:sz w:val="18"/>
              </w:rPr>
              <w:t>farea</w:t>
            </w:r>
            <w:proofErr w:type="spellEnd"/>
            <w:proofErr w:type="gramEnd"/>
          </w:p>
        </w:tc>
        <w:tc>
          <w:tcPr>
            <w:tcW w:w="1264" w:type="dxa"/>
          </w:tcPr>
          <w:p w14:paraId="2D841136" w14:textId="77777777" w:rsidR="00E524EF" w:rsidRPr="002C0C4A" w:rsidRDefault="00E524EF" w:rsidP="00F85A49">
            <w:pPr>
              <w:pStyle w:val="NoSpacing"/>
              <w:rPr>
                <w:b/>
                <w:bCs/>
                <w:sz w:val="18"/>
              </w:rPr>
            </w:pPr>
            <w:proofErr w:type="gramStart"/>
            <w:r w:rsidRPr="002C0C4A">
              <w:rPr>
                <w:b/>
                <w:bCs/>
                <w:sz w:val="18"/>
              </w:rPr>
              <w:t>unit6a</w:t>
            </w:r>
            <w:proofErr w:type="gramEnd"/>
          </w:p>
        </w:tc>
        <w:tc>
          <w:tcPr>
            <w:tcW w:w="1138" w:type="dxa"/>
          </w:tcPr>
          <w:p w14:paraId="3E950428" w14:textId="77777777" w:rsidR="00E524EF" w:rsidRPr="002C0C4A" w:rsidRDefault="00E524EF" w:rsidP="00F85A49">
            <w:pPr>
              <w:pStyle w:val="NoSpacing"/>
              <w:rPr>
                <w:b/>
                <w:bCs/>
                <w:sz w:val="18"/>
              </w:rPr>
            </w:pPr>
            <w:proofErr w:type="spellStart"/>
            <w:proofErr w:type="gramStart"/>
            <w:r w:rsidRPr="002C0C4A">
              <w:rPr>
                <w:b/>
                <w:bCs/>
                <w:sz w:val="18"/>
              </w:rPr>
              <w:t>fdist</w:t>
            </w:r>
            <w:proofErr w:type="spellEnd"/>
            <w:proofErr w:type="gramEnd"/>
          </w:p>
        </w:tc>
        <w:tc>
          <w:tcPr>
            <w:tcW w:w="1260" w:type="dxa"/>
          </w:tcPr>
          <w:p w14:paraId="75CD4D91" w14:textId="77777777" w:rsidR="00E524EF" w:rsidRPr="002C0C4A" w:rsidRDefault="00E524EF" w:rsidP="00F85A49">
            <w:pPr>
              <w:pStyle w:val="NoSpacing"/>
              <w:rPr>
                <w:b/>
                <w:bCs/>
                <w:sz w:val="18"/>
              </w:rPr>
            </w:pPr>
            <w:r w:rsidRPr="002C0C4A">
              <w:rPr>
                <w:b/>
                <w:bCs/>
                <w:sz w:val="18"/>
              </w:rPr>
              <w:t>Unit6b</w:t>
            </w:r>
          </w:p>
        </w:tc>
        <w:tc>
          <w:tcPr>
            <w:tcW w:w="1800" w:type="dxa"/>
          </w:tcPr>
          <w:p w14:paraId="6025A81D" w14:textId="77777777" w:rsidR="00E524EF" w:rsidRPr="002C0C4A" w:rsidRDefault="00E524EF" w:rsidP="00F85A49">
            <w:pPr>
              <w:pStyle w:val="NoSpacing"/>
              <w:rPr>
                <w:b/>
                <w:bCs/>
                <w:sz w:val="18"/>
              </w:rPr>
            </w:pPr>
            <w:proofErr w:type="spellStart"/>
            <w:proofErr w:type="gramStart"/>
            <w:r w:rsidRPr="002C0C4A">
              <w:rPr>
                <w:b/>
                <w:bCs/>
                <w:sz w:val="18"/>
              </w:rPr>
              <w:t>fieldpurp</w:t>
            </w:r>
            <w:proofErr w:type="spellEnd"/>
            <w:proofErr w:type="gramEnd"/>
          </w:p>
        </w:tc>
        <w:tc>
          <w:tcPr>
            <w:tcW w:w="1620" w:type="dxa"/>
          </w:tcPr>
          <w:p w14:paraId="1FAF44DE" w14:textId="77777777" w:rsidR="00E524EF" w:rsidRPr="002C0C4A" w:rsidRDefault="00E524EF" w:rsidP="00F85A49">
            <w:pPr>
              <w:pStyle w:val="NoSpacing"/>
              <w:rPr>
                <w:b/>
                <w:bCs/>
                <w:sz w:val="18"/>
              </w:rPr>
            </w:pPr>
            <w:proofErr w:type="spellStart"/>
            <w:proofErr w:type="gramStart"/>
            <w:r w:rsidRPr="002C0C4A">
              <w:rPr>
                <w:b/>
                <w:bCs/>
                <w:sz w:val="18"/>
              </w:rPr>
              <w:t>fallowrsn</w:t>
            </w:r>
            <w:proofErr w:type="spellEnd"/>
            <w:proofErr w:type="gramEnd"/>
          </w:p>
        </w:tc>
        <w:tc>
          <w:tcPr>
            <w:tcW w:w="1080" w:type="dxa"/>
          </w:tcPr>
          <w:p w14:paraId="7C9B30B9" w14:textId="77777777" w:rsidR="00E524EF" w:rsidRPr="002C0C4A" w:rsidRDefault="00E524EF" w:rsidP="00F85A49">
            <w:pPr>
              <w:pStyle w:val="NoSpacing"/>
              <w:rPr>
                <w:b/>
                <w:bCs/>
                <w:sz w:val="18"/>
              </w:rPr>
            </w:pPr>
          </w:p>
        </w:tc>
        <w:tc>
          <w:tcPr>
            <w:tcW w:w="1170" w:type="dxa"/>
          </w:tcPr>
          <w:p w14:paraId="75DAE9AF" w14:textId="1B6E96C8" w:rsidR="00E524EF" w:rsidRPr="002C0C4A" w:rsidRDefault="00E524EF" w:rsidP="00F85A49">
            <w:pPr>
              <w:pStyle w:val="NoSpacing"/>
              <w:rPr>
                <w:b/>
                <w:bCs/>
                <w:sz w:val="18"/>
              </w:rPr>
            </w:pPr>
          </w:p>
        </w:tc>
        <w:tc>
          <w:tcPr>
            <w:tcW w:w="1260" w:type="dxa"/>
          </w:tcPr>
          <w:p w14:paraId="048F8F63" w14:textId="1270362C" w:rsidR="00E524EF" w:rsidRPr="002C0C4A" w:rsidRDefault="00E524EF" w:rsidP="00F85A49">
            <w:pPr>
              <w:pStyle w:val="NoSpacing"/>
              <w:rPr>
                <w:b/>
                <w:bCs/>
                <w:sz w:val="18"/>
              </w:rPr>
            </w:pPr>
          </w:p>
        </w:tc>
        <w:tc>
          <w:tcPr>
            <w:tcW w:w="1080" w:type="dxa"/>
          </w:tcPr>
          <w:p w14:paraId="554F5354" w14:textId="77777777" w:rsidR="00E524EF" w:rsidRPr="002C0C4A" w:rsidRDefault="00E524EF" w:rsidP="00F85A49">
            <w:pPr>
              <w:pStyle w:val="NoSpacing"/>
              <w:rPr>
                <w:b/>
                <w:bCs/>
                <w:sz w:val="18"/>
              </w:rPr>
            </w:pPr>
          </w:p>
        </w:tc>
      </w:tr>
      <w:tr w:rsidR="00E524EF" w:rsidRPr="00FD52B4" w14:paraId="4B4EC9D8" w14:textId="77777777" w:rsidTr="00E524EF">
        <w:trPr>
          <w:trHeight w:val="20"/>
          <w:jc w:val="center"/>
        </w:trPr>
        <w:tc>
          <w:tcPr>
            <w:tcW w:w="694" w:type="dxa"/>
          </w:tcPr>
          <w:p w14:paraId="45103BDD" w14:textId="77777777" w:rsidR="00E524EF" w:rsidRPr="00FD52B4" w:rsidRDefault="00E524EF" w:rsidP="00F85A49">
            <w:pPr>
              <w:pStyle w:val="NoSpacing"/>
            </w:pPr>
            <w:r w:rsidRPr="00FD52B4">
              <w:t>1</w:t>
            </w:r>
          </w:p>
        </w:tc>
        <w:tc>
          <w:tcPr>
            <w:tcW w:w="1461" w:type="dxa"/>
          </w:tcPr>
          <w:p w14:paraId="1AD55EBC" w14:textId="77777777" w:rsidR="00E524EF" w:rsidRPr="00FD52B4" w:rsidRDefault="00E524EF" w:rsidP="00F85A49">
            <w:pPr>
              <w:pStyle w:val="NoSpacing"/>
            </w:pPr>
          </w:p>
        </w:tc>
        <w:tc>
          <w:tcPr>
            <w:tcW w:w="720" w:type="dxa"/>
          </w:tcPr>
          <w:p w14:paraId="06A016C9" w14:textId="77777777" w:rsidR="00E524EF" w:rsidRPr="00FD52B4" w:rsidRDefault="00E524EF" w:rsidP="00F85A49">
            <w:pPr>
              <w:pStyle w:val="NoSpacing"/>
            </w:pPr>
          </w:p>
        </w:tc>
        <w:tc>
          <w:tcPr>
            <w:tcW w:w="1264" w:type="dxa"/>
          </w:tcPr>
          <w:p w14:paraId="4696D13F" w14:textId="77777777" w:rsidR="00E524EF" w:rsidRPr="00FD52B4" w:rsidRDefault="00E524EF" w:rsidP="00F85A49">
            <w:pPr>
              <w:pStyle w:val="NoSpacing"/>
            </w:pPr>
          </w:p>
        </w:tc>
        <w:tc>
          <w:tcPr>
            <w:tcW w:w="1138" w:type="dxa"/>
          </w:tcPr>
          <w:p w14:paraId="22E62884" w14:textId="77777777" w:rsidR="00E524EF" w:rsidRPr="00FD52B4" w:rsidRDefault="00E524EF" w:rsidP="00F85A49">
            <w:pPr>
              <w:pStyle w:val="NoSpacing"/>
            </w:pPr>
          </w:p>
        </w:tc>
        <w:tc>
          <w:tcPr>
            <w:tcW w:w="1260" w:type="dxa"/>
          </w:tcPr>
          <w:p w14:paraId="72AD267E" w14:textId="77777777" w:rsidR="00E524EF" w:rsidRPr="00FD52B4" w:rsidRDefault="00E524EF" w:rsidP="00F85A49">
            <w:pPr>
              <w:pStyle w:val="NoSpacing"/>
            </w:pPr>
          </w:p>
        </w:tc>
        <w:tc>
          <w:tcPr>
            <w:tcW w:w="1800" w:type="dxa"/>
          </w:tcPr>
          <w:p w14:paraId="77AAA81B" w14:textId="77777777" w:rsidR="00E524EF" w:rsidRPr="00FD52B4" w:rsidRDefault="00E524EF" w:rsidP="00F85A49">
            <w:pPr>
              <w:pStyle w:val="NoSpacing"/>
            </w:pPr>
          </w:p>
        </w:tc>
        <w:tc>
          <w:tcPr>
            <w:tcW w:w="1620" w:type="dxa"/>
          </w:tcPr>
          <w:p w14:paraId="69000938" w14:textId="77777777" w:rsidR="00E524EF" w:rsidRPr="00FD52B4" w:rsidRDefault="00E524EF" w:rsidP="00F85A49">
            <w:pPr>
              <w:pStyle w:val="NoSpacing"/>
            </w:pPr>
          </w:p>
        </w:tc>
        <w:tc>
          <w:tcPr>
            <w:tcW w:w="1080" w:type="dxa"/>
          </w:tcPr>
          <w:p w14:paraId="3B562219" w14:textId="77777777" w:rsidR="00E524EF" w:rsidRPr="00FD52B4" w:rsidRDefault="00E524EF" w:rsidP="00F85A49">
            <w:pPr>
              <w:pStyle w:val="NoSpacing"/>
            </w:pPr>
          </w:p>
        </w:tc>
        <w:tc>
          <w:tcPr>
            <w:tcW w:w="1170" w:type="dxa"/>
          </w:tcPr>
          <w:p w14:paraId="44EF3645" w14:textId="68A920A4" w:rsidR="00E524EF" w:rsidRPr="00FD52B4" w:rsidRDefault="00E524EF" w:rsidP="00F85A49">
            <w:pPr>
              <w:pStyle w:val="NoSpacing"/>
            </w:pPr>
          </w:p>
        </w:tc>
        <w:tc>
          <w:tcPr>
            <w:tcW w:w="1260" w:type="dxa"/>
          </w:tcPr>
          <w:p w14:paraId="4A7D06B8" w14:textId="6A43C526" w:rsidR="00E524EF" w:rsidRPr="00FD52B4" w:rsidRDefault="00E524EF" w:rsidP="00F85A49">
            <w:pPr>
              <w:pStyle w:val="NoSpacing"/>
            </w:pPr>
          </w:p>
        </w:tc>
        <w:tc>
          <w:tcPr>
            <w:tcW w:w="1080" w:type="dxa"/>
          </w:tcPr>
          <w:p w14:paraId="35C8EA3A" w14:textId="77777777" w:rsidR="00E524EF" w:rsidRPr="00FD52B4" w:rsidRDefault="00E524EF" w:rsidP="00F85A49">
            <w:pPr>
              <w:pStyle w:val="NoSpacing"/>
            </w:pPr>
          </w:p>
        </w:tc>
      </w:tr>
      <w:tr w:rsidR="00E524EF" w:rsidRPr="00FD52B4" w14:paraId="342EE0F7" w14:textId="77777777" w:rsidTr="00E524EF">
        <w:trPr>
          <w:trHeight w:val="20"/>
          <w:jc w:val="center"/>
        </w:trPr>
        <w:tc>
          <w:tcPr>
            <w:tcW w:w="694" w:type="dxa"/>
          </w:tcPr>
          <w:p w14:paraId="28A2445A" w14:textId="77777777" w:rsidR="00E524EF" w:rsidRPr="00FD52B4" w:rsidRDefault="00E524EF" w:rsidP="00F85A49">
            <w:pPr>
              <w:pStyle w:val="NoSpacing"/>
            </w:pPr>
            <w:r w:rsidRPr="00FD52B4">
              <w:t>2</w:t>
            </w:r>
          </w:p>
        </w:tc>
        <w:tc>
          <w:tcPr>
            <w:tcW w:w="1461" w:type="dxa"/>
          </w:tcPr>
          <w:p w14:paraId="74250536" w14:textId="77777777" w:rsidR="00E524EF" w:rsidRPr="00FD52B4" w:rsidRDefault="00E524EF" w:rsidP="00F85A49">
            <w:pPr>
              <w:pStyle w:val="NoSpacing"/>
            </w:pPr>
          </w:p>
        </w:tc>
        <w:tc>
          <w:tcPr>
            <w:tcW w:w="720" w:type="dxa"/>
          </w:tcPr>
          <w:p w14:paraId="4B45E4A0" w14:textId="77777777" w:rsidR="00E524EF" w:rsidRPr="00FD52B4" w:rsidRDefault="00E524EF" w:rsidP="00F85A49">
            <w:pPr>
              <w:pStyle w:val="NoSpacing"/>
            </w:pPr>
          </w:p>
        </w:tc>
        <w:tc>
          <w:tcPr>
            <w:tcW w:w="1264" w:type="dxa"/>
          </w:tcPr>
          <w:p w14:paraId="53609947" w14:textId="77777777" w:rsidR="00E524EF" w:rsidRPr="00FD52B4" w:rsidRDefault="00E524EF" w:rsidP="00F85A49">
            <w:pPr>
              <w:pStyle w:val="NoSpacing"/>
            </w:pPr>
          </w:p>
        </w:tc>
        <w:tc>
          <w:tcPr>
            <w:tcW w:w="1138" w:type="dxa"/>
          </w:tcPr>
          <w:p w14:paraId="3BE519C0" w14:textId="77777777" w:rsidR="00E524EF" w:rsidRPr="00FD52B4" w:rsidRDefault="00E524EF" w:rsidP="00F85A49">
            <w:pPr>
              <w:pStyle w:val="NoSpacing"/>
            </w:pPr>
          </w:p>
        </w:tc>
        <w:tc>
          <w:tcPr>
            <w:tcW w:w="1260" w:type="dxa"/>
          </w:tcPr>
          <w:p w14:paraId="5F19B63C" w14:textId="77777777" w:rsidR="00E524EF" w:rsidRPr="00FD52B4" w:rsidRDefault="00E524EF" w:rsidP="00F85A49">
            <w:pPr>
              <w:pStyle w:val="NoSpacing"/>
            </w:pPr>
          </w:p>
        </w:tc>
        <w:tc>
          <w:tcPr>
            <w:tcW w:w="1800" w:type="dxa"/>
          </w:tcPr>
          <w:p w14:paraId="787113AE" w14:textId="77777777" w:rsidR="00E524EF" w:rsidRPr="00FD52B4" w:rsidRDefault="00E524EF" w:rsidP="00F85A49">
            <w:pPr>
              <w:pStyle w:val="NoSpacing"/>
            </w:pPr>
          </w:p>
        </w:tc>
        <w:tc>
          <w:tcPr>
            <w:tcW w:w="1620" w:type="dxa"/>
          </w:tcPr>
          <w:p w14:paraId="250CEC07" w14:textId="77777777" w:rsidR="00E524EF" w:rsidRPr="00FD52B4" w:rsidRDefault="00E524EF" w:rsidP="00F85A49">
            <w:pPr>
              <w:pStyle w:val="NoSpacing"/>
            </w:pPr>
          </w:p>
        </w:tc>
        <w:tc>
          <w:tcPr>
            <w:tcW w:w="1080" w:type="dxa"/>
          </w:tcPr>
          <w:p w14:paraId="720C3EB5" w14:textId="77777777" w:rsidR="00E524EF" w:rsidRPr="00FD52B4" w:rsidRDefault="00E524EF" w:rsidP="00F85A49">
            <w:pPr>
              <w:pStyle w:val="NoSpacing"/>
            </w:pPr>
          </w:p>
        </w:tc>
        <w:tc>
          <w:tcPr>
            <w:tcW w:w="1170" w:type="dxa"/>
          </w:tcPr>
          <w:p w14:paraId="67E45207" w14:textId="7266EFD9" w:rsidR="00E524EF" w:rsidRPr="00FD52B4" w:rsidRDefault="00E524EF" w:rsidP="00F85A49">
            <w:pPr>
              <w:pStyle w:val="NoSpacing"/>
            </w:pPr>
          </w:p>
        </w:tc>
        <w:tc>
          <w:tcPr>
            <w:tcW w:w="1260" w:type="dxa"/>
          </w:tcPr>
          <w:p w14:paraId="3A0BF90D" w14:textId="2801CB63" w:rsidR="00E524EF" w:rsidRPr="00FD52B4" w:rsidRDefault="00E524EF" w:rsidP="00F85A49">
            <w:pPr>
              <w:pStyle w:val="NoSpacing"/>
            </w:pPr>
          </w:p>
        </w:tc>
        <w:tc>
          <w:tcPr>
            <w:tcW w:w="1080" w:type="dxa"/>
          </w:tcPr>
          <w:p w14:paraId="490F232E" w14:textId="77777777" w:rsidR="00E524EF" w:rsidRPr="00FD52B4" w:rsidRDefault="00E524EF" w:rsidP="00F85A49">
            <w:pPr>
              <w:pStyle w:val="NoSpacing"/>
            </w:pPr>
          </w:p>
        </w:tc>
      </w:tr>
      <w:tr w:rsidR="00E524EF" w:rsidRPr="00FD52B4" w14:paraId="00031083" w14:textId="77777777" w:rsidTr="00E524EF">
        <w:trPr>
          <w:trHeight w:val="20"/>
          <w:jc w:val="center"/>
        </w:trPr>
        <w:tc>
          <w:tcPr>
            <w:tcW w:w="694" w:type="dxa"/>
          </w:tcPr>
          <w:p w14:paraId="057932C9" w14:textId="77777777" w:rsidR="00E524EF" w:rsidRPr="00FD52B4" w:rsidRDefault="00E524EF" w:rsidP="00F85A49">
            <w:pPr>
              <w:pStyle w:val="NoSpacing"/>
            </w:pPr>
            <w:r w:rsidRPr="00FD52B4">
              <w:t>3</w:t>
            </w:r>
          </w:p>
        </w:tc>
        <w:tc>
          <w:tcPr>
            <w:tcW w:w="1461" w:type="dxa"/>
          </w:tcPr>
          <w:p w14:paraId="159DEE56" w14:textId="77777777" w:rsidR="00E524EF" w:rsidRPr="00FD52B4" w:rsidRDefault="00E524EF" w:rsidP="00F85A49">
            <w:pPr>
              <w:pStyle w:val="NoSpacing"/>
            </w:pPr>
          </w:p>
        </w:tc>
        <w:tc>
          <w:tcPr>
            <w:tcW w:w="720" w:type="dxa"/>
          </w:tcPr>
          <w:p w14:paraId="66CD1E40" w14:textId="77777777" w:rsidR="00E524EF" w:rsidRPr="00FD52B4" w:rsidRDefault="00E524EF" w:rsidP="00F85A49">
            <w:pPr>
              <w:pStyle w:val="NoSpacing"/>
            </w:pPr>
          </w:p>
        </w:tc>
        <w:tc>
          <w:tcPr>
            <w:tcW w:w="1264" w:type="dxa"/>
          </w:tcPr>
          <w:p w14:paraId="660E6240" w14:textId="77777777" w:rsidR="00E524EF" w:rsidRPr="00FD52B4" w:rsidRDefault="00E524EF" w:rsidP="00F85A49">
            <w:pPr>
              <w:pStyle w:val="NoSpacing"/>
            </w:pPr>
          </w:p>
        </w:tc>
        <w:tc>
          <w:tcPr>
            <w:tcW w:w="1138" w:type="dxa"/>
          </w:tcPr>
          <w:p w14:paraId="50DC2BC2" w14:textId="77777777" w:rsidR="00E524EF" w:rsidRPr="00FD52B4" w:rsidRDefault="00E524EF" w:rsidP="00F85A49">
            <w:pPr>
              <w:pStyle w:val="NoSpacing"/>
            </w:pPr>
          </w:p>
        </w:tc>
        <w:tc>
          <w:tcPr>
            <w:tcW w:w="1260" w:type="dxa"/>
          </w:tcPr>
          <w:p w14:paraId="29878AA5" w14:textId="77777777" w:rsidR="00E524EF" w:rsidRPr="00FD52B4" w:rsidRDefault="00E524EF" w:rsidP="00F85A49">
            <w:pPr>
              <w:pStyle w:val="NoSpacing"/>
            </w:pPr>
          </w:p>
        </w:tc>
        <w:tc>
          <w:tcPr>
            <w:tcW w:w="1800" w:type="dxa"/>
          </w:tcPr>
          <w:p w14:paraId="4FDE9543" w14:textId="77777777" w:rsidR="00E524EF" w:rsidRPr="00FD52B4" w:rsidRDefault="00E524EF" w:rsidP="00F85A49">
            <w:pPr>
              <w:pStyle w:val="NoSpacing"/>
            </w:pPr>
          </w:p>
        </w:tc>
        <w:tc>
          <w:tcPr>
            <w:tcW w:w="1620" w:type="dxa"/>
          </w:tcPr>
          <w:p w14:paraId="29110375" w14:textId="77777777" w:rsidR="00E524EF" w:rsidRPr="00FD52B4" w:rsidRDefault="00E524EF" w:rsidP="00F85A49">
            <w:pPr>
              <w:pStyle w:val="NoSpacing"/>
            </w:pPr>
          </w:p>
        </w:tc>
        <w:tc>
          <w:tcPr>
            <w:tcW w:w="1080" w:type="dxa"/>
          </w:tcPr>
          <w:p w14:paraId="414661D8" w14:textId="77777777" w:rsidR="00E524EF" w:rsidRPr="00FD52B4" w:rsidRDefault="00E524EF" w:rsidP="00F85A49">
            <w:pPr>
              <w:pStyle w:val="NoSpacing"/>
            </w:pPr>
          </w:p>
        </w:tc>
        <w:tc>
          <w:tcPr>
            <w:tcW w:w="1170" w:type="dxa"/>
          </w:tcPr>
          <w:p w14:paraId="5610CC9A" w14:textId="5ACE8EBA" w:rsidR="00E524EF" w:rsidRPr="00FD52B4" w:rsidRDefault="00E524EF" w:rsidP="00F85A49">
            <w:pPr>
              <w:pStyle w:val="NoSpacing"/>
            </w:pPr>
          </w:p>
        </w:tc>
        <w:tc>
          <w:tcPr>
            <w:tcW w:w="1260" w:type="dxa"/>
          </w:tcPr>
          <w:p w14:paraId="53819D6C" w14:textId="3D2BD82B" w:rsidR="00E524EF" w:rsidRPr="00FD52B4" w:rsidRDefault="00E524EF" w:rsidP="00F85A49">
            <w:pPr>
              <w:pStyle w:val="NoSpacing"/>
            </w:pPr>
          </w:p>
        </w:tc>
        <w:tc>
          <w:tcPr>
            <w:tcW w:w="1080" w:type="dxa"/>
          </w:tcPr>
          <w:p w14:paraId="065272DD" w14:textId="77777777" w:rsidR="00E524EF" w:rsidRPr="00FD52B4" w:rsidRDefault="00E524EF" w:rsidP="00F85A49">
            <w:pPr>
              <w:pStyle w:val="NoSpacing"/>
            </w:pPr>
          </w:p>
        </w:tc>
      </w:tr>
      <w:tr w:rsidR="00E524EF" w:rsidRPr="00FD52B4" w14:paraId="0ADE3DF4" w14:textId="77777777" w:rsidTr="00E524EF">
        <w:trPr>
          <w:trHeight w:val="20"/>
          <w:jc w:val="center"/>
        </w:trPr>
        <w:tc>
          <w:tcPr>
            <w:tcW w:w="694" w:type="dxa"/>
          </w:tcPr>
          <w:p w14:paraId="109D10D7" w14:textId="77777777" w:rsidR="00E524EF" w:rsidRPr="00FD52B4" w:rsidRDefault="00E524EF" w:rsidP="00F85A49">
            <w:pPr>
              <w:pStyle w:val="NoSpacing"/>
            </w:pPr>
            <w:r w:rsidRPr="00FD52B4">
              <w:t>4</w:t>
            </w:r>
          </w:p>
        </w:tc>
        <w:tc>
          <w:tcPr>
            <w:tcW w:w="1461" w:type="dxa"/>
          </w:tcPr>
          <w:p w14:paraId="749BB1C4" w14:textId="77777777" w:rsidR="00E524EF" w:rsidRPr="00FD52B4" w:rsidRDefault="00E524EF" w:rsidP="00F85A49">
            <w:pPr>
              <w:pStyle w:val="NoSpacing"/>
            </w:pPr>
          </w:p>
        </w:tc>
        <w:tc>
          <w:tcPr>
            <w:tcW w:w="720" w:type="dxa"/>
          </w:tcPr>
          <w:p w14:paraId="13FF9392" w14:textId="77777777" w:rsidR="00E524EF" w:rsidRPr="00FD52B4" w:rsidRDefault="00E524EF" w:rsidP="00F85A49">
            <w:pPr>
              <w:pStyle w:val="NoSpacing"/>
            </w:pPr>
          </w:p>
        </w:tc>
        <w:tc>
          <w:tcPr>
            <w:tcW w:w="1264" w:type="dxa"/>
          </w:tcPr>
          <w:p w14:paraId="4ECCFE5D" w14:textId="77777777" w:rsidR="00E524EF" w:rsidRPr="00FD52B4" w:rsidRDefault="00E524EF" w:rsidP="00F85A49">
            <w:pPr>
              <w:pStyle w:val="NoSpacing"/>
            </w:pPr>
          </w:p>
        </w:tc>
        <w:tc>
          <w:tcPr>
            <w:tcW w:w="1138" w:type="dxa"/>
          </w:tcPr>
          <w:p w14:paraId="294703B6" w14:textId="77777777" w:rsidR="00E524EF" w:rsidRPr="00FD52B4" w:rsidRDefault="00E524EF" w:rsidP="00F85A49">
            <w:pPr>
              <w:pStyle w:val="NoSpacing"/>
            </w:pPr>
          </w:p>
        </w:tc>
        <w:tc>
          <w:tcPr>
            <w:tcW w:w="1260" w:type="dxa"/>
          </w:tcPr>
          <w:p w14:paraId="2466335D" w14:textId="77777777" w:rsidR="00E524EF" w:rsidRPr="00FD52B4" w:rsidRDefault="00E524EF" w:rsidP="00F85A49">
            <w:pPr>
              <w:pStyle w:val="NoSpacing"/>
            </w:pPr>
          </w:p>
        </w:tc>
        <w:tc>
          <w:tcPr>
            <w:tcW w:w="1800" w:type="dxa"/>
          </w:tcPr>
          <w:p w14:paraId="7FCD2CE1" w14:textId="77777777" w:rsidR="00E524EF" w:rsidRPr="00FD52B4" w:rsidRDefault="00E524EF" w:rsidP="00F85A49">
            <w:pPr>
              <w:pStyle w:val="NoSpacing"/>
            </w:pPr>
          </w:p>
        </w:tc>
        <w:tc>
          <w:tcPr>
            <w:tcW w:w="1620" w:type="dxa"/>
          </w:tcPr>
          <w:p w14:paraId="7D3FB97B" w14:textId="77777777" w:rsidR="00E524EF" w:rsidRPr="00FD52B4" w:rsidRDefault="00E524EF" w:rsidP="00F85A49">
            <w:pPr>
              <w:pStyle w:val="NoSpacing"/>
            </w:pPr>
          </w:p>
        </w:tc>
        <w:tc>
          <w:tcPr>
            <w:tcW w:w="1080" w:type="dxa"/>
          </w:tcPr>
          <w:p w14:paraId="42AA2C6B" w14:textId="77777777" w:rsidR="00E524EF" w:rsidRPr="00FD52B4" w:rsidRDefault="00E524EF" w:rsidP="00F85A49">
            <w:pPr>
              <w:pStyle w:val="NoSpacing"/>
            </w:pPr>
          </w:p>
        </w:tc>
        <w:tc>
          <w:tcPr>
            <w:tcW w:w="1170" w:type="dxa"/>
          </w:tcPr>
          <w:p w14:paraId="79E4992E" w14:textId="44246101" w:rsidR="00E524EF" w:rsidRPr="00FD52B4" w:rsidRDefault="00E524EF" w:rsidP="00F85A49">
            <w:pPr>
              <w:pStyle w:val="NoSpacing"/>
            </w:pPr>
          </w:p>
        </w:tc>
        <w:tc>
          <w:tcPr>
            <w:tcW w:w="1260" w:type="dxa"/>
          </w:tcPr>
          <w:p w14:paraId="2AC15C01" w14:textId="5D8607C3" w:rsidR="00E524EF" w:rsidRPr="00FD52B4" w:rsidRDefault="00E524EF" w:rsidP="00F85A49">
            <w:pPr>
              <w:pStyle w:val="NoSpacing"/>
            </w:pPr>
          </w:p>
        </w:tc>
        <w:tc>
          <w:tcPr>
            <w:tcW w:w="1080" w:type="dxa"/>
          </w:tcPr>
          <w:p w14:paraId="2B7830FA" w14:textId="77777777" w:rsidR="00E524EF" w:rsidRPr="00FD52B4" w:rsidRDefault="00E524EF" w:rsidP="00F85A49">
            <w:pPr>
              <w:pStyle w:val="NoSpacing"/>
            </w:pPr>
          </w:p>
        </w:tc>
      </w:tr>
      <w:tr w:rsidR="00E524EF" w:rsidRPr="00FD52B4" w14:paraId="6ED9010F" w14:textId="77777777" w:rsidTr="00E524EF">
        <w:trPr>
          <w:trHeight w:val="20"/>
          <w:jc w:val="center"/>
        </w:trPr>
        <w:tc>
          <w:tcPr>
            <w:tcW w:w="694" w:type="dxa"/>
          </w:tcPr>
          <w:p w14:paraId="0AFB8014" w14:textId="77777777" w:rsidR="00E524EF" w:rsidRPr="00FD52B4" w:rsidRDefault="00E524EF" w:rsidP="00F85A49">
            <w:pPr>
              <w:pStyle w:val="NoSpacing"/>
            </w:pPr>
            <w:r w:rsidRPr="00FD52B4">
              <w:t>5</w:t>
            </w:r>
          </w:p>
        </w:tc>
        <w:tc>
          <w:tcPr>
            <w:tcW w:w="1461" w:type="dxa"/>
          </w:tcPr>
          <w:p w14:paraId="6D6D28D9" w14:textId="77777777" w:rsidR="00E524EF" w:rsidRPr="00FD52B4" w:rsidRDefault="00E524EF" w:rsidP="00F85A49">
            <w:pPr>
              <w:pStyle w:val="NoSpacing"/>
            </w:pPr>
          </w:p>
        </w:tc>
        <w:tc>
          <w:tcPr>
            <w:tcW w:w="720" w:type="dxa"/>
          </w:tcPr>
          <w:p w14:paraId="0FC505C5" w14:textId="77777777" w:rsidR="00E524EF" w:rsidRPr="00FD52B4" w:rsidRDefault="00E524EF" w:rsidP="00F85A49">
            <w:pPr>
              <w:pStyle w:val="NoSpacing"/>
            </w:pPr>
          </w:p>
        </w:tc>
        <w:tc>
          <w:tcPr>
            <w:tcW w:w="1264" w:type="dxa"/>
          </w:tcPr>
          <w:p w14:paraId="147B10A4" w14:textId="77777777" w:rsidR="00E524EF" w:rsidRPr="00FD52B4" w:rsidRDefault="00E524EF" w:rsidP="00F85A49">
            <w:pPr>
              <w:pStyle w:val="NoSpacing"/>
            </w:pPr>
          </w:p>
        </w:tc>
        <w:tc>
          <w:tcPr>
            <w:tcW w:w="1138" w:type="dxa"/>
          </w:tcPr>
          <w:p w14:paraId="503A0E49" w14:textId="77777777" w:rsidR="00E524EF" w:rsidRPr="00FD52B4" w:rsidRDefault="00E524EF" w:rsidP="00F85A49">
            <w:pPr>
              <w:pStyle w:val="NoSpacing"/>
            </w:pPr>
          </w:p>
        </w:tc>
        <w:tc>
          <w:tcPr>
            <w:tcW w:w="1260" w:type="dxa"/>
          </w:tcPr>
          <w:p w14:paraId="5E42F4E3" w14:textId="77777777" w:rsidR="00E524EF" w:rsidRPr="00FD52B4" w:rsidRDefault="00E524EF" w:rsidP="00F85A49">
            <w:pPr>
              <w:pStyle w:val="NoSpacing"/>
            </w:pPr>
          </w:p>
        </w:tc>
        <w:tc>
          <w:tcPr>
            <w:tcW w:w="1800" w:type="dxa"/>
          </w:tcPr>
          <w:p w14:paraId="49B997A8" w14:textId="77777777" w:rsidR="00E524EF" w:rsidRPr="00FD52B4" w:rsidRDefault="00E524EF" w:rsidP="00F85A49">
            <w:pPr>
              <w:pStyle w:val="NoSpacing"/>
            </w:pPr>
          </w:p>
        </w:tc>
        <w:tc>
          <w:tcPr>
            <w:tcW w:w="1620" w:type="dxa"/>
          </w:tcPr>
          <w:p w14:paraId="6FFBF726" w14:textId="77777777" w:rsidR="00E524EF" w:rsidRPr="00FD52B4" w:rsidRDefault="00E524EF" w:rsidP="00F85A49">
            <w:pPr>
              <w:pStyle w:val="NoSpacing"/>
            </w:pPr>
          </w:p>
        </w:tc>
        <w:tc>
          <w:tcPr>
            <w:tcW w:w="1080" w:type="dxa"/>
          </w:tcPr>
          <w:p w14:paraId="0CDD5732" w14:textId="77777777" w:rsidR="00E524EF" w:rsidRPr="00FD52B4" w:rsidRDefault="00E524EF" w:rsidP="00F85A49">
            <w:pPr>
              <w:pStyle w:val="NoSpacing"/>
            </w:pPr>
          </w:p>
        </w:tc>
        <w:tc>
          <w:tcPr>
            <w:tcW w:w="1170" w:type="dxa"/>
          </w:tcPr>
          <w:p w14:paraId="050EFF34" w14:textId="1576E289" w:rsidR="00E524EF" w:rsidRPr="00FD52B4" w:rsidRDefault="00E524EF" w:rsidP="00F85A49">
            <w:pPr>
              <w:pStyle w:val="NoSpacing"/>
            </w:pPr>
          </w:p>
        </w:tc>
        <w:tc>
          <w:tcPr>
            <w:tcW w:w="1260" w:type="dxa"/>
          </w:tcPr>
          <w:p w14:paraId="511DF47F" w14:textId="51D575A4" w:rsidR="00E524EF" w:rsidRPr="00FD52B4" w:rsidRDefault="00E524EF" w:rsidP="00F85A49">
            <w:pPr>
              <w:pStyle w:val="NoSpacing"/>
            </w:pPr>
          </w:p>
        </w:tc>
        <w:tc>
          <w:tcPr>
            <w:tcW w:w="1080" w:type="dxa"/>
          </w:tcPr>
          <w:p w14:paraId="20856BCB" w14:textId="77777777" w:rsidR="00E524EF" w:rsidRPr="00FD52B4" w:rsidRDefault="00E524EF" w:rsidP="00F85A49">
            <w:pPr>
              <w:pStyle w:val="NoSpacing"/>
            </w:pPr>
          </w:p>
        </w:tc>
      </w:tr>
      <w:tr w:rsidR="00E524EF" w:rsidRPr="00FD52B4" w14:paraId="24D4FEB7" w14:textId="77777777" w:rsidTr="00E524EF">
        <w:trPr>
          <w:trHeight w:val="20"/>
          <w:jc w:val="center"/>
        </w:trPr>
        <w:tc>
          <w:tcPr>
            <w:tcW w:w="694" w:type="dxa"/>
          </w:tcPr>
          <w:p w14:paraId="160A9649" w14:textId="77777777" w:rsidR="00E524EF" w:rsidRPr="00FD52B4" w:rsidRDefault="00E524EF" w:rsidP="00F85A49">
            <w:pPr>
              <w:pStyle w:val="NoSpacing"/>
            </w:pPr>
            <w:r w:rsidRPr="00FD52B4">
              <w:t>6</w:t>
            </w:r>
          </w:p>
        </w:tc>
        <w:tc>
          <w:tcPr>
            <w:tcW w:w="1461" w:type="dxa"/>
          </w:tcPr>
          <w:p w14:paraId="2F342F7C" w14:textId="77777777" w:rsidR="00E524EF" w:rsidRPr="00FD52B4" w:rsidRDefault="00E524EF" w:rsidP="00F85A49">
            <w:pPr>
              <w:pStyle w:val="NoSpacing"/>
            </w:pPr>
          </w:p>
        </w:tc>
        <w:tc>
          <w:tcPr>
            <w:tcW w:w="720" w:type="dxa"/>
          </w:tcPr>
          <w:p w14:paraId="000E6E09" w14:textId="77777777" w:rsidR="00E524EF" w:rsidRPr="00FD52B4" w:rsidRDefault="00E524EF" w:rsidP="00F85A49">
            <w:pPr>
              <w:pStyle w:val="NoSpacing"/>
            </w:pPr>
          </w:p>
        </w:tc>
        <w:tc>
          <w:tcPr>
            <w:tcW w:w="1264" w:type="dxa"/>
          </w:tcPr>
          <w:p w14:paraId="449FF568" w14:textId="77777777" w:rsidR="00E524EF" w:rsidRPr="00FD52B4" w:rsidRDefault="00E524EF" w:rsidP="00F85A49">
            <w:pPr>
              <w:pStyle w:val="NoSpacing"/>
            </w:pPr>
          </w:p>
        </w:tc>
        <w:tc>
          <w:tcPr>
            <w:tcW w:w="1138" w:type="dxa"/>
          </w:tcPr>
          <w:p w14:paraId="47968214" w14:textId="77777777" w:rsidR="00E524EF" w:rsidRPr="00FD52B4" w:rsidRDefault="00E524EF" w:rsidP="00F85A49">
            <w:pPr>
              <w:pStyle w:val="NoSpacing"/>
            </w:pPr>
          </w:p>
        </w:tc>
        <w:tc>
          <w:tcPr>
            <w:tcW w:w="1260" w:type="dxa"/>
          </w:tcPr>
          <w:p w14:paraId="740924EF" w14:textId="77777777" w:rsidR="00E524EF" w:rsidRPr="00FD52B4" w:rsidRDefault="00E524EF" w:rsidP="00F85A49">
            <w:pPr>
              <w:pStyle w:val="NoSpacing"/>
            </w:pPr>
          </w:p>
        </w:tc>
        <w:tc>
          <w:tcPr>
            <w:tcW w:w="1800" w:type="dxa"/>
          </w:tcPr>
          <w:p w14:paraId="1DDAE5B4" w14:textId="77777777" w:rsidR="00E524EF" w:rsidRPr="00FD52B4" w:rsidRDefault="00E524EF" w:rsidP="00F85A49">
            <w:pPr>
              <w:pStyle w:val="NoSpacing"/>
            </w:pPr>
          </w:p>
        </w:tc>
        <w:tc>
          <w:tcPr>
            <w:tcW w:w="1620" w:type="dxa"/>
          </w:tcPr>
          <w:p w14:paraId="71AAEE0C" w14:textId="77777777" w:rsidR="00E524EF" w:rsidRPr="00FD52B4" w:rsidRDefault="00E524EF" w:rsidP="00F85A49">
            <w:pPr>
              <w:pStyle w:val="NoSpacing"/>
            </w:pPr>
          </w:p>
        </w:tc>
        <w:tc>
          <w:tcPr>
            <w:tcW w:w="1080" w:type="dxa"/>
          </w:tcPr>
          <w:p w14:paraId="5FB3BF7F" w14:textId="77777777" w:rsidR="00E524EF" w:rsidRPr="00FD52B4" w:rsidRDefault="00E524EF" w:rsidP="00F85A49">
            <w:pPr>
              <w:pStyle w:val="NoSpacing"/>
            </w:pPr>
          </w:p>
        </w:tc>
        <w:tc>
          <w:tcPr>
            <w:tcW w:w="1170" w:type="dxa"/>
          </w:tcPr>
          <w:p w14:paraId="4B046565" w14:textId="2266E033" w:rsidR="00E524EF" w:rsidRPr="00FD52B4" w:rsidRDefault="00E524EF" w:rsidP="00F85A49">
            <w:pPr>
              <w:pStyle w:val="NoSpacing"/>
            </w:pPr>
          </w:p>
        </w:tc>
        <w:tc>
          <w:tcPr>
            <w:tcW w:w="1260" w:type="dxa"/>
          </w:tcPr>
          <w:p w14:paraId="0BEF4CD2" w14:textId="2B613393" w:rsidR="00E524EF" w:rsidRPr="00FD52B4" w:rsidRDefault="00E524EF" w:rsidP="00F85A49">
            <w:pPr>
              <w:pStyle w:val="NoSpacing"/>
            </w:pPr>
          </w:p>
        </w:tc>
        <w:tc>
          <w:tcPr>
            <w:tcW w:w="1080" w:type="dxa"/>
          </w:tcPr>
          <w:p w14:paraId="4166BC5B" w14:textId="77777777" w:rsidR="00E524EF" w:rsidRPr="00FD52B4" w:rsidRDefault="00E524EF" w:rsidP="00F85A49">
            <w:pPr>
              <w:pStyle w:val="NoSpacing"/>
            </w:pPr>
          </w:p>
        </w:tc>
      </w:tr>
      <w:tr w:rsidR="00E524EF" w:rsidRPr="00FD52B4" w14:paraId="701F12AA" w14:textId="77777777" w:rsidTr="00E524EF">
        <w:trPr>
          <w:trHeight w:val="20"/>
          <w:jc w:val="center"/>
        </w:trPr>
        <w:tc>
          <w:tcPr>
            <w:tcW w:w="694" w:type="dxa"/>
          </w:tcPr>
          <w:p w14:paraId="1A3C6C7A" w14:textId="77777777" w:rsidR="00E524EF" w:rsidRPr="00FD52B4" w:rsidRDefault="00E524EF" w:rsidP="00F85A49">
            <w:pPr>
              <w:pStyle w:val="NoSpacing"/>
            </w:pPr>
            <w:r w:rsidRPr="00FD52B4">
              <w:t>7</w:t>
            </w:r>
          </w:p>
        </w:tc>
        <w:tc>
          <w:tcPr>
            <w:tcW w:w="1461" w:type="dxa"/>
          </w:tcPr>
          <w:p w14:paraId="1B1A4E6D" w14:textId="77777777" w:rsidR="00E524EF" w:rsidRPr="00FD52B4" w:rsidRDefault="00E524EF" w:rsidP="00F85A49">
            <w:pPr>
              <w:pStyle w:val="NoSpacing"/>
            </w:pPr>
          </w:p>
        </w:tc>
        <w:tc>
          <w:tcPr>
            <w:tcW w:w="720" w:type="dxa"/>
          </w:tcPr>
          <w:p w14:paraId="5B3F77B9" w14:textId="77777777" w:rsidR="00E524EF" w:rsidRPr="00FD52B4" w:rsidRDefault="00E524EF" w:rsidP="00F85A49">
            <w:pPr>
              <w:pStyle w:val="NoSpacing"/>
            </w:pPr>
          </w:p>
        </w:tc>
        <w:tc>
          <w:tcPr>
            <w:tcW w:w="1264" w:type="dxa"/>
          </w:tcPr>
          <w:p w14:paraId="2CE0E307" w14:textId="77777777" w:rsidR="00E524EF" w:rsidRPr="00FD52B4" w:rsidRDefault="00E524EF" w:rsidP="00F85A49">
            <w:pPr>
              <w:pStyle w:val="NoSpacing"/>
            </w:pPr>
          </w:p>
        </w:tc>
        <w:tc>
          <w:tcPr>
            <w:tcW w:w="1138" w:type="dxa"/>
          </w:tcPr>
          <w:p w14:paraId="4A724FD2" w14:textId="77777777" w:rsidR="00E524EF" w:rsidRPr="00FD52B4" w:rsidRDefault="00E524EF" w:rsidP="00F85A49">
            <w:pPr>
              <w:pStyle w:val="NoSpacing"/>
            </w:pPr>
          </w:p>
        </w:tc>
        <w:tc>
          <w:tcPr>
            <w:tcW w:w="1260" w:type="dxa"/>
          </w:tcPr>
          <w:p w14:paraId="1E6D01AF" w14:textId="77777777" w:rsidR="00E524EF" w:rsidRPr="00FD52B4" w:rsidRDefault="00E524EF" w:rsidP="00F85A49">
            <w:pPr>
              <w:pStyle w:val="NoSpacing"/>
            </w:pPr>
          </w:p>
        </w:tc>
        <w:tc>
          <w:tcPr>
            <w:tcW w:w="1800" w:type="dxa"/>
          </w:tcPr>
          <w:p w14:paraId="56E65A9C" w14:textId="77777777" w:rsidR="00E524EF" w:rsidRPr="00FD52B4" w:rsidRDefault="00E524EF" w:rsidP="00F85A49">
            <w:pPr>
              <w:pStyle w:val="NoSpacing"/>
            </w:pPr>
          </w:p>
        </w:tc>
        <w:tc>
          <w:tcPr>
            <w:tcW w:w="1620" w:type="dxa"/>
          </w:tcPr>
          <w:p w14:paraId="5E2EE9D0" w14:textId="77777777" w:rsidR="00E524EF" w:rsidRPr="00FD52B4" w:rsidRDefault="00E524EF" w:rsidP="00F85A49">
            <w:pPr>
              <w:pStyle w:val="NoSpacing"/>
            </w:pPr>
          </w:p>
        </w:tc>
        <w:tc>
          <w:tcPr>
            <w:tcW w:w="1080" w:type="dxa"/>
          </w:tcPr>
          <w:p w14:paraId="0A091FBB" w14:textId="77777777" w:rsidR="00E524EF" w:rsidRPr="00FD52B4" w:rsidRDefault="00E524EF" w:rsidP="00F85A49">
            <w:pPr>
              <w:pStyle w:val="NoSpacing"/>
            </w:pPr>
          </w:p>
        </w:tc>
        <w:tc>
          <w:tcPr>
            <w:tcW w:w="1170" w:type="dxa"/>
          </w:tcPr>
          <w:p w14:paraId="1B0E73B6" w14:textId="0DC6431B" w:rsidR="00E524EF" w:rsidRPr="00FD52B4" w:rsidRDefault="00E524EF" w:rsidP="00F85A49">
            <w:pPr>
              <w:pStyle w:val="NoSpacing"/>
            </w:pPr>
          </w:p>
        </w:tc>
        <w:tc>
          <w:tcPr>
            <w:tcW w:w="1260" w:type="dxa"/>
          </w:tcPr>
          <w:p w14:paraId="493CDD5B" w14:textId="02B2A91D" w:rsidR="00E524EF" w:rsidRPr="00FD52B4" w:rsidRDefault="00E524EF" w:rsidP="00F85A49">
            <w:pPr>
              <w:pStyle w:val="NoSpacing"/>
            </w:pPr>
          </w:p>
        </w:tc>
        <w:tc>
          <w:tcPr>
            <w:tcW w:w="1080" w:type="dxa"/>
          </w:tcPr>
          <w:p w14:paraId="5B01D653" w14:textId="77777777" w:rsidR="00E524EF" w:rsidRPr="00FD52B4" w:rsidRDefault="00E524EF" w:rsidP="00F85A49">
            <w:pPr>
              <w:pStyle w:val="NoSpacing"/>
            </w:pPr>
          </w:p>
        </w:tc>
      </w:tr>
      <w:tr w:rsidR="00E524EF" w:rsidRPr="00FD52B4" w14:paraId="544844D2" w14:textId="77777777" w:rsidTr="00E524EF">
        <w:trPr>
          <w:trHeight w:val="20"/>
          <w:jc w:val="center"/>
        </w:trPr>
        <w:tc>
          <w:tcPr>
            <w:tcW w:w="694" w:type="dxa"/>
          </w:tcPr>
          <w:p w14:paraId="731BEADB" w14:textId="77777777" w:rsidR="00E524EF" w:rsidRPr="00FD52B4" w:rsidRDefault="00E524EF" w:rsidP="00F85A49">
            <w:pPr>
              <w:pStyle w:val="NoSpacing"/>
            </w:pPr>
            <w:r w:rsidRPr="00FD52B4">
              <w:t>8</w:t>
            </w:r>
          </w:p>
        </w:tc>
        <w:tc>
          <w:tcPr>
            <w:tcW w:w="1461" w:type="dxa"/>
          </w:tcPr>
          <w:p w14:paraId="110DD15E" w14:textId="77777777" w:rsidR="00E524EF" w:rsidRPr="00FD52B4" w:rsidRDefault="00E524EF" w:rsidP="00F85A49">
            <w:pPr>
              <w:pStyle w:val="NoSpacing"/>
            </w:pPr>
          </w:p>
        </w:tc>
        <w:tc>
          <w:tcPr>
            <w:tcW w:w="720" w:type="dxa"/>
          </w:tcPr>
          <w:p w14:paraId="5A25B5B9" w14:textId="77777777" w:rsidR="00E524EF" w:rsidRPr="00FD52B4" w:rsidRDefault="00E524EF" w:rsidP="00F85A49">
            <w:pPr>
              <w:pStyle w:val="NoSpacing"/>
            </w:pPr>
          </w:p>
        </w:tc>
        <w:tc>
          <w:tcPr>
            <w:tcW w:w="1264" w:type="dxa"/>
          </w:tcPr>
          <w:p w14:paraId="73B96B59" w14:textId="77777777" w:rsidR="00E524EF" w:rsidRPr="00FD52B4" w:rsidRDefault="00E524EF" w:rsidP="00F85A49">
            <w:pPr>
              <w:pStyle w:val="NoSpacing"/>
            </w:pPr>
          </w:p>
        </w:tc>
        <w:tc>
          <w:tcPr>
            <w:tcW w:w="1138" w:type="dxa"/>
          </w:tcPr>
          <w:p w14:paraId="2B5819D0" w14:textId="77777777" w:rsidR="00E524EF" w:rsidRPr="00FD52B4" w:rsidRDefault="00E524EF" w:rsidP="00F85A49">
            <w:pPr>
              <w:pStyle w:val="NoSpacing"/>
            </w:pPr>
          </w:p>
        </w:tc>
        <w:tc>
          <w:tcPr>
            <w:tcW w:w="1260" w:type="dxa"/>
          </w:tcPr>
          <w:p w14:paraId="6DE30A5D" w14:textId="77777777" w:rsidR="00E524EF" w:rsidRPr="00FD52B4" w:rsidRDefault="00E524EF" w:rsidP="00F85A49">
            <w:pPr>
              <w:pStyle w:val="NoSpacing"/>
            </w:pPr>
          </w:p>
        </w:tc>
        <w:tc>
          <w:tcPr>
            <w:tcW w:w="1800" w:type="dxa"/>
          </w:tcPr>
          <w:p w14:paraId="3A118EC4" w14:textId="77777777" w:rsidR="00E524EF" w:rsidRPr="00FD52B4" w:rsidRDefault="00E524EF" w:rsidP="00F85A49">
            <w:pPr>
              <w:pStyle w:val="NoSpacing"/>
            </w:pPr>
          </w:p>
        </w:tc>
        <w:tc>
          <w:tcPr>
            <w:tcW w:w="1620" w:type="dxa"/>
          </w:tcPr>
          <w:p w14:paraId="4E9ECE24" w14:textId="77777777" w:rsidR="00E524EF" w:rsidRPr="00FD52B4" w:rsidRDefault="00E524EF" w:rsidP="00F85A49">
            <w:pPr>
              <w:pStyle w:val="NoSpacing"/>
            </w:pPr>
          </w:p>
        </w:tc>
        <w:tc>
          <w:tcPr>
            <w:tcW w:w="1080" w:type="dxa"/>
          </w:tcPr>
          <w:p w14:paraId="408A0F6A" w14:textId="77777777" w:rsidR="00E524EF" w:rsidRPr="00FD52B4" w:rsidRDefault="00E524EF" w:rsidP="00F85A49">
            <w:pPr>
              <w:pStyle w:val="NoSpacing"/>
            </w:pPr>
          </w:p>
        </w:tc>
        <w:tc>
          <w:tcPr>
            <w:tcW w:w="1170" w:type="dxa"/>
          </w:tcPr>
          <w:p w14:paraId="1FBE7A4C" w14:textId="1B12EFE6" w:rsidR="00E524EF" w:rsidRPr="00FD52B4" w:rsidRDefault="00E524EF" w:rsidP="00F85A49">
            <w:pPr>
              <w:pStyle w:val="NoSpacing"/>
            </w:pPr>
          </w:p>
        </w:tc>
        <w:tc>
          <w:tcPr>
            <w:tcW w:w="1260" w:type="dxa"/>
          </w:tcPr>
          <w:p w14:paraId="3317F206" w14:textId="1479CD1C" w:rsidR="00E524EF" w:rsidRPr="00FD52B4" w:rsidRDefault="00E524EF" w:rsidP="00F85A49">
            <w:pPr>
              <w:pStyle w:val="NoSpacing"/>
            </w:pPr>
          </w:p>
        </w:tc>
        <w:tc>
          <w:tcPr>
            <w:tcW w:w="1080" w:type="dxa"/>
          </w:tcPr>
          <w:p w14:paraId="315C0245" w14:textId="77777777" w:rsidR="00E524EF" w:rsidRPr="00FD52B4" w:rsidRDefault="00E524EF" w:rsidP="00F85A49">
            <w:pPr>
              <w:pStyle w:val="NoSpacing"/>
            </w:pPr>
          </w:p>
        </w:tc>
      </w:tr>
      <w:tr w:rsidR="00E524EF" w:rsidRPr="00FD52B4" w14:paraId="51CB966E" w14:textId="77777777" w:rsidTr="00E524EF">
        <w:trPr>
          <w:trHeight w:val="20"/>
          <w:jc w:val="center"/>
        </w:trPr>
        <w:tc>
          <w:tcPr>
            <w:tcW w:w="694" w:type="dxa"/>
          </w:tcPr>
          <w:p w14:paraId="73851C61" w14:textId="77777777" w:rsidR="00E524EF" w:rsidRPr="00FD52B4" w:rsidRDefault="00E524EF" w:rsidP="00F85A49">
            <w:pPr>
              <w:pStyle w:val="NoSpacing"/>
            </w:pPr>
            <w:r w:rsidRPr="00FD52B4">
              <w:t>9</w:t>
            </w:r>
          </w:p>
        </w:tc>
        <w:tc>
          <w:tcPr>
            <w:tcW w:w="1461" w:type="dxa"/>
          </w:tcPr>
          <w:p w14:paraId="549EAB40" w14:textId="77777777" w:rsidR="00E524EF" w:rsidRPr="00FD52B4" w:rsidRDefault="00E524EF" w:rsidP="00F85A49">
            <w:pPr>
              <w:pStyle w:val="NoSpacing"/>
            </w:pPr>
          </w:p>
        </w:tc>
        <w:tc>
          <w:tcPr>
            <w:tcW w:w="720" w:type="dxa"/>
          </w:tcPr>
          <w:p w14:paraId="661C9362" w14:textId="77777777" w:rsidR="00E524EF" w:rsidRPr="00FD52B4" w:rsidRDefault="00E524EF" w:rsidP="00F85A49">
            <w:pPr>
              <w:pStyle w:val="NoSpacing"/>
            </w:pPr>
          </w:p>
        </w:tc>
        <w:tc>
          <w:tcPr>
            <w:tcW w:w="1264" w:type="dxa"/>
          </w:tcPr>
          <w:p w14:paraId="714F0E56" w14:textId="77777777" w:rsidR="00E524EF" w:rsidRPr="00FD52B4" w:rsidRDefault="00E524EF" w:rsidP="00F85A49">
            <w:pPr>
              <w:pStyle w:val="NoSpacing"/>
            </w:pPr>
          </w:p>
        </w:tc>
        <w:tc>
          <w:tcPr>
            <w:tcW w:w="1138" w:type="dxa"/>
          </w:tcPr>
          <w:p w14:paraId="00E5DD20" w14:textId="77777777" w:rsidR="00E524EF" w:rsidRPr="00FD52B4" w:rsidRDefault="00E524EF" w:rsidP="00F85A49">
            <w:pPr>
              <w:pStyle w:val="NoSpacing"/>
            </w:pPr>
          </w:p>
        </w:tc>
        <w:tc>
          <w:tcPr>
            <w:tcW w:w="1260" w:type="dxa"/>
          </w:tcPr>
          <w:p w14:paraId="0D60CD0D" w14:textId="77777777" w:rsidR="00E524EF" w:rsidRPr="00FD52B4" w:rsidRDefault="00E524EF" w:rsidP="00F85A49">
            <w:pPr>
              <w:pStyle w:val="NoSpacing"/>
            </w:pPr>
          </w:p>
        </w:tc>
        <w:tc>
          <w:tcPr>
            <w:tcW w:w="1800" w:type="dxa"/>
          </w:tcPr>
          <w:p w14:paraId="55A71695" w14:textId="77777777" w:rsidR="00E524EF" w:rsidRPr="00FD52B4" w:rsidRDefault="00E524EF" w:rsidP="00F85A49">
            <w:pPr>
              <w:pStyle w:val="NoSpacing"/>
            </w:pPr>
          </w:p>
        </w:tc>
        <w:tc>
          <w:tcPr>
            <w:tcW w:w="1620" w:type="dxa"/>
          </w:tcPr>
          <w:p w14:paraId="061A3394" w14:textId="77777777" w:rsidR="00E524EF" w:rsidRPr="00FD52B4" w:rsidRDefault="00E524EF" w:rsidP="00F85A49">
            <w:pPr>
              <w:pStyle w:val="NoSpacing"/>
            </w:pPr>
          </w:p>
        </w:tc>
        <w:tc>
          <w:tcPr>
            <w:tcW w:w="1080" w:type="dxa"/>
          </w:tcPr>
          <w:p w14:paraId="0280DFCB" w14:textId="77777777" w:rsidR="00E524EF" w:rsidRPr="00FD52B4" w:rsidRDefault="00E524EF" w:rsidP="00F85A49">
            <w:pPr>
              <w:pStyle w:val="NoSpacing"/>
            </w:pPr>
          </w:p>
        </w:tc>
        <w:tc>
          <w:tcPr>
            <w:tcW w:w="1170" w:type="dxa"/>
          </w:tcPr>
          <w:p w14:paraId="1D860CDE" w14:textId="0B7E2C94" w:rsidR="00E524EF" w:rsidRPr="00FD52B4" w:rsidRDefault="00E524EF" w:rsidP="00F85A49">
            <w:pPr>
              <w:pStyle w:val="NoSpacing"/>
            </w:pPr>
          </w:p>
        </w:tc>
        <w:tc>
          <w:tcPr>
            <w:tcW w:w="1260" w:type="dxa"/>
          </w:tcPr>
          <w:p w14:paraId="519923C8" w14:textId="69668841" w:rsidR="00E524EF" w:rsidRPr="00FD52B4" w:rsidRDefault="00E524EF" w:rsidP="00F85A49">
            <w:pPr>
              <w:pStyle w:val="NoSpacing"/>
            </w:pPr>
          </w:p>
        </w:tc>
        <w:tc>
          <w:tcPr>
            <w:tcW w:w="1080" w:type="dxa"/>
          </w:tcPr>
          <w:p w14:paraId="0DCD367A" w14:textId="77777777" w:rsidR="00E524EF" w:rsidRPr="00FD52B4" w:rsidRDefault="00E524EF" w:rsidP="00F85A49">
            <w:pPr>
              <w:pStyle w:val="NoSpacing"/>
            </w:pPr>
          </w:p>
        </w:tc>
      </w:tr>
      <w:tr w:rsidR="00E524EF" w:rsidRPr="00FD52B4" w14:paraId="0B129495" w14:textId="77777777" w:rsidTr="00E524EF">
        <w:trPr>
          <w:trHeight w:val="20"/>
          <w:jc w:val="center"/>
        </w:trPr>
        <w:tc>
          <w:tcPr>
            <w:tcW w:w="694" w:type="dxa"/>
          </w:tcPr>
          <w:p w14:paraId="0A56D8F9" w14:textId="77777777" w:rsidR="00E524EF" w:rsidRPr="00FD52B4" w:rsidRDefault="00E524EF" w:rsidP="00F85A49">
            <w:pPr>
              <w:pStyle w:val="NoSpacing"/>
            </w:pPr>
            <w:r w:rsidRPr="00FD52B4">
              <w:t>10</w:t>
            </w:r>
          </w:p>
        </w:tc>
        <w:tc>
          <w:tcPr>
            <w:tcW w:w="1461" w:type="dxa"/>
          </w:tcPr>
          <w:p w14:paraId="40CE8839" w14:textId="77777777" w:rsidR="00E524EF" w:rsidRPr="00FD52B4" w:rsidRDefault="00E524EF" w:rsidP="00F85A49">
            <w:pPr>
              <w:pStyle w:val="NoSpacing"/>
            </w:pPr>
          </w:p>
        </w:tc>
        <w:tc>
          <w:tcPr>
            <w:tcW w:w="720" w:type="dxa"/>
          </w:tcPr>
          <w:p w14:paraId="4E4CBC49" w14:textId="77777777" w:rsidR="00E524EF" w:rsidRPr="00FD52B4" w:rsidRDefault="00E524EF" w:rsidP="00F85A49">
            <w:pPr>
              <w:pStyle w:val="NoSpacing"/>
            </w:pPr>
          </w:p>
        </w:tc>
        <w:tc>
          <w:tcPr>
            <w:tcW w:w="1264" w:type="dxa"/>
          </w:tcPr>
          <w:p w14:paraId="70E02498" w14:textId="77777777" w:rsidR="00E524EF" w:rsidRPr="00FD52B4" w:rsidRDefault="00E524EF" w:rsidP="00F85A49">
            <w:pPr>
              <w:pStyle w:val="NoSpacing"/>
            </w:pPr>
          </w:p>
        </w:tc>
        <w:tc>
          <w:tcPr>
            <w:tcW w:w="1138" w:type="dxa"/>
          </w:tcPr>
          <w:p w14:paraId="61E8C085" w14:textId="77777777" w:rsidR="00E524EF" w:rsidRPr="00FD52B4" w:rsidRDefault="00E524EF" w:rsidP="00F85A49">
            <w:pPr>
              <w:pStyle w:val="NoSpacing"/>
            </w:pPr>
          </w:p>
        </w:tc>
        <w:tc>
          <w:tcPr>
            <w:tcW w:w="1260" w:type="dxa"/>
          </w:tcPr>
          <w:p w14:paraId="392E9E56" w14:textId="77777777" w:rsidR="00E524EF" w:rsidRPr="00FD52B4" w:rsidRDefault="00E524EF" w:rsidP="00F85A49">
            <w:pPr>
              <w:pStyle w:val="NoSpacing"/>
            </w:pPr>
          </w:p>
        </w:tc>
        <w:tc>
          <w:tcPr>
            <w:tcW w:w="1800" w:type="dxa"/>
          </w:tcPr>
          <w:p w14:paraId="4C7D11EC" w14:textId="77777777" w:rsidR="00E524EF" w:rsidRPr="00FD52B4" w:rsidRDefault="00E524EF" w:rsidP="00F85A49">
            <w:pPr>
              <w:pStyle w:val="NoSpacing"/>
            </w:pPr>
          </w:p>
        </w:tc>
        <w:tc>
          <w:tcPr>
            <w:tcW w:w="1620" w:type="dxa"/>
          </w:tcPr>
          <w:p w14:paraId="75256BEA" w14:textId="77777777" w:rsidR="00E524EF" w:rsidRPr="00FD52B4" w:rsidRDefault="00E524EF" w:rsidP="00F85A49">
            <w:pPr>
              <w:pStyle w:val="NoSpacing"/>
            </w:pPr>
          </w:p>
        </w:tc>
        <w:tc>
          <w:tcPr>
            <w:tcW w:w="1080" w:type="dxa"/>
          </w:tcPr>
          <w:p w14:paraId="5CF518D6" w14:textId="77777777" w:rsidR="00E524EF" w:rsidRPr="00FD52B4" w:rsidRDefault="00E524EF" w:rsidP="00F85A49">
            <w:pPr>
              <w:pStyle w:val="NoSpacing"/>
            </w:pPr>
          </w:p>
        </w:tc>
        <w:tc>
          <w:tcPr>
            <w:tcW w:w="1170" w:type="dxa"/>
          </w:tcPr>
          <w:p w14:paraId="686ACD61" w14:textId="251620CD" w:rsidR="00E524EF" w:rsidRPr="00FD52B4" w:rsidRDefault="00E524EF" w:rsidP="00F85A49">
            <w:pPr>
              <w:pStyle w:val="NoSpacing"/>
            </w:pPr>
          </w:p>
        </w:tc>
        <w:tc>
          <w:tcPr>
            <w:tcW w:w="1260" w:type="dxa"/>
          </w:tcPr>
          <w:p w14:paraId="14EFFC27" w14:textId="3AA85FAA" w:rsidR="00E524EF" w:rsidRPr="00FD52B4" w:rsidRDefault="00E524EF" w:rsidP="00F85A49">
            <w:pPr>
              <w:pStyle w:val="NoSpacing"/>
            </w:pPr>
          </w:p>
        </w:tc>
        <w:tc>
          <w:tcPr>
            <w:tcW w:w="1080" w:type="dxa"/>
          </w:tcPr>
          <w:p w14:paraId="31A02248" w14:textId="77777777" w:rsidR="00E524EF" w:rsidRPr="00FD52B4" w:rsidRDefault="00E524EF" w:rsidP="00F85A49">
            <w:pPr>
              <w:pStyle w:val="NoSpacing"/>
            </w:pPr>
          </w:p>
        </w:tc>
      </w:tr>
    </w:tbl>
    <w:p w14:paraId="62DABE57" w14:textId="77777777" w:rsidR="00FD52B4"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995F62" w14:paraId="108AFCEF" w14:textId="77777777" w:rsidTr="00E524EF">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073"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846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E524EF">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073"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lastRenderedPageBreak/>
              <w:t>97=Other</w:t>
            </w:r>
            <w:r w:rsidR="00693345">
              <w:t>, please specify</w:t>
            </w:r>
          </w:p>
        </w:tc>
        <w:tc>
          <w:tcPr>
            <w:tcW w:w="3420" w:type="dxa"/>
          </w:tcPr>
          <w:p w14:paraId="0218F75A" w14:textId="77777777" w:rsidR="000026D3" w:rsidRPr="00833D3D" w:rsidRDefault="000026D3" w:rsidP="00F85A49">
            <w:pPr>
              <w:pStyle w:val="NoSpacing"/>
              <w:rPr>
                <w:sz w:val="20"/>
              </w:rPr>
            </w:pPr>
            <w:r w:rsidRPr="00833D3D">
              <w:rPr>
                <w:sz w:val="20"/>
              </w:rPr>
              <w:lastRenderedPageBreak/>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0019D5AC" w14:textId="36E9883A" w:rsidR="000026D3" w:rsidRPr="00833D3D" w:rsidRDefault="000026D3" w:rsidP="00F85A49">
            <w:pPr>
              <w:pStyle w:val="NoSpacing"/>
              <w:rPr>
                <w:sz w:val="20"/>
              </w:rPr>
            </w:pPr>
            <w:r w:rsidRPr="00833D3D">
              <w:rPr>
                <w:sz w:val="20"/>
              </w:rPr>
              <w:lastRenderedPageBreak/>
              <w:t>9=Rice</w:t>
            </w:r>
            <w:r w:rsidR="00E524EF">
              <w:rPr>
                <w:sz w:val="20"/>
              </w:rPr>
              <w:t xml:space="preserve">                       10= Finger millet</w:t>
            </w:r>
          </w:p>
        </w:tc>
        <w:tc>
          <w:tcPr>
            <w:tcW w:w="2610" w:type="dxa"/>
          </w:tcPr>
          <w:p w14:paraId="7A26CAFF" w14:textId="77777777" w:rsidR="000026D3" w:rsidRPr="00833D3D" w:rsidRDefault="000026D3" w:rsidP="00F85A49">
            <w:pPr>
              <w:pStyle w:val="NoSpacing"/>
              <w:rPr>
                <w:sz w:val="20"/>
              </w:rPr>
            </w:pPr>
            <w:r w:rsidRPr="00833D3D">
              <w:rPr>
                <w:sz w:val="20"/>
              </w:rPr>
              <w:lastRenderedPageBreak/>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lastRenderedPageBreak/>
              <w:t>19=Sugarcane</w:t>
            </w:r>
          </w:p>
        </w:tc>
        <w:tc>
          <w:tcPr>
            <w:tcW w:w="2430" w:type="dxa"/>
          </w:tcPr>
          <w:p w14:paraId="1E7ECA76" w14:textId="77777777" w:rsidR="000026D3" w:rsidRPr="00833D3D" w:rsidRDefault="000026D3" w:rsidP="00F85A49">
            <w:pPr>
              <w:pStyle w:val="NoSpacing"/>
              <w:rPr>
                <w:sz w:val="20"/>
              </w:rPr>
            </w:pPr>
            <w:r w:rsidRPr="00833D3D">
              <w:rPr>
                <w:sz w:val="20"/>
              </w:rPr>
              <w:lastRenderedPageBreak/>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lastRenderedPageBreak/>
              <w:t>97=Other, please specify</w:t>
            </w:r>
          </w:p>
        </w:tc>
      </w:tr>
    </w:tbl>
    <w:p w14:paraId="173D4870" w14:textId="3AC6088E" w:rsidR="00833D3D" w:rsidRDefault="00833D3D" w:rsidP="00F85A49">
      <w:pPr>
        <w:pStyle w:val="NoSpacing"/>
      </w:pPr>
    </w:p>
    <w:tbl>
      <w:tblPr>
        <w:tblStyle w:val="TableGrid22"/>
        <w:tblW w:w="11154" w:type="dxa"/>
        <w:tblCellMar>
          <w:left w:w="72" w:type="dxa"/>
          <w:right w:w="72" w:type="dxa"/>
        </w:tblCellMar>
        <w:tblLook w:val="04A0" w:firstRow="1" w:lastRow="0" w:firstColumn="1" w:lastColumn="0" w:noHBand="0" w:noVBand="1"/>
      </w:tblPr>
      <w:tblGrid>
        <w:gridCol w:w="682"/>
        <w:gridCol w:w="1397"/>
        <w:gridCol w:w="1652"/>
        <w:gridCol w:w="1497"/>
        <w:gridCol w:w="1368"/>
        <w:gridCol w:w="1230"/>
        <w:gridCol w:w="1138"/>
        <w:gridCol w:w="1114"/>
        <w:gridCol w:w="1076"/>
      </w:tblGrid>
      <w:tr w:rsidR="006641A7" w:rsidRPr="00833D3D" w14:paraId="31CF2365" w14:textId="17DDB104" w:rsidTr="006641A7">
        <w:trPr>
          <w:trHeight w:val="20"/>
        </w:trPr>
        <w:tc>
          <w:tcPr>
            <w:tcW w:w="682" w:type="dxa"/>
          </w:tcPr>
          <w:p w14:paraId="2510B1CD" w14:textId="643760E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Field</w:t>
            </w:r>
          </w:p>
        </w:tc>
        <w:tc>
          <w:tcPr>
            <w:tcW w:w="1397" w:type="dxa"/>
          </w:tcPr>
          <w:p w14:paraId="35CFBF41" w14:textId="2AC9735B" w:rsidR="006641A7"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L10. What was the </w:t>
            </w:r>
            <w:r w:rsidRPr="00E8536F">
              <w:rPr>
                <w:rFonts w:asciiTheme="minorHAnsi" w:hAnsiTheme="minorHAnsi"/>
                <w:b/>
                <w:sz w:val="20"/>
                <w:szCs w:val="20"/>
              </w:rPr>
              <w:t>main crop</w:t>
            </w:r>
            <w:r w:rsidRPr="00E8536F">
              <w:rPr>
                <w:rFonts w:asciiTheme="minorHAnsi" w:hAnsiTheme="minorHAnsi"/>
                <w:sz w:val="20"/>
                <w:szCs w:val="20"/>
              </w:rPr>
              <w:t xml:space="preserve"> your household planted on this field during this agricultural season (201</w:t>
            </w:r>
            <w:r>
              <w:rPr>
                <w:rFonts w:asciiTheme="minorHAnsi" w:hAnsiTheme="minorHAnsi"/>
                <w:sz w:val="20"/>
                <w:szCs w:val="20"/>
              </w:rPr>
              <w:t>4</w:t>
            </w:r>
            <w:r w:rsidRPr="00E8536F">
              <w:rPr>
                <w:rFonts w:asciiTheme="minorHAnsi" w:hAnsiTheme="minorHAnsi"/>
                <w:sz w:val="20"/>
                <w:szCs w:val="20"/>
              </w:rPr>
              <w:t>3/201</w:t>
            </w:r>
            <w:r>
              <w:rPr>
                <w:rFonts w:asciiTheme="minorHAnsi" w:hAnsiTheme="minorHAnsi"/>
                <w:sz w:val="20"/>
                <w:szCs w:val="20"/>
              </w:rPr>
              <w:t>5</w:t>
            </w:r>
            <w:r w:rsidRPr="00E8536F">
              <w:rPr>
                <w:rFonts w:asciiTheme="minorHAnsi" w:hAnsiTheme="minorHAnsi"/>
                <w:sz w:val="20"/>
                <w:szCs w:val="20"/>
              </w:rPr>
              <w:t>4)?</w:t>
            </w:r>
          </w:p>
          <w:p w14:paraId="42159553" w14:textId="0D5B3D28" w:rsidR="006641A7" w:rsidRPr="00E8536F" w:rsidRDefault="006641A7" w:rsidP="00E8536F">
            <w:pPr>
              <w:pStyle w:val="NoSpacing"/>
              <w:rPr>
                <w:rFonts w:asciiTheme="minorHAnsi" w:hAnsiTheme="minorHAnsi"/>
                <w:sz w:val="20"/>
                <w:szCs w:val="20"/>
              </w:rPr>
            </w:pPr>
          </w:p>
          <w:p w14:paraId="01CCA2FC" w14:textId="0045EBDF"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Answer only if L4=1</w:t>
            </w:r>
          </w:p>
          <w:p w14:paraId="604B75A4" w14:textId="7BBF0CD7" w:rsidR="006641A7" w:rsidRPr="00E8536F" w:rsidRDefault="006641A7" w:rsidP="00E8536F">
            <w:pPr>
              <w:pStyle w:val="NoSpacing"/>
              <w:rPr>
                <w:rFonts w:asciiTheme="minorHAnsi" w:hAnsiTheme="minorHAnsi"/>
                <w:sz w:val="20"/>
                <w:szCs w:val="20"/>
              </w:rPr>
            </w:pPr>
            <w:r w:rsidRPr="00E8536F">
              <w:rPr>
                <w:rFonts w:asciiTheme="minorHAnsi" w:hAnsiTheme="minorHAnsi"/>
                <w:i/>
                <w:sz w:val="20"/>
                <w:szCs w:val="20"/>
              </w:rPr>
              <w:t>(See Code 115)</w:t>
            </w:r>
          </w:p>
        </w:tc>
        <w:tc>
          <w:tcPr>
            <w:tcW w:w="1652" w:type="dxa"/>
          </w:tcPr>
          <w:p w14:paraId="0C81D965" w14:textId="6B5C9E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L11. What was the method by which this field was acquired by your household?</w:t>
            </w:r>
          </w:p>
          <w:p w14:paraId="6C7DBBF3" w14:textId="5B3E6293" w:rsidR="006641A7" w:rsidRPr="00E8536F" w:rsidRDefault="006641A7" w:rsidP="00E8536F">
            <w:pPr>
              <w:pStyle w:val="NoSpacing"/>
              <w:rPr>
                <w:rFonts w:asciiTheme="minorHAnsi" w:hAnsiTheme="minorHAnsi"/>
                <w:sz w:val="20"/>
                <w:szCs w:val="20"/>
              </w:rPr>
            </w:pPr>
          </w:p>
          <w:p w14:paraId="2EA04553" w14:textId="03588463"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1=Inherited</w:t>
            </w:r>
          </w:p>
          <w:p w14:paraId="5590584B" w14:textId="001A8D38"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2=Allocated by village</w:t>
            </w:r>
          </w:p>
          <w:p w14:paraId="1D98189A" w14:textId="15A84C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3=Purchased</w:t>
            </w:r>
          </w:p>
          <w:p w14:paraId="6EF4A03D" w14:textId="74906134"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4=Rented</w:t>
            </w:r>
          </w:p>
          <w:p w14:paraId="39B42B43" w14:textId="61EDF03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5=Borrowed</w:t>
            </w:r>
          </w:p>
          <w:p w14:paraId="4FEC80C8" w14:textId="0026839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46ED272E" w14:textId="609233FB"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L.11=1, skip to L.14</w:t>
            </w:r>
          </w:p>
          <w:p w14:paraId="029B4D4B" w14:textId="63E10A03"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L11=3 or 4, skip to L.13</w:t>
            </w:r>
          </w:p>
          <w:p w14:paraId="3F155186" w14:textId="4B49F78C"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 3,4, 97, Skip to L13.</w:t>
            </w:r>
          </w:p>
        </w:tc>
        <w:tc>
          <w:tcPr>
            <w:tcW w:w="1497" w:type="dxa"/>
          </w:tcPr>
          <w:p w14:paraId="1C1B1D84" w14:textId="6FAA834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L12. Who allocated the land?</w:t>
            </w:r>
          </w:p>
          <w:p w14:paraId="5748051A" w14:textId="7B7A6D2A"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1=Headman</w:t>
            </w:r>
          </w:p>
          <w:p w14:paraId="00F8A079" w14:textId="22BADD9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2=</w:t>
            </w:r>
            <w:proofErr w:type="spellStart"/>
            <w:r w:rsidRPr="00E8536F">
              <w:rPr>
                <w:rFonts w:asciiTheme="minorHAnsi" w:hAnsiTheme="minorHAnsi"/>
                <w:sz w:val="20"/>
                <w:szCs w:val="20"/>
              </w:rPr>
              <w:t>Induna</w:t>
            </w:r>
            <w:proofErr w:type="spellEnd"/>
          </w:p>
          <w:p w14:paraId="5D30F641" w14:textId="75D2E08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3=Chief</w:t>
            </w:r>
          </w:p>
          <w:p w14:paraId="3A641393" w14:textId="35FBDD74"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4=Village Committee</w:t>
            </w:r>
          </w:p>
          <w:p w14:paraId="2C4FCC4A" w14:textId="1A6B794B"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5=Elders</w:t>
            </w:r>
          </w:p>
          <w:p w14:paraId="59898646" w14:textId="60C9BE01"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7DB294C4" w14:textId="368B0CDF" w:rsidR="006641A7" w:rsidRPr="00E8536F" w:rsidRDefault="006641A7" w:rsidP="00E8536F">
            <w:pPr>
              <w:pStyle w:val="NoSpacing"/>
              <w:rPr>
                <w:rFonts w:asciiTheme="minorHAnsi" w:hAnsiTheme="minorHAnsi"/>
                <w:i/>
                <w:sz w:val="20"/>
                <w:szCs w:val="20"/>
              </w:rPr>
            </w:pPr>
          </w:p>
        </w:tc>
        <w:tc>
          <w:tcPr>
            <w:tcW w:w="1368" w:type="dxa"/>
          </w:tcPr>
          <w:p w14:paraId="3B049B7A" w14:textId="0F799F0E"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L13. How much did you pay to acquire this land?</w:t>
            </w:r>
          </w:p>
          <w:p w14:paraId="47020E80" w14:textId="47D79FF9" w:rsidR="006641A7" w:rsidRPr="00E8536F" w:rsidRDefault="006641A7" w:rsidP="00E8536F">
            <w:pPr>
              <w:pStyle w:val="NoSpacing"/>
              <w:rPr>
                <w:rFonts w:asciiTheme="minorHAnsi" w:hAnsiTheme="minorHAnsi"/>
                <w:sz w:val="20"/>
                <w:szCs w:val="20"/>
              </w:rPr>
            </w:pPr>
          </w:p>
        </w:tc>
        <w:tc>
          <w:tcPr>
            <w:tcW w:w="1230" w:type="dxa"/>
          </w:tcPr>
          <w:p w14:paraId="2FE5457E" w14:textId="3620DCAA"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L14. What year did your household acquire this field?</w:t>
            </w:r>
          </w:p>
          <w:p w14:paraId="1ED5400C" w14:textId="25BE2AFE" w:rsidR="006641A7" w:rsidRPr="00E8536F" w:rsidRDefault="006641A7" w:rsidP="00E8536F">
            <w:pPr>
              <w:pStyle w:val="NoSpacing"/>
              <w:rPr>
                <w:rFonts w:asciiTheme="minorHAnsi" w:hAnsiTheme="minorHAnsi"/>
                <w:sz w:val="20"/>
                <w:szCs w:val="20"/>
              </w:rPr>
            </w:pPr>
          </w:p>
          <w:p w14:paraId="09A7B504" w14:textId="0B8425D2"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don't know because it has been in the family a long time, enter 777</w:t>
            </w:r>
          </w:p>
        </w:tc>
        <w:tc>
          <w:tcPr>
            <w:tcW w:w="1138" w:type="dxa"/>
          </w:tcPr>
          <w:p w14:paraId="2EF7D84A" w14:textId="40B4D9D4" w:rsidR="006641A7" w:rsidRDefault="006641A7" w:rsidP="00E8536F">
            <w:pPr>
              <w:pStyle w:val="NoSpacing"/>
              <w:rPr>
                <w:rFonts w:asciiTheme="minorHAnsi" w:hAnsiTheme="minorHAnsi"/>
                <w:sz w:val="20"/>
                <w:szCs w:val="20"/>
              </w:rPr>
            </w:pPr>
            <w:r w:rsidRPr="00E8536F">
              <w:rPr>
                <w:rFonts w:asciiTheme="minorHAnsi" w:hAnsiTheme="minorHAnsi"/>
                <w:sz w:val="20"/>
                <w:szCs w:val="20"/>
              </w:rPr>
              <w:t>L15. What year did you clear the field?</w:t>
            </w:r>
          </w:p>
          <w:p w14:paraId="59F136E2" w14:textId="75156F22" w:rsidR="006641A7" w:rsidRPr="00E8536F" w:rsidRDefault="006641A7" w:rsidP="00E8536F">
            <w:pPr>
              <w:pStyle w:val="NoSpacing"/>
              <w:rPr>
                <w:rFonts w:asciiTheme="minorHAnsi" w:hAnsiTheme="minorHAnsi"/>
                <w:sz w:val="20"/>
                <w:szCs w:val="20"/>
              </w:rPr>
            </w:pPr>
          </w:p>
          <w:p w14:paraId="01D7FD73" w14:textId="2E4623CA"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did not clear the field/was cleared when they got it, enter 777</w:t>
            </w:r>
          </w:p>
        </w:tc>
        <w:tc>
          <w:tcPr>
            <w:tcW w:w="1114" w:type="dxa"/>
          </w:tcPr>
          <w:p w14:paraId="7EA2C9B6" w14:textId="53D7B9F9"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L.16 What is the primary soil type of this field?</w:t>
            </w:r>
          </w:p>
          <w:p w14:paraId="462148EC" w14:textId="16066B23"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Texture, not color</w:t>
            </w:r>
          </w:p>
          <w:p w14:paraId="12686536" w14:textId="7A59D64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Clay</w:t>
            </w:r>
          </w:p>
          <w:p w14:paraId="49FF71E7" w14:textId="72A49C31"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2=</w:t>
            </w:r>
            <w:r w:rsidRPr="00E8536F">
              <w:rPr>
                <w:rFonts w:asciiTheme="minorHAnsi" w:hAnsiTheme="minorHAnsi"/>
                <w:i/>
                <w:sz w:val="20"/>
                <w:szCs w:val="20"/>
              </w:rPr>
              <w:t>Sandy</w:t>
            </w:r>
          </w:p>
          <w:p w14:paraId="5DDAC9A0" w14:textId="4C298CA3" w:rsidR="006641A7"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3=</w:t>
            </w:r>
            <w:r w:rsidRPr="00E8536F">
              <w:rPr>
                <w:rFonts w:asciiTheme="minorHAnsi" w:hAnsiTheme="minorHAnsi"/>
                <w:i/>
                <w:sz w:val="20"/>
                <w:szCs w:val="20"/>
              </w:rPr>
              <w:t>Loamy</w:t>
            </w:r>
          </w:p>
          <w:p w14:paraId="22BAF1F8" w14:textId="72E37D67" w:rsidR="006641A7" w:rsidRPr="00E8536F" w:rsidDel="00EB3CC7" w:rsidRDefault="006641A7" w:rsidP="00E8536F">
            <w:pPr>
              <w:pStyle w:val="TableParagraph"/>
              <w:kinsoku w:val="0"/>
              <w:overflowPunct w:val="0"/>
              <w:spacing w:afterLines="20" w:after="48"/>
              <w:rPr>
                <w:del w:id="82" w:author="Aleta Haflett" w:date="2015-03-17T17:48:00Z"/>
                <w:rFonts w:asciiTheme="minorHAnsi" w:hAnsiTheme="minorHAnsi"/>
                <w:i/>
                <w:sz w:val="20"/>
                <w:szCs w:val="20"/>
              </w:rPr>
            </w:pPr>
            <w:del w:id="83" w:author="Aleta Haflett" w:date="2015-03-17T17:48:00Z">
              <w:r w:rsidDel="00EB3CC7">
                <w:rPr>
                  <w:rFonts w:asciiTheme="minorHAnsi" w:hAnsiTheme="minorHAnsi"/>
                  <w:i/>
                  <w:sz w:val="20"/>
                  <w:szCs w:val="20"/>
                </w:rPr>
                <w:delText>4=</w:delText>
              </w:r>
              <w:r w:rsidRPr="00E8536F" w:rsidDel="00EB3CC7">
                <w:rPr>
                  <w:rFonts w:asciiTheme="minorHAnsi" w:hAnsiTheme="minorHAnsi"/>
                  <w:i/>
                  <w:sz w:val="20"/>
                  <w:szCs w:val="20"/>
                </w:rPr>
                <w:delText>Sandy loamy</w:delText>
              </w:r>
            </w:del>
          </w:p>
          <w:p w14:paraId="068A7297" w14:textId="03EF2636" w:rsidR="006641A7" w:rsidRPr="00E8536F" w:rsidRDefault="006641A7"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5</w:t>
            </w:r>
            <w:r>
              <w:rPr>
                <w:rFonts w:asciiTheme="minorHAnsi" w:hAnsiTheme="minorHAnsi"/>
                <w:i/>
                <w:sz w:val="20"/>
                <w:szCs w:val="20"/>
              </w:rPr>
              <w:t>=</w:t>
            </w:r>
            <w:r w:rsidRPr="00E8536F">
              <w:rPr>
                <w:rFonts w:asciiTheme="minorHAnsi" w:hAnsiTheme="minorHAnsi"/>
                <w:i/>
                <w:sz w:val="20"/>
                <w:szCs w:val="20"/>
              </w:rPr>
              <w:t>Silt</w:t>
            </w:r>
          </w:p>
          <w:p w14:paraId="085ACC7F" w14:textId="64510200" w:rsidR="006641A7" w:rsidRPr="00E8536F" w:rsidRDefault="006641A7"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6</w:t>
            </w:r>
            <w:r>
              <w:rPr>
                <w:rFonts w:asciiTheme="minorHAnsi" w:hAnsiTheme="minorHAnsi"/>
                <w:i/>
                <w:sz w:val="20"/>
                <w:szCs w:val="20"/>
              </w:rPr>
              <w:t>=</w:t>
            </w:r>
            <w:r w:rsidRPr="00E8536F">
              <w:rPr>
                <w:rFonts w:asciiTheme="minorHAnsi" w:hAnsiTheme="minorHAnsi"/>
                <w:i/>
                <w:sz w:val="20"/>
                <w:szCs w:val="20"/>
              </w:rPr>
              <w:t>Gravel</w:t>
            </w:r>
          </w:p>
          <w:p w14:paraId="1E63DC1C" w14:textId="6AE56573"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97=</w:t>
            </w:r>
            <w:r w:rsidRPr="00E8536F">
              <w:rPr>
                <w:rFonts w:asciiTheme="minorHAnsi" w:hAnsiTheme="minorHAnsi"/>
                <w:i/>
                <w:sz w:val="20"/>
                <w:szCs w:val="20"/>
              </w:rPr>
              <w:t>Other</w:t>
            </w:r>
          </w:p>
          <w:p w14:paraId="041E1DC3" w14:textId="7D71ED0D" w:rsidR="006641A7" w:rsidRPr="00E8536F" w:rsidRDefault="006641A7" w:rsidP="00E8536F">
            <w:pPr>
              <w:pStyle w:val="NoSpacing"/>
              <w:rPr>
                <w:rFonts w:asciiTheme="minorHAnsi" w:hAnsiTheme="minorHAnsi"/>
                <w:i/>
                <w:sz w:val="20"/>
                <w:szCs w:val="20"/>
              </w:rPr>
            </w:pPr>
          </w:p>
          <w:p w14:paraId="35B972B6" w14:textId="16A00ABB" w:rsidR="006641A7" w:rsidRPr="00E8536F" w:rsidRDefault="006641A7" w:rsidP="00E8536F">
            <w:pPr>
              <w:pStyle w:val="NoSpacing"/>
              <w:rPr>
                <w:rFonts w:asciiTheme="minorHAnsi" w:hAnsiTheme="minorHAnsi"/>
                <w:i/>
                <w:sz w:val="20"/>
                <w:szCs w:val="20"/>
              </w:rPr>
            </w:pPr>
          </w:p>
        </w:tc>
        <w:tc>
          <w:tcPr>
            <w:tcW w:w="1076" w:type="dxa"/>
          </w:tcPr>
          <w:p w14:paraId="3F82F4F0" w14:textId="14C856EB"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L.17 Overall, what is the slope of </w:t>
            </w:r>
            <w:proofErr w:type="gramStart"/>
            <w:r w:rsidRPr="00E8536F">
              <w:rPr>
                <w:rFonts w:asciiTheme="minorHAnsi" w:hAnsiTheme="minorHAnsi"/>
                <w:sz w:val="20"/>
                <w:szCs w:val="20"/>
              </w:rPr>
              <w:t>this  field</w:t>
            </w:r>
            <w:proofErr w:type="gramEnd"/>
            <w:r w:rsidRPr="00E8536F">
              <w:rPr>
                <w:rFonts w:asciiTheme="minorHAnsi" w:hAnsiTheme="minorHAnsi"/>
                <w:sz w:val="20"/>
                <w:szCs w:val="20"/>
              </w:rPr>
              <w:t>?</w:t>
            </w:r>
          </w:p>
          <w:p w14:paraId="1DFB8104" w14:textId="64BB2493" w:rsidR="006641A7" w:rsidRPr="00E8536F" w:rsidRDefault="006641A7" w:rsidP="00E8536F">
            <w:pPr>
              <w:pStyle w:val="NoSpacing"/>
              <w:rPr>
                <w:rFonts w:asciiTheme="minorHAnsi" w:hAnsiTheme="minorHAnsi"/>
                <w:sz w:val="20"/>
                <w:szCs w:val="20"/>
              </w:rPr>
            </w:pPr>
          </w:p>
          <w:p w14:paraId="54914A86" w14:textId="4329407C"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Flat</w:t>
            </w:r>
          </w:p>
          <w:p w14:paraId="64E4C8E0" w14:textId="106002D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 xml:space="preserve">2= </w:t>
            </w:r>
            <w:r w:rsidRPr="00E8536F">
              <w:rPr>
                <w:rFonts w:asciiTheme="minorHAnsi" w:hAnsiTheme="minorHAnsi"/>
                <w:i/>
                <w:sz w:val="20"/>
                <w:szCs w:val="20"/>
              </w:rPr>
              <w:t>Slightly sloped</w:t>
            </w:r>
          </w:p>
          <w:p w14:paraId="16C4D0BE" w14:textId="3FF8626C" w:rsidR="006641A7" w:rsidRPr="00E8536F" w:rsidRDefault="006641A7" w:rsidP="00E8536F">
            <w:pPr>
              <w:pStyle w:val="NoSpacing"/>
              <w:rPr>
                <w:rFonts w:asciiTheme="minorHAnsi" w:hAnsiTheme="minorHAnsi"/>
                <w:sz w:val="20"/>
                <w:szCs w:val="20"/>
              </w:rPr>
            </w:pPr>
            <w:r>
              <w:rPr>
                <w:rFonts w:asciiTheme="minorHAnsi" w:hAnsiTheme="minorHAnsi"/>
                <w:i/>
                <w:sz w:val="20"/>
                <w:szCs w:val="20"/>
              </w:rPr>
              <w:t xml:space="preserve">3= </w:t>
            </w:r>
            <w:r w:rsidRPr="00E8536F">
              <w:rPr>
                <w:rFonts w:asciiTheme="minorHAnsi" w:hAnsiTheme="minorHAnsi"/>
                <w:i/>
                <w:sz w:val="20"/>
                <w:szCs w:val="20"/>
              </w:rPr>
              <w:t>Steeply sloped</w:t>
            </w:r>
          </w:p>
        </w:tc>
      </w:tr>
      <w:tr w:rsidR="006641A7" w:rsidRPr="00AF4ABB" w14:paraId="37E822EB" w14:textId="2F1E692C" w:rsidTr="006641A7">
        <w:trPr>
          <w:trHeight w:val="20"/>
        </w:trPr>
        <w:tc>
          <w:tcPr>
            <w:tcW w:w="682" w:type="dxa"/>
          </w:tcPr>
          <w:p w14:paraId="728DB9D2" w14:textId="2EDC9729" w:rsidR="006641A7" w:rsidRPr="00AF4ABB" w:rsidRDefault="006641A7" w:rsidP="00F85A49">
            <w:pPr>
              <w:pStyle w:val="NoSpacing"/>
              <w:rPr>
                <w:b/>
                <w:bCs/>
                <w:sz w:val="18"/>
              </w:rPr>
            </w:pPr>
            <w:r w:rsidRPr="00AF4ABB">
              <w:rPr>
                <w:b/>
                <w:bCs/>
                <w:sz w:val="18"/>
              </w:rPr>
              <w:t>FIELD</w:t>
            </w:r>
          </w:p>
        </w:tc>
        <w:tc>
          <w:tcPr>
            <w:tcW w:w="1397" w:type="dxa"/>
          </w:tcPr>
          <w:p w14:paraId="233B1CC2" w14:textId="10854916" w:rsidR="006641A7" w:rsidRPr="002C0C4A" w:rsidRDefault="006641A7" w:rsidP="00F85A49">
            <w:pPr>
              <w:pStyle w:val="NoSpacing"/>
              <w:rPr>
                <w:b/>
                <w:bCs/>
                <w:sz w:val="18"/>
              </w:rPr>
            </w:pPr>
            <w:proofErr w:type="spellStart"/>
            <w:proofErr w:type="gramStart"/>
            <w:r w:rsidRPr="002C0C4A">
              <w:rPr>
                <w:b/>
                <w:bCs/>
                <w:sz w:val="18"/>
              </w:rPr>
              <w:t>main</w:t>
            </w:r>
            <w:proofErr w:type="gramEnd"/>
            <w:r w:rsidRPr="002C0C4A">
              <w:rPr>
                <w:b/>
                <w:bCs/>
                <w:sz w:val="18"/>
              </w:rPr>
              <w:t>_crop</w:t>
            </w:r>
            <w:proofErr w:type="spellEnd"/>
          </w:p>
        </w:tc>
        <w:tc>
          <w:tcPr>
            <w:tcW w:w="1652" w:type="dxa"/>
          </w:tcPr>
          <w:p w14:paraId="421EAF37" w14:textId="6451922E" w:rsidR="006641A7" w:rsidRPr="002C0C4A" w:rsidRDefault="006641A7" w:rsidP="00F85A49">
            <w:pPr>
              <w:pStyle w:val="NoSpacing"/>
              <w:rPr>
                <w:b/>
                <w:bCs/>
                <w:sz w:val="18"/>
              </w:rPr>
            </w:pPr>
            <w:proofErr w:type="spellStart"/>
            <w:proofErr w:type="gramStart"/>
            <w:r w:rsidRPr="002C0C4A">
              <w:rPr>
                <w:b/>
                <w:bCs/>
                <w:sz w:val="18"/>
              </w:rPr>
              <w:t>acquired</w:t>
            </w:r>
            <w:proofErr w:type="gramEnd"/>
            <w:r w:rsidRPr="002C0C4A">
              <w:rPr>
                <w:b/>
                <w:bCs/>
                <w:sz w:val="18"/>
              </w:rPr>
              <w:t>_method</w:t>
            </w:r>
            <w:proofErr w:type="spellEnd"/>
          </w:p>
        </w:tc>
        <w:tc>
          <w:tcPr>
            <w:tcW w:w="1497" w:type="dxa"/>
          </w:tcPr>
          <w:p w14:paraId="6E80BA08" w14:textId="4A7FD915" w:rsidR="006641A7" w:rsidRPr="00AF4ABB" w:rsidRDefault="006641A7" w:rsidP="00F85A49">
            <w:pPr>
              <w:pStyle w:val="NoSpacing"/>
              <w:rPr>
                <w:b/>
                <w:bCs/>
                <w:sz w:val="18"/>
              </w:rPr>
            </w:pPr>
            <w:proofErr w:type="spellStart"/>
            <w:r>
              <w:rPr>
                <w:b/>
                <w:bCs/>
                <w:sz w:val="18"/>
              </w:rPr>
              <w:t>Whoallocated</w:t>
            </w:r>
            <w:proofErr w:type="spellEnd"/>
          </w:p>
        </w:tc>
        <w:tc>
          <w:tcPr>
            <w:tcW w:w="1368" w:type="dxa"/>
          </w:tcPr>
          <w:p w14:paraId="5B6DC40F" w14:textId="1B27B132" w:rsidR="006641A7" w:rsidRPr="00AF4ABB" w:rsidRDefault="006641A7" w:rsidP="00F85A49">
            <w:pPr>
              <w:pStyle w:val="NoSpacing"/>
              <w:rPr>
                <w:b/>
                <w:bCs/>
                <w:sz w:val="18"/>
              </w:rPr>
            </w:pPr>
            <w:proofErr w:type="spellStart"/>
            <w:r>
              <w:rPr>
                <w:b/>
                <w:bCs/>
                <w:sz w:val="18"/>
              </w:rPr>
              <w:t>Howmuchpaid</w:t>
            </w:r>
            <w:proofErr w:type="spellEnd"/>
          </w:p>
        </w:tc>
        <w:tc>
          <w:tcPr>
            <w:tcW w:w="1230" w:type="dxa"/>
          </w:tcPr>
          <w:p w14:paraId="2E34A99F" w14:textId="5CC58BFA" w:rsidR="006641A7" w:rsidRPr="00AF4ABB" w:rsidRDefault="006641A7" w:rsidP="00F85A49">
            <w:pPr>
              <w:pStyle w:val="NoSpacing"/>
              <w:rPr>
                <w:b/>
                <w:bCs/>
                <w:sz w:val="18"/>
              </w:rPr>
            </w:pPr>
            <w:proofErr w:type="spellStart"/>
            <w:proofErr w:type="gramStart"/>
            <w:r w:rsidRPr="00AF4ABB">
              <w:rPr>
                <w:b/>
                <w:bCs/>
                <w:sz w:val="18"/>
              </w:rPr>
              <w:t>year</w:t>
            </w:r>
            <w:proofErr w:type="gramEnd"/>
            <w:r w:rsidRPr="00AF4ABB">
              <w:rPr>
                <w:b/>
                <w:bCs/>
                <w:sz w:val="18"/>
              </w:rPr>
              <w:t>_acquire</w:t>
            </w:r>
            <w:proofErr w:type="spellEnd"/>
          </w:p>
        </w:tc>
        <w:tc>
          <w:tcPr>
            <w:tcW w:w="1138" w:type="dxa"/>
          </w:tcPr>
          <w:p w14:paraId="355C0E08" w14:textId="58B5B02D" w:rsidR="006641A7" w:rsidRPr="00AF4ABB" w:rsidRDefault="006641A7" w:rsidP="00F85A49">
            <w:pPr>
              <w:pStyle w:val="NoSpacing"/>
              <w:rPr>
                <w:b/>
                <w:bCs/>
                <w:sz w:val="18"/>
              </w:rPr>
            </w:pPr>
            <w:proofErr w:type="spellStart"/>
            <w:proofErr w:type="gramStart"/>
            <w:r>
              <w:rPr>
                <w:b/>
                <w:bCs/>
                <w:sz w:val="18"/>
              </w:rPr>
              <w:t>yearcleared</w:t>
            </w:r>
            <w:proofErr w:type="spellEnd"/>
            <w:proofErr w:type="gramEnd"/>
          </w:p>
        </w:tc>
        <w:tc>
          <w:tcPr>
            <w:tcW w:w="1114" w:type="dxa"/>
          </w:tcPr>
          <w:p w14:paraId="0F5A9943" w14:textId="4D3498E5" w:rsidR="006641A7" w:rsidRDefault="006641A7" w:rsidP="00F85A49">
            <w:pPr>
              <w:pStyle w:val="NoSpacing"/>
              <w:rPr>
                <w:b/>
                <w:bCs/>
                <w:sz w:val="18"/>
              </w:rPr>
            </w:pPr>
          </w:p>
        </w:tc>
        <w:tc>
          <w:tcPr>
            <w:tcW w:w="1076" w:type="dxa"/>
          </w:tcPr>
          <w:p w14:paraId="76662D21" w14:textId="75DA6E44" w:rsidR="006641A7" w:rsidRDefault="006641A7" w:rsidP="00F85A49">
            <w:pPr>
              <w:pStyle w:val="NoSpacing"/>
              <w:rPr>
                <w:b/>
                <w:bCs/>
                <w:sz w:val="18"/>
              </w:rPr>
            </w:pPr>
          </w:p>
        </w:tc>
      </w:tr>
      <w:tr w:rsidR="006641A7" w:rsidRPr="00833D3D" w14:paraId="38685A42" w14:textId="7936FD0A" w:rsidTr="006641A7">
        <w:trPr>
          <w:trHeight w:val="20"/>
        </w:trPr>
        <w:tc>
          <w:tcPr>
            <w:tcW w:w="682" w:type="dxa"/>
          </w:tcPr>
          <w:p w14:paraId="5F905448" w14:textId="3CB59194" w:rsidR="006641A7" w:rsidRPr="00833D3D" w:rsidRDefault="006641A7" w:rsidP="00F85A49">
            <w:pPr>
              <w:pStyle w:val="NoSpacing"/>
            </w:pPr>
            <w:r w:rsidRPr="00833D3D">
              <w:t>1</w:t>
            </w:r>
          </w:p>
        </w:tc>
        <w:tc>
          <w:tcPr>
            <w:tcW w:w="1397" w:type="dxa"/>
          </w:tcPr>
          <w:p w14:paraId="60DE6AB6" w14:textId="1C9EB761" w:rsidR="006641A7" w:rsidRPr="00FD52B4" w:rsidRDefault="006641A7" w:rsidP="00F85A49">
            <w:pPr>
              <w:pStyle w:val="NoSpacing"/>
            </w:pPr>
          </w:p>
        </w:tc>
        <w:tc>
          <w:tcPr>
            <w:tcW w:w="1652" w:type="dxa"/>
          </w:tcPr>
          <w:p w14:paraId="3EFE2FDD" w14:textId="0FEDCB33" w:rsidR="006641A7" w:rsidRPr="00FD52B4" w:rsidRDefault="006641A7" w:rsidP="00F85A49">
            <w:pPr>
              <w:pStyle w:val="NoSpacing"/>
            </w:pPr>
          </w:p>
        </w:tc>
        <w:tc>
          <w:tcPr>
            <w:tcW w:w="1497" w:type="dxa"/>
          </w:tcPr>
          <w:p w14:paraId="3D971143" w14:textId="30991787" w:rsidR="006641A7" w:rsidRPr="00833D3D" w:rsidRDefault="006641A7" w:rsidP="00F85A49">
            <w:pPr>
              <w:pStyle w:val="NoSpacing"/>
            </w:pPr>
          </w:p>
        </w:tc>
        <w:tc>
          <w:tcPr>
            <w:tcW w:w="1368" w:type="dxa"/>
          </w:tcPr>
          <w:p w14:paraId="677DFC32" w14:textId="7C287220" w:rsidR="006641A7" w:rsidRPr="00833D3D" w:rsidRDefault="006641A7" w:rsidP="00F85A49">
            <w:pPr>
              <w:pStyle w:val="NoSpacing"/>
            </w:pPr>
          </w:p>
        </w:tc>
        <w:tc>
          <w:tcPr>
            <w:tcW w:w="1230" w:type="dxa"/>
          </w:tcPr>
          <w:p w14:paraId="387F05BB" w14:textId="36AF3EE5" w:rsidR="006641A7" w:rsidRPr="00833D3D" w:rsidRDefault="006641A7" w:rsidP="00F85A49">
            <w:pPr>
              <w:pStyle w:val="NoSpacing"/>
            </w:pPr>
          </w:p>
        </w:tc>
        <w:tc>
          <w:tcPr>
            <w:tcW w:w="1138" w:type="dxa"/>
          </w:tcPr>
          <w:p w14:paraId="7C0BA59B" w14:textId="7C0CA809" w:rsidR="006641A7" w:rsidRPr="00833D3D" w:rsidRDefault="006641A7" w:rsidP="00F85A49">
            <w:pPr>
              <w:pStyle w:val="NoSpacing"/>
            </w:pPr>
          </w:p>
        </w:tc>
        <w:tc>
          <w:tcPr>
            <w:tcW w:w="1114" w:type="dxa"/>
          </w:tcPr>
          <w:p w14:paraId="6BAAC10D" w14:textId="0C97611A" w:rsidR="006641A7" w:rsidRPr="00833D3D" w:rsidRDefault="006641A7" w:rsidP="00F85A49">
            <w:pPr>
              <w:pStyle w:val="NoSpacing"/>
            </w:pPr>
          </w:p>
        </w:tc>
        <w:tc>
          <w:tcPr>
            <w:tcW w:w="1076" w:type="dxa"/>
          </w:tcPr>
          <w:p w14:paraId="14281AD8" w14:textId="2674D16D" w:rsidR="006641A7" w:rsidRPr="00833D3D" w:rsidRDefault="006641A7" w:rsidP="00F85A49">
            <w:pPr>
              <w:pStyle w:val="NoSpacing"/>
            </w:pPr>
          </w:p>
        </w:tc>
      </w:tr>
      <w:tr w:rsidR="006641A7" w:rsidRPr="00833D3D" w14:paraId="3267112A" w14:textId="3028F70A" w:rsidTr="006641A7">
        <w:trPr>
          <w:trHeight w:val="20"/>
        </w:trPr>
        <w:tc>
          <w:tcPr>
            <w:tcW w:w="682" w:type="dxa"/>
          </w:tcPr>
          <w:p w14:paraId="165B6388" w14:textId="4D966E3B" w:rsidR="006641A7" w:rsidRPr="00833D3D" w:rsidRDefault="006641A7" w:rsidP="00F85A49">
            <w:pPr>
              <w:pStyle w:val="NoSpacing"/>
            </w:pPr>
            <w:r w:rsidRPr="00833D3D">
              <w:t>2</w:t>
            </w:r>
          </w:p>
        </w:tc>
        <w:tc>
          <w:tcPr>
            <w:tcW w:w="1397" w:type="dxa"/>
          </w:tcPr>
          <w:p w14:paraId="49A33EC0" w14:textId="1F0FA22E" w:rsidR="006641A7" w:rsidRPr="00FD52B4" w:rsidRDefault="006641A7" w:rsidP="00F85A49">
            <w:pPr>
              <w:pStyle w:val="NoSpacing"/>
            </w:pPr>
          </w:p>
        </w:tc>
        <w:tc>
          <w:tcPr>
            <w:tcW w:w="1652" w:type="dxa"/>
          </w:tcPr>
          <w:p w14:paraId="4B060BCF" w14:textId="35CD82E6" w:rsidR="006641A7" w:rsidRPr="00FD52B4" w:rsidRDefault="006641A7" w:rsidP="00F85A49">
            <w:pPr>
              <w:pStyle w:val="NoSpacing"/>
            </w:pPr>
          </w:p>
        </w:tc>
        <w:tc>
          <w:tcPr>
            <w:tcW w:w="1497" w:type="dxa"/>
          </w:tcPr>
          <w:p w14:paraId="44CD2E9B" w14:textId="28237045" w:rsidR="006641A7" w:rsidRPr="00833D3D" w:rsidRDefault="006641A7" w:rsidP="00F85A49">
            <w:pPr>
              <w:pStyle w:val="NoSpacing"/>
            </w:pPr>
          </w:p>
        </w:tc>
        <w:tc>
          <w:tcPr>
            <w:tcW w:w="1368" w:type="dxa"/>
          </w:tcPr>
          <w:p w14:paraId="0E81C8BA" w14:textId="7296E22D" w:rsidR="006641A7" w:rsidRPr="00833D3D" w:rsidRDefault="006641A7" w:rsidP="00F85A49">
            <w:pPr>
              <w:pStyle w:val="NoSpacing"/>
            </w:pPr>
          </w:p>
        </w:tc>
        <w:tc>
          <w:tcPr>
            <w:tcW w:w="1230" w:type="dxa"/>
          </w:tcPr>
          <w:p w14:paraId="41FFCEE7" w14:textId="216FD3C2" w:rsidR="006641A7" w:rsidRPr="00833D3D" w:rsidRDefault="006641A7" w:rsidP="00F85A49">
            <w:pPr>
              <w:pStyle w:val="NoSpacing"/>
            </w:pPr>
          </w:p>
        </w:tc>
        <w:tc>
          <w:tcPr>
            <w:tcW w:w="1138" w:type="dxa"/>
          </w:tcPr>
          <w:p w14:paraId="0DB1516F" w14:textId="5A1B733F" w:rsidR="006641A7" w:rsidRPr="00833D3D" w:rsidRDefault="006641A7" w:rsidP="00F85A49">
            <w:pPr>
              <w:pStyle w:val="NoSpacing"/>
            </w:pPr>
          </w:p>
        </w:tc>
        <w:tc>
          <w:tcPr>
            <w:tcW w:w="1114" w:type="dxa"/>
          </w:tcPr>
          <w:p w14:paraId="3D9D8580" w14:textId="6A211372" w:rsidR="006641A7" w:rsidRPr="00833D3D" w:rsidRDefault="006641A7" w:rsidP="00F85A49">
            <w:pPr>
              <w:pStyle w:val="NoSpacing"/>
            </w:pPr>
          </w:p>
        </w:tc>
        <w:tc>
          <w:tcPr>
            <w:tcW w:w="1076" w:type="dxa"/>
          </w:tcPr>
          <w:p w14:paraId="7E859AF0" w14:textId="11F3FB45" w:rsidR="006641A7" w:rsidRPr="00833D3D" w:rsidRDefault="006641A7" w:rsidP="00F85A49">
            <w:pPr>
              <w:pStyle w:val="NoSpacing"/>
            </w:pPr>
          </w:p>
        </w:tc>
      </w:tr>
      <w:tr w:rsidR="006641A7" w:rsidRPr="00833D3D" w14:paraId="7964D87C" w14:textId="08C9E50A" w:rsidTr="006641A7">
        <w:trPr>
          <w:trHeight w:val="20"/>
        </w:trPr>
        <w:tc>
          <w:tcPr>
            <w:tcW w:w="682" w:type="dxa"/>
          </w:tcPr>
          <w:p w14:paraId="370A3806" w14:textId="2E99F90D" w:rsidR="006641A7" w:rsidRPr="00833D3D" w:rsidRDefault="006641A7" w:rsidP="00F85A49">
            <w:pPr>
              <w:pStyle w:val="NoSpacing"/>
            </w:pPr>
            <w:r w:rsidRPr="00833D3D">
              <w:t>3</w:t>
            </w:r>
          </w:p>
        </w:tc>
        <w:tc>
          <w:tcPr>
            <w:tcW w:w="1397" w:type="dxa"/>
          </w:tcPr>
          <w:p w14:paraId="3CD11A6B" w14:textId="63F426F6" w:rsidR="006641A7" w:rsidRPr="00FD52B4" w:rsidRDefault="006641A7" w:rsidP="00F85A49">
            <w:pPr>
              <w:pStyle w:val="NoSpacing"/>
            </w:pPr>
          </w:p>
        </w:tc>
        <w:tc>
          <w:tcPr>
            <w:tcW w:w="1652" w:type="dxa"/>
          </w:tcPr>
          <w:p w14:paraId="1E1407C3" w14:textId="288790E6" w:rsidR="006641A7" w:rsidRPr="00FD52B4" w:rsidRDefault="006641A7" w:rsidP="00F85A49">
            <w:pPr>
              <w:pStyle w:val="NoSpacing"/>
            </w:pPr>
          </w:p>
        </w:tc>
        <w:tc>
          <w:tcPr>
            <w:tcW w:w="1497" w:type="dxa"/>
          </w:tcPr>
          <w:p w14:paraId="6D1A76C9" w14:textId="73CE7FC0" w:rsidR="006641A7" w:rsidRPr="00833D3D" w:rsidRDefault="006641A7" w:rsidP="00F85A49">
            <w:pPr>
              <w:pStyle w:val="NoSpacing"/>
            </w:pPr>
          </w:p>
        </w:tc>
        <w:tc>
          <w:tcPr>
            <w:tcW w:w="1368" w:type="dxa"/>
          </w:tcPr>
          <w:p w14:paraId="2B4BEA7E" w14:textId="5407CB6E" w:rsidR="006641A7" w:rsidRPr="00833D3D" w:rsidRDefault="006641A7" w:rsidP="00F85A49">
            <w:pPr>
              <w:pStyle w:val="NoSpacing"/>
            </w:pPr>
          </w:p>
        </w:tc>
        <w:tc>
          <w:tcPr>
            <w:tcW w:w="1230" w:type="dxa"/>
          </w:tcPr>
          <w:p w14:paraId="017A858E" w14:textId="4A141D57" w:rsidR="006641A7" w:rsidRPr="00833D3D" w:rsidRDefault="006641A7" w:rsidP="00F85A49">
            <w:pPr>
              <w:pStyle w:val="NoSpacing"/>
            </w:pPr>
          </w:p>
        </w:tc>
        <w:tc>
          <w:tcPr>
            <w:tcW w:w="1138" w:type="dxa"/>
          </w:tcPr>
          <w:p w14:paraId="54625786" w14:textId="00B67F68" w:rsidR="006641A7" w:rsidRPr="00833D3D" w:rsidRDefault="006641A7" w:rsidP="00F85A49">
            <w:pPr>
              <w:pStyle w:val="NoSpacing"/>
            </w:pPr>
          </w:p>
        </w:tc>
        <w:tc>
          <w:tcPr>
            <w:tcW w:w="1114" w:type="dxa"/>
          </w:tcPr>
          <w:p w14:paraId="1E524A34" w14:textId="7442625D" w:rsidR="006641A7" w:rsidRPr="00833D3D" w:rsidRDefault="006641A7" w:rsidP="00F85A49">
            <w:pPr>
              <w:pStyle w:val="NoSpacing"/>
            </w:pPr>
          </w:p>
        </w:tc>
        <w:tc>
          <w:tcPr>
            <w:tcW w:w="1076" w:type="dxa"/>
          </w:tcPr>
          <w:p w14:paraId="1FA618F9" w14:textId="31C482B9" w:rsidR="006641A7" w:rsidRPr="00833D3D" w:rsidRDefault="006641A7" w:rsidP="00F85A49">
            <w:pPr>
              <w:pStyle w:val="NoSpacing"/>
            </w:pPr>
          </w:p>
        </w:tc>
      </w:tr>
      <w:tr w:rsidR="006641A7" w:rsidRPr="00833D3D" w14:paraId="7AD97A6C" w14:textId="427F0F5A" w:rsidTr="006641A7">
        <w:trPr>
          <w:trHeight w:val="20"/>
        </w:trPr>
        <w:tc>
          <w:tcPr>
            <w:tcW w:w="682" w:type="dxa"/>
          </w:tcPr>
          <w:p w14:paraId="2CD20B87" w14:textId="446465AF" w:rsidR="006641A7" w:rsidRPr="00833D3D" w:rsidRDefault="006641A7" w:rsidP="00F85A49">
            <w:pPr>
              <w:pStyle w:val="NoSpacing"/>
            </w:pPr>
            <w:r w:rsidRPr="00833D3D">
              <w:t>4</w:t>
            </w:r>
          </w:p>
        </w:tc>
        <w:tc>
          <w:tcPr>
            <w:tcW w:w="1397" w:type="dxa"/>
          </w:tcPr>
          <w:p w14:paraId="44947BA9" w14:textId="5A9DB520" w:rsidR="006641A7" w:rsidRPr="00FD52B4" w:rsidRDefault="006641A7" w:rsidP="00F85A49">
            <w:pPr>
              <w:pStyle w:val="NoSpacing"/>
            </w:pPr>
          </w:p>
        </w:tc>
        <w:tc>
          <w:tcPr>
            <w:tcW w:w="1652" w:type="dxa"/>
          </w:tcPr>
          <w:p w14:paraId="111104E6" w14:textId="6F3A828F" w:rsidR="006641A7" w:rsidRPr="00FD52B4" w:rsidRDefault="006641A7" w:rsidP="00F85A49">
            <w:pPr>
              <w:pStyle w:val="NoSpacing"/>
            </w:pPr>
          </w:p>
        </w:tc>
        <w:tc>
          <w:tcPr>
            <w:tcW w:w="1497" w:type="dxa"/>
          </w:tcPr>
          <w:p w14:paraId="4837EAD5" w14:textId="32AFA468" w:rsidR="006641A7" w:rsidRPr="00833D3D" w:rsidRDefault="006641A7" w:rsidP="00F85A49">
            <w:pPr>
              <w:pStyle w:val="NoSpacing"/>
            </w:pPr>
          </w:p>
        </w:tc>
        <w:tc>
          <w:tcPr>
            <w:tcW w:w="1368" w:type="dxa"/>
          </w:tcPr>
          <w:p w14:paraId="2438CCEA" w14:textId="1742F862" w:rsidR="006641A7" w:rsidRPr="00833D3D" w:rsidRDefault="006641A7" w:rsidP="00F85A49">
            <w:pPr>
              <w:pStyle w:val="NoSpacing"/>
            </w:pPr>
          </w:p>
        </w:tc>
        <w:tc>
          <w:tcPr>
            <w:tcW w:w="1230" w:type="dxa"/>
          </w:tcPr>
          <w:p w14:paraId="54F5B0A3" w14:textId="7F3F8FD4" w:rsidR="006641A7" w:rsidRPr="00833D3D" w:rsidRDefault="006641A7" w:rsidP="00F85A49">
            <w:pPr>
              <w:pStyle w:val="NoSpacing"/>
            </w:pPr>
          </w:p>
        </w:tc>
        <w:tc>
          <w:tcPr>
            <w:tcW w:w="1138" w:type="dxa"/>
          </w:tcPr>
          <w:p w14:paraId="7086492F" w14:textId="447DBC1D" w:rsidR="006641A7" w:rsidRPr="00833D3D" w:rsidRDefault="006641A7" w:rsidP="00F85A49">
            <w:pPr>
              <w:pStyle w:val="NoSpacing"/>
            </w:pPr>
          </w:p>
        </w:tc>
        <w:tc>
          <w:tcPr>
            <w:tcW w:w="1114" w:type="dxa"/>
          </w:tcPr>
          <w:p w14:paraId="4125ABD4" w14:textId="26A6875E" w:rsidR="006641A7" w:rsidRPr="00833D3D" w:rsidRDefault="006641A7" w:rsidP="00F85A49">
            <w:pPr>
              <w:pStyle w:val="NoSpacing"/>
            </w:pPr>
          </w:p>
        </w:tc>
        <w:tc>
          <w:tcPr>
            <w:tcW w:w="1076" w:type="dxa"/>
          </w:tcPr>
          <w:p w14:paraId="4AFFA536" w14:textId="5DA3EB07" w:rsidR="006641A7" w:rsidRPr="00833D3D" w:rsidRDefault="006641A7" w:rsidP="00F85A49">
            <w:pPr>
              <w:pStyle w:val="NoSpacing"/>
            </w:pPr>
          </w:p>
        </w:tc>
      </w:tr>
      <w:tr w:rsidR="006641A7" w:rsidRPr="00833D3D" w14:paraId="18FA05EC" w14:textId="33CDF497" w:rsidTr="006641A7">
        <w:trPr>
          <w:trHeight w:val="20"/>
        </w:trPr>
        <w:tc>
          <w:tcPr>
            <w:tcW w:w="682" w:type="dxa"/>
          </w:tcPr>
          <w:p w14:paraId="043A7454" w14:textId="1F7CD0A8" w:rsidR="006641A7" w:rsidRPr="00833D3D" w:rsidRDefault="006641A7" w:rsidP="00F85A49">
            <w:pPr>
              <w:pStyle w:val="NoSpacing"/>
            </w:pPr>
            <w:r w:rsidRPr="00833D3D">
              <w:t>5</w:t>
            </w:r>
          </w:p>
        </w:tc>
        <w:tc>
          <w:tcPr>
            <w:tcW w:w="1397" w:type="dxa"/>
          </w:tcPr>
          <w:p w14:paraId="5E56635B" w14:textId="125D7229" w:rsidR="006641A7" w:rsidRPr="00FD52B4" w:rsidRDefault="006641A7" w:rsidP="00F85A49">
            <w:pPr>
              <w:pStyle w:val="NoSpacing"/>
            </w:pPr>
          </w:p>
        </w:tc>
        <w:tc>
          <w:tcPr>
            <w:tcW w:w="1652" w:type="dxa"/>
          </w:tcPr>
          <w:p w14:paraId="518D6DFE" w14:textId="25F13A0E" w:rsidR="006641A7" w:rsidRPr="00FD52B4" w:rsidRDefault="006641A7" w:rsidP="00F85A49">
            <w:pPr>
              <w:pStyle w:val="NoSpacing"/>
            </w:pPr>
          </w:p>
        </w:tc>
        <w:tc>
          <w:tcPr>
            <w:tcW w:w="1497" w:type="dxa"/>
          </w:tcPr>
          <w:p w14:paraId="292CBF89" w14:textId="324CF68A" w:rsidR="006641A7" w:rsidRPr="00833D3D" w:rsidRDefault="006641A7" w:rsidP="00F85A49">
            <w:pPr>
              <w:pStyle w:val="NoSpacing"/>
            </w:pPr>
          </w:p>
        </w:tc>
        <w:tc>
          <w:tcPr>
            <w:tcW w:w="1368" w:type="dxa"/>
          </w:tcPr>
          <w:p w14:paraId="34BCAF1B" w14:textId="4D9AE299" w:rsidR="006641A7" w:rsidRPr="00833D3D" w:rsidRDefault="006641A7" w:rsidP="00F85A49">
            <w:pPr>
              <w:pStyle w:val="NoSpacing"/>
            </w:pPr>
          </w:p>
        </w:tc>
        <w:tc>
          <w:tcPr>
            <w:tcW w:w="1230" w:type="dxa"/>
          </w:tcPr>
          <w:p w14:paraId="39C17AF2" w14:textId="49F3F8F3" w:rsidR="006641A7" w:rsidRPr="00833D3D" w:rsidRDefault="006641A7" w:rsidP="00F85A49">
            <w:pPr>
              <w:pStyle w:val="NoSpacing"/>
            </w:pPr>
          </w:p>
        </w:tc>
        <w:tc>
          <w:tcPr>
            <w:tcW w:w="1138" w:type="dxa"/>
          </w:tcPr>
          <w:p w14:paraId="4E966F4E" w14:textId="2FA2554D" w:rsidR="006641A7" w:rsidRPr="00833D3D" w:rsidRDefault="006641A7" w:rsidP="00F85A49">
            <w:pPr>
              <w:pStyle w:val="NoSpacing"/>
            </w:pPr>
          </w:p>
        </w:tc>
        <w:tc>
          <w:tcPr>
            <w:tcW w:w="1114" w:type="dxa"/>
          </w:tcPr>
          <w:p w14:paraId="267DD727" w14:textId="01AF2858" w:rsidR="006641A7" w:rsidRPr="00833D3D" w:rsidRDefault="006641A7" w:rsidP="00F85A49">
            <w:pPr>
              <w:pStyle w:val="NoSpacing"/>
            </w:pPr>
          </w:p>
        </w:tc>
        <w:tc>
          <w:tcPr>
            <w:tcW w:w="1076" w:type="dxa"/>
          </w:tcPr>
          <w:p w14:paraId="46CA6288" w14:textId="37AB6261" w:rsidR="006641A7" w:rsidRPr="00833D3D" w:rsidRDefault="006641A7" w:rsidP="00F85A49">
            <w:pPr>
              <w:pStyle w:val="NoSpacing"/>
            </w:pPr>
          </w:p>
        </w:tc>
      </w:tr>
      <w:tr w:rsidR="006641A7" w:rsidRPr="00833D3D" w14:paraId="55687C00" w14:textId="02E5FE2C" w:rsidTr="006641A7">
        <w:trPr>
          <w:trHeight w:val="20"/>
        </w:trPr>
        <w:tc>
          <w:tcPr>
            <w:tcW w:w="682" w:type="dxa"/>
          </w:tcPr>
          <w:p w14:paraId="4AC1FF48" w14:textId="7F2D158D" w:rsidR="006641A7" w:rsidRPr="00833D3D" w:rsidRDefault="006641A7" w:rsidP="00F85A49">
            <w:pPr>
              <w:pStyle w:val="NoSpacing"/>
            </w:pPr>
            <w:r w:rsidRPr="00833D3D">
              <w:t>6</w:t>
            </w:r>
          </w:p>
        </w:tc>
        <w:tc>
          <w:tcPr>
            <w:tcW w:w="1397" w:type="dxa"/>
          </w:tcPr>
          <w:p w14:paraId="1B3D4C68" w14:textId="7FA0B41C" w:rsidR="006641A7" w:rsidRPr="00FD52B4" w:rsidRDefault="006641A7" w:rsidP="00F85A49">
            <w:pPr>
              <w:pStyle w:val="NoSpacing"/>
            </w:pPr>
          </w:p>
        </w:tc>
        <w:tc>
          <w:tcPr>
            <w:tcW w:w="1652" w:type="dxa"/>
          </w:tcPr>
          <w:p w14:paraId="0F6B511D" w14:textId="532A99F8" w:rsidR="006641A7" w:rsidRPr="00FD52B4" w:rsidRDefault="006641A7" w:rsidP="00F85A49">
            <w:pPr>
              <w:pStyle w:val="NoSpacing"/>
            </w:pPr>
          </w:p>
        </w:tc>
        <w:tc>
          <w:tcPr>
            <w:tcW w:w="1497" w:type="dxa"/>
          </w:tcPr>
          <w:p w14:paraId="36A560BD" w14:textId="2461AC6B" w:rsidR="006641A7" w:rsidRPr="00833D3D" w:rsidRDefault="006641A7" w:rsidP="00F85A49">
            <w:pPr>
              <w:pStyle w:val="NoSpacing"/>
            </w:pPr>
          </w:p>
        </w:tc>
        <w:tc>
          <w:tcPr>
            <w:tcW w:w="1368" w:type="dxa"/>
          </w:tcPr>
          <w:p w14:paraId="017D0875" w14:textId="522038DF" w:rsidR="006641A7" w:rsidRPr="00833D3D" w:rsidRDefault="006641A7" w:rsidP="00F85A49">
            <w:pPr>
              <w:pStyle w:val="NoSpacing"/>
            </w:pPr>
          </w:p>
        </w:tc>
        <w:tc>
          <w:tcPr>
            <w:tcW w:w="1230" w:type="dxa"/>
          </w:tcPr>
          <w:p w14:paraId="231384DA" w14:textId="39329F19" w:rsidR="006641A7" w:rsidRPr="00833D3D" w:rsidRDefault="006641A7" w:rsidP="00F85A49">
            <w:pPr>
              <w:pStyle w:val="NoSpacing"/>
            </w:pPr>
          </w:p>
        </w:tc>
        <w:tc>
          <w:tcPr>
            <w:tcW w:w="1138" w:type="dxa"/>
          </w:tcPr>
          <w:p w14:paraId="3EDC6554" w14:textId="660E64FC" w:rsidR="006641A7" w:rsidRPr="00833D3D" w:rsidRDefault="006641A7" w:rsidP="00F85A49">
            <w:pPr>
              <w:pStyle w:val="NoSpacing"/>
            </w:pPr>
          </w:p>
        </w:tc>
        <w:tc>
          <w:tcPr>
            <w:tcW w:w="1114" w:type="dxa"/>
          </w:tcPr>
          <w:p w14:paraId="3DCD19EE" w14:textId="51450EC2" w:rsidR="006641A7" w:rsidRPr="00833D3D" w:rsidRDefault="006641A7" w:rsidP="00F85A49">
            <w:pPr>
              <w:pStyle w:val="NoSpacing"/>
            </w:pPr>
          </w:p>
        </w:tc>
        <w:tc>
          <w:tcPr>
            <w:tcW w:w="1076" w:type="dxa"/>
          </w:tcPr>
          <w:p w14:paraId="01AA4962" w14:textId="615401F0" w:rsidR="006641A7" w:rsidRPr="00833D3D" w:rsidRDefault="006641A7" w:rsidP="00F85A49">
            <w:pPr>
              <w:pStyle w:val="NoSpacing"/>
            </w:pPr>
          </w:p>
        </w:tc>
      </w:tr>
      <w:tr w:rsidR="006641A7" w:rsidRPr="00833D3D" w14:paraId="1FE400DC" w14:textId="60129B5F" w:rsidTr="006641A7">
        <w:trPr>
          <w:trHeight w:val="20"/>
        </w:trPr>
        <w:tc>
          <w:tcPr>
            <w:tcW w:w="682" w:type="dxa"/>
          </w:tcPr>
          <w:p w14:paraId="2469E1F2" w14:textId="4C54950E" w:rsidR="006641A7" w:rsidRPr="00833D3D" w:rsidRDefault="006641A7" w:rsidP="00F85A49">
            <w:pPr>
              <w:pStyle w:val="NoSpacing"/>
            </w:pPr>
            <w:r w:rsidRPr="00833D3D">
              <w:t>7</w:t>
            </w:r>
          </w:p>
        </w:tc>
        <w:tc>
          <w:tcPr>
            <w:tcW w:w="1397" w:type="dxa"/>
          </w:tcPr>
          <w:p w14:paraId="00C5F743" w14:textId="63E72755" w:rsidR="006641A7" w:rsidRPr="00FD52B4" w:rsidRDefault="006641A7" w:rsidP="00F85A49">
            <w:pPr>
              <w:pStyle w:val="NoSpacing"/>
            </w:pPr>
          </w:p>
        </w:tc>
        <w:tc>
          <w:tcPr>
            <w:tcW w:w="1652" w:type="dxa"/>
          </w:tcPr>
          <w:p w14:paraId="0D0DC181" w14:textId="35DCD247" w:rsidR="006641A7" w:rsidRPr="00FD52B4" w:rsidRDefault="006641A7" w:rsidP="00F85A49">
            <w:pPr>
              <w:pStyle w:val="NoSpacing"/>
            </w:pPr>
          </w:p>
        </w:tc>
        <w:tc>
          <w:tcPr>
            <w:tcW w:w="1497" w:type="dxa"/>
          </w:tcPr>
          <w:p w14:paraId="63E38747" w14:textId="737BC4EF" w:rsidR="006641A7" w:rsidRPr="00833D3D" w:rsidRDefault="006641A7" w:rsidP="00F85A49">
            <w:pPr>
              <w:pStyle w:val="NoSpacing"/>
            </w:pPr>
          </w:p>
        </w:tc>
        <w:tc>
          <w:tcPr>
            <w:tcW w:w="1368" w:type="dxa"/>
          </w:tcPr>
          <w:p w14:paraId="2AC99AA7" w14:textId="6E3EE82D" w:rsidR="006641A7" w:rsidRPr="00833D3D" w:rsidRDefault="006641A7" w:rsidP="00F85A49">
            <w:pPr>
              <w:pStyle w:val="NoSpacing"/>
            </w:pPr>
          </w:p>
        </w:tc>
        <w:tc>
          <w:tcPr>
            <w:tcW w:w="1230" w:type="dxa"/>
          </w:tcPr>
          <w:p w14:paraId="63C53B5E" w14:textId="7E5E0127" w:rsidR="006641A7" w:rsidRPr="00833D3D" w:rsidRDefault="006641A7" w:rsidP="00F85A49">
            <w:pPr>
              <w:pStyle w:val="NoSpacing"/>
            </w:pPr>
          </w:p>
        </w:tc>
        <w:tc>
          <w:tcPr>
            <w:tcW w:w="1138" w:type="dxa"/>
          </w:tcPr>
          <w:p w14:paraId="20836642" w14:textId="775F2A47" w:rsidR="006641A7" w:rsidRPr="00833D3D" w:rsidRDefault="006641A7" w:rsidP="00F85A49">
            <w:pPr>
              <w:pStyle w:val="NoSpacing"/>
            </w:pPr>
          </w:p>
        </w:tc>
        <w:tc>
          <w:tcPr>
            <w:tcW w:w="1114" w:type="dxa"/>
          </w:tcPr>
          <w:p w14:paraId="45E82680" w14:textId="18E5E267" w:rsidR="006641A7" w:rsidRPr="00833D3D" w:rsidRDefault="006641A7" w:rsidP="00F85A49">
            <w:pPr>
              <w:pStyle w:val="NoSpacing"/>
            </w:pPr>
          </w:p>
        </w:tc>
        <w:tc>
          <w:tcPr>
            <w:tcW w:w="1076" w:type="dxa"/>
          </w:tcPr>
          <w:p w14:paraId="014784B6" w14:textId="462B3F97" w:rsidR="006641A7" w:rsidRPr="00833D3D" w:rsidRDefault="006641A7" w:rsidP="00F85A49">
            <w:pPr>
              <w:pStyle w:val="NoSpacing"/>
            </w:pPr>
          </w:p>
        </w:tc>
      </w:tr>
      <w:tr w:rsidR="006641A7" w:rsidRPr="00833D3D" w14:paraId="2AA1AC9F" w14:textId="5E90BC07" w:rsidTr="006641A7">
        <w:trPr>
          <w:trHeight w:val="20"/>
        </w:trPr>
        <w:tc>
          <w:tcPr>
            <w:tcW w:w="682" w:type="dxa"/>
          </w:tcPr>
          <w:p w14:paraId="0901BECF" w14:textId="44DF71F0" w:rsidR="006641A7" w:rsidRPr="00833D3D" w:rsidRDefault="006641A7" w:rsidP="00F85A49">
            <w:pPr>
              <w:pStyle w:val="NoSpacing"/>
            </w:pPr>
            <w:r w:rsidRPr="00833D3D">
              <w:t>8</w:t>
            </w:r>
          </w:p>
        </w:tc>
        <w:tc>
          <w:tcPr>
            <w:tcW w:w="1397" w:type="dxa"/>
          </w:tcPr>
          <w:p w14:paraId="5F748E05" w14:textId="4B22E9A4" w:rsidR="006641A7" w:rsidRPr="00FD52B4" w:rsidRDefault="006641A7" w:rsidP="00F85A49">
            <w:pPr>
              <w:pStyle w:val="NoSpacing"/>
            </w:pPr>
          </w:p>
        </w:tc>
        <w:tc>
          <w:tcPr>
            <w:tcW w:w="1652" w:type="dxa"/>
          </w:tcPr>
          <w:p w14:paraId="2301C3BC" w14:textId="156A102C" w:rsidR="006641A7" w:rsidRPr="00FD52B4" w:rsidRDefault="006641A7" w:rsidP="00F85A49">
            <w:pPr>
              <w:pStyle w:val="NoSpacing"/>
            </w:pPr>
          </w:p>
        </w:tc>
        <w:tc>
          <w:tcPr>
            <w:tcW w:w="1497" w:type="dxa"/>
          </w:tcPr>
          <w:p w14:paraId="6BF378D6" w14:textId="20FB286D" w:rsidR="006641A7" w:rsidRPr="00833D3D" w:rsidRDefault="006641A7" w:rsidP="00F85A49">
            <w:pPr>
              <w:pStyle w:val="NoSpacing"/>
            </w:pPr>
          </w:p>
        </w:tc>
        <w:tc>
          <w:tcPr>
            <w:tcW w:w="1368" w:type="dxa"/>
          </w:tcPr>
          <w:p w14:paraId="766F9A95" w14:textId="5E4A992A" w:rsidR="006641A7" w:rsidRPr="00833D3D" w:rsidRDefault="006641A7" w:rsidP="00F85A49">
            <w:pPr>
              <w:pStyle w:val="NoSpacing"/>
            </w:pPr>
          </w:p>
        </w:tc>
        <w:tc>
          <w:tcPr>
            <w:tcW w:w="1230" w:type="dxa"/>
          </w:tcPr>
          <w:p w14:paraId="15BECBCB" w14:textId="6EE2C99B" w:rsidR="006641A7" w:rsidRPr="00833D3D" w:rsidRDefault="006641A7" w:rsidP="00F85A49">
            <w:pPr>
              <w:pStyle w:val="NoSpacing"/>
            </w:pPr>
          </w:p>
        </w:tc>
        <w:tc>
          <w:tcPr>
            <w:tcW w:w="1138" w:type="dxa"/>
          </w:tcPr>
          <w:p w14:paraId="539CE753" w14:textId="0D5D27FD" w:rsidR="006641A7" w:rsidRPr="00833D3D" w:rsidRDefault="006641A7" w:rsidP="00F85A49">
            <w:pPr>
              <w:pStyle w:val="NoSpacing"/>
            </w:pPr>
          </w:p>
        </w:tc>
        <w:tc>
          <w:tcPr>
            <w:tcW w:w="1114" w:type="dxa"/>
          </w:tcPr>
          <w:p w14:paraId="59127E39" w14:textId="49D3BEF2" w:rsidR="006641A7" w:rsidRPr="00833D3D" w:rsidRDefault="006641A7" w:rsidP="00F85A49">
            <w:pPr>
              <w:pStyle w:val="NoSpacing"/>
            </w:pPr>
          </w:p>
        </w:tc>
        <w:tc>
          <w:tcPr>
            <w:tcW w:w="1076" w:type="dxa"/>
          </w:tcPr>
          <w:p w14:paraId="319B6D7F" w14:textId="5B511FEE" w:rsidR="006641A7" w:rsidRPr="00833D3D" w:rsidRDefault="006641A7" w:rsidP="00F85A49">
            <w:pPr>
              <w:pStyle w:val="NoSpacing"/>
            </w:pPr>
          </w:p>
        </w:tc>
      </w:tr>
      <w:tr w:rsidR="006641A7" w:rsidRPr="00833D3D" w14:paraId="1D6CA1B4" w14:textId="26637212" w:rsidTr="006641A7">
        <w:trPr>
          <w:trHeight w:val="20"/>
        </w:trPr>
        <w:tc>
          <w:tcPr>
            <w:tcW w:w="682" w:type="dxa"/>
          </w:tcPr>
          <w:p w14:paraId="176824CF" w14:textId="718A3E71" w:rsidR="006641A7" w:rsidRPr="00833D3D" w:rsidRDefault="006641A7" w:rsidP="00F85A49">
            <w:pPr>
              <w:pStyle w:val="NoSpacing"/>
            </w:pPr>
            <w:r w:rsidRPr="00833D3D">
              <w:t>9</w:t>
            </w:r>
          </w:p>
        </w:tc>
        <w:tc>
          <w:tcPr>
            <w:tcW w:w="1397" w:type="dxa"/>
          </w:tcPr>
          <w:p w14:paraId="6531912F" w14:textId="5F8A7673" w:rsidR="006641A7" w:rsidRPr="00FD52B4" w:rsidRDefault="006641A7" w:rsidP="00F85A49">
            <w:pPr>
              <w:pStyle w:val="NoSpacing"/>
            </w:pPr>
          </w:p>
        </w:tc>
        <w:tc>
          <w:tcPr>
            <w:tcW w:w="1652" w:type="dxa"/>
          </w:tcPr>
          <w:p w14:paraId="1158D2E6" w14:textId="5DEF0E4A" w:rsidR="006641A7" w:rsidRPr="00FD52B4" w:rsidRDefault="006641A7" w:rsidP="00F85A49">
            <w:pPr>
              <w:pStyle w:val="NoSpacing"/>
            </w:pPr>
          </w:p>
        </w:tc>
        <w:tc>
          <w:tcPr>
            <w:tcW w:w="1497" w:type="dxa"/>
          </w:tcPr>
          <w:p w14:paraId="7B299A1C" w14:textId="37041808" w:rsidR="006641A7" w:rsidRPr="00833D3D" w:rsidRDefault="006641A7" w:rsidP="00F85A49">
            <w:pPr>
              <w:pStyle w:val="NoSpacing"/>
            </w:pPr>
          </w:p>
        </w:tc>
        <w:tc>
          <w:tcPr>
            <w:tcW w:w="1368" w:type="dxa"/>
          </w:tcPr>
          <w:p w14:paraId="060A176A" w14:textId="331ABB01" w:rsidR="006641A7" w:rsidRPr="00833D3D" w:rsidRDefault="006641A7" w:rsidP="00F85A49">
            <w:pPr>
              <w:pStyle w:val="NoSpacing"/>
            </w:pPr>
          </w:p>
        </w:tc>
        <w:tc>
          <w:tcPr>
            <w:tcW w:w="1230" w:type="dxa"/>
          </w:tcPr>
          <w:p w14:paraId="179F6FCA" w14:textId="2384F5DF" w:rsidR="006641A7" w:rsidRPr="00833D3D" w:rsidRDefault="006641A7" w:rsidP="00F85A49">
            <w:pPr>
              <w:pStyle w:val="NoSpacing"/>
            </w:pPr>
          </w:p>
        </w:tc>
        <w:tc>
          <w:tcPr>
            <w:tcW w:w="1138" w:type="dxa"/>
          </w:tcPr>
          <w:p w14:paraId="5A904EA1" w14:textId="3ED9440E" w:rsidR="006641A7" w:rsidRPr="00833D3D" w:rsidRDefault="006641A7" w:rsidP="00F85A49">
            <w:pPr>
              <w:pStyle w:val="NoSpacing"/>
            </w:pPr>
          </w:p>
        </w:tc>
        <w:tc>
          <w:tcPr>
            <w:tcW w:w="1114" w:type="dxa"/>
          </w:tcPr>
          <w:p w14:paraId="376C8CFB" w14:textId="301490F9" w:rsidR="006641A7" w:rsidRPr="00833D3D" w:rsidRDefault="006641A7" w:rsidP="00F85A49">
            <w:pPr>
              <w:pStyle w:val="NoSpacing"/>
            </w:pPr>
          </w:p>
        </w:tc>
        <w:tc>
          <w:tcPr>
            <w:tcW w:w="1076" w:type="dxa"/>
          </w:tcPr>
          <w:p w14:paraId="3496829D" w14:textId="200A69AA" w:rsidR="006641A7" w:rsidRPr="00833D3D" w:rsidRDefault="006641A7" w:rsidP="00F85A49">
            <w:pPr>
              <w:pStyle w:val="NoSpacing"/>
            </w:pPr>
          </w:p>
        </w:tc>
      </w:tr>
      <w:tr w:rsidR="006641A7" w:rsidRPr="00833D3D" w14:paraId="20F79AEF" w14:textId="61AD8E35" w:rsidTr="006641A7">
        <w:trPr>
          <w:trHeight w:val="20"/>
        </w:trPr>
        <w:tc>
          <w:tcPr>
            <w:tcW w:w="682" w:type="dxa"/>
          </w:tcPr>
          <w:p w14:paraId="6B843EFE" w14:textId="501BF6D4" w:rsidR="006641A7" w:rsidRPr="00833D3D" w:rsidRDefault="006641A7" w:rsidP="00F85A49">
            <w:pPr>
              <w:pStyle w:val="NoSpacing"/>
            </w:pPr>
            <w:r w:rsidRPr="00833D3D">
              <w:t>10</w:t>
            </w:r>
          </w:p>
        </w:tc>
        <w:tc>
          <w:tcPr>
            <w:tcW w:w="1397" w:type="dxa"/>
          </w:tcPr>
          <w:p w14:paraId="236FAAB2" w14:textId="5BD8F822" w:rsidR="006641A7" w:rsidRPr="00FD52B4" w:rsidRDefault="006641A7" w:rsidP="00F85A49">
            <w:pPr>
              <w:pStyle w:val="NoSpacing"/>
            </w:pPr>
          </w:p>
        </w:tc>
        <w:tc>
          <w:tcPr>
            <w:tcW w:w="1652" w:type="dxa"/>
          </w:tcPr>
          <w:p w14:paraId="4B7196DA" w14:textId="2DB41761" w:rsidR="006641A7" w:rsidRPr="00FD52B4" w:rsidRDefault="006641A7" w:rsidP="00F85A49">
            <w:pPr>
              <w:pStyle w:val="NoSpacing"/>
            </w:pPr>
          </w:p>
        </w:tc>
        <w:tc>
          <w:tcPr>
            <w:tcW w:w="1497" w:type="dxa"/>
          </w:tcPr>
          <w:p w14:paraId="0EB62CE9" w14:textId="70F1B4B5" w:rsidR="006641A7" w:rsidRPr="00833D3D" w:rsidRDefault="006641A7" w:rsidP="00F85A49">
            <w:pPr>
              <w:pStyle w:val="NoSpacing"/>
            </w:pPr>
          </w:p>
        </w:tc>
        <w:tc>
          <w:tcPr>
            <w:tcW w:w="1368" w:type="dxa"/>
          </w:tcPr>
          <w:p w14:paraId="7DE5922D" w14:textId="03AE871B" w:rsidR="006641A7" w:rsidRPr="00833D3D" w:rsidRDefault="006641A7" w:rsidP="00F85A49">
            <w:pPr>
              <w:pStyle w:val="NoSpacing"/>
            </w:pPr>
          </w:p>
        </w:tc>
        <w:tc>
          <w:tcPr>
            <w:tcW w:w="1230" w:type="dxa"/>
          </w:tcPr>
          <w:p w14:paraId="5FB4F758" w14:textId="5981DA51" w:rsidR="006641A7" w:rsidRPr="00833D3D" w:rsidRDefault="006641A7" w:rsidP="00F85A49">
            <w:pPr>
              <w:pStyle w:val="NoSpacing"/>
            </w:pPr>
          </w:p>
        </w:tc>
        <w:tc>
          <w:tcPr>
            <w:tcW w:w="1138" w:type="dxa"/>
          </w:tcPr>
          <w:p w14:paraId="3C81D61E" w14:textId="65A14883" w:rsidR="006641A7" w:rsidRPr="00833D3D" w:rsidRDefault="006641A7" w:rsidP="00F85A49">
            <w:pPr>
              <w:pStyle w:val="NoSpacing"/>
            </w:pPr>
          </w:p>
        </w:tc>
        <w:tc>
          <w:tcPr>
            <w:tcW w:w="1114" w:type="dxa"/>
          </w:tcPr>
          <w:p w14:paraId="13E832C5" w14:textId="7767C9CA" w:rsidR="006641A7" w:rsidRPr="00833D3D" w:rsidRDefault="006641A7" w:rsidP="00F85A49">
            <w:pPr>
              <w:pStyle w:val="NoSpacing"/>
            </w:pPr>
          </w:p>
        </w:tc>
        <w:tc>
          <w:tcPr>
            <w:tcW w:w="1076" w:type="dxa"/>
          </w:tcPr>
          <w:p w14:paraId="410C84AB" w14:textId="63B5426B" w:rsidR="006641A7" w:rsidRPr="00833D3D" w:rsidRDefault="006641A7" w:rsidP="00F85A49">
            <w:pPr>
              <w:pStyle w:val="NoSpacing"/>
            </w:pPr>
          </w:p>
        </w:tc>
      </w:tr>
    </w:tbl>
    <w:p w14:paraId="1B2B9AFF" w14:textId="77777777" w:rsidR="00D62D1A" w:rsidRDefault="00D62D1A" w:rsidP="00F85A49">
      <w:pPr>
        <w:pStyle w:val="NoSpacing"/>
      </w:pPr>
    </w:p>
    <w:p w14:paraId="3F196DD2" w14:textId="77777777" w:rsidR="00506035" w:rsidRDefault="00506035" w:rsidP="00F85A49">
      <w:pPr>
        <w:pStyle w:val="NoSpacing"/>
      </w:pPr>
    </w:p>
    <w:p w14:paraId="5EB59D94" w14:textId="77777777" w:rsidR="00E8536F" w:rsidRDefault="00E8536F" w:rsidP="00F85A49">
      <w:pPr>
        <w:pStyle w:val="NoSpacing"/>
      </w:pPr>
    </w:p>
    <w:p w14:paraId="786B226F" w14:textId="77777777" w:rsidR="00E8536F" w:rsidRDefault="00E8536F" w:rsidP="00F85A49">
      <w:pPr>
        <w:pStyle w:val="NoSpacing"/>
      </w:pPr>
    </w:p>
    <w:p w14:paraId="4114FD33" w14:textId="77777777" w:rsidR="00E8536F" w:rsidRDefault="00E8536F" w:rsidP="00F85A49">
      <w:pPr>
        <w:pStyle w:val="NoSpacing"/>
      </w:pPr>
    </w:p>
    <w:p w14:paraId="5D42778D" w14:textId="77777777" w:rsidR="00E8536F" w:rsidRDefault="00E8536F" w:rsidP="00F85A49">
      <w:pPr>
        <w:pStyle w:val="NoSpacing"/>
      </w:pPr>
    </w:p>
    <w:p w14:paraId="4D96EEA6" w14:textId="77777777" w:rsidR="00506035" w:rsidRDefault="00506035" w:rsidP="00F85A49">
      <w:pPr>
        <w:pStyle w:val="NoSpacing"/>
      </w:pPr>
    </w:p>
    <w:p w14:paraId="324E3C95" w14:textId="77777777" w:rsidR="00506035" w:rsidRDefault="00506035" w:rsidP="00F85A49">
      <w:pPr>
        <w:pStyle w:val="NoSpacing"/>
      </w:pPr>
    </w:p>
    <w:p w14:paraId="666B8DAB" w14:textId="77777777" w:rsidR="00E8536F" w:rsidRDefault="00E8536F" w:rsidP="00F85A49">
      <w:pPr>
        <w:pStyle w:val="NoSpacing"/>
      </w:pPr>
    </w:p>
    <w:p w14:paraId="4726CE02" w14:textId="77777777" w:rsidR="00E8536F" w:rsidRDefault="00E8536F" w:rsidP="00F85A49">
      <w:pPr>
        <w:pStyle w:val="NoSpacing"/>
      </w:pPr>
    </w:p>
    <w:p w14:paraId="7A542FF8" w14:textId="77777777" w:rsidR="00304CBE" w:rsidRDefault="00304CBE" w:rsidP="00F85A49">
      <w:pPr>
        <w:pStyle w:val="NoSpacing"/>
      </w:pPr>
    </w:p>
    <w:p w14:paraId="1C391FB3" w14:textId="77955E77" w:rsidR="00FD52B4" w:rsidRDefault="00D62D1A" w:rsidP="00F85A49">
      <w:pPr>
        <w:pStyle w:val="NoSpacing"/>
      </w:pPr>
      <w:r>
        <w:t>Across all of your fields, p</w:t>
      </w:r>
      <w:r w:rsidR="0037763A" w:rsidRPr="0037763A">
        <w:t xml:space="preserve">lease indicate the crops planted/harvested during the </w:t>
      </w:r>
      <w:r w:rsidR="00CD44D6" w:rsidRPr="0037763A">
        <w:t>201</w:t>
      </w:r>
      <w:r w:rsidR="00CD44D6">
        <w:t>4</w:t>
      </w:r>
      <w:r w:rsidR="0037763A" w:rsidRPr="0037763A">
        <w:t>/</w:t>
      </w:r>
      <w:r w:rsidR="00CD44D6" w:rsidRPr="0037763A">
        <w:t>201</w:t>
      </w:r>
      <w:r w:rsidR="00CD44D6">
        <w:t>5</w:t>
      </w:r>
      <w:r w:rsidR="00CD44D6" w:rsidRPr="0037763A">
        <w:t xml:space="preserve"> </w:t>
      </w:r>
      <w:r w:rsidR="0037763A" w:rsidRPr="0037763A">
        <w:t xml:space="preserve">agricultural </w:t>
      </w:r>
      <w:proofErr w:type="gramStart"/>
      <w:r w:rsidR="0037763A" w:rsidRPr="0037763A">
        <w:t>season</w:t>
      </w:r>
      <w:proofErr w:type="gramEnd"/>
      <w:r w:rsidR="0037763A" w:rsidRPr="0037763A">
        <w:t>, and indicate amounts consumed, sold or given away</w:t>
      </w:r>
      <w:r>
        <w:t xml:space="preserve"> (see code 115 above)</w:t>
      </w:r>
      <w:r w:rsidR="0037763A" w:rsidRPr="0037763A">
        <w:t>:</w:t>
      </w:r>
    </w:p>
    <w:p w14:paraId="36BA0A5A" w14:textId="77777777" w:rsidR="00E8536F"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77777777" w:rsidR="0037763A" w:rsidRPr="0037763A" w:rsidRDefault="0037763A" w:rsidP="00F85A49">
            <w:pPr>
              <w:pStyle w:val="NoSpacing"/>
            </w:pPr>
            <w:r w:rsidRPr="0037763A">
              <w:t>Crop</w:t>
            </w:r>
          </w:p>
        </w:tc>
        <w:tc>
          <w:tcPr>
            <w:tcW w:w="3430" w:type="dxa"/>
            <w:gridSpan w:val="2"/>
          </w:tcPr>
          <w:p w14:paraId="4B9231BE" w14:textId="6B954051" w:rsidR="0037763A" w:rsidRPr="0037763A" w:rsidRDefault="002C3BA2" w:rsidP="00E65CE2">
            <w:pPr>
              <w:pStyle w:val="NoSpacing"/>
            </w:pPr>
            <w:r>
              <w:t>L</w:t>
            </w:r>
            <w:r w:rsidR="00E524EF">
              <w:t>20.</w:t>
            </w:r>
            <w:r w:rsidR="00A90CFD">
              <w:t xml:space="preserve"> </w:t>
            </w:r>
            <w:r w:rsidR="0037763A" w:rsidRPr="0037763A">
              <w:t xml:space="preserve">Size area planted (Indicate </w:t>
            </w:r>
            <w:proofErr w:type="spellStart"/>
            <w:r w:rsidR="0037763A" w:rsidRPr="0037763A">
              <w:t>Limas</w:t>
            </w:r>
            <w:proofErr w:type="spellEnd"/>
            <w:r w:rsidR="0037763A" w:rsidRPr="0037763A">
              <w:t>, Hectares, Acres, # basins)</w:t>
            </w:r>
          </w:p>
        </w:tc>
        <w:tc>
          <w:tcPr>
            <w:tcW w:w="1085" w:type="dxa"/>
          </w:tcPr>
          <w:p w14:paraId="428B2568" w14:textId="14194992" w:rsidR="0037763A" w:rsidRPr="0037763A" w:rsidRDefault="00E524EF" w:rsidP="00E65CE2">
            <w:pPr>
              <w:pStyle w:val="NoSpacing"/>
            </w:pPr>
            <w:commentRangeStart w:id="84"/>
            <w:r>
              <w:t>L21</w:t>
            </w:r>
            <w:r w:rsidR="00A90CFD">
              <w:t xml:space="preserve">. </w:t>
            </w:r>
            <w:r w:rsidR="0037763A" w:rsidRPr="0037763A">
              <w:t xml:space="preserve"># </w:t>
            </w:r>
            <w:proofErr w:type="gramStart"/>
            <w:r w:rsidR="0037763A" w:rsidRPr="0037763A">
              <w:t>bags</w:t>
            </w:r>
            <w:proofErr w:type="gramEnd"/>
            <w:r w:rsidR="0037763A" w:rsidRPr="0037763A">
              <w:t xml:space="preserve"> harvested</w:t>
            </w:r>
          </w:p>
        </w:tc>
        <w:tc>
          <w:tcPr>
            <w:tcW w:w="1123" w:type="dxa"/>
          </w:tcPr>
          <w:p w14:paraId="6F26E962" w14:textId="78366A17" w:rsidR="0037763A" w:rsidRPr="0037763A" w:rsidRDefault="00A90CFD" w:rsidP="002C3BA2">
            <w:pPr>
              <w:pStyle w:val="NoSpacing"/>
            </w:pPr>
            <w:r>
              <w:t>L</w:t>
            </w:r>
            <w:r w:rsidR="00E524EF">
              <w:t>21b</w:t>
            </w:r>
            <w:r>
              <w:t xml:space="preserve">. </w:t>
            </w:r>
            <w:r w:rsidR="0037763A" w:rsidRPr="0037763A">
              <w:t>Size Bags (KG)</w:t>
            </w:r>
          </w:p>
        </w:tc>
        <w:tc>
          <w:tcPr>
            <w:tcW w:w="1170" w:type="dxa"/>
          </w:tcPr>
          <w:p w14:paraId="42D4564D" w14:textId="05004644" w:rsidR="0037763A" w:rsidRPr="0037763A" w:rsidRDefault="00A90CFD" w:rsidP="002C3BA2">
            <w:pPr>
              <w:pStyle w:val="NoSpacing"/>
            </w:pPr>
            <w:r>
              <w:t>L</w:t>
            </w:r>
            <w:r w:rsidR="00E524EF">
              <w:t>22</w:t>
            </w:r>
            <w:r>
              <w:t xml:space="preserve">. </w:t>
            </w:r>
            <w:r w:rsidR="0037763A" w:rsidRPr="0037763A">
              <w:t xml:space="preserve"># </w:t>
            </w:r>
            <w:proofErr w:type="gramStart"/>
            <w:r w:rsidR="0037763A" w:rsidRPr="0037763A">
              <w:t>bags</w:t>
            </w:r>
            <w:proofErr w:type="gramEnd"/>
            <w:r w:rsidR="0037763A" w:rsidRPr="0037763A">
              <w:t xml:space="preserve"> sold</w:t>
            </w:r>
          </w:p>
        </w:tc>
        <w:tc>
          <w:tcPr>
            <w:tcW w:w="771" w:type="dxa"/>
          </w:tcPr>
          <w:p w14:paraId="66FFB1FE" w14:textId="358B8494" w:rsidR="0037763A" w:rsidRPr="0037763A" w:rsidRDefault="00A90CFD" w:rsidP="002C3BA2">
            <w:pPr>
              <w:pStyle w:val="NoSpacing"/>
            </w:pPr>
            <w:r>
              <w:t>L</w:t>
            </w:r>
            <w:r w:rsidR="00E524EF">
              <w:t>22</w:t>
            </w:r>
            <w:r>
              <w:t xml:space="preserve">b. </w:t>
            </w:r>
            <w:r w:rsidR="0037763A" w:rsidRPr="0037763A">
              <w:t>Price / Bag</w:t>
            </w:r>
          </w:p>
        </w:tc>
        <w:tc>
          <w:tcPr>
            <w:tcW w:w="1282" w:type="dxa"/>
          </w:tcPr>
          <w:p w14:paraId="7A5C5E4C" w14:textId="304B01F7" w:rsidR="0037763A" w:rsidRPr="0037763A" w:rsidRDefault="00A90CFD" w:rsidP="002C3BA2">
            <w:pPr>
              <w:pStyle w:val="NoSpacing"/>
            </w:pPr>
            <w:r>
              <w:t>L</w:t>
            </w:r>
            <w:r w:rsidR="00E524EF">
              <w:t>23</w:t>
            </w:r>
            <w:r>
              <w:t xml:space="preserve">. </w:t>
            </w:r>
            <w:r w:rsidR="0037763A" w:rsidRPr="0037763A">
              <w:t xml:space="preserve"># </w:t>
            </w:r>
            <w:proofErr w:type="gramStart"/>
            <w:r w:rsidR="0037763A" w:rsidRPr="0037763A">
              <w:t>bags</w:t>
            </w:r>
            <w:proofErr w:type="gramEnd"/>
            <w:r w:rsidR="0037763A" w:rsidRPr="0037763A">
              <w:t xml:space="preserve"> consumed (household)</w:t>
            </w:r>
          </w:p>
        </w:tc>
        <w:tc>
          <w:tcPr>
            <w:tcW w:w="2935" w:type="dxa"/>
          </w:tcPr>
          <w:p w14:paraId="449A8192" w14:textId="6B7852AD" w:rsidR="0037763A" w:rsidRPr="0037763A" w:rsidRDefault="00A90CFD" w:rsidP="002C3BA2">
            <w:pPr>
              <w:pStyle w:val="NoSpacing"/>
            </w:pPr>
            <w:r>
              <w:t>L</w:t>
            </w:r>
            <w:r w:rsidR="00E524EF">
              <w:t>24</w:t>
            </w:r>
            <w:r>
              <w:t xml:space="preserve">. </w:t>
            </w:r>
            <w:r w:rsidR="0037763A" w:rsidRPr="0037763A">
              <w:t xml:space="preserve"># </w:t>
            </w:r>
            <w:proofErr w:type="gramStart"/>
            <w:r w:rsidR="0037763A" w:rsidRPr="0037763A">
              <w:t>bags</w:t>
            </w:r>
            <w:proofErr w:type="gramEnd"/>
            <w:r w:rsidR="0037763A" w:rsidRPr="0037763A">
              <w:t xml:space="preserve"> given away</w:t>
            </w:r>
            <w:commentRangeEnd w:id="84"/>
            <w:r w:rsidR="0020660B">
              <w:rPr>
                <w:rStyle w:val="CommentReference"/>
              </w:rPr>
              <w:commentReference w:id="84"/>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73101CB9" w:rsidR="003C1039" w:rsidRPr="0037763A" w:rsidRDefault="003C1039" w:rsidP="00F85A49">
            <w:pPr>
              <w:pStyle w:val="NoSpacing"/>
            </w:pPr>
            <w:proofErr w:type="spellStart"/>
            <w:r>
              <w:t>Amnt</w:t>
            </w:r>
            <w:proofErr w:type="spellEnd"/>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69EE8003" w:rsidR="003C1039" w:rsidRPr="0037763A" w:rsidRDefault="0091195B" w:rsidP="00F85A49">
            <w:pPr>
              <w:pStyle w:val="NoSpacing"/>
            </w:pPr>
            <w:commentRangeStart w:id="85"/>
            <w:r>
              <w:t>Sweet Potato</w:t>
            </w:r>
            <w:commentRangeEnd w:id="85"/>
            <w:r w:rsidR="0020660B">
              <w:rPr>
                <w:rStyle w:val="CommentReference"/>
              </w:rPr>
              <w:commentReference w:id="85"/>
            </w: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5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2451"/>
        <w:gridCol w:w="1906"/>
        <w:gridCol w:w="1440"/>
        <w:gridCol w:w="2160"/>
        <w:gridCol w:w="1505"/>
        <w:gridCol w:w="1530"/>
        <w:gridCol w:w="1530"/>
        <w:gridCol w:w="1530"/>
      </w:tblGrid>
      <w:tr w:rsidR="00E8536F" w:rsidRPr="008F1A89" w14:paraId="0A606153" w14:textId="77777777" w:rsidTr="00E8536F">
        <w:trPr>
          <w:trHeight w:val="3725"/>
          <w:jc w:val="center"/>
        </w:trPr>
        <w:tc>
          <w:tcPr>
            <w:tcW w:w="720" w:type="dxa"/>
          </w:tcPr>
          <w:p w14:paraId="351ACB1B" w14:textId="77777777" w:rsidR="00E8536F" w:rsidRPr="008F1A89" w:rsidRDefault="00E8536F" w:rsidP="00F85A49">
            <w:pPr>
              <w:pStyle w:val="NoSpacing"/>
            </w:pPr>
            <w:r w:rsidRPr="008F1A89">
              <w:t>Field</w:t>
            </w:r>
          </w:p>
        </w:tc>
        <w:tc>
          <w:tcPr>
            <w:tcW w:w="766" w:type="dxa"/>
          </w:tcPr>
          <w:p w14:paraId="5FEEA073" w14:textId="77777777" w:rsidR="00E8536F" w:rsidRPr="008F1A89" w:rsidRDefault="00E8536F" w:rsidP="00F85A49">
            <w:pPr>
              <w:pStyle w:val="NoSpacing"/>
            </w:pPr>
            <w:r w:rsidRPr="008F1A89">
              <w:t>Field name</w:t>
            </w:r>
          </w:p>
        </w:tc>
        <w:tc>
          <w:tcPr>
            <w:tcW w:w="2451" w:type="dxa"/>
          </w:tcPr>
          <w:p w14:paraId="608E4D38" w14:textId="77777777" w:rsidR="00E8536F" w:rsidRPr="008F1A89" w:rsidRDefault="00E8536F" w:rsidP="00F85A49">
            <w:pPr>
              <w:pStyle w:val="NoSpacing"/>
            </w:pPr>
            <w:r>
              <w:t xml:space="preserve">M1. </w:t>
            </w:r>
            <w:r w:rsidRPr="008F1A89">
              <w:t>What is the tenure status of this field?</w:t>
            </w:r>
          </w:p>
          <w:p w14:paraId="4E353755" w14:textId="4F618006" w:rsidR="00E8536F" w:rsidRPr="008F1A89" w:rsidRDefault="00E8536F" w:rsidP="00F85A49">
            <w:pPr>
              <w:pStyle w:val="NoSpacing"/>
            </w:pPr>
            <w:r>
              <w:t xml:space="preserve">1=State land </w:t>
            </w:r>
          </w:p>
          <w:p w14:paraId="6A98977C" w14:textId="77777777" w:rsidR="00E8536F" w:rsidRPr="008F1A89" w:rsidRDefault="00E8536F" w:rsidP="00F85A49">
            <w:pPr>
              <w:pStyle w:val="NoSpacing"/>
            </w:pPr>
            <w:r w:rsidRPr="008F1A89">
              <w:t>2=Former customary land converted to state land</w:t>
            </w:r>
          </w:p>
          <w:p w14:paraId="7AF8678E" w14:textId="77777777" w:rsidR="00E8536F" w:rsidRPr="008F1A89" w:rsidRDefault="00E8536F" w:rsidP="00F85A49">
            <w:pPr>
              <w:pStyle w:val="NoSpacing"/>
            </w:pPr>
            <w:r w:rsidRPr="008F1A89">
              <w:t>3=Customary</w:t>
            </w:r>
          </w:p>
          <w:p w14:paraId="26A9A7ED" w14:textId="77777777" w:rsidR="00E8536F" w:rsidRPr="008F1A89" w:rsidRDefault="00E8536F" w:rsidP="00F85A49">
            <w:pPr>
              <w:pStyle w:val="NoSpacing"/>
            </w:pPr>
            <w:r>
              <w:t>97=Other, please specify</w:t>
            </w:r>
          </w:p>
          <w:p w14:paraId="559BF3F5" w14:textId="77777777" w:rsidR="00E8536F" w:rsidRPr="008F1A89" w:rsidRDefault="00E8536F" w:rsidP="00F85A49">
            <w:pPr>
              <w:pStyle w:val="NoSpacing"/>
            </w:pPr>
            <w:r w:rsidRPr="008F1A89">
              <w:t>888=Don't know</w:t>
            </w:r>
          </w:p>
          <w:p w14:paraId="5AEAD512" w14:textId="77777777" w:rsidR="00E8536F" w:rsidRPr="008F1A89" w:rsidRDefault="00E8536F" w:rsidP="00F85A49">
            <w:pPr>
              <w:pStyle w:val="NoSpacing"/>
            </w:pPr>
            <w:r w:rsidRPr="008F1A89">
              <w:t>999=Prefer not to answer</w:t>
            </w:r>
          </w:p>
        </w:tc>
        <w:tc>
          <w:tcPr>
            <w:tcW w:w="1906" w:type="dxa"/>
          </w:tcPr>
          <w:p w14:paraId="7DFCEFEC" w14:textId="77777777" w:rsidR="00E8536F" w:rsidRPr="008F1A89" w:rsidRDefault="00E8536F" w:rsidP="00F85A49">
            <w:pPr>
              <w:pStyle w:val="NoSpacing"/>
            </w:pPr>
            <w:r>
              <w:t xml:space="preserve">M2. </w:t>
            </w:r>
            <w:r w:rsidRPr="008F1A89">
              <w:t>Do you or your household have any kind of paper documentation for this field?</w:t>
            </w:r>
          </w:p>
          <w:p w14:paraId="6B8D2F83" w14:textId="3A8DBD04" w:rsidR="00E8536F" w:rsidRPr="008F1A89" w:rsidRDefault="00E8536F" w:rsidP="00F85A49">
            <w:pPr>
              <w:pStyle w:val="NoSpacing"/>
            </w:pPr>
            <w:r>
              <w:t>0</w:t>
            </w:r>
            <w:r w:rsidRPr="008F1A89">
              <w:t>=No</w:t>
            </w:r>
          </w:p>
          <w:p w14:paraId="22649B52" w14:textId="0B306557" w:rsidR="00E8536F" w:rsidRPr="008F1A89" w:rsidRDefault="00E8536F" w:rsidP="00F85A49">
            <w:pPr>
              <w:pStyle w:val="NoSpacing"/>
            </w:pPr>
            <w:r>
              <w:t>1</w:t>
            </w:r>
            <w:r w:rsidRPr="008F1A89">
              <w:t>=Yes</w:t>
            </w:r>
          </w:p>
          <w:p w14:paraId="08A74D78" w14:textId="77777777" w:rsidR="00E8536F" w:rsidRPr="008F1A89" w:rsidRDefault="00E8536F" w:rsidP="00F85A49">
            <w:pPr>
              <w:pStyle w:val="NoSpacing"/>
            </w:pPr>
            <w:r w:rsidRPr="008F1A89">
              <w:t>888=Don’t know</w:t>
            </w:r>
          </w:p>
          <w:p w14:paraId="15539C4F" w14:textId="77777777" w:rsidR="00E8536F" w:rsidRPr="008F1A89" w:rsidRDefault="00E8536F" w:rsidP="00F85A49">
            <w:pPr>
              <w:pStyle w:val="NoSpacing"/>
            </w:pPr>
            <w:r w:rsidRPr="008F1A89">
              <w:t>999=Prefer not to respond</w:t>
            </w:r>
          </w:p>
          <w:p w14:paraId="43A04084" w14:textId="77777777" w:rsidR="00E8536F" w:rsidRPr="008F1A89" w:rsidRDefault="00E8536F" w:rsidP="00F85A49">
            <w:pPr>
              <w:pStyle w:val="NoSpacing"/>
            </w:pPr>
          </w:p>
          <w:p w14:paraId="75D7DC2B" w14:textId="3B410BAF" w:rsidR="00E8536F" w:rsidRPr="008F1A89" w:rsidRDefault="00E8536F" w:rsidP="00F85A49">
            <w:pPr>
              <w:pStyle w:val="NoSpacing"/>
              <w:rPr>
                <w:i/>
              </w:rPr>
            </w:pPr>
            <w:r>
              <w:rPr>
                <w:i/>
              </w:rPr>
              <w:t>If not 1, skip to M5</w:t>
            </w:r>
          </w:p>
        </w:tc>
        <w:tc>
          <w:tcPr>
            <w:tcW w:w="1440" w:type="dxa"/>
          </w:tcPr>
          <w:p w14:paraId="7526641D" w14:textId="77777777" w:rsidR="00E8536F" w:rsidRPr="008F1A89" w:rsidRDefault="00E8536F" w:rsidP="00F85A49">
            <w:pPr>
              <w:pStyle w:val="NoSpacing"/>
            </w:pPr>
            <w:r>
              <w:t xml:space="preserve">M3. </w:t>
            </w:r>
            <w:r w:rsidRPr="008F1A89">
              <w:t>What type of documentation does your household have for this field?</w:t>
            </w:r>
          </w:p>
          <w:p w14:paraId="5CDBAE89" w14:textId="77777777" w:rsidR="00E8536F" w:rsidRPr="008F1A89" w:rsidRDefault="00E8536F" w:rsidP="00F85A49">
            <w:pPr>
              <w:pStyle w:val="NoSpacing"/>
            </w:pPr>
          </w:p>
          <w:p w14:paraId="72C39D4D" w14:textId="77777777" w:rsidR="00E8536F" w:rsidRPr="008F1A89" w:rsidRDefault="00E8536F" w:rsidP="00F85A49">
            <w:pPr>
              <w:pStyle w:val="NoSpacing"/>
              <w:rPr>
                <w:i/>
              </w:rPr>
            </w:pPr>
            <w:r>
              <w:rPr>
                <w:i/>
              </w:rPr>
              <w:t>See code 118</w:t>
            </w:r>
            <w:r w:rsidRPr="008F1A89">
              <w:rPr>
                <w:i/>
              </w:rPr>
              <w:t xml:space="preserve"> below</w:t>
            </w:r>
          </w:p>
          <w:p w14:paraId="55768384" w14:textId="5AAC769F" w:rsidR="00E8536F" w:rsidRPr="008F1A89" w:rsidRDefault="00E8536F" w:rsidP="00F85A49">
            <w:pPr>
              <w:pStyle w:val="NoSpacing"/>
            </w:pPr>
          </w:p>
        </w:tc>
        <w:tc>
          <w:tcPr>
            <w:tcW w:w="2160" w:type="dxa"/>
          </w:tcPr>
          <w:p w14:paraId="046D3EF2" w14:textId="77777777" w:rsidR="00E8536F" w:rsidRDefault="00E8536F" w:rsidP="00F85A49">
            <w:pPr>
              <w:pStyle w:val="NoSpacing"/>
            </w:pPr>
            <w:r>
              <w:t xml:space="preserve">M.4 Who’s names appear on the document? </w:t>
            </w:r>
          </w:p>
          <w:p w14:paraId="237732DD" w14:textId="77777777" w:rsidR="00E8536F" w:rsidRDefault="00E8536F" w:rsidP="00F85A49">
            <w:pPr>
              <w:pStyle w:val="NoSpacing"/>
              <w:rPr>
                <w:i/>
              </w:rPr>
            </w:pPr>
            <w:r>
              <w:rPr>
                <w:i/>
              </w:rPr>
              <w:t xml:space="preserve">Select all that apply </w:t>
            </w:r>
          </w:p>
          <w:p w14:paraId="718594C8" w14:textId="77777777" w:rsidR="00E8536F" w:rsidRDefault="00E8536F" w:rsidP="00F85A49">
            <w:pPr>
              <w:pStyle w:val="NoSpacing"/>
            </w:pPr>
            <w:r>
              <w:t>1=Household head</w:t>
            </w:r>
          </w:p>
          <w:p w14:paraId="03C27813" w14:textId="77777777" w:rsidR="00E8536F" w:rsidRDefault="00E8536F" w:rsidP="00F85A49">
            <w:pPr>
              <w:pStyle w:val="NoSpacing"/>
            </w:pPr>
            <w:r>
              <w:t>2=Spouse</w:t>
            </w:r>
          </w:p>
          <w:p w14:paraId="4B58DFDA" w14:textId="44FBD38D" w:rsidR="00E8536F" w:rsidRDefault="00E8536F" w:rsidP="00F85A49">
            <w:pPr>
              <w:pStyle w:val="NoSpacing"/>
            </w:pPr>
            <w:r>
              <w:t>3=Children</w:t>
            </w:r>
          </w:p>
          <w:p w14:paraId="0329117D" w14:textId="77777777" w:rsidR="00E8536F" w:rsidRDefault="00E8536F" w:rsidP="00F85A49">
            <w:pPr>
              <w:pStyle w:val="NoSpacing"/>
            </w:pPr>
            <w:r>
              <w:t>4=Parents of head or spouse</w:t>
            </w:r>
          </w:p>
          <w:p w14:paraId="59909B6F" w14:textId="77777777" w:rsidR="00E8536F" w:rsidRDefault="00E8536F" w:rsidP="00F85A49">
            <w:pPr>
              <w:pStyle w:val="NoSpacing"/>
            </w:pPr>
            <w:r>
              <w:t>5=Entire community/headman/chief</w:t>
            </w:r>
          </w:p>
          <w:p w14:paraId="2B594379" w14:textId="132C24C4" w:rsidR="00E8536F" w:rsidRPr="009C3B70" w:rsidRDefault="00E8536F" w:rsidP="00F85A49">
            <w:pPr>
              <w:pStyle w:val="NoSpacing"/>
            </w:pPr>
            <w:r>
              <w:t>97=Other</w:t>
            </w:r>
          </w:p>
        </w:tc>
        <w:tc>
          <w:tcPr>
            <w:tcW w:w="1505" w:type="dxa"/>
          </w:tcPr>
          <w:p w14:paraId="4C72B214" w14:textId="77777777" w:rsidR="00E8536F" w:rsidRDefault="00E8536F" w:rsidP="00F85A49">
            <w:pPr>
              <w:pStyle w:val="NoSpacing"/>
            </w:pPr>
            <w:r>
              <w:t xml:space="preserve">M.5 Would you like to have paper documentation for this field? </w:t>
            </w:r>
          </w:p>
          <w:p w14:paraId="67267B9C" w14:textId="77777777" w:rsidR="00E8536F" w:rsidRDefault="00E8536F" w:rsidP="00F85A49">
            <w:pPr>
              <w:pStyle w:val="NoSpacing"/>
            </w:pPr>
          </w:p>
          <w:p w14:paraId="4A61016A" w14:textId="77777777" w:rsidR="00E8536F" w:rsidRPr="008F1A89" w:rsidRDefault="00E8536F" w:rsidP="009C3B70">
            <w:pPr>
              <w:pStyle w:val="NoSpacing"/>
            </w:pPr>
            <w:r>
              <w:t>0</w:t>
            </w:r>
            <w:r w:rsidRPr="008F1A89">
              <w:t>=No</w:t>
            </w:r>
          </w:p>
          <w:p w14:paraId="06800F03" w14:textId="77777777" w:rsidR="00E8536F" w:rsidRPr="008F1A89" w:rsidRDefault="00E8536F" w:rsidP="009C3B70">
            <w:pPr>
              <w:pStyle w:val="NoSpacing"/>
            </w:pPr>
            <w:r>
              <w:t>1</w:t>
            </w:r>
            <w:r w:rsidRPr="008F1A89">
              <w:t>=Yes</w:t>
            </w:r>
          </w:p>
          <w:p w14:paraId="79CC8ED9" w14:textId="77777777" w:rsidR="00E8536F" w:rsidRPr="008F1A89" w:rsidRDefault="00E8536F" w:rsidP="009C3B70">
            <w:pPr>
              <w:pStyle w:val="NoSpacing"/>
            </w:pPr>
            <w:r w:rsidRPr="008F1A89">
              <w:t>888=Don’t know</w:t>
            </w:r>
          </w:p>
          <w:p w14:paraId="379113D8" w14:textId="77777777" w:rsidR="00E8536F" w:rsidRPr="008F1A89" w:rsidRDefault="00E8536F" w:rsidP="009C3B70">
            <w:pPr>
              <w:pStyle w:val="NoSpacing"/>
            </w:pPr>
            <w:r w:rsidRPr="008F1A89">
              <w:t>999=Prefer not to respond</w:t>
            </w:r>
          </w:p>
          <w:p w14:paraId="5CA5CE5C" w14:textId="5AEF76C4" w:rsidR="00E8536F" w:rsidRDefault="00E8536F" w:rsidP="00F85A49">
            <w:pPr>
              <w:pStyle w:val="NoSpacing"/>
            </w:pPr>
          </w:p>
        </w:tc>
        <w:tc>
          <w:tcPr>
            <w:tcW w:w="1530" w:type="dxa"/>
          </w:tcPr>
          <w:p w14:paraId="7AE313AD" w14:textId="77777777" w:rsidR="00E8536F" w:rsidRDefault="00E8536F" w:rsidP="00F85A49">
            <w:pPr>
              <w:pStyle w:val="NoSpacing"/>
            </w:pPr>
            <w:r>
              <w:t xml:space="preserve">M.6 Why would you like to have paper documentation for this field? </w:t>
            </w:r>
          </w:p>
          <w:p w14:paraId="21921348" w14:textId="77777777" w:rsidR="00E8536F" w:rsidRDefault="00E8536F" w:rsidP="00F85A49">
            <w:pPr>
              <w:pStyle w:val="NoSpacing"/>
              <w:rPr>
                <w:i/>
              </w:rPr>
            </w:pPr>
          </w:p>
          <w:p w14:paraId="6ED80C0B" w14:textId="7152E4F9" w:rsidR="00E8536F" w:rsidRPr="00E8536F" w:rsidRDefault="00E8536F" w:rsidP="00F85A49">
            <w:pPr>
              <w:pStyle w:val="NoSpacing"/>
              <w:rPr>
                <w:i/>
              </w:rPr>
            </w:pPr>
            <w:r w:rsidRPr="00E8536F">
              <w:rPr>
                <w:i/>
              </w:rPr>
              <w:t>Ask if M5=1</w:t>
            </w:r>
          </w:p>
          <w:p w14:paraId="1F0BC505" w14:textId="77777777" w:rsidR="00E8536F" w:rsidRDefault="00E8536F" w:rsidP="009C3B70">
            <w:pPr>
              <w:pStyle w:val="NoSpacing"/>
              <w:rPr>
                <w:i/>
              </w:rPr>
            </w:pPr>
          </w:p>
          <w:p w14:paraId="6C68749E" w14:textId="7D9D9C8B" w:rsidR="00E8536F" w:rsidRPr="00E8536F" w:rsidRDefault="00E8536F" w:rsidP="00F85A49">
            <w:pPr>
              <w:pStyle w:val="NoSpacing"/>
              <w:rPr>
                <w:i/>
              </w:rPr>
            </w:pPr>
            <w:r>
              <w:rPr>
                <w:i/>
              </w:rPr>
              <w:t xml:space="preserve">Probe and code, select all that apply </w:t>
            </w:r>
          </w:p>
          <w:p w14:paraId="3680A6A3" w14:textId="64960514" w:rsidR="00E8536F" w:rsidRPr="009C3B70" w:rsidRDefault="00E8536F" w:rsidP="00F85A49">
            <w:pPr>
              <w:pStyle w:val="NoSpacing"/>
              <w:rPr>
                <w:i/>
              </w:rPr>
            </w:pPr>
            <w:r>
              <w:rPr>
                <w:i/>
              </w:rPr>
              <w:t xml:space="preserve">See codes </w:t>
            </w:r>
            <w:r w:rsidR="00DA2B8F">
              <w:rPr>
                <w:i/>
              </w:rPr>
              <w:t>3</w:t>
            </w:r>
            <w:r>
              <w:rPr>
                <w:i/>
              </w:rPr>
              <w:t>20 below</w:t>
            </w:r>
          </w:p>
        </w:tc>
        <w:tc>
          <w:tcPr>
            <w:tcW w:w="1530" w:type="dxa"/>
          </w:tcPr>
          <w:p w14:paraId="7CAA42F1" w14:textId="77777777" w:rsidR="00E8536F" w:rsidRDefault="00E8536F" w:rsidP="00F85A49">
            <w:pPr>
              <w:pStyle w:val="NoSpacing"/>
            </w:pPr>
            <w:commentRangeStart w:id="86"/>
            <w:r>
              <w:t xml:space="preserve">M.7 Would you </w:t>
            </w:r>
            <w:proofErr w:type="gramStart"/>
            <w:r>
              <w:t>be</w:t>
            </w:r>
            <w:proofErr w:type="gramEnd"/>
            <w:r>
              <w:t xml:space="preserve"> willing to pay money for paper documentation for this field? </w:t>
            </w:r>
          </w:p>
          <w:p w14:paraId="43DDF355" w14:textId="3D3EDE22" w:rsidR="00E8536F" w:rsidRDefault="00E8536F" w:rsidP="00F85A49">
            <w:pPr>
              <w:pStyle w:val="NoSpacing"/>
              <w:rPr>
                <w:i/>
              </w:rPr>
            </w:pPr>
            <w:r w:rsidRPr="00E8536F">
              <w:rPr>
                <w:i/>
              </w:rPr>
              <w:t>Ask if M5=1</w:t>
            </w:r>
          </w:p>
          <w:commentRangeEnd w:id="86"/>
          <w:p w14:paraId="509D04E4" w14:textId="77777777" w:rsidR="00E8536F" w:rsidRPr="00E8536F" w:rsidRDefault="00800504" w:rsidP="00F85A49">
            <w:pPr>
              <w:pStyle w:val="NoSpacing"/>
              <w:rPr>
                <w:i/>
              </w:rPr>
            </w:pPr>
            <w:r>
              <w:rPr>
                <w:rStyle w:val="CommentReference"/>
              </w:rPr>
              <w:commentReference w:id="86"/>
            </w:r>
          </w:p>
          <w:p w14:paraId="2AD71103" w14:textId="77777777" w:rsidR="00E8536F" w:rsidRPr="008F1A89" w:rsidRDefault="00E8536F" w:rsidP="009C3B70">
            <w:pPr>
              <w:pStyle w:val="NoSpacing"/>
            </w:pPr>
            <w:r>
              <w:t>0</w:t>
            </w:r>
            <w:r w:rsidRPr="008F1A89">
              <w:t>=No</w:t>
            </w:r>
          </w:p>
          <w:p w14:paraId="17B46481" w14:textId="77777777" w:rsidR="00E8536F" w:rsidRPr="008F1A89" w:rsidRDefault="00E8536F" w:rsidP="009C3B70">
            <w:pPr>
              <w:pStyle w:val="NoSpacing"/>
            </w:pPr>
            <w:r>
              <w:t>1</w:t>
            </w:r>
            <w:r w:rsidRPr="008F1A89">
              <w:t>=Yes</w:t>
            </w:r>
          </w:p>
          <w:p w14:paraId="7E80561E" w14:textId="77777777" w:rsidR="00E8536F" w:rsidRPr="008F1A89" w:rsidRDefault="00E8536F" w:rsidP="009C3B70">
            <w:pPr>
              <w:pStyle w:val="NoSpacing"/>
            </w:pPr>
            <w:r w:rsidRPr="008F1A89">
              <w:t>888=Don’t know</w:t>
            </w:r>
          </w:p>
          <w:p w14:paraId="78BDE1D6" w14:textId="504F74C0" w:rsidR="00E8536F" w:rsidRDefault="00E8536F" w:rsidP="00F85A49">
            <w:pPr>
              <w:pStyle w:val="NoSpacing"/>
            </w:pPr>
            <w:r w:rsidRPr="008F1A89">
              <w:t>999=Prefer not to respon</w:t>
            </w:r>
            <w:r>
              <w:t>d</w:t>
            </w:r>
          </w:p>
        </w:tc>
        <w:tc>
          <w:tcPr>
            <w:tcW w:w="1530" w:type="dxa"/>
          </w:tcPr>
          <w:p w14:paraId="34CCE057" w14:textId="77777777" w:rsidR="00E8536F" w:rsidRDefault="00E8536F" w:rsidP="00F85A49">
            <w:pPr>
              <w:pStyle w:val="NoSpacing"/>
            </w:pPr>
            <w:r>
              <w:t xml:space="preserve">M.8 Why would you not like to have paper documentation for this field? </w:t>
            </w:r>
          </w:p>
          <w:p w14:paraId="32D191B2" w14:textId="77777777" w:rsidR="00E8536F" w:rsidRDefault="00E8536F" w:rsidP="00F85A49">
            <w:pPr>
              <w:pStyle w:val="NoSpacing"/>
            </w:pPr>
          </w:p>
          <w:p w14:paraId="2FDCA215" w14:textId="1F29BB86" w:rsidR="00E8536F" w:rsidRPr="00E8536F" w:rsidRDefault="00E8536F" w:rsidP="00F85A49">
            <w:pPr>
              <w:pStyle w:val="NoSpacing"/>
              <w:rPr>
                <w:i/>
              </w:rPr>
            </w:pPr>
            <w:r w:rsidRPr="00E8536F">
              <w:rPr>
                <w:i/>
              </w:rPr>
              <w:t>Ask if M5=0</w:t>
            </w:r>
          </w:p>
          <w:p w14:paraId="2CCF1E99" w14:textId="77777777" w:rsidR="00E8536F" w:rsidRPr="00E8536F" w:rsidRDefault="00E8536F" w:rsidP="00F85A49">
            <w:pPr>
              <w:pStyle w:val="NoSpacing"/>
              <w:rPr>
                <w:i/>
              </w:rPr>
            </w:pPr>
          </w:p>
          <w:p w14:paraId="20D5B19F" w14:textId="410BD2AA" w:rsidR="00E8536F" w:rsidRPr="009C3B70" w:rsidRDefault="00E8536F" w:rsidP="00F85A49">
            <w:pPr>
              <w:pStyle w:val="NoSpacing"/>
              <w:rPr>
                <w:i/>
              </w:rPr>
            </w:pPr>
            <w:r w:rsidRPr="00E8536F">
              <w:rPr>
                <w:i/>
              </w:rPr>
              <w:t xml:space="preserve">Probe and code, select all that apply </w:t>
            </w:r>
          </w:p>
          <w:p w14:paraId="136379A8" w14:textId="43E4D88E" w:rsidR="00E8536F" w:rsidRPr="009C3B70" w:rsidRDefault="00E8536F" w:rsidP="00F85A49">
            <w:pPr>
              <w:pStyle w:val="NoSpacing"/>
              <w:rPr>
                <w:i/>
              </w:rPr>
            </w:pPr>
            <w:r>
              <w:rPr>
                <w:i/>
              </w:rPr>
              <w:t xml:space="preserve">See codes </w:t>
            </w:r>
            <w:r w:rsidR="00DA2B8F">
              <w:rPr>
                <w:i/>
              </w:rPr>
              <w:t>3</w:t>
            </w:r>
            <w:r>
              <w:rPr>
                <w:i/>
              </w:rPr>
              <w:t xml:space="preserve">21 below </w:t>
            </w:r>
          </w:p>
        </w:tc>
      </w:tr>
      <w:tr w:rsidR="00E8536F" w:rsidRPr="008F1A89" w14:paraId="57EBDE83" w14:textId="77777777" w:rsidTr="00E8536F">
        <w:trPr>
          <w:trHeight w:val="20"/>
          <w:jc w:val="center"/>
        </w:trPr>
        <w:tc>
          <w:tcPr>
            <w:tcW w:w="720" w:type="dxa"/>
          </w:tcPr>
          <w:p w14:paraId="2E82570A" w14:textId="32C748FE" w:rsidR="00E8536F" w:rsidRPr="008F1A89" w:rsidRDefault="00E8536F" w:rsidP="00F85A49">
            <w:pPr>
              <w:pStyle w:val="NoSpacing"/>
              <w:rPr>
                <w:b/>
                <w:bCs/>
                <w:sz w:val="18"/>
              </w:rPr>
            </w:pPr>
            <w:r w:rsidRPr="008F1A89">
              <w:rPr>
                <w:b/>
                <w:bCs/>
                <w:sz w:val="18"/>
              </w:rPr>
              <w:t>FIELD</w:t>
            </w:r>
          </w:p>
        </w:tc>
        <w:tc>
          <w:tcPr>
            <w:tcW w:w="766" w:type="dxa"/>
          </w:tcPr>
          <w:p w14:paraId="5951E2B6" w14:textId="77777777" w:rsidR="00E8536F" w:rsidRPr="008F1A89" w:rsidRDefault="00E8536F" w:rsidP="00F85A49">
            <w:pPr>
              <w:pStyle w:val="NoSpacing"/>
              <w:rPr>
                <w:b/>
                <w:bCs/>
                <w:sz w:val="18"/>
              </w:rPr>
            </w:pPr>
            <w:proofErr w:type="spellStart"/>
            <w:proofErr w:type="gramStart"/>
            <w:r w:rsidRPr="008F1A89">
              <w:rPr>
                <w:b/>
                <w:bCs/>
                <w:sz w:val="18"/>
              </w:rPr>
              <w:t>f</w:t>
            </w:r>
            <w:proofErr w:type="gramEnd"/>
            <w:r w:rsidRPr="008F1A89">
              <w:rPr>
                <w:b/>
                <w:bCs/>
                <w:sz w:val="18"/>
              </w:rPr>
              <w:t>_nickname</w:t>
            </w:r>
            <w:proofErr w:type="spellEnd"/>
          </w:p>
        </w:tc>
        <w:tc>
          <w:tcPr>
            <w:tcW w:w="2451" w:type="dxa"/>
          </w:tcPr>
          <w:p w14:paraId="35735648" w14:textId="77777777" w:rsidR="00E8536F" w:rsidRPr="008F1A89" w:rsidRDefault="00E8536F" w:rsidP="00F85A49">
            <w:pPr>
              <w:pStyle w:val="NoSpacing"/>
              <w:rPr>
                <w:b/>
                <w:bCs/>
                <w:sz w:val="18"/>
              </w:rPr>
            </w:pPr>
            <w:proofErr w:type="spellStart"/>
            <w:proofErr w:type="gramStart"/>
            <w:r w:rsidRPr="008F1A89">
              <w:rPr>
                <w:b/>
                <w:bCs/>
                <w:sz w:val="18"/>
              </w:rPr>
              <w:t>tenurestatus</w:t>
            </w:r>
            <w:proofErr w:type="spellEnd"/>
            <w:proofErr w:type="gramEnd"/>
          </w:p>
        </w:tc>
        <w:tc>
          <w:tcPr>
            <w:tcW w:w="1906" w:type="dxa"/>
          </w:tcPr>
          <w:p w14:paraId="24C1CCCB" w14:textId="77777777" w:rsidR="00E8536F" w:rsidRPr="008F1A89" w:rsidRDefault="00E8536F" w:rsidP="00F85A49">
            <w:pPr>
              <w:pStyle w:val="NoSpacing"/>
              <w:rPr>
                <w:b/>
                <w:bCs/>
                <w:sz w:val="18"/>
              </w:rPr>
            </w:pPr>
            <w:proofErr w:type="spellStart"/>
            <w:proofErr w:type="gramStart"/>
            <w:r w:rsidRPr="008F1A89">
              <w:rPr>
                <w:b/>
                <w:bCs/>
                <w:sz w:val="18"/>
              </w:rPr>
              <w:t>paperdoc</w:t>
            </w:r>
            <w:proofErr w:type="spellEnd"/>
            <w:proofErr w:type="gramEnd"/>
          </w:p>
        </w:tc>
        <w:tc>
          <w:tcPr>
            <w:tcW w:w="1440" w:type="dxa"/>
          </w:tcPr>
          <w:p w14:paraId="39DA49E9" w14:textId="77777777" w:rsidR="00E8536F" w:rsidRPr="008F1A89" w:rsidRDefault="00E8536F" w:rsidP="00F85A49">
            <w:pPr>
              <w:pStyle w:val="NoSpacing"/>
              <w:rPr>
                <w:b/>
                <w:bCs/>
                <w:sz w:val="18"/>
              </w:rPr>
            </w:pPr>
            <w:proofErr w:type="gramStart"/>
            <w:r w:rsidRPr="008F1A89">
              <w:rPr>
                <w:b/>
                <w:bCs/>
                <w:sz w:val="18"/>
              </w:rPr>
              <w:t>document</w:t>
            </w:r>
            <w:proofErr w:type="gramEnd"/>
          </w:p>
        </w:tc>
        <w:tc>
          <w:tcPr>
            <w:tcW w:w="2160" w:type="dxa"/>
          </w:tcPr>
          <w:p w14:paraId="7A7A9671" w14:textId="77777777" w:rsidR="00E8536F" w:rsidRPr="008F1A89" w:rsidRDefault="00E8536F" w:rsidP="00F85A49">
            <w:pPr>
              <w:pStyle w:val="NoSpacing"/>
              <w:rPr>
                <w:b/>
                <w:bCs/>
                <w:sz w:val="18"/>
              </w:rPr>
            </w:pPr>
          </w:p>
        </w:tc>
        <w:tc>
          <w:tcPr>
            <w:tcW w:w="1505" w:type="dxa"/>
          </w:tcPr>
          <w:p w14:paraId="42BEDF8E" w14:textId="1A7E4DC7" w:rsidR="00E8536F" w:rsidRPr="008F1A89" w:rsidRDefault="00E8536F" w:rsidP="00F85A49">
            <w:pPr>
              <w:pStyle w:val="NoSpacing"/>
              <w:rPr>
                <w:b/>
                <w:bCs/>
                <w:sz w:val="18"/>
              </w:rPr>
            </w:pPr>
          </w:p>
        </w:tc>
        <w:tc>
          <w:tcPr>
            <w:tcW w:w="1530" w:type="dxa"/>
          </w:tcPr>
          <w:p w14:paraId="1C21F4E3" w14:textId="5FEA8360" w:rsidR="00E8536F" w:rsidRPr="008F1A89" w:rsidRDefault="00E8536F" w:rsidP="00F85A49">
            <w:pPr>
              <w:pStyle w:val="NoSpacing"/>
              <w:rPr>
                <w:b/>
                <w:bCs/>
                <w:sz w:val="18"/>
              </w:rPr>
            </w:pPr>
          </w:p>
        </w:tc>
        <w:tc>
          <w:tcPr>
            <w:tcW w:w="1530" w:type="dxa"/>
          </w:tcPr>
          <w:p w14:paraId="0606CE90" w14:textId="00857D3B" w:rsidR="00E8536F" w:rsidRPr="008F1A89" w:rsidRDefault="00E8536F" w:rsidP="00F85A49">
            <w:pPr>
              <w:pStyle w:val="NoSpacing"/>
              <w:rPr>
                <w:b/>
                <w:bCs/>
                <w:sz w:val="18"/>
              </w:rPr>
            </w:pPr>
          </w:p>
        </w:tc>
        <w:tc>
          <w:tcPr>
            <w:tcW w:w="1530" w:type="dxa"/>
          </w:tcPr>
          <w:p w14:paraId="0A29B007" w14:textId="278DCD39" w:rsidR="00E8536F" w:rsidRPr="008F1A89" w:rsidRDefault="00E8536F" w:rsidP="00F85A49">
            <w:pPr>
              <w:pStyle w:val="NoSpacing"/>
              <w:rPr>
                <w:b/>
                <w:bCs/>
                <w:sz w:val="18"/>
              </w:rPr>
            </w:pPr>
          </w:p>
        </w:tc>
      </w:tr>
      <w:tr w:rsidR="00E8536F" w:rsidRPr="008F1A89" w14:paraId="3BECEBE7" w14:textId="77777777" w:rsidTr="00E8536F">
        <w:trPr>
          <w:trHeight w:val="20"/>
          <w:jc w:val="center"/>
        </w:trPr>
        <w:tc>
          <w:tcPr>
            <w:tcW w:w="720" w:type="dxa"/>
          </w:tcPr>
          <w:p w14:paraId="0EC41EF6" w14:textId="77777777" w:rsidR="00E8536F" w:rsidRPr="008F1A89" w:rsidRDefault="00E8536F" w:rsidP="00F85A49">
            <w:pPr>
              <w:pStyle w:val="NoSpacing"/>
            </w:pPr>
            <w:r w:rsidRPr="008F1A89">
              <w:t>1</w:t>
            </w:r>
          </w:p>
        </w:tc>
        <w:tc>
          <w:tcPr>
            <w:tcW w:w="766" w:type="dxa"/>
          </w:tcPr>
          <w:p w14:paraId="14E46EE7" w14:textId="77777777" w:rsidR="00E8536F" w:rsidRPr="008F1A89" w:rsidRDefault="00E8536F" w:rsidP="00F85A49">
            <w:pPr>
              <w:pStyle w:val="NoSpacing"/>
            </w:pPr>
          </w:p>
        </w:tc>
        <w:tc>
          <w:tcPr>
            <w:tcW w:w="2451" w:type="dxa"/>
          </w:tcPr>
          <w:p w14:paraId="1A7F5BDA" w14:textId="77777777" w:rsidR="00E8536F" w:rsidRPr="008F1A89" w:rsidRDefault="00E8536F" w:rsidP="00F85A49">
            <w:pPr>
              <w:pStyle w:val="NoSpacing"/>
            </w:pPr>
          </w:p>
        </w:tc>
        <w:tc>
          <w:tcPr>
            <w:tcW w:w="1906" w:type="dxa"/>
          </w:tcPr>
          <w:p w14:paraId="22F37C0F" w14:textId="77777777" w:rsidR="00E8536F" w:rsidRPr="008F1A89" w:rsidRDefault="00E8536F" w:rsidP="00F85A49">
            <w:pPr>
              <w:pStyle w:val="NoSpacing"/>
            </w:pPr>
          </w:p>
        </w:tc>
        <w:tc>
          <w:tcPr>
            <w:tcW w:w="1440" w:type="dxa"/>
          </w:tcPr>
          <w:p w14:paraId="71EB1853" w14:textId="77777777" w:rsidR="00E8536F" w:rsidRPr="008F1A89" w:rsidRDefault="00E8536F" w:rsidP="00F85A49">
            <w:pPr>
              <w:pStyle w:val="NoSpacing"/>
            </w:pPr>
          </w:p>
        </w:tc>
        <w:tc>
          <w:tcPr>
            <w:tcW w:w="2160" w:type="dxa"/>
          </w:tcPr>
          <w:p w14:paraId="7C7F3C25" w14:textId="77777777" w:rsidR="00E8536F" w:rsidRPr="008F1A89" w:rsidRDefault="00E8536F" w:rsidP="00F85A49">
            <w:pPr>
              <w:pStyle w:val="NoSpacing"/>
            </w:pPr>
          </w:p>
        </w:tc>
        <w:tc>
          <w:tcPr>
            <w:tcW w:w="1505" w:type="dxa"/>
          </w:tcPr>
          <w:p w14:paraId="37F53D48" w14:textId="4BEA745F" w:rsidR="00E8536F" w:rsidRPr="008F1A89" w:rsidRDefault="00E8536F" w:rsidP="00F85A49">
            <w:pPr>
              <w:pStyle w:val="NoSpacing"/>
            </w:pPr>
          </w:p>
        </w:tc>
        <w:tc>
          <w:tcPr>
            <w:tcW w:w="1530" w:type="dxa"/>
          </w:tcPr>
          <w:p w14:paraId="1EFA7FE6" w14:textId="2F9310B8" w:rsidR="00E8536F" w:rsidRPr="008F1A89" w:rsidRDefault="00E8536F" w:rsidP="00F85A49">
            <w:pPr>
              <w:pStyle w:val="NoSpacing"/>
            </w:pPr>
          </w:p>
        </w:tc>
        <w:tc>
          <w:tcPr>
            <w:tcW w:w="1530" w:type="dxa"/>
          </w:tcPr>
          <w:p w14:paraId="033A21AB" w14:textId="5DBC61A3" w:rsidR="00E8536F" w:rsidRPr="008F1A89" w:rsidRDefault="00E8536F" w:rsidP="00F85A49">
            <w:pPr>
              <w:pStyle w:val="NoSpacing"/>
            </w:pPr>
          </w:p>
        </w:tc>
        <w:tc>
          <w:tcPr>
            <w:tcW w:w="1530" w:type="dxa"/>
          </w:tcPr>
          <w:p w14:paraId="0C3755FB" w14:textId="4E2F2F65" w:rsidR="00E8536F" w:rsidRPr="008F1A89" w:rsidRDefault="00E8536F" w:rsidP="00F85A49">
            <w:pPr>
              <w:pStyle w:val="NoSpacing"/>
            </w:pPr>
          </w:p>
        </w:tc>
      </w:tr>
      <w:tr w:rsidR="00E8536F" w:rsidRPr="008F1A89" w14:paraId="1B873C3D" w14:textId="77777777" w:rsidTr="00E8536F">
        <w:trPr>
          <w:trHeight w:val="20"/>
          <w:jc w:val="center"/>
        </w:trPr>
        <w:tc>
          <w:tcPr>
            <w:tcW w:w="720" w:type="dxa"/>
          </w:tcPr>
          <w:p w14:paraId="0B22C946" w14:textId="77777777" w:rsidR="00E8536F" w:rsidRPr="008F1A89" w:rsidRDefault="00E8536F" w:rsidP="00F85A49">
            <w:pPr>
              <w:pStyle w:val="NoSpacing"/>
            </w:pPr>
            <w:r w:rsidRPr="008F1A89">
              <w:t>2</w:t>
            </w:r>
          </w:p>
        </w:tc>
        <w:tc>
          <w:tcPr>
            <w:tcW w:w="766" w:type="dxa"/>
          </w:tcPr>
          <w:p w14:paraId="5090396D" w14:textId="77777777" w:rsidR="00E8536F" w:rsidRPr="008F1A89" w:rsidRDefault="00E8536F" w:rsidP="00F85A49">
            <w:pPr>
              <w:pStyle w:val="NoSpacing"/>
            </w:pPr>
          </w:p>
        </w:tc>
        <w:tc>
          <w:tcPr>
            <w:tcW w:w="2451" w:type="dxa"/>
          </w:tcPr>
          <w:p w14:paraId="47F7F0E0" w14:textId="77777777" w:rsidR="00E8536F" w:rsidRPr="008F1A89" w:rsidRDefault="00E8536F" w:rsidP="00F85A49">
            <w:pPr>
              <w:pStyle w:val="NoSpacing"/>
            </w:pPr>
          </w:p>
        </w:tc>
        <w:tc>
          <w:tcPr>
            <w:tcW w:w="1906" w:type="dxa"/>
          </w:tcPr>
          <w:p w14:paraId="0DE098E5" w14:textId="77777777" w:rsidR="00E8536F" w:rsidRPr="008F1A89" w:rsidRDefault="00E8536F" w:rsidP="00F85A49">
            <w:pPr>
              <w:pStyle w:val="NoSpacing"/>
            </w:pPr>
          </w:p>
        </w:tc>
        <w:tc>
          <w:tcPr>
            <w:tcW w:w="1440" w:type="dxa"/>
          </w:tcPr>
          <w:p w14:paraId="7C5642A8" w14:textId="77777777" w:rsidR="00E8536F" w:rsidRPr="008F1A89" w:rsidRDefault="00E8536F" w:rsidP="00F85A49">
            <w:pPr>
              <w:pStyle w:val="NoSpacing"/>
            </w:pPr>
          </w:p>
        </w:tc>
        <w:tc>
          <w:tcPr>
            <w:tcW w:w="2160" w:type="dxa"/>
          </w:tcPr>
          <w:p w14:paraId="258DBD11" w14:textId="77777777" w:rsidR="00E8536F" w:rsidRPr="008F1A89" w:rsidRDefault="00E8536F" w:rsidP="00F85A49">
            <w:pPr>
              <w:pStyle w:val="NoSpacing"/>
            </w:pPr>
          </w:p>
        </w:tc>
        <w:tc>
          <w:tcPr>
            <w:tcW w:w="1505" w:type="dxa"/>
          </w:tcPr>
          <w:p w14:paraId="76F2B466" w14:textId="38335D44" w:rsidR="00E8536F" w:rsidRPr="008F1A89" w:rsidRDefault="00E8536F" w:rsidP="00F85A49">
            <w:pPr>
              <w:pStyle w:val="NoSpacing"/>
            </w:pPr>
          </w:p>
        </w:tc>
        <w:tc>
          <w:tcPr>
            <w:tcW w:w="1530" w:type="dxa"/>
          </w:tcPr>
          <w:p w14:paraId="00312D01" w14:textId="563CD636" w:rsidR="00E8536F" w:rsidRPr="008F1A89" w:rsidRDefault="00E8536F" w:rsidP="00F85A49">
            <w:pPr>
              <w:pStyle w:val="NoSpacing"/>
            </w:pPr>
          </w:p>
        </w:tc>
        <w:tc>
          <w:tcPr>
            <w:tcW w:w="1530" w:type="dxa"/>
          </w:tcPr>
          <w:p w14:paraId="38EA4033" w14:textId="0B0955E7" w:rsidR="00E8536F" w:rsidRPr="008F1A89" w:rsidRDefault="00E8536F" w:rsidP="00F85A49">
            <w:pPr>
              <w:pStyle w:val="NoSpacing"/>
            </w:pPr>
          </w:p>
        </w:tc>
        <w:tc>
          <w:tcPr>
            <w:tcW w:w="1530" w:type="dxa"/>
          </w:tcPr>
          <w:p w14:paraId="52F8559D" w14:textId="682A46C7" w:rsidR="00E8536F" w:rsidRPr="008F1A89" w:rsidRDefault="00E8536F" w:rsidP="00F85A49">
            <w:pPr>
              <w:pStyle w:val="NoSpacing"/>
            </w:pPr>
          </w:p>
        </w:tc>
      </w:tr>
      <w:tr w:rsidR="00E8536F" w:rsidRPr="008F1A89" w14:paraId="3EE04CED" w14:textId="77777777" w:rsidTr="00E8536F">
        <w:trPr>
          <w:trHeight w:val="20"/>
          <w:jc w:val="center"/>
        </w:trPr>
        <w:tc>
          <w:tcPr>
            <w:tcW w:w="720" w:type="dxa"/>
          </w:tcPr>
          <w:p w14:paraId="2E1EA00A" w14:textId="77777777" w:rsidR="00E8536F" w:rsidRPr="008F1A89" w:rsidRDefault="00E8536F" w:rsidP="00F85A49">
            <w:pPr>
              <w:pStyle w:val="NoSpacing"/>
            </w:pPr>
            <w:r w:rsidRPr="008F1A89">
              <w:t>3</w:t>
            </w:r>
          </w:p>
        </w:tc>
        <w:tc>
          <w:tcPr>
            <w:tcW w:w="766" w:type="dxa"/>
          </w:tcPr>
          <w:p w14:paraId="67EE7C18" w14:textId="77777777" w:rsidR="00E8536F" w:rsidRPr="008F1A89" w:rsidRDefault="00E8536F" w:rsidP="00F85A49">
            <w:pPr>
              <w:pStyle w:val="NoSpacing"/>
            </w:pPr>
          </w:p>
        </w:tc>
        <w:tc>
          <w:tcPr>
            <w:tcW w:w="2451" w:type="dxa"/>
          </w:tcPr>
          <w:p w14:paraId="431B841A" w14:textId="77777777" w:rsidR="00E8536F" w:rsidRPr="008F1A89" w:rsidRDefault="00E8536F" w:rsidP="00F85A49">
            <w:pPr>
              <w:pStyle w:val="NoSpacing"/>
            </w:pPr>
          </w:p>
        </w:tc>
        <w:tc>
          <w:tcPr>
            <w:tcW w:w="1906" w:type="dxa"/>
          </w:tcPr>
          <w:p w14:paraId="11A7BC0E" w14:textId="77777777" w:rsidR="00E8536F" w:rsidRPr="008F1A89" w:rsidRDefault="00E8536F" w:rsidP="00F85A49">
            <w:pPr>
              <w:pStyle w:val="NoSpacing"/>
            </w:pPr>
          </w:p>
        </w:tc>
        <w:tc>
          <w:tcPr>
            <w:tcW w:w="1440" w:type="dxa"/>
          </w:tcPr>
          <w:p w14:paraId="6AE61A0F" w14:textId="77777777" w:rsidR="00E8536F" w:rsidRPr="008F1A89" w:rsidRDefault="00E8536F" w:rsidP="00F85A49">
            <w:pPr>
              <w:pStyle w:val="NoSpacing"/>
            </w:pPr>
          </w:p>
        </w:tc>
        <w:tc>
          <w:tcPr>
            <w:tcW w:w="2160" w:type="dxa"/>
          </w:tcPr>
          <w:p w14:paraId="588E2CCF" w14:textId="77777777" w:rsidR="00E8536F" w:rsidRPr="008F1A89" w:rsidRDefault="00E8536F" w:rsidP="00F85A49">
            <w:pPr>
              <w:pStyle w:val="NoSpacing"/>
            </w:pPr>
          </w:p>
        </w:tc>
        <w:tc>
          <w:tcPr>
            <w:tcW w:w="1505" w:type="dxa"/>
          </w:tcPr>
          <w:p w14:paraId="055BFD86" w14:textId="499AF3F7" w:rsidR="00E8536F" w:rsidRPr="008F1A89" w:rsidRDefault="00E8536F" w:rsidP="00F85A49">
            <w:pPr>
              <w:pStyle w:val="NoSpacing"/>
            </w:pPr>
          </w:p>
        </w:tc>
        <w:tc>
          <w:tcPr>
            <w:tcW w:w="1530" w:type="dxa"/>
          </w:tcPr>
          <w:p w14:paraId="5D36E70C" w14:textId="57FFA4A4" w:rsidR="00E8536F" w:rsidRPr="008F1A89" w:rsidRDefault="00E8536F" w:rsidP="00F85A49">
            <w:pPr>
              <w:pStyle w:val="NoSpacing"/>
            </w:pPr>
          </w:p>
        </w:tc>
        <w:tc>
          <w:tcPr>
            <w:tcW w:w="1530" w:type="dxa"/>
          </w:tcPr>
          <w:p w14:paraId="5B78C452" w14:textId="799827AC" w:rsidR="00E8536F" w:rsidRPr="008F1A89" w:rsidRDefault="00E8536F" w:rsidP="00F85A49">
            <w:pPr>
              <w:pStyle w:val="NoSpacing"/>
            </w:pPr>
          </w:p>
        </w:tc>
        <w:tc>
          <w:tcPr>
            <w:tcW w:w="1530" w:type="dxa"/>
          </w:tcPr>
          <w:p w14:paraId="466C2882" w14:textId="0DADB155" w:rsidR="00E8536F" w:rsidRPr="008F1A89" w:rsidRDefault="00E8536F" w:rsidP="00F85A49">
            <w:pPr>
              <w:pStyle w:val="NoSpacing"/>
            </w:pPr>
          </w:p>
        </w:tc>
      </w:tr>
      <w:tr w:rsidR="00E8536F" w:rsidRPr="008F1A89" w14:paraId="4484713E" w14:textId="77777777" w:rsidTr="00E8536F">
        <w:trPr>
          <w:trHeight w:val="20"/>
          <w:jc w:val="center"/>
        </w:trPr>
        <w:tc>
          <w:tcPr>
            <w:tcW w:w="720" w:type="dxa"/>
          </w:tcPr>
          <w:p w14:paraId="3DF40002" w14:textId="77777777" w:rsidR="00E8536F" w:rsidRPr="008F1A89" w:rsidRDefault="00E8536F" w:rsidP="00F85A49">
            <w:pPr>
              <w:pStyle w:val="NoSpacing"/>
            </w:pPr>
            <w:r w:rsidRPr="008F1A89">
              <w:t>4</w:t>
            </w:r>
          </w:p>
        </w:tc>
        <w:tc>
          <w:tcPr>
            <w:tcW w:w="766" w:type="dxa"/>
          </w:tcPr>
          <w:p w14:paraId="54B11362" w14:textId="77777777" w:rsidR="00E8536F" w:rsidRPr="008F1A89" w:rsidRDefault="00E8536F" w:rsidP="00F85A49">
            <w:pPr>
              <w:pStyle w:val="NoSpacing"/>
            </w:pPr>
          </w:p>
        </w:tc>
        <w:tc>
          <w:tcPr>
            <w:tcW w:w="2451" w:type="dxa"/>
          </w:tcPr>
          <w:p w14:paraId="28417B75" w14:textId="77777777" w:rsidR="00E8536F" w:rsidRPr="008F1A89" w:rsidRDefault="00E8536F" w:rsidP="00F85A49">
            <w:pPr>
              <w:pStyle w:val="NoSpacing"/>
            </w:pPr>
          </w:p>
        </w:tc>
        <w:tc>
          <w:tcPr>
            <w:tcW w:w="1906" w:type="dxa"/>
          </w:tcPr>
          <w:p w14:paraId="7329FDB5" w14:textId="77777777" w:rsidR="00E8536F" w:rsidRPr="008F1A89" w:rsidRDefault="00E8536F" w:rsidP="00F85A49">
            <w:pPr>
              <w:pStyle w:val="NoSpacing"/>
            </w:pPr>
          </w:p>
        </w:tc>
        <w:tc>
          <w:tcPr>
            <w:tcW w:w="1440" w:type="dxa"/>
          </w:tcPr>
          <w:p w14:paraId="2CF71087" w14:textId="77777777" w:rsidR="00E8536F" w:rsidRPr="008F1A89" w:rsidRDefault="00E8536F" w:rsidP="00F85A49">
            <w:pPr>
              <w:pStyle w:val="NoSpacing"/>
            </w:pPr>
          </w:p>
        </w:tc>
        <w:tc>
          <w:tcPr>
            <w:tcW w:w="2160" w:type="dxa"/>
          </w:tcPr>
          <w:p w14:paraId="539E8D7B" w14:textId="77777777" w:rsidR="00E8536F" w:rsidRPr="008F1A89" w:rsidRDefault="00E8536F" w:rsidP="00F85A49">
            <w:pPr>
              <w:pStyle w:val="NoSpacing"/>
            </w:pPr>
          </w:p>
        </w:tc>
        <w:tc>
          <w:tcPr>
            <w:tcW w:w="1505" w:type="dxa"/>
          </w:tcPr>
          <w:p w14:paraId="37A52692" w14:textId="6159F87C" w:rsidR="00E8536F" w:rsidRPr="008F1A89" w:rsidRDefault="00E8536F" w:rsidP="00F85A49">
            <w:pPr>
              <w:pStyle w:val="NoSpacing"/>
            </w:pPr>
          </w:p>
        </w:tc>
        <w:tc>
          <w:tcPr>
            <w:tcW w:w="1530" w:type="dxa"/>
          </w:tcPr>
          <w:p w14:paraId="2FD34AA1" w14:textId="3519BE45" w:rsidR="00E8536F" w:rsidRPr="008F1A89" w:rsidRDefault="00E8536F" w:rsidP="00F85A49">
            <w:pPr>
              <w:pStyle w:val="NoSpacing"/>
            </w:pPr>
          </w:p>
        </w:tc>
        <w:tc>
          <w:tcPr>
            <w:tcW w:w="1530" w:type="dxa"/>
          </w:tcPr>
          <w:p w14:paraId="68E6E027" w14:textId="1E4A9F70" w:rsidR="00E8536F" w:rsidRPr="008F1A89" w:rsidRDefault="00E8536F" w:rsidP="00F85A49">
            <w:pPr>
              <w:pStyle w:val="NoSpacing"/>
            </w:pPr>
          </w:p>
        </w:tc>
        <w:tc>
          <w:tcPr>
            <w:tcW w:w="1530" w:type="dxa"/>
          </w:tcPr>
          <w:p w14:paraId="416389E1" w14:textId="431071B4" w:rsidR="00E8536F" w:rsidRPr="008F1A89" w:rsidRDefault="00E8536F" w:rsidP="00F85A49">
            <w:pPr>
              <w:pStyle w:val="NoSpacing"/>
            </w:pPr>
          </w:p>
        </w:tc>
      </w:tr>
      <w:tr w:rsidR="00E8536F" w:rsidRPr="008F1A89" w14:paraId="1148D8FE" w14:textId="77777777" w:rsidTr="00E8536F">
        <w:trPr>
          <w:trHeight w:val="20"/>
          <w:jc w:val="center"/>
        </w:trPr>
        <w:tc>
          <w:tcPr>
            <w:tcW w:w="720" w:type="dxa"/>
          </w:tcPr>
          <w:p w14:paraId="27F931AA" w14:textId="77777777" w:rsidR="00E8536F" w:rsidRPr="008F1A89" w:rsidRDefault="00E8536F" w:rsidP="00F85A49">
            <w:pPr>
              <w:pStyle w:val="NoSpacing"/>
            </w:pPr>
            <w:r w:rsidRPr="008F1A89">
              <w:t>5</w:t>
            </w:r>
          </w:p>
        </w:tc>
        <w:tc>
          <w:tcPr>
            <w:tcW w:w="766" w:type="dxa"/>
          </w:tcPr>
          <w:p w14:paraId="1DF30DF1" w14:textId="77777777" w:rsidR="00E8536F" w:rsidRPr="008F1A89" w:rsidRDefault="00E8536F" w:rsidP="00F85A49">
            <w:pPr>
              <w:pStyle w:val="NoSpacing"/>
            </w:pPr>
          </w:p>
        </w:tc>
        <w:tc>
          <w:tcPr>
            <w:tcW w:w="2451" w:type="dxa"/>
          </w:tcPr>
          <w:p w14:paraId="106A9F76" w14:textId="77777777" w:rsidR="00E8536F" w:rsidRPr="008F1A89" w:rsidRDefault="00E8536F" w:rsidP="00F85A49">
            <w:pPr>
              <w:pStyle w:val="NoSpacing"/>
            </w:pPr>
          </w:p>
        </w:tc>
        <w:tc>
          <w:tcPr>
            <w:tcW w:w="1906" w:type="dxa"/>
          </w:tcPr>
          <w:p w14:paraId="65741B3A" w14:textId="77777777" w:rsidR="00E8536F" w:rsidRPr="008F1A89" w:rsidRDefault="00E8536F" w:rsidP="00F85A49">
            <w:pPr>
              <w:pStyle w:val="NoSpacing"/>
            </w:pPr>
          </w:p>
        </w:tc>
        <w:tc>
          <w:tcPr>
            <w:tcW w:w="1440" w:type="dxa"/>
          </w:tcPr>
          <w:p w14:paraId="3245641A" w14:textId="77777777" w:rsidR="00E8536F" w:rsidRPr="008F1A89" w:rsidRDefault="00E8536F" w:rsidP="00F85A49">
            <w:pPr>
              <w:pStyle w:val="NoSpacing"/>
            </w:pPr>
          </w:p>
        </w:tc>
        <w:tc>
          <w:tcPr>
            <w:tcW w:w="2160" w:type="dxa"/>
          </w:tcPr>
          <w:p w14:paraId="0173727D" w14:textId="77777777" w:rsidR="00E8536F" w:rsidRPr="008F1A89" w:rsidRDefault="00E8536F" w:rsidP="00F85A49">
            <w:pPr>
              <w:pStyle w:val="NoSpacing"/>
            </w:pPr>
          </w:p>
        </w:tc>
        <w:tc>
          <w:tcPr>
            <w:tcW w:w="1505" w:type="dxa"/>
          </w:tcPr>
          <w:p w14:paraId="1737C4DE" w14:textId="04A678C3" w:rsidR="00E8536F" w:rsidRPr="008F1A89" w:rsidRDefault="00E8536F" w:rsidP="00F85A49">
            <w:pPr>
              <w:pStyle w:val="NoSpacing"/>
            </w:pPr>
          </w:p>
        </w:tc>
        <w:tc>
          <w:tcPr>
            <w:tcW w:w="1530" w:type="dxa"/>
          </w:tcPr>
          <w:p w14:paraId="32BE701F" w14:textId="55C59025" w:rsidR="00E8536F" w:rsidRPr="008F1A89" w:rsidRDefault="00E8536F" w:rsidP="00F85A49">
            <w:pPr>
              <w:pStyle w:val="NoSpacing"/>
            </w:pPr>
          </w:p>
        </w:tc>
        <w:tc>
          <w:tcPr>
            <w:tcW w:w="1530" w:type="dxa"/>
          </w:tcPr>
          <w:p w14:paraId="2B64C04F" w14:textId="57E2CC24" w:rsidR="00E8536F" w:rsidRPr="008F1A89" w:rsidRDefault="00E8536F" w:rsidP="00F85A49">
            <w:pPr>
              <w:pStyle w:val="NoSpacing"/>
            </w:pPr>
          </w:p>
        </w:tc>
        <w:tc>
          <w:tcPr>
            <w:tcW w:w="1530" w:type="dxa"/>
          </w:tcPr>
          <w:p w14:paraId="6E720259" w14:textId="7C32293B" w:rsidR="00E8536F" w:rsidRPr="008F1A89" w:rsidRDefault="00E8536F" w:rsidP="00F85A49">
            <w:pPr>
              <w:pStyle w:val="NoSpacing"/>
            </w:pPr>
          </w:p>
        </w:tc>
      </w:tr>
      <w:tr w:rsidR="00E8536F" w:rsidRPr="008F1A89" w14:paraId="04D12488" w14:textId="77777777" w:rsidTr="00E8536F">
        <w:trPr>
          <w:trHeight w:val="20"/>
          <w:jc w:val="center"/>
        </w:trPr>
        <w:tc>
          <w:tcPr>
            <w:tcW w:w="720" w:type="dxa"/>
          </w:tcPr>
          <w:p w14:paraId="32B93502" w14:textId="77777777" w:rsidR="00E8536F" w:rsidRPr="008F1A89" w:rsidRDefault="00E8536F" w:rsidP="00F85A49">
            <w:pPr>
              <w:pStyle w:val="NoSpacing"/>
            </w:pPr>
            <w:r w:rsidRPr="008F1A89">
              <w:t>6</w:t>
            </w:r>
          </w:p>
        </w:tc>
        <w:tc>
          <w:tcPr>
            <w:tcW w:w="766" w:type="dxa"/>
          </w:tcPr>
          <w:p w14:paraId="06335211" w14:textId="77777777" w:rsidR="00E8536F" w:rsidRPr="008F1A89" w:rsidRDefault="00E8536F" w:rsidP="00F85A49">
            <w:pPr>
              <w:pStyle w:val="NoSpacing"/>
            </w:pPr>
          </w:p>
        </w:tc>
        <w:tc>
          <w:tcPr>
            <w:tcW w:w="2451" w:type="dxa"/>
          </w:tcPr>
          <w:p w14:paraId="79DFFC76" w14:textId="77777777" w:rsidR="00E8536F" w:rsidRPr="008F1A89" w:rsidRDefault="00E8536F" w:rsidP="00F85A49">
            <w:pPr>
              <w:pStyle w:val="NoSpacing"/>
            </w:pPr>
          </w:p>
        </w:tc>
        <w:tc>
          <w:tcPr>
            <w:tcW w:w="1906" w:type="dxa"/>
          </w:tcPr>
          <w:p w14:paraId="20E5341A" w14:textId="77777777" w:rsidR="00E8536F" w:rsidRPr="008F1A89" w:rsidRDefault="00E8536F" w:rsidP="00F85A49">
            <w:pPr>
              <w:pStyle w:val="NoSpacing"/>
            </w:pPr>
          </w:p>
        </w:tc>
        <w:tc>
          <w:tcPr>
            <w:tcW w:w="1440" w:type="dxa"/>
          </w:tcPr>
          <w:p w14:paraId="140C9F64" w14:textId="77777777" w:rsidR="00E8536F" w:rsidRPr="008F1A89" w:rsidRDefault="00E8536F" w:rsidP="00F85A49">
            <w:pPr>
              <w:pStyle w:val="NoSpacing"/>
            </w:pPr>
          </w:p>
        </w:tc>
        <w:tc>
          <w:tcPr>
            <w:tcW w:w="2160" w:type="dxa"/>
          </w:tcPr>
          <w:p w14:paraId="0A2FCB80" w14:textId="77777777" w:rsidR="00E8536F" w:rsidRPr="008F1A89" w:rsidRDefault="00E8536F" w:rsidP="00F85A49">
            <w:pPr>
              <w:pStyle w:val="NoSpacing"/>
            </w:pPr>
          </w:p>
        </w:tc>
        <w:tc>
          <w:tcPr>
            <w:tcW w:w="1505" w:type="dxa"/>
          </w:tcPr>
          <w:p w14:paraId="735613A9" w14:textId="44FBC7E1" w:rsidR="00E8536F" w:rsidRPr="008F1A89" w:rsidRDefault="00E8536F" w:rsidP="00F85A49">
            <w:pPr>
              <w:pStyle w:val="NoSpacing"/>
            </w:pPr>
          </w:p>
        </w:tc>
        <w:tc>
          <w:tcPr>
            <w:tcW w:w="1530" w:type="dxa"/>
          </w:tcPr>
          <w:p w14:paraId="0A957D72" w14:textId="518841ED" w:rsidR="00E8536F" w:rsidRPr="008F1A89" w:rsidRDefault="00E8536F" w:rsidP="00F85A49">
            <w:pPr>
              <w:pStyle w:val="NoSpacing"/>
            </w:pPr>
          </w:p>
        </w:tc>
        <w:tc>
          <w:tcPr>
            <w:tcW w:w="1530" w:type="dxa"/>
          </w:tcPr>
          <w:p w14:paraId="4F48447F" w14:textId="4EE03671" w:rsidR="00E8536F" w:rsidRPr="008F1A89" w:rsidRDefault="00E8536F" w:rsidP="00F85A49">
            <w:pPr>
              <w:pStyle w:val="NoSpacing"/>
            </w:pPr>
          </w:p>
        </w:tc>
        <w:tc>
          <w:tcPr>
            <w:tcW w:w="1530" w:type="dxa"/>
          </w:tcPr>
          <w:p w14:paraId="3DDBA4DC" w14:textId="5332648D" w:rsidR="00E8536F" w:rsidRPr="008F1A89" w:rsidRDefault="00E8536F" w:rsidP="00F85A49">
            <w:pPr>
              <w:pStyle w:val="NoSpacing"/>
            </w:pPr>
          </w:p>
        </w:tc>
      </w:tr>
      <w:tr w:rsidR="00E8536F" w:rsidRPr="008F1A89" w14:paraId="67AD1374" w14:textId="77777777" w:rsidTr="00E8536F">
        <w:trPr>
          <w:trHeight w:val="20"/>
          <w:jc w:val="center"/>
        </w:trPr>
        <w:tc>
          <w:tcPr>
            <w:tcW w:w="720" w:type="dxa"/>
          </w:tcPr>
          <w:p w14:paraId="66732236" w14:textId="77777777" w:rsidR="00E8536F" w:rsidRPr="008F1A89" w:rsidRDefault="00E8536F" w:rsidP="00F85A49">
            <w:pPr>
              <w:pStyle w:val="NoSpacing"/>
            </w:pPr>
            <w:r w:rsidRPr="008F1A89">
              <w:t>7</w:t>
            </w:r>
          </w:p>
        </w:tc>
        <w:tc>
          <w:tcPr>
            <w:tcW w:w="766" w:type="dxa"/>
          </w:tcPr>
          <w:p w14:paraId="69F46348" w14:textId="77777777" w:rsidR="00E8536F" w:rsidRPr="008F1A89" w:rsidRDefault="00E8536F" w:rsidP="00F85A49">
            <w:pPr>
              <w:pStyle w:val="NoSpacing"/>
            </w:pPr>
          </w:p>
        </w:tc>
        <w:tc>
          <w:tcPr>
            <w:tcW w:w="2451" w:type="dxa"/>
          </w:tcPr>
          <w:p w14:paraId="5F91B00C" w14:textId="77777777" w:rsidR="00E8536F" w:rsidRPr="008F1A89" w:rsidRDefault="00E8536F" w:rsidP="00F85A49">
            <w:pPr>
              <w:pStyle w:val="NoSpacing"/>
            </w:pPr>
          </w:p>
        </w:tc>
        <w:tc>
          <w:tcPr>
            <w:tcW w:w="1906" w:type="dxa"/>
          </w:tcPr>
          <w:p w14:paraId="731BB5F7" w14:textId="77777777" w:rsidR="00E8536F" w:rsidRPr="008F1A89" w:rsidRDefault="00E8536F" w:rsidP="00F85A49">
            <w:pPr>
              <w:pStyle w:val="NoSpacing"/>
            </w:pPr>
          </w:p>
        </w:tc>
        <w:tc>
          <w:tcPr>
            <w:tcW w:w="1440" w:type="dxa"/>
          </w:tcPr>
          <w:p w14:paraId="0920BD5E" w14:textId="77777777" w:rsidR="00E8536F" w:rsidRPr="008F1A89" w:rsidRDefault="00E8536F" w:rsidP="00F85A49">
            <w:pPr>
              <w:pStyle w:val="NoSpacing"/>
            </w:pPr>
          </w:p>
        </w:tc>
        <w:tc>
          <w:tcPr>
            <w:tcW w:w="2160" w:type="dxa"/>
          </w:tcPr>
          <w:p w14:paraId="6CAF7E37" w14:textId="77777777" w:rsidR="00E8536F" w:rsidRPr="008F1A89" w:rsidRDefault="00E8536F" w:rsidP="00F85A49">
            <w:pPr>
              <w:pStyle w:val="NoSpacing"/>
            </w:pPr>
          </w:p>
        </w:tc>
        <w:tc>
          <w:tcPr>
            <w:tcW w:w="1505" w:type="dxa"/>
          </w:tcPr>
          <w:p w14:paraId="6E6E433A" w14:textId="669E9463" w:rsidR="00E8536F" w:rsidRPr="008F1A89" w:rsidRDefault="00E8536F" w:rsidP="00F85A49">
            <w:pPr>
              <w:pStyle w:val="NoSpacing"/>
            </w:pPr>
          </w:p>
        </w:tc>
        <w:tc>
          <w:tcPr>
            <w:tcW w:w="1530" w:type="dxa"/>
          </w:tcPr>
          <w:p w14:paraId="52FF2AFA" w14:textId="483D302E" w:rsidR="00E8536F" w:rsidRPr="008F1A89" w:rsidRDefault="00E8536F" w:rsidP="00F85A49">
            <w:pPr>
              <w:pStyle w:val="NoSpacing"/>
            </w:pPr>
          </w:p>
        </w:tc>
        <w:tc>
          <w:tcPr>
            <w:tcW w:w="1530" w:type="dxa"/>
          </w:tcPr>
          <w:p w14:paraId="08211DDB" w14:textId="23FA4393" w:rsidR="00E8536F" w:rsidRPr="008F1A89" w:rsidRDefault="00E8536F" w:rsidP="00F85A49">
            <w:pPr>
              <w:pStyle w:val="NoSpacing"/>
            </w:pPr>
          </w:p>
        </w:tc>
        <w:tc>
          <w:tcPr>
            <w:tcW w:w="1530" w:type="dxa"/>
          </w:tcPr>
          <w:p w14:paraId="5F1A4777" w14:textId="22789CB9" w:rsidR="00E8536F" w:rsidRPr="008F1A89" w:rsidRDefault="00E8536F"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5057" w:type="dxa"/>
        <w:jc w:val="center"/>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7"/>
        <w:gridCol w:w="3330"/>
        <w:gridCol w:w="4584"/>
        <w:gridCol w:w="3696"/>
      </w:tblGrid>
      <w:tr w:rsidR="003242D8" w:rsidRPr="008F1A89" w14:paraId="6840EAC0" w14:textId="292CDAAA" w:rsidTr="00E8536F">
        <w:trPr>
          <w:jc w:val="center"/>
        </w:trPr>
        <w:tc>
          <w:tcPr>
            <w:tcW w:w="3447" w:type="dxa"/>
          </w:tcPr>
          <w:p w14:paraId="27908504" w14:textId="77777777" w:rsidR="003242D8" w:rsidRPr="008F1A89" w:rsidRDefault="003242D8" w:rsidP="007665FF">
            <w:pPr>
              <w:pStyle w:val="NoSpacing"/>
              <w:rPr>
                <w:b/>
              </w:rPr>
            </w:pPr>
            <w:r>
              <w:rPr>
                <w:b/>
              </w:rPr>
              <w:t>118</w:t>
            </w:r>
            <w:r w:rsidRPr="00995F62">
              <w:rPr>
                <w:b/>
              </w:rPr>
              <w:t>–</w:t>
            </w:r>
            <w:r w:rsidRPr="008F1A89">
              <w:rPr>
                <w:b/>
              </w:rPr>
              <w:t>Documentation Type</w:t>
            </w:r>
          </w:p>
        </w:tc>
        <w:tc>
          <w:tcPr>
            <w:tcW w:w="3330" w:type="dxa"/>
          </w:tcPr>
          <w:p w14:paraId="6E4BAD36" w14:textId="77777777" w:rsidR="003242D8" w:rsidRPr="008F1A89" w:rsidRDefault="003242D8" w:rsidP="007665FF">
            <w:pPr>
              <w:pStyle w:val="NoSpacing"/>
              <w:rPr>
                <w:b/>
              </w:rPr>
            </w:pPr>
            <w:r>
              <w:rPr>
                <w:b/>
              </w:rPr>
              <w:t>119</w:t>
            </w:r>
            <w:r w:rsidRPr="00995F62">
              <w:rPr>
                <w:b/>
              </w:rPr>
              <w:t>–</w:t>
            </w:r>
            <w:r w:rsidRPr="008F1A89">
              <w:rPr>
                <w:b/>
              </w:rPr>
              <w:t>L</w:t>
            </w:r>
            <w:r>
              <w:rPr>
                <w:b/>
              </w:rPr>
              <w:t>ikelihood scale</w:t>
            </w:r>
          </w:p>
        </w:tc>
        <w:tc>
          <w:tcPr>
            <w:tcW w:w="4584" w:type="dxa"/>
          </w:tcPr>
          <w:p w14:paraId="531CAF35" w14:textId="20F7BEDC" w:rsidR="003242D8" w:rsidRDefault="00E8536F" w:rsidP="007665FF">
            <w:pPr>
              <w:pStyle w:val="NoSpacing"/>
              <w:rPr>
                <w:b/>
              </w:rPr>
            </w:pPr>
            <w:r>
              <w:rPr>
                <w:b/>
              </w:rPr>
              <w:t>Paper doc – why-</w:t>
            </w:r>
            <w:r w:rsidR="00DA2B8F">
              <w:rPr>
                <w:b/>
              </w:rPr>
              <w:t xml:space="preserve"> 3</w:t>
            </w:r>
            <w:r>
              <w:rPr>
                <w:b/>
              </w:rPr>
              <w:t>20</w:t>
            </w:r>
          </w:p>
        </w:tc>
        <w:tc>
          <w:tcPr>
            <w:tcW w:w="3696" w:type="dxa"/>
          </w:tcPr>
          <w:p w14:paraId="38CD6DEC" w14:textId="66DDBB2F" w:rsidR="003242D8" w:rsidRDefault="003242D8" w:rsidP="007665FF">
            <w:pPr>
              <w:pStyle w:val="NoSpacing"/>
              <w:rPr>
                <w:b/>
              </w:rPr>
            </w:pPr>
            <w:r>
              <w:rPr>
                <w:b/>
              </w:rPr>
              <w:t>Paper doc – why not</w:t>
            </w:r>
            <w:r w:rsidR="00DA2B8F">
              <w:rPr>
                <w:b/>
              </w:rPr>
              <w:t xml:space="preserve"> - 3</w:t>
            </w:r>
            <w:r w:rsidR="00E8536F">
              <w:rPr>
                <w:b/>
              </w:rPr>
              <w:t>21</w:t>
            </w:r>
          </w:p>
        </w:tc>
      </w:tr>
      <w:tr w:rsidR="003242D8" w:rsidRPr="00355018" w14:paraId="54056720" w14:textId="3BFEB91F" w:rsidTr="00E8536F">
        <w:trPr>
          <w:trHeight w:val="58"/>
          <w:jc w:val="center"/>
        </w:trPr>
        <w:tc>
          <w:tcPr>
            <w:tcW w:w="3447" w:type="dxa"/>
          </w:tcPr>
          <w:p w14:paraId="1D7AA497" w14:textId="77777777" w:rsidR="003242D8" w:rsidRPr="00DE33B3" w:rsidRDefault="003242D8" w:rsidP="00DE33B3">
            <w:pPr>
              <w:pStyle w:val="NoSpacing"/>
            </w:pPr>
            <w:r w:rsidRPr="00DE33B3">
              <w:t>1=Customary land certificate</w:t>
            </w:r>
          </w:p>
          <w:p w14:paraId="0508EA5C" w14:textId="47FA909B" w:rsidR="003242D8" w:rsidRPr="00DE33B3" w:rsidRDefault="003242D8" w:rsidP="00DE33B3">
            <w:pPr>
              <w:pStyle w:val="NoSpacing"/>
            </w:pPr>
            <w:r w:rsidRPr="00DE33B3">
              <w:t>2=State land lease/title—14 year lease</w:t>
            </w:r>
          </w:p>
          <w:p w14:paraId="4213730F" w14:textId="45B768FC" w:rsidR="003242D8" w:rsidRPr="00DE33B3" w:rsidRDefault="003242D8" w:rsidP="00DE33B3">
            <w:pPr>
              <w:pStyle w:val="NoSpacing"/>
            </w:pPr>
            <w:r w:rsidRPr="00DE33B3">
              <w:t>3=State land lease/title—99 year lease</w:t>
            </w:r>
          </w:p>
          <w:p w14:paraId="7F31E3A8" w14:textId="77777777" w:rsidR="003242D8" w:rsidRPr="00DE33B3" w:rsidRDefault="003242D8" w:rsidP="00DE33B3">
            <w:pPr>
              <w:pStyle w:val="NoSpacing"/>
            </w:pPr>
            <w:r w:rsidRPr="00DE33B3">
              <w:t>4=Letter of consent not yet registered with the Ministry of Lands</w:t>
            </w:r>
          </w:p>
          <w:p w14:paraId="37F7A2BC" w14:textId="77777777" w:rsidR="003242D8" w:rsidRPr="00DE33B3" w:rsidRDefault="003242D8" w:rsidP="00DE33B3">
            <w:pPr>
              <w:pStyle w:val="NoSpacing"/>
            </w:pPr>
            <w:r w:rsidRPr="00DE33B3">
              <w:t>5=Other documentation</w:t>
            </w:r>
          </w:p>
        </w:tc>
        <w:tc>
          <w:tcPr>
            <w:tcW w:w="3330" w:type="dxa"/>
          </w:tcPr>
          <w:p w14:paraId="322AE622" w14:textId="77777777" w:rsidR="003242D8" w:rsidRPr="00DE33B3" w:rsidRDefault="003242D8" w:rsidP="00DE33B3">
            <w:pPr>
              <w:pStyle w:val="NoSpacing"/>
            </w:pPr>
            <w:r w:rsidRPr="00DE33B3">
              <w:t>1=Impossible/would never happen</w:t>
            </w:r>
          </w:p>
          <w:p w14:paraId="32CB660B" w14:textId="77777777" w:rsidR="003242D8" w:rsidRPr="00DE33B3" w:rsidRDefault="003242D8" w:rsidP="00DE33B3">
            <w:pPr>
              <w:pStyle w:val="NoSpacing"/>
            </w:pPr>
            <w:r w:rsidRPr="00DE33B3">
              <w:t xml:space="preserve">2=Highly unlikely </w:t>
            </w:r>
          </w:p>
          <w:p w14:paraId="4016769C" w14:textId="77777777" w:rsidR="003242D8" w:rsidRPr="00DE33B3" w:rsidRDefault="003242D8" w:rsidP="00DE33B3">
            <w:pPr>
              <w:pStyle w:val="NoSpacing"/>
            </w:pPr>
            <w:r w:rsidRPr="00DE33B3">
              <w:t>3=Unsure/I don't know</w:t>
            </w:r>
          </w:p>
          <w:p w14:paraId="38D10481" w14:textId="77777777" w:rsidR="003242D8" w:rsidRPr="00DE33B3" w:rsidRDefault="003242D8" w:rsidP="00DE33B3">
            <w:pPr>
              <w:pStyle w:val="NoSpacing"/>
            </w:pPr>
            <w:r w:rsidRPr="00DE33B3">
              <w:t>4=Likely</w:t>
            </w:r>
          </w:p>
          <w:p w14:paraId="45A6ADCB" w14:textId="77777777" w:rsidR="003242D8" w:rsidRPr="00DE33B3" w:rsidRDefault="003242D8" w:rsidP="00DE33B3">
            <w:pPr>
              <w:pStyle w:val="NoSpacing"/>
            </w:pPr>
            <w:r w:rsidRPr="00DE33B3">
              <w:t xml:space="preserve">5=Very Likely </w:t>
            </w:r>
          </w:p>
          <w:p w14:paraId="266611ED" w14:textId="77777777" w:rsidR="003242D8" w:rsidRPr="00DE33B3" w:rsidRDefault="003242D8" w:rsidP="00DE33B3">
            <w:pPr>
              <w:pStyle w:val="NoSpacing"/>
            </w:pPr>
            <w:r w:rsidRPr="00DE33B3">
              <w:t>6=Happening right now</w:t>
            </w:r>
          </w:p>
          <w:p w14:paraId="34CA6805" w14:textId="77777777" w:rsidR="003242D8" w:rsidRPr="00DE33B3" w:rsidRDefault="003242D8" w:rsidP="00DE33B3">
            <w:pPr>
              <w:pStyle w:val="NoSpacing"/>
            </w:pPr>
            <w:r w:rsidRPr="00DE33B3">
              <w:t>999=Prefer not to respond</w:t>
            </w:r>
          </w:p>
        </w:tc>
        <w:tc>
          <w:tcPr>
            <w:tcW w:w="4584" w:type="dxa"/>
          </w:tcPr>
          <w:p w14:paraId="28099921" w14:textId="70D3A645" w:rsidR="003242D8" w:rsidRDefault="003242D8" w:rsidP="00DE33B3">
            <w:pPr>
              <w:pStyle w:val="NoSpacing"/>
            </w:pPr>
            <w:r>
              <w:t>1=Reduce likelihood of loosing my land</w:t>
            </w:r>
          </w:p>
          <w:p w14:paraId="3D04E793" w14:textId="77777777" w:rsidR="003242D8" w:rsidRDefault="003242D8" w:rsidP="00DE33B3">
            <w:pPr>
              <w:pStyle w:val="NoSpacing"/>
            </w:pPr>
            <w:r>
              <w:t>2=Protects investments I have made on my land</w:t>
            </w:r>
          </w:p>
          <w:p w14:paraId="791EA64B" w14:textId="77777777" w:rsidR="003242D8" w:rsidRDefault="003242D8" w:rsidP="00DE33B3">
            <w:pPr>
              <w:pStyle w:val="NoSpacing"/>
            </w:pPr>
            <w:r>
              <w:t>3=Strengthens the ability for my children to inherit the land</w:t>
            </w:r>
          </w:p>
          <w:p w14:paraId="1FD476CC" w14:textId="77777777" w:rsidR="003242D8" w:rsidRDefault="003242D8" w:rsidP="00DE33B3">
            <w:pPr>
              <w:pStyle w:val="NoSpacing"/>
            </w:pPr>
            <w:r>
              <w:t>4=Helps me obtain access to credit</w:t>
            </w:r>
          </w:p>
          <w:p w14:paraId="4994DCD4" w14:textId="77777777" w:rsidR="003242D8" w:rsidRDefault="003242D8" w:rsidP="00DE33B3">
            <w:pPr>
              <w:pStyle w:val="NoSpacing"/>
            </w:pPr>
            <w:r>
              <w:t>5=Proof that I own the land</w:t>
            </w:r>
          </w:p>
          <w:p w14:paraId="688E7777" w14:textId="77777777" w:rsidR="003242D8" w:rsidRDefault="003242D8" w:rsidP="00DE33B3">
            <w:pPr>
              <w:pStyle w:val="NoSpacing"/>
            </w:pPr>
            <w:r>
              <w:t>6=Just to have it</w:t>
            </w:r>
          </w:p>
          <w:p w14:paraId="55548939" w14:textId="77777777" w:rsidR="003242D8" w:rsidRDefault="003242D8" w:rsidP="00DE33B3">
            <w:pPr>
              <w:pStyle w:val="NoSpacing"/>
            </w:pPr>
            <w:r>
              <w:t>7=Because the headman/chief/government will make me get it</w:t>
            </w:r>
          </w:p>
          <w:p w14:paraId="0719B4AA" w14:textId="119E3A07" w:rsidR="003242D8" w:rsidRPr="00DE33B3" w:rsidRDefault="003242D8" w:rsidP="00DE33B3">
            <w:pPr>
              <w:pStyle w:val="NoSpacing"/>
            </w:pPr>
            <w:r>
              <w:t xml:space="preserve">8=To reduce disputes </w:t>
            </w:r>
            <w:r w:rsidR="00E8536F">
              <w:t xml:space="preserve">    97= Other</w:t>
            </w:r>
          </w:p>
        </w:tc>
        <w:tc>
          <w:tcPr>
            <w:tcW w:w="3696" w:type="dxa"/>
          </w:tcPr>
          <w:p w14:paraId="0488EF58" w14:textId="77777777" w:rsidR="003242D8" w:rsidRDefault="009E1B28" w:rsidP="00DE33B3">
            <w:pPr>
              <w:pStyle w:val="NoSpacing"/>
            </w:pPr>
            <w:r>
              <w:t>1=Not necessary, my land is secure</w:t>
            </w:r>
          </w:p>
          <w:p w14:paraId="27316D0B" w14:textId="77777777" w:rsidR="009E1B28" w:rsidRDefault="009E1B28" w:rsidP="00DE33B3">
            <w:pPr>
              <w:pStyle w:val="NoSpacing"/>
            </w:pPr>
            <w:r>
              <w:t>2=Don’t want to pay taxes/fees</w:t>
            </w:r>
          </w:p>
          <w:p w14:paraId="59CCF4AE" w14:textId="77777777" w:rsidR="009E1B28" w:rsidRDefault="009E1B28" w:rsidP="00DE33B3">
            <w:pPr>
              <w:pStyle w:val="NoSpacing"/>
            </w:pPr>
            <w:r>
              <w:t xml:space="preserve">3=Will make it easier to have my land reallocated </w:t>
            </w:r>
          </w:p>
          <w:p w14:paraId="6D57EC34" w14:textId="77777777" w:rsidR="009E1B28" w:rsidRDefault="009E1B28" w:rsidP="00DE33B3">
            <w:pPr>
              <w:pStyle w:val="NoSpacing"/>
            </w:pPr>
            <w:r>
              <w:t>4= Will increase disputes</w:t>
            </w:r>
          </w:p>
          <w:p w14:paraId="5E803B6A" w14:textId="77777777" w:rsidR="009E1B28" w:rsidRDefault="009E1B28" w:rsidP="00DE33B3">
            <w:pPr>
              <w:pStyle w:val="NoSpacing"/>
            </w:pPr>
            <w:r>
              <w:t>5=Have not had it before, not how we do things</w:t>
            </w:r>
          </w:p>
          <w:p w14:paraId="0C52DF49" w14:textId="77777777" w:rsidR="009E1B28" w:rsidRDefault="009E1B28" w:rsidP="00DE33B3">
            <w:pPr>
              <w:pStyle w:val="NoSpacing"/>
            </w:pPr>
            <w:r>
              <w:t>6=I don’t have any information about it</w:t>
            </w:r>
          </w:p>
          <w:p w14:paraId="70278B27" w14:textId="77777777" w:rsidR="009E1B28" w:rsidRDefault="009E1B28" w:rsidP="00DE33B3">
            <w:pPr>
              <w:pStyle w:val="NoSpacing"/>
            </w:pPr>
            <w:r>
              <w:t>7=Just don’t want</w:t>
            </w:r>
          </w:p>
          <w:p w14:paraId="3610B18E" w14:textId="3194F5EF" w:rsidR="009E1B28" w:rsidRPr="00DE33B3" w:rsidRDefault="009E1B28" w:rsidP="00DE33B3">
            <w:pPr>
              <w:pStyle w:val="NoSpacing"/>
            </w:pPr>
            <w:r>
              <w:t>97=Other</w:t>
            </w:r>
          </w:p>
        </w:tc>
      </w:tr>
    </w:tbl>
    <w:tbl>
      <w:tblPr>
        <w:tblpPr w:leftFromText="180" w:rightFromText="180" w:vertAnchor="text" w:horzAnchor="margin" w:tblpXSpec="center" w:tblpY="-335"/>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795"/>
        <w:gridCol w:w="1350"/>
        <w:gridCol w:w="1440"/>
        <w:gridCol w:w="1350"/>
        <w:gridCol w:w="1530"/>
        <w:gridCol w:w="1530"/>
        <w:gridCol w:w="1747"/>
        <w:gridCol w:w="1800"/>
        <w:gridCol w:w="1800"/>
      </w:tblGrid>
      <w:tr w:rsidR="006E0116" w:rsidRPr="008F1A89" w14:paraId="7C936FF0" w14:textId="77777777" w:rsidTr="006E0116">
        <w:trPr>
          <w:trHeight w:val="244"/>
        </w:trPr>
        <w:tc>
          <w:tcPr>
            <w:tcW w:w="797" w:type="dxa"/>
          </w:tcPr>
          <w:p w14:paraId="55E87736" w14:textId="77777777" w:rsidR="00167A1C" w:rsidRPr="008F1A89" w:rsidRDefault="00167A1C" w:rsidP="00167A1C">
            <w:pPr>
              <w:pStyle w:val="NoSpacing"/>
              <w:tabs>
                <w:tab w:val="left" w:pos="3330"/>
              </w:tabs>
            </w:pPr>
            <w:r w:rsidRPr="008F1A89">
              <w:lastRenderedPageBreak/>
              <w:t>Field</w:t>
            </w:r>
          </w:p>
        </w:tc>
        <w:tc>
          <w:tcPr>
            <w:tcW w:w="1795" w:type="dxa"/>
          </w:tcPr>
          <w:p w14:paraId="5232330D" w14:textId="77777777" w:rsidR="00167A1C" w:rsidRPr="008F1A89" w:rsidRDefault="00167A1C" w:rsidP="00167A1C">
            <w:pPr>
              <w:pStyle w:val="NoSpacing"/>
            </w:pPr>
            <w:r>
              <w:t>M9. In the next 3</w:t>
            </w:r>
            <w:r w:rsidRPr="008F1A89">
              <w:t xml:space="preserve"> years, how likely do you think it is that other households within your village may try to </w:t>
            </w:r>
            <w:proofErr w:type="gramStart"/>
            <w:r w:rsidRPr="008F1A89">
              <w:t>cross-over</w:t>
            </w:r>
            <w:proofErr w:type="gramEnd"/>
            <w:r w:rsidRPr="008F1A89">
              <w:t xml:space="preserve"> your boundaries (step on your side) and take or use some of this field?</w:t>
            </w:r>
          </w:p>
          <w:p w14:paraId="6ADD4ACB" w14:textId="77777777" w:rsidR="00167A1C" w:rsidRPr="008F1A89" w:rsidRDefault="00167A1C" w:rsidP="00167A1C">
            <w:pPr>
              <w:pStyle w:val="NoSpacing"/>
            </w:pPr>
          </w:p>
          <w:p w14:paraId="468B3C1E" w14:textId="77777777" w:rsidR="00167A1C" w:rsidRDefault="00167A1C" w:rsidP="00167A1C">
            <w:pPr>
              <w:pStyle w:val="NoSpacing"/>
              <w:tabs>
                <w:tab w:val="left" w:pos="3330"/>
              </w:tabs>
            </w:pPr>
            <w:r w:rsidRPr="008F1A89">
              <w:rPr>
                <w:i/>
              </w:rPr>
              <w:t xml:space="preserve">(See Code </w:t>
            </w:r>
            <w:proofErr w:type="gramStart"/>
            <w:r w:rsidRPr="008F1A89">
              <w:rPr>
                <w:i/>
              </w:rPr>
              <w:t>1</w:t>
            </w:r>
            <w:r>
              <w:rPr>
                <w:i/>
              </w:rPr>
              <w:t xml:space="preserve">19 </w:t>
            </w:r>
            <w:r w:rsidRPr="008F1A89">
              <w:rPr>
                <w:i/>
              </w:rPr>
              <w:t>)</w:t>
            </w:r>
            <w:proofErr w:type="gramEnd"/>
          </w:p>
        </w:tc>
        <w:tc>
          <w:tcPr>
            <w:tcW w:w="1350" w:type="dxa"/>
          </w:tcPr>
          <w:p w14:paraId="668E13CD" w14:textId="36688B70" w:rsidR="00167A1C" w:rsidRPr="008F1A89" w:rsidRDefault="00167A1C" w:rsidP="00167A1C">
            <w:pPr>
              <w:pStyle w:val="NoSpacing"/>
            </w:pPr>
            <w:r>
              <w:t xml:space="preserve">M10 In the next 3 </w:t>
            </w:r>
            <w:r w:rsidRPr="008F1A89">
              <w:t>years, how likely do you think it is that elites/big people</w:t>
            </w:r>
            <w:r w:rsidR="00B02B59">
              <w:t xml:space="preserve"> from outside this chiefdom</w:t>
            </w:r>
            <w:r w:rsidRPr="008F1A89">
              <w:t xml:space="preserve"> may take this field without your permission/ agreement?</w:t>
            </w:r>
          </w:p>
          <w:p w14:paraId="739A958F" w14:textId="77777777" w:rsidR="00167A1C" w:rsidRPr="008F1A89" w:rsidRDefault="00167A1C" w:rsidP="00167A1C">
            <w:pPr>
              <w:pStyle w:val="NoSpacing"/>
            </w:pPr>
          </w:p>
          <w:p w14:paraId="0C6872FB" w14:textId="77777777" w:rsidR="00167A1C" w:rsidRDefault="00167A1C" w:rsidP="00167A1C">
            <w:pPr>
              <w:pStyle w:val="NoSpacing"/>
              <w:tabs>
                <w:tab w:val="left" w:pos="3330"/>
              </w:tabs>
            </w:pPr>
            <w:r w:rsidRPr="008F1A89">
              <w:rPr>
                <w:i/>
              </w:rPr>
              <w:t>(</w:t>
            </w:r>
            <w:proofErr w:type="gramStart"/>
            <w:r w:rsidRPr="008F1A89">
              <w:rPr>
                <w:i/>
              </w:rPr>
              <w:t>See  Code</w:t>
            </w:r>
            <w:proofErr w:type="gramEnd"/>
            <w:r w:rsidRPr="008F1A89">
              <w:rPr>
                <w:i/>
              </w:rPr>
              <w:t xml:space="preserve">  11</w:t>
            </w:r>
            <w:r>
              <w:rPr>
                <w:i/>
              </w:rPr>
              <w:t>9</w:t>
            </w:r>
            <w:r w:rsidRPr="008F1A89">
              <w:rPr>
                <w:i/>
              </w:rPr>
              <w:t>)</w:t>
            </w:r>
          </w:p>
        </w:tc>
        <w:tc>
          <w:tcPr>
            <w:tcW w:w="1440" w:type="dxa"/>
          </w:tcPr>
          <w:p w14:paraId="1E0FCD8B" w14:textId="3855F703" w:rsidR="00167A1C" w:rsidRPr="008F1A89" w:rsidRDefault="00167A1C" w:rsidP="00167A1C">
            <w:pPr>
              <w:pStyle w:val="NoSpacing"/>
              <w:tabs>
                <w:tab w:val="left" w:pos="3330"/>
              </w:tabs>
            </w:pPr>
            <w:r>
              <w:t xml:space="preserve">M11. </w:t>
            </w:r>
            <w:r w:rsidRPr="008F1A89">
              <w:t xml:space="preserve">In the next </w:t>
            </w:r>
            <w:r w:rsidR="003450A2">
              <w:t>3</w:t>
            </w:r>
            <w:r w:rsidRPr="008F1A89">
              <w:t xml:space="preserve"> years, how likely do you think it is that people from a neighboring </w:t>
            </w:r>
            <w:r>
              <w:t>village</w:t>
            </w:r>
            <w:r w:rsidRPr="008F1A89">
              <w:t xml:space="preserve"> with encroach/cross-over to use this field?</w:t>
            </w:r>
          </w:p>
          <w:p w14:paraId="5F4D167A" w14:textId="77777777" w:rsidR="00167A1C" w:rsidRPr="008F1A89" w:rsidRDefault="00167A1C" w:rsidP="00167A1C">
            <w:pPr>
              <w:pStyle w:val="NoSpacing"/>
              <w:tabs>
                <w:tab w:val="left" w:pos="3330"/>
              </w:tabs>
            </w:pPr>
          </w:p>
          <w:p w14:paraId="2B641D04" w14:textId="77777777" w:rsidR="00167A1C" w:rsidRPr="008F1A89" w:rsidRDefault="00167A1C" w:rsidP="00167A1C">
            <w:pPr>
              <w:pStyle w:val="NoSpacing"/>
              <w:tabs>
                <w:tab w:val="left" w:pos="3330"/>
              </w:tabs>
            </w:pPr>
            <w:r w:rsidRPr="008F1A89">
              <w:t>(</w:t>
            </w:r>
            <w:r w:rsidRPr="008F1A89">
              <w:rPr>
                <w:i/>
              </w:rPr>
              <w:t>See Code 11</w:t>
            </w:r>
            <w:r>
              <w:rPr>
                <w:i/>
              </w:rPr>
              <w:t>9</w:t>
            </w:r>
            <w:r w:rsidRPr="008F1A89">
              <w:rPr>
                <w:i/>
              </w:rPr>
              <w:t>)</w:t>
            </w:r>
          </w:p>
        </w:tc>
        <w:tc>
          <w:tcPr>
            <w:tcW w:w="1350" w:type="dxa"/>
          </w:tcPr>
          <w:p w14:paraId="3AB9DC00" w14:textId="648E827A" w:rsidR="00167A1C" w:rsidRPr="008F1A89" w:rsidRDefault="00167A1C" w:rsidP="00167A1C">
            <w:pPr>
              <w:pStyle w:val="NoSpacing"/>
              <w:tabs>
                <w:tab w:val="left" w:pos="3330"/>
              </w:tabs>
            </w:pPr>
            <w:r>
              <w:t xml:space="preserve">M12. </w:t>
            </w:r>
            <w:r w:rsidRPr="008F1A89">
              <w:t>In the next 3 years, how likely do you think it is that the chief will give this field up for investment purposes?</w:t>
            </w:r>
          </w:p>
          <w:p w14:paraId="0739B2A9" w14:textId="77777777" w:rsidR="00167A1C" w:rsidRPr="008F1A89" w:rsidRDefault="00167A1C" w:rsidP="00167A1C">
            <w:pPr>
              <w:pStyle w:val="NoSpacing"/>
              <w:tabs>
                <w:tab w:val="left" w:pos="3330"/>
              </w:tabs>
            </w:pPr>
          </w:p>
          <w:p w14:paraId="4B87BBE2" w14:textId="77777777" w:rsidR="00167A1C" w:rsidRPr="008F1A89" w:rsidRDefault="00167A1C" w:rsidP="00167A1C">
            <w:pPr>
              <w:pStyle w:val="NoSpacing"/>
              <w:tabs>
                <w:tab w:val="left" w:pos="3330"/>
              </w:tabs>
            </w:pPr>
            <w:r w:rsidRPr="008F1A89">
              <w:rPr>
                <w:i/>
              </w:rPr>
              <w:t>(</w:t>
            </w:r>
            <w:proofErr w:type="gramStart"/>
            <w:r w:rsidRPr="008F1A89">
              <w:rPr>
                <w:i/>
              </w:rPr>
              <w:t>S</w:t>
            </w:r>
            <w:r>
              <w:rPr>
                <w:i/>
              </w:rPr>
              <w:t>ee  Code</w:t>
            </w:r>
            <w:proofErr w:type="gramEnd"/>
            <w:r>
              <w:rPr>
                <w:i/>
              </w:rPr>
              <w:t xml:space="preserve"> 119 </w:t>
            </w:r>
            <w:r w:rsidRPr="008F1A89">
              <w:rPr>
                <w:i/>
              </w:rPr>
              <w:t>)</w:t>
            </w:r>
          </w:p>
        </w:tc>
        <w:tc>
          <w:tcPr>
            <w:tcW w:w="1530" w:type="dxa"/>
          </w:tcPr>
          <w:p w14:paraId="313FB9AD" w14:textId="3CFE9A8C" w:rsidR="00167A1C" w:rsidRPr="008F1A89" w:rsidRDefault="00167A1C" w:rsidP="00167A1C">
            <w:pPr>
              <w:pStyle w:val="NoSpacing"/>
              <w:tabs>
                <w:tab w:val="left" w:pos="3330"/>
              </w:tabs>
            </w:pPr>
            <w:r>
              <w:t xml:space="preserve">M13. </w:t>
            </w:r>
            <w:r w:rsidRPr="008F1A89">
              <w:t>In the next 3 years, how likely do you think it is that the village headman will re-allocate some or all of this field to another household or for other purposes:</w:t>
            </w:r>
          </w:p>
          <w:p w14:paraId="74C2DCE3" w14:textId="77777777" w:rsidR="00167A1C" w:rsidRPr="008F1A89" w:rsidRDefault="00167A1C" w:rsidP="00167A1C">
            <w:pPr>
              <w:pStyle w:val="NoSpacing"/>
              <w:tabs>
                <w:tab w:val="left" w:pos="3330"/>
              </w:tabs>
              <w:rPr>
                <w:i/>
              </w:rPr>
            </w:pPr>
          </w:p>
          <w:p w14:paraId="72A0F5C2" w14:textId="77777777" w:rsidR="00167A1C" w:rsidRPr="008F1A89" w:rsidRDefault="00167A1C" w:rsidP="00167A1C">
            <w:pPr>
              <w:pStyle w:val="NoSpacing"/>
              <w:tabs>
                <w:tab w:val="left" w:pos="3330"/>
              </w:tabs>
            </w:pPr>
            <w:r w:rsidRPr="008F1A89">
              <w:rPr>
                <w:i/>
              </w:rPr>
              <w:t xml:space="preserve">(See Code </w:t>
            </w:r>
            <w:r>
              <w:rPr>
                <w:i/>
              </w:rPr>
              <w:t>119</w:t>
            </w:r>
            <w:r w:rsidRPr="008F1A89">
              <w:rPr>
                <w:i/>
              </w:rPr>
              <w:t>)</w:t>
            </w:r>
          </w:p>
        </w:tc>
        <w:tc>
          <w:tcPr>
            <w:tcW w:w="1530" w:type="dxa"/>
          </w:tcPr>
          <w:p w14:paraId="24011913" w14:textId="3F657CF9" w:rsidR="00167A1C" w:rsidRPr="008F1A89" w:rsidRDefault="00167A1C" w:rsidP="00167A1C">
            <w:pPr>
              <w:pStyle w:val="NoSpacing"/>
              <w:tabs>
                <w:tab w:val="left" w:pos="3330"/>
              </w:tabs>
            </w:pPr>
            <w:r>
              <w:t xml:space="preserve">M14. </w:t>
            </w:r>
            <w:r w:rsidRPr="008F1A89">
              <w:t>In the next 3 years, how likely is it that someone from within your extended family will take over the use of this field:</w:t>
            </w:r>
          </w:p>
          <w:p w14:paraId="592BC2A5" w14:textId="77777777" w:rsidR="00167A1C" w:rsidRPr="008F1A89" w:rsidRDefault="00167A1C" w:rsidP="00167A1C">
            <w:pPr>
              <w:pStyle w:val="NoSpacing"/>
              <w:tabs>
                <w:tab w:val="left" w:pos="3330"/>
              </w:tabs>
            </w:pPr>
          </w:p>
          <w:p w14:paraId="7ED71E7C" w14:textId="77777777" w:rsidR="00167A1C" w:rsidRPr="008F1A89" w:rsidRDefault="00167A1C" w:rsidP="00167A1C">
            <w:pPr>
              <w:pStyle w:val="NoSpacing"/>
              <w:tabs>
                <w:tab w:val="left" w:pos="3330"/>
              </w:tabs>
            </w:pPr>
            <w:r w:rsidRPr="008F1A89">
              <w:t>(</w:t>
            </w:r>
            <w:proofErr w:type="gramStart"/>
            <w:r w:rsidRPr="008F1A89">
              <w:rPr>
                <w:i/>
              </w:rPr>
              <w:t>See  Code</w:t>
            </w:r>
            <w:proofErr w:type="gramEnd"/>
            <w:r w:rsidRPr="008F1A89">
              <w:rPr>
                <w:i/>
              </w:rPr>
              <w:t xml:space="preserve"> </w:t>
            </w:r>
            <w:r>
              <w:rPr>
                <w:i/>
              </w:rPr>
              <w:t>119</w:t>
            </w:r>
            <w:r w:rsidRPr="008F1A89">
              <w:rPr>
                <w:i/>
              </w:rPr>
              <w:t>)</w:t>
            </w:r>
          </w:p>
        </w:tc>
        <w:tc>
          <w:tcPr>
            <w:tcW w:w="1747" w:type="dxa"/>
          </w:tcPr>
          <w:p w14:paraId="1DB9867E" w14:textId="77777777" w:rsidR="00167A1C" w:rsidRPr="008F1A89" w:rsidRDefault="00167A1C" w:rsidP="00167A1C">
            <w:pPr>
              <w:pStyle w:val="NoSpacing"/>
              <w:tabs>
                <w:tab w:val="left" w:pos="3330"/>
              </w:tabs>
            </w:pPr>
            <w:r>
              <w:t xml:space="preserve">M15. </w:t>
            </w:r>
            <w:r w:rsidRPr="008F1A89">
              <w:t>How many seasons could you let this field lie fallow without being worried about the field being reallocated to another household?</w:t>
            </w:r>
          </w:p>
          <w:p w14:paraId="71694498" w14:textId="77777777" w:rsidR="00167A1C" w:rsidRPr="008F1A89" w:rsidRDefault="00167A1C" w:rsidP="00167A1C">
            <w:pPr>
              <w:pStyle w:val="NoSpacing"/>
              <w:tabs>
                <w:tab w:val="left" w:pos="3330"/>
              </w:tabs>
            </w:pPr>
          </w:p>
          <w:p w14:paraId="6E797D97" w14:textId="77777777" w:rsidR="00167A1C" w:rsidRPr="008F1A89" w:rsidRDefault="00167A1C" w:rsidP="00167A1C">
            <w:pPr>
              <w:pStyle w:val="NoSpacing"/>
              <w:tabs>
                <w:tab w:val="left" w:pos="3330"/>
              </w:tabs>
            </w:pPr>
            <w:r w:rsidRPr="008F1A89">
              <w:rPr>
                <w:i/>
              </w:rPr>
              <w:t>If they do not think it will ever be reallocated, enter 777</w:t>
            </w:r>
          </w:p>
        </w:tc>
        <w:tc>
          <w:tcPr>
            <w:tcW w:w="1800" w:type="dxa"/>
          </w:tcPr>
          <w:p w14:paraId="45D40C28" w14:textId="77777777" w:rsidR="00167A1C" w:rsidRDefault="00167A1C" w:rsidP="00167A1C">
            <w:pPr>
              <w:pStyle w:val="NoSpacing"/>
              <w:tabs>
                <w:tab w:val="left" w:pos="3330"/>
              </w:tabs>
            </w:pPr>
            <w:r>
              <w:t>M16. ‘Have you experienced any land disputes relating to this field over the past 3 years?’</w:t>
            </w:r>
          </w:p>
          <w:p w14:paraId="265E3D6B" w14:textId="77777777" w:rsidR="00167A1C" w:rsidRDefault="00167A1C" w:rsidP="00167A1C">
            <w:pPr>
              <w:pStyle w:val="NoSpacing"/>
              <w:tabs>
                <w:tab w:val="left" w:pos="3330"/>
              </w:tabs>
            </w:pPr>
          </w:p>
          <w:p w14:paraId="72E32F92" w14:textId="77777777" w:rsidR="00167A1C" w:rsidRPr="008F1A89" w:rsidRDefault="00167A1C" w:rsidP="00167A1C">
            <w:pPr>
              <w:pStyle w:val="NoSpacing"/>
              <w:tabs>
                <w:tab w:val="left" w:pos="3330"/>
              </w:tabs>
            </w:pPr>
            <w:r>
              <w:t>0</w:t>
            </w:r>
            <w:r w:rsidRPr="008F1A89">
              <w:t>=No</w:t>
            </w:r>
          </w:p>
          <w:p w14:paraId="10A4FA77" w14:textId="77777777" w:rsidR="00167A1C" w:rsidRPr="008F1A89" w:rsidRDefault="00167A1C" w:rsidP="00167A1C">
            <w:pPr>
              <w:pStyle w:val="NoSpacing"/>
              <w:tabs>
                <w:tab w:val="left" w:pos="3330"/>
              </w:tabs>
            </w:pPr>
            <w:r>
              <w:t>1</w:t>
            </w:r>
            <w:r w:rsidRPr="008F1A89">
              <w:t>=Yes</w:t>
            </w:r>
          </w:p>
          <w:p w14:paraId="24295577" w14:textId="77777777" w:rsidR="00167A1C" w:rsidRPr="008F1A89" w:rsidRDefault="00167A1C" w:rsidP="00167A1C">
            <w:pPr>
              <w:pStyle w:val="NoSpacing"/>
              <w:tabs>
                <w:tab w:val="left" w:pos="3330"/>
              </w:tabs>
            </w:pPr>
            <w:r w:rsidRPr="008F1A89">
              <w:t>888=Don’t know</w:t>
            </w:r>
          </w:p>
          <w:p w14:paraId="60C06C7A" w14:textId="77777777" w:rsidR="00167A1C" w:rsidRPr="008F1A89" w:rsidRDefault="00167A1C" w:rsidP="00167A1C">
            <w:pPr>
              <w:pStyle w:val="NoSpacing"/>
              <w:tabs>
                <w:tab w:val="left" w:pos="3330"/>
              </w:tabs>
            </w:pPr>
            <w:r w:rsidRPr="008F1A89">
              <w:t>999=Prefer not to respond</w:t>
            </w:r>
          </w:p>
          <w:p w14:paraId="510E71A4" w14:textId="77777777" w:rsidR="00167A1C" w:rsidRPr="008F1A89" w:rsidRDefault="00167A1C" w:rsidP="00167A1C">
            <w:pPr>
              <w:pStyle w:val="NoSpacing"/>
              <w:tabs>
                <w:tab w:val="left" w:pos="3330"/>
              </w:tabs>
            </w:pPr>
          </w:p>
        </w:tc>
        <w:tc>
          <w:tcPr>
            <w:tcW w:w="1800" w:type="dxa"/>
          </w:tcPr>
          <w:p w14:paraId="322A7AF1" w14:textId="77777777" w:rsidR="00167A1C" w:rsidRDefault="00167A1C" w:rsidP="00167A1C">
            <w:pPr>
              <w:pStyle w:val="NoSpacing"/>
              <w:tabs>
                <w:tab w:val="left" w:pos="3330"/>
              </w:tabs>
            </w:pPr>
            <w:r>
              <w:t xml:space="preserve">M.17 Have any of these disputes lead to violence or the destruction of property? </w:t>
            </w:r>
          </w:p>
          <w:p w14:paraId="22BB4BA4" w14:textId="77777777" w:rsidR="00167A1C" w:rsidRDefault="00167A1C" w:rsidP="00167A1C">
            <w:pPr>
              <w:pStyle w:val="NoSpacing"/>
              <w:tabs>
                <w:tab w:val="left" w:pos="3330"/>
              </w:tabs>
            </w:pPr>
          </w:p>
          <w:p w14:paraId="0866F4C9" w14:textId="70C97E5C" w:rsidR="00167A1C" w:rsidRPr="00167A1C" w:rsidRDefault="00167A1C" w:rsidP="00167A1C">
            <w:pPr>
              <w:pStyle w:val="NoSpacing"/>
              <w:tabs>
                <w:tab w:val="left" w:pos="3330"/>
              </w:tabs>
              <w:rPr>
                <w:i/>
              </w:rPr>
            </w:pPr>
            <w:r w:rsidRPr="00167A1C">
              <w:rPr>
                <w:i/>
              </w:rPr>
              <w:t>Ask if M16=1</w:t>
            </w:r>
          </w:p>
          <w:p w14:paraId="7D018A3A" w14:textId="77777777" w:rsidR="00167A1C" w:rsidRDefault="00167A1C" w:rsidP="00167A1C">
            <w:pPr>
              <w:pStyle w:val="NoSpacing"/>
              <w:tabs>
                <w:tab w:val="left" w:pos="3330"/>
              </w:tabs>
            </w:pPr>
          </w:p>
          <w:p w14:paraId="06518F20" w14:textId="77777777" w:rsidR="00167A1C" w:rsidRPr="008F1A89" w:rsidRDefault="00167A1C" w:rsidP="00167A1C">
            <w:pPr>
              <w:pStyle w:val="NoSpacing"/>
              <w:tabs>
                <w:tab w:val="left" w:pos="3330"/>
              </w:tabs>
            </w:pPr>
            <w:r>
              <w:t>0</w:t>
            </w:r>
            <w:r w:rsidRPr="008F1A89">
              <w:t>=No</w:t>
            </w:r>
          </w:p>
          <w:p w14:paraId="01EC691D" w14:textId="77777777" w:rsidR="00167A1C" w:rsidRPr="008F1A89" w:rsidRDefault="00167A1C" w:rsidP="00167A1C">
            <w:pPr>
              <w:pStyle w:val="NoSpacing"/>
              <w:tabs>
                <w:tab w:val="left" w:pos="3330"/>
              </w:tabs>
            </w:pPr>
            <w:r>
              <w:t>1</w:t>
            </w:r>
            <w:r w:rsidRPr="008F1A89">
              <w:t>=Yes</w:t>
            </w:r>
          </w:p>
          <w:p w14:paraId="658930A2" w14:textId="77777777" w:rsidR="00167A1C" w:rsidRPr="008F1A89" w:rsidRDefault="00167A1C" w:rsidP="00167A1C">
            <w:pPr>
              <w:pStyle w:val="NoSpacing"/>
              <w:tabs>
                <w:tab w:val="left" w:pos="3330"/>
              </w:tabs>
            </w:pPr>
            <w:r w:rsidRPr="008F1A89">
              <w:t>888=Don’t know</w:t>
            </w:r>
          </w:p>
          <w:p w14:paraId="5B1BB269" w14:textId="77777777" w:rsidR="00167A1C" w:rsidRPr="008F1A89" w:rsidRDefault="00167A1C" w:rsidP="00167A1C">
            <w:pPr>
              <w:pStyle w:val="NoSpacing"/>
              <w:tabs>
                <w:tab w:val="left" w:pos="3330"/>
              </w:tabs>
            </w:pPr>
            <w:r w:rsidRPr="008F1A89">
              <w:t>999=Prefer not to respond</w:t>
            </w:r>
          </w:p>
          <w:p w14:paraId="509844C7" w14:textId="77777777" w:rsidR="00167A1C" w:rsidRDefault="00167A1C" w:rsidP="00167A1C">
            <w:pPr>
              <w:pStyle w:val="NoSpacing"/>
              <w:tabs>
                <w:tab w:val="left" w:pos="3330"/>
              </w:tabs>
            </w:pPr>
          </w:p>
        </w:tc>
      </w:tr>
      <w:tr w:rsidR="006E0116" w:rsidRPr="003C352E" w14:paraId="481B70D7" w14:textId="77777777" w:rsidTr="006E0116">
        <w:trPr>
          <w:trHeight w:val="20"/>
        </w:trPr>
        <w:tc>
          <w:tcPr>
            <w:tcW w:w="797" w:type="dxa"/>
          </w:tcPr>
          <w:p w14:paraId="3F3A4EBC" w14:textId="77777777" w:rsidR="00167A1C" w:rsidRPr="003C352E" w:rsidRDefault="00167A1C" w:rsidP="00167A1C">
            <w:pPr>
              <w:pStyle w:val="NoSpacing"/>
              <w:tabs>
                <w:tab w:val="left" w:pos="3330"/>
              </w:tabs>
              <w:rPr>
                <w:b/>
                <w:bCs/>
                <w:sz w:val="18"/>
              </w:rPr>
            </w:pPr>
            <w:r w:rsidRPr="003C352E">
              <w:rPr>
                <w:b/>
                <w:bCs/>
                <w:sz w:val="18"/>
              </w:rPr>
              <w:t>FIELD</w:t>
            </w:r>
          </w:p>
        </w:tc>
        <w:tc>
          <w:tcPr>
            <w:tcW w:w="1795" w:type="dxa"/>
          </w:tcPr>
          <w:p w14:paraId="3AEB6893" w14:textId="77777777" w:rsidR="00167A1C" w:rsidRPr="00167A1C" w:rsidRDefault="00167A1C" w:rsidP="00167A1C">
            <w:pPr>
              <w:pStyle w:val="NoSpacing"/>
              <w:tabs>
                <w:tab w:val="left" w:pos="3330"/>
              </w:tabs>
              <w:rPr>
                <w:b/>
                <w:bCs/>
                <w:sz w:val="18"/>
                <w:szCs w:val="18"/>
              </w:rPr>
            </w:pPr>
            <w:proofErr w:type="spellStart"/>
            <w:proofErr w:type="gramStart"/>
            <w:r w:rsidRPr="00167A1C">
              <w:rPr>
                <w:b/>
                <w:bCs/>
                <w:sz w:val="18"/>
                <w:szCs w:val="18"/>
              </w:rPr>
              <w:t>villhh</w:t>
            </w:r>
            <w:proofErr w:type="gramEnd"/>
            <w:r w:rsidRPr="00167A1C">
              <w:rPr>
                <w:b/>
                <w:bCs/>
                <w:sz w:val="18"/>
                <w:szCs w:val="18"/>
              </w:rPr>
              <w:t>_encroach</w:t>
            </w:r>
            <w:proofErr w:type="spellEnd"/>
          </w:p>
        </w:tc>
        <w:tc>
          <w:tcPr>
            <w:tcW w:w="1350" w:type="dxa"/>
          </w:tcPr>
          <w:p w14:paraId="7417A6EA" w14:textId="77777777" w:rsidR="00167A1C" w:rsidRPr="00167A1C" w:rsidRDefault="00167A1C" w:rsidP="00167A1C">
            <w:pPr>
              <w:pStyle w:val="NoSpacing"/>
              <w:tabs>
                <w:tab w:val="left" w:pos="3330"/>
              </w:tabs>
              <w:rPr>
                <w:b/>
                <w:bCs/>
                <w:sz w:val="18"/>
                <w:szCs w:val="18"/>
              </w:rPr>
            </w:pPr>
            <w:proofErr w:type="spellStart"/>
            <w:proofErr w:type="gramStart"/>
            <w:r w:rsidRPr="00167A1C">
              <w:rPr>
                <w:b/>
                <w:bCs/>
                <w:sz w:val="18"/>
                <w:szCs w:val="18"/>
              </w:rPr>
              <w:t>elite</w:t>
            </w:r>
            <w:proofErr w:type="gramEnd"/>
            <w:r w:rsidRPr="00167A1C">
              <w:rPr>
                <w:b/>
                <w:bCs/>
                <w:sz w:val="18"/>
                <w:szCs w:val="18"/>
              </w:rPr>
              <w:t>_encroach</w:t>
            </w:r>
            <w:proofErr w:type="spellEnd"/>
          </w:p>
        </w:tc>
        <w:tc>
          <w:tcPr>
            <w:tcW w:w="1440" w:type="dxa"/>
          </w:tcPr>
          <w:p w14:paraId="4A6B6534" w14:textId="77777777" w:rsidR="00167A1C" w:rsidRPr="00167A1C" w:rsidRDefault="00167A1C" w:rsidP="00167A1C">
            <w:pPr>
              <w:pStyle w:val="NoSpacing"/>
              <w:tabs>
                <w:tab w:val="left" w:pos="3330"/>
              </w:tabs>
              <w:rPr>
                <w:b/>
                <w:bCs/>
                <w:sz w:val="18"/>
                <w:szCs w:val="18"/>
              </w:rPr>
            </w:pPr>
            <w:proofErr w:type="spellStart"/>
            <w:proofErr w:type="gramStart"/>
            <w:r w:rsidRPr="00167A1C">
              <w:rPr>
                <w:b/>
                <w:bCs/>
                <w:sz w:val="18"/>
                <w:szCs w:val="18"/>
              </w:rPr>
              <w:t>neighvill</w:t>
            </w:r>
            <w:proofErr w:type="gramEnd"/>
            <w:r w:rsidRPr="00167A1C">
              <w:rPr>
                <w:b/>
                <w:bCs/>
                <w:sz w:val="18"/>
                <w:szCs w:val="18"/>
              </w:rPr>
              <w:t>_encroach</w:t>
            </w:r>
            <w:proofErr w:type="spellEnd"/>
          </w:p>
        </w:tc>
        <w:tc>
          <w:tcPr>
            <w:tcW w:w="1350" w:type="dxa"/>
          </w:tcPr>
          <w:p w14:paraId="15166205" w14:textId="77777777" w:rsidR="00167A1C" w:rsidRPr="00167A1C" w:rsidRDefault="00167A1C" w:rsidP="00167A1C">
            <w:pPr>
              <w:pStyle w:val="NoSpacing"/>
              <w:tabs>
                <w:tab w:val="left" w:pos="3330"/>
              </w:tabs>
              <w:rPr>
                <w:b/>
                <w:bCs/>
                <w:sz w:val="18"/>
                <w:szCs w:val="18"/>
              </w:rPr>
            </w:pPr>
            <w:proofErr w:type="spellStart"/>
            <w:proofErr w:type="gramStart"/>
            <w:r w:rsidRPr="00167A1C">
              <w:rPr>
                <w:b/>
                <w:sz w:val="18"/>
                <w:szCs w:val="18"/>
              </w:rPr>
              <w:t>chief</w:t>
            </w:r>
            <w:proofErr w:type="gramEnd"/>
            <w:r w:rsidRPr="00167A1C">
              <w:rPr>
                <w:b/>
                <w:sz w:val="18"/>
                <w:szCs w:val="18"/>
              </w:rPr>
              <w:t>_invest</w:t>
            </w:r>
            <w:proofErr w:type="spellEnd"/>
          </w:p>
        </w:tc>
        <w:tc>
          <w:tcPr>
            <w:tcW w:w="1530" w:type="dxa"/>
          </w:tcPr>
          <w:p w14:paraId="16BB2366" w14:textId="77777777" w:rsidR="00167A1C" w:rsidRPr="00167A1C" w:rsidRDefault="00167A1C" w:rsidP="00167A1C">
            <w:pPr>
              <w:pStyle w:val="NoSpacing"/>
              <w:tabs>
                <w:tab w:val="left" w:pos="3330"/>
              </w:tabs>
              <w:rPr>
                <w:b/>
                <w:bCs/>
                <w:sz w:val="18"/>
                <w:szCs w:val="18"/>
              </w:rPr>
            </w:pPr>
            <w:proofErr w:type="spellStart"/>
            <w:proofErr w:type="gramStart"/>
            <w:r w:rsidRPr="00167A1C">
              <w:rPr>
                <w:b/>
                <w:sz w:val="18"/>
                <w:szCs w:val="18"/>
              </w:rPr>
              <w:t>head</w:t>
            </w:r>
            <w:proofErr w:type="gramEnd"/>
            <w:r w:rsidRPr="00167A1C">
              <w:rPr>
                <w:b/>
                <w:sz w:val="18"/>
                <w:szCs w:val="18"/>
              </w:rPr>
              <w:t>_reall</w:t>
            </w:r>
            <w:proofErr w:type="spellEnd"/>
          </w:p>
        </w:tc>
        <w:tc>
          <w:tcPr>
            <w:tcW w:w="1530" w:type="dxa"/>
          </w:tcPr>
          <w:p w14:paraId="2449C1C5" w14:textId="77777777" w:rsidR="00167A1C" w:rsidRPr="00167A1C" w:rsidRDefault="00167A1C" w:rsidP="00167A1C">
            <w:pPr>
              <w:pStyle w:val="NoSpacing"/>
              <w:tabs>
                <w:tab w:val="left" w:pos="3330"/>
              </w:tabs>
              <w:rPr>
                <w:b/>
                <w:bCs/>
                <w:sz w:val="18"/>
                <w:szCs w:val="18"/>
              </w:rPr>
            </w:pPr>
            <w:proofErr w:type="spellStart"/>
            <w:proofErr w:type="gramStart"/>
            <w:r w:rsidRPr="00167A1C">
              <w:rPr>
                <w:b/>
                <w:sz w:val="18"/>
                <w:szCs w:val="18"/>
              </w:rPr>
              <w:t>extfam</w:t>
            </w:r>
            <w:proofErr w:type="gramEnd"/>
            <w:r w:rsidRPr="00167A1C">
              <w:rPr>
                <w:b/>
                <w:sz w:val="18"/>
                <w:szCs w:val="18"/>
              </w:rPr>
              <w:t>_takeover</w:t>
            </w:r>
            <w:proofErr w:type="spellEnd"/>
          </w:p>
        </w:tc>
        <w:tc>
          <w:tcPr>
            <w:tcW w:w="1747" w:type="dxa"/>
          </w:tcPr>
          <w:p w14:paraId="3C9B6182"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Noworry_fallow</w:t>
            </w:r>
            <w:proofErr w:type="spellEnd"/>
          </w:p>
        </w:tc>
        <w:tc>
          <w:tcPr>
            <w:tcW w:w="1800" w:type="dxa"/>
            <w:vAlign w:val="center"/>
          </w:tcPr>
          <w:p w14:paraId="2FF881E2" w14:textId="77777777" w:rsidR="00167A1C" w:rsidRPr="00167A1C" w:rsidRDefault="00167A1C" w:rsidP="00167A1C">
            <w:pPr>
              <w:pStyle w:val="NoSpacing"/>
              <w:tabs>
                <w:tab w:val="left" w:pos="3330"/>
              </w:tabs>
              <w:rPr>
                <w:b/>
                <w:bCs/>
                <w:sz w:val="18"/>
                <w:szCs w:val="18"/>
              </w:rPr>
            </w:pPr>
          </w:p>
        </w:tc>
        <w:tc>
          <w:tcPr>
            <w:tcW w:w="1800" w:type="dxa"/>
          </w:tcPr>
          <w:p w14:paraId="6B9B83C8" w14:textId="77777777" w:rsidR="00167A1C" w:rsidRPr="00167A1C" w:rsidRDefault="00167A1C" w:rsidP="00167A1C">
            <w:pPr>
              <w:pStyle w:val="NoSpacing"/>
              <w:tabs>
                <w:tab w:val="left" w:pos="3330"/>
              </w:tabs>
              <w:rPr>
                <w:b/>
                <w:bCs/>
                <w:sz w:val="18"/>
                <w:szCs w:val="18"/>
              </w:rPr>
            </w:pPr>
          </w:p>
        </w:tc>
      </w:tr>
      <w:tr w:rsidR="006E0116" w:rsidRPr="008F1A89" w14:paraId="660089CD" w14:textId="77777777" w:rsidTr="006E0116">
        <w:trPr>
          <w:trHeight w:val="20"/>
        </w:trPr>
        <w:tc>
          <w:tcPr>
            <w:tcW w:w="797" w:type="dxa"/>
          </w:tcPr>
          <w:p w14:paraId="5FC4B235" w14:textId="77777777" w:rsidR="00167A1C" w:rsidRPr="008F1A89" w:rsidRDefault="00167A1C" w:rsidP="00167A1C">
            <w:pPr>
              <w:pStyle w:val="NoSpacing"/>
              <w:tabs>
                <w:tab w:val="left" w:pos="3330"/>
              </w:tabs>
            </w:pPr>
            <w:r w:rsidRPr="008F1A89">
              <w:t>1</w:t>
            </w:r>
          </w:p>
        </w:tc>
        <w:tc>
          <w:tcPr>
            <w:tcW w:w="1795" w:type="dxa"/>
          </w:tcPr>
          <w:p w14:paraId="17F58DBF" w14:textId="77777777" w:rsidR="00167A1C" w:rsidRPr="008F1A89" w:rsidRDefault="00167A1C" w:rsidP="00167A1C">
            <w:pPr>
              <w:pStyle w:val="NoSpacing"/>
              <w:tabs>
                <w:tab w:val="left" w:pos="3330"/>
              </w:tabs>
            </w:pPr>
          </w:p>
        </w:tc>
        <w:tc>
          <w:tcPr>
            <w:tcW w:w="1350" w:type="dxa"/>
          </w:tcPr>
          <w:p w14:paraId="424BA0D8" w14:textId="77777777" w:rsidR="00167A1C" w:rsidRPr="008F1A89" w:rsidRDefault="00167A1C" w:rsidP="00167A1C">
            <w:pPr>
              <w:pStyle w:val="NoSpacing"/>
              <w:tabs>
                <w:tab w:val="left" w:pos="3330"/>
              </w:tabs>
            </w:pPr>
          </w:p>
        </w:tc>
        <w:tc>
          <w:tcPr>
            <w:tcW w:w="1440" w:type="dxa"/>
          </w:tcPr>
          <w:p w14:paraId="6A664ABE" w14:textId="77777777" w:rsidR="00167A1C" w:rsidRPr="008F1A89" w:rsidRDefault="00167A1C" w:rsidP="00167A1C">
            <w:pPr>
              <w:pStyle w:val="NoSpacing"/>
              <w:tabs>
                <w:tab w:val="left" w:pos="3330"/>
              </w:tabs>
            </w:pPr>
          </w:p>
        </w:tc>
        <w:tc>
          <w:tcPr>
            <w:tcW w:w="1350" w:type="dxa"/>
          </w:tcPr>
          <w:p w14:paraId="714E57C7" w14:textId="77777777" w:rsidR="00167A1C" w:rsidRPr="008F1A89" w:rsidRDefault="00167A1C" w:rsidP="00167A1C">
            <w:pPr>
              <w:pStyle w:val="NoSpacing"/>
              <w:tabs>
                <w:tab w:val="left" w:pos="3330"/>
              </w:tabs>
            </w:pPr>
          </w:p>
        </w:tc>
        <w:tc>
          <w:tcPr>
            <w:tcW w:w="1530" w:type="dxa"/>
          </w:tcPr>
          <w:p w14:paraId="658A57B0" w14:textId="77777777" w:rsidR="00167A1C" w:rsidRPr="008F1A89" w:rsidRDefault="00167A1C" w:rsidP="00167A1C">
            <w:pPr>
              <w:pStyle w:val="NoSpacing"/>
              <w:tabs>
                <w:tab w:val="left" w:pos="3330"/>
              </w:tabs>
            </w:pPr>
          </w:p>
        </w:tc>
        <w:tc>
          <w:tcPr>
            <w:tcW w:w="1530" w:type="dxa"/>
          </w:tcPr>
          <w:p w14:paraId="0752F872" w14:textId="77777777" w:rsidR="00167A1C" w:rsidRPr="008F1A89" w:rsidRDefault="00167A1C" w:rsidP="00167A1C">
            <w:pPr>
              <w:pStyle w:val="NoSpacing"/>
              <w:tabs>
                <w:tab w:val="left" w:pos="3330"/>
              </w:tabs>
            </w:pPr>
          </w:p>
        </w:tc>
        <w:tc>
          <w:tcPr>
            <w:tcW w:w="1747" w:type="dxa"/>
          </w:tcPr>
          <w:p w14:paraId="1511EA69" w14:textId="77777777" w:rsidR="00167A1C" w:rsidRPr="008F1A89" w:rsidRDefault="00167A1C" w:rsidP="00167A1C">
            <w:pPr>
              <w:pStyle w:val="NoSpacing"/>
              <w:tabs>
                <w:tab w:val="left" w:pos="3330"/>
              </w:tabs>
            </w:pPr>
          </w:p>
        </w:tc>
        <w:tc>
          <w:tcPr>
            <w:tcW w:w="1800" w:type="dxa"/>
          </w:tcPr>
          <w:p w14:paraId="6B5A6C13" w14:textId="77777777" w:rsidR="00167A1C" w:rsidRPr="008F1A89" w:rsidRDefault="00167A1C" w:rsidP="00167A1C">
            <w:pPr>
              <w:pStyle w:val="NoSpacing"/>
              <w:tabs>
                <w:tab w:val="left" w:pos="3330"/>
              </w:tabs>
            </w:pPr>
          </w:p>
        </w:tc>
        <w:tc>
          <w:tcPr>
            <w:tcW w:w="1800" w:type="dxa"/>
          </w:tcPr>
          <w:p w14:paraId="06F0FC02" w14:textId="77777777" w:rsidR="00167A1C" w:rsidRPr="008F1A89" w:rsidRDefault="00167A1C" w:rsidP="00167A1C">
            <w:pPr>
              <w:pStyle w:val="NoSpacing"/>
              <w:tabs>
                <w:tab w:val="left" w:pos="3330"/>
              </w:tabs>
            </w:pPr>
          </w:p>
        </w:tc>
      </w:tr>
      <w:tr w:rsidR="006E0116" w:rsidRPr="008F1A89" w14:paraId="45EFF29B" w14:textId="77777777" w:rsidTr="006E0116">
        <w:trPr>
          <w:trHeight w:val="20"/>
        </w:trPr>
        <w:tc>
          <w:tcPr>
            <w:tcW w:w="797" w:type="dxa"/>
          </w:tcPr>
          <w:p w14:paraId="3DB37CB4" w14:textId="77777777" w:rsidR="00167A1C" w:rsidRPr="008F1A89" w:rsidRDefault="00167A1C" w:rsidP="00167A1C">
            <w:pPr>
              <w:pStyle w:val="NoSpacing"/>
              <w:tabs>
                <w:tab w:val="left" w:pos="3330"/>
              </w:tabs>
            </w:pPr>
            <w:r w:rsidRPr="008F1A89">
              <w:t xml:space="preserve"> 2</w:t>
            </w:r>
          </w:p>
        </w:tc>
        <w:tc>
          <w:tcPr>
            <w:tcW w:w="1795" w:type="dxa"/>
          </w:tcPr>
          <w:p w14:paraId="29C3C934" w14:textId="77777777" w:rsidR="00167A1C" w:rsidRPr="008F1A89" w:rsidRDefault="00167A1C" w:rsidP="00167A1C">
            <w:pPr>
              <w:pStyle w:val="NoSpacing"/>
              <w:tabs>
                <w:tab w:val="left" w:pos="3330"/>
              </w:tabs>
            </w:pPr>
          </w:p>
        </w:tc>
        <w:tc>
          <w:tcPr>
            <w:tcW w:w="1350" w:type="dxa"/>
          </w:tcPr>
          <w:p w14:paraId="570A9220" w14:textId="77777777" w:rsidR="00167A1C" w:rsidRPr="008F1A89" w:rsidRDefault="00167A1C" w:rsidP="00167A1C">
            <w:pPr>
              <w:pStyle w:val="NoSpacing"/>
              <w:tabs>
                <w:tab w:val="left" w:pos="3330"/>
              </w:tabs>
            </w:pPr>
          </w:p>
        </w:tc>
        <w:tc>
          <w:tcPr>
            <w:tcW w:w="1440" w:type="dxa"/>
          </w:tcPr>
          <w:p w14:paraId="4B94C558" w14:textId="77777777" w:rsidR="00167A1C" w:rsidRPr="008F1A89" w:rsidRDefault="00167A1C" w:rsidP="00167A1C">
            <w:pPr>
              <w:pStyle w:val="NoSpacing"/>
              <w:tabs>
                <w:tab w:val="left" w:pos="3330"/>
              </w:tabs>
            </w:pPr>
          </w:p>
        </w:tc>
        <w:tc>
          <w:tcPr>
            <w:tcW w:w="1350" w:type="dxa"/>
          </w:tcPr>
          <w:p w14:paraId="25639424" w14:textId="77777777" w:rsidR="00167A1C" w:rsidRPr="008F1A89" w:rsidRDefault="00167A1C" w:rsidP="00167A1C">
            <w:pPr>
              <w:pStyle w:val="NoSpacing"/>
              <w:tabs>
                <w:tab w:val="left" w:pos="3330"/>
              </w:tabs>
            </w:pPr>
          </w:p>
        </w:tc>
        <w:tc>
          <w:tcPr>
            <w:tcW w:w="1530" w:type="dxa"/>
          </w:tcPr>
          <w:p w14:paraId="7836F461" w14:textId="77777777" w:rsidR="00167A1C" w:rsidRPr="008F1A89" w:rsidRDefault="00167A1C" w:rsidP="00167A1C">
            <w:pPr>
              <w:pStyle w:val="NoSpacing"/>
              <w:tabs>
                <w:tab w:val="left" w:pos="3330"/>
              </w:tabs>
            </w:pPr>
          </w:p>
        </w:tc>
        <w:tc>
          <w:tcPr>
            <w:tcW w:w="1530" w:type="dxa"/>
          </w:tcPr>
          <w:p w14:paraId="6F4A1C21" w14:textId="77777777" w:rsidR="00167A1C" w:rsidRPr="008F1A89" w:rsidRDefault="00167A1C" w:rsidP="00167A1C">
            <w:pPr>
              <w:pStyle w:val="NoSpacing"/>
              <w:tabs>
                <w:tab w:val="left" w:pos="3330"/>
              </w:tabs>
            </w:pPr>
          </w:p>
        </w:tc>
        <w:tc>
          <w:tcPr>
            <w:tcW w:w="1747" w:type="dxa"/>
          </w:tcPr>
          <w:p w14:paraId="0926179A" w14:textId="77777777" w:rsidR="00167A1C" w:rsidRPr="008F1A89" w:rsidRDefault="00167A1C" w:rsidP="00167A1C">
            <w:pPr>
              <w:pStyle w:val="NoSpacing"/>
              <w:tabs>
                <w:tab w:val="left" w:pos="3330"/>
              </w:tabs>
            </w:pPr>
          </w:p>
        </w:tc>
        <w:tc>
          <w:tcPr>
            <w:tcW w:w="1800" w:type="dxa"/>
          </w:tcPr>
          <w:p w14:paraId="15641AEE" w14:textId="77777777" w:rsidR="00167A1C" w:rsidRPr="008F1A89" w:rsidRDefault="00167A1C" w:rsidP="00167A1C">
            <w:pPr>
              <w:pStyle w:val="NoSpacing"/>
              <w:tabs>
                <w:tab w:val="left" w:pos="3330"/>
              </w:tabs>
            </w:pPr>
          </w:p>
        </w:tc>
        <w:tc>
          <w:tcPr>
            <w:tcW w:w="1800" w:type="dxa"/>
          </w:tcPr>
          <w:p w14:paraId="3C69E7D7" w14:textId="77777777" w:rsidR="00167A1C" w:rsidRPr="008F1A89" w:rsidRDefault="00167A1C" w:rsidP="00167A1C">
            <w:pPr>
              <w:pStyle w:val="NoSpacing"/>
              <w:tabs>
                <w:tab w:val="left" w:pos="3330"/>
              </w:tabs>
            </w:pPr>
          </w:p>
        </w:tc>
      </w:tr>
      <w:tr w:rsidR="006E0116" w:rsidRPr="008F1A89" w14:paraId="27F4E29F" w14:textId="77777777" w:rsidTr="006E0116">
        <w:trPr>
          <w:trHeight w:val="20"/>
        </w:trPr>
        <w:tc>
          <w:tcPr>
            <w:tcW w:w="797" w:type="dxa"/>
          </w:tcPr>
          <w:p w14:paraId="213AF36F" w14:textId="77777777" w:rsidR="00167A1C" w:rsidRPr="008F1A89" w:rsidRDefault="00167A1C" w:rsidP="00167A1C">
            <w:pPr>
              <w:pStyle w:val="NoSpacing"/>
              <w:tabs>
                <w:tab w:val="left" w:pos="3330"/>
              </w:tabs>
            </w:pPr>
            <w:r w:rsidRPr="008F1A89">
              <w:t>3</w:t>
            </w:r>
          </w:p>
        </w:tc>
        <w:tc>
          <w:tcPr>
            <w:tcW w:w="1795" w:type="dxa"/>
          </w:tcPr>
          <w:p w14:paraId="6D99BBF8" w14:textId="77777777" w:rsidR="00167A1C" w:rsidRPr="008F1A89" w:rsidRDefault="00167A1C" w:rsidP="00167A1C">
            <w:pPr>
              <w:pStyle w:val="NoSpacing"/>
              <w:tabs>
                <w:tab w:val="left" w:pos="3330"/>
              </w:tabs>
            </w:pPr>
          </w:p>
        </w:tc>
        <w:tc>
          <w:tcPr>
            <w:tcW w:w="1350" w:type="dxa"/>
          </w:tcPr>
          <w:p w14:paraId="3DCD0058" w14:textId="77777777" w:rsidR="00167A1C" w:rsidRPr="008F1A89" w:rsidRDefault="00167A1C" w:rsidP="00167A1C">
            <w:pPr>
              <w:pStyle w:val="NoSpacing"/>
              <w:tabs>
                <w:tab w:val="left" w:pos="3330"/>
              </w:tabs>
            </w:pPr>
          </w:p>
        </w:tc>
        <w:tc>
          <w:tcPr>
            <w:tcW w:w="1440" w:type="dxa"/>
          </w:tcPr>
          <w:p w14:paraId="7C931558" w14:textId="77777777" w:rsidR="00167A1C" w:rsidRPr="008F1A89" w:rsidRDefault="00167A1C" w:rsidP="00167A1C">
            <w:pPr>
              <w:pStyle w:val="NoSpacing"/>
              <w:tabs>
                <w:tab w:val="left" w:pos="3330"/>
              </w:tabs>
            </w:pPr>
          </w:p>
        </w:tc>
        <w:tc>
          <w:tcPr>
            <w:tcW w:w="1350" w:type="dxa"/>
          </w:tcPr>
          <w:p w14:paraId="31A6C7F5" w14:textId="77777777" w:rsidR="00167A1C" w:rsidRPr="008F1A89" w:rsidRDefault="00167A1C" w:rsidP="00167A1C">
            <w:pPr>
              <w:pStyle w:val="NoSpacing"/>
              <w:tabs>
                <w:tab w:val="left" w:pos="3330"/>
              </w:tabs>
            </w:pPr>
          </w:p>
        </w:tc>
        <w:tc>
          <w:tcPr>
            <w:tcW w:w="1530" w:type="dxa"/>
          </w:tcPr>
          <w:p w14:paraId="6651C690" w14:textId="77777777" w:rsidR="00167A1C" w:rsidRPr="008F1A89" w:rsidRDefault="00167A1C" w:rsidP="00167A1C">
            <w:pPr>
              <w:pStyle w:val="NoSpacing"/>
              <w:tabs>
                <w:tab w:val="left" w:pos="3330"/>
              </w:tabs>
            </w:pPr>
          </w:p>
        </w:tc>
        <w:tc>
          <w:tcPr>
            <w:tcW w:w="1530" w:type="dxa"/>
          </w:tcPr>
          <w:p w14:paraId="6A3B63DE" w14:textId="77777777" w:rsidR="00167A1C" w:rsidRPr="008F1A89" w:rsidRDefault="00167A1C" w:rsidP="00167A1C">
            <w:pPr>
              <w:pStyle w:val="NoSpacing"/>
              <w:tabs>
                <w:tab w:val="left" w:pos="3330"/>
              </w:tabs>
            </w:pPr>
          </w:p>
        </w:tc>
        <w:tc>
          <w:tcPr>
            <w:tcW w:w="1747" w:type="dxa"/>
          </w:tcPr>
          <w:p w14:paraId="03732886" w14:textId="77777777" w:rsidR="00167A1C" w:rsidRPr="008F1A89" w:rsidRDefault="00167A1C" w:rsidP="00167A1C">
            <w:pPr>
              <w:pStyle w:val="NoSpacing"/>
              <w:tabs>
                <w:tab w:val="left" w:pos="3330"/>
              </w:tabs>
            </w:pPr>
          </w:p>
        </w:tc>
        <w:tc>
          <w:tcPr>
            <w:tcW w:w="1800" w:type="dxa"/>
          </w:tcPr>
          <w:p w14:paraId="73E64D3B" w14:textId="77777777" w:rsidR="00167A1C" w:rsidRPr="008F1A89" w:rsidRDefault="00167A1C" w:rsidP="00167A1C">
            <w:pPr>
              <w:pStyle w:val="NoSpacing"/>
              <w:tabs>
                <w:tab w:val="left" w:pos="3330"/>
              </w:tabs>
            </w:pPr>
          </w:p>
        </w:tc>
        <w:tc>
          <w:tcPr>
            <w:tcW w:w="1800" w:type="dxa"/>
          </w:tcPr>
          <w:p w14:paraId="652DC53F" w14:textId="77777777" w:rsidR="00167A1C" w:rsidRPr="008F1A89" w:rsidRDefault="00167A1C" w:rsidP="00167A1C">
            <w:pPr>
              <w:pStyle w:val="NoSpacing"/>
              <w:tabs>
                <w:tab w:val="left" w:pos="3330"/>
              </w:tabs>
            </w:pPr>
          </w:p>
        </w:tc>
      </w:tr>
      <w:tr w:rsidR="006E0116" w:rsidRPr="008F1A89" w14:paraId="7FC2E237" w14:textId="77777777" w:rsidTr="006E0116">
        <w:trPr>
          <w:trHeight w:val="20"/>
        </w:trPr>
        <w:tc>
          <w:tcPr>
            <w:tcW w:w="797" w:type="dxa"/>
          </w:tcPr>
          <w:p w14:paraId="78A6B457" w14:textId="77777777" w:rsidR="00167A1C" w:rsidRPr="008F1A89" w:rsidRDefault="00167A1C" w:rsidP="00167A1C">
            <w:pPr>
              <w:pStyle w:val="NoSpacing"/>
              <w:tabs>
                <w:tab w:val="left" w:pos="3330"/>
              </w:tabs>
            </w:pPr>
            <w:r w:rsidRPr="008F1A89">
              <w:t>4</w:t>
            </w:r>
          </w:p>
        </w:tc>
        <w:tc>
          <w:tcPr>
            <w:tcW w:w="1795" w:type="dxa"/>
          </w:tcPr>
          <w:p w14:paraId="2E6171DB" w14:textId="77777777" w:rsidR="00167A1C" w:rsidRPr="008F1A89" w:rsidRDefault="00167A1C" w:rsidP="00167A1C">
            <w:pPr>
              <w:pStyle w:val="NoSpacing"/>
              <w:tabs>
                <w:tab w:val="left" w:pos="3330"/>
              </w:tabs>
            </w:pPr>
          </w:p>
        </w:tc>
        <w:tc>
          <w:tcPr>
            <w:tcW w:w="1350" w:type="dxa"/>
          </w:tcPr>
          <w:p w14:paraId="6B59A8F6" w14:textId="77777777" w:rsidR="00167A1C" w:rsidRPr="008F1A89" w:rsidRDefault="00167A1C" w:rsidP="00167A1C">
            <w:pPr>
              <w:pStyle w:val="NoSpacing"/>
              <w:tabs>
                <w:tab w:val="left" w:pos="3330"/>
              </w:tabs>
            </w:pPr>
          </w:p>
        </w:tc>
        <w:tc>
          <w:tcPr>
            <w:tcW w:w="1440" w:type="dxa"/>
          </w:tcPr>
          <w:p w14:paraId="69B3CD5E" w14:textId="77777777" w:rsidR="00167A1C" w:rsidRPr="008F1A89" w:rsidRDefault="00167A1C" w:rsidP="00167A1C">
            <w:pPr>
              <w:pStyle w:val="NoSpacing"/>
              <w:tabs>
                <w:tab w:val="left" w:pos="3330"/>
              </w:tabs>
            </w:pPr>
          </w:p>
        </w:tc>
        <w:tc>
          <w:tcPr>
            <w:tcW w:w="1350" w:type="dxa"/>
          </w:tcPr>
          <w:p w14:paraId="31DA6D7C" w14:textId="77777777" w:rsidR="00167A1C" w:rsidRPr="008F1A89" w:rsidRDefault="00167A1C" w:rsidP="00167A1C">
            <w:pPr>
              <w:pStyle w:val="NoSpacing"/>
              <w:tabs>
                <w:tab w:val="left" w:pos="3330"/>
              </w:tabs>
            </w:pPr>
          </w:p>
        </w:tc>
        <w:tc>
          <w:tcPr>
            <w:tcW w:w="1530" w:type="dxa"/>
          </w:tcPr>
          <w:p w14:paraId="23A6FBD3" w14:textId="77777777" w:rsidR="00167A1C" w:rsidRPr="008F1A89" w:rsidRDefault="00167A1C" w:rsidP="00167A1C">
            <w:pPr>
              <w:pStyle w:val="NoSpacing"/>
              <w:tabs>
                <w:tab w:val="left" w:pos="3330"/>
              </w:tabs>
            </w:pPr>
          </w:p>
        </w:tc>
        <w:tc>
          <w:tcPr>
            <w:tcW w:w="1530" w:type="dxa"/>
          </w:tcPr>
          <w:p w14:paraId="581795F5" w14:textId="77777777" w:rsidR="00167A1C" w:rsidRPr="008F1A89" w:rsidRDefault="00167A1C" w:rsidP="00167A1C">
            <w:pPr>
              <w:pStyle w:val="NoSpacing"/>
              <w:tabs>
                <w:tab w:val="left" w:pos="3330"/>
              </w:tabs>
            </w:pPr>
          </w:p>
        </w:tc>
        <w:tc>
          <w:tcPr>
            <w:tcW w:w="1747" w:type="dxa"/>
          </w:tcPr>
          <w:p w14:paraId="1BE0BCB6" w14:textId="77777777" w:rsidR="00167A1C" w:rsidRPr="008F1A89" w:rsidRDefault="00167A1C" w:rsidP="00167A1C">
            <w:pPr>
              <w:pStyle w:val="NoSpacing"/>
              <w:tabs>
                <w:tab w:val="left" w:pos="3330"/>
              </w:tabs>
            </w:pPr>
          </w:p>
        </w:tc>
        <w:tc>
          <w:tcPr>
            <w:tcW w:w="1800" w:type="dxa"/>
          </w:tcPr>
          <w:p w14:paraId="17B44A64" w14:textId="77777777" w:rsidR="00167A1C" w:rsidRPr="008F1A89" w:rsidRDefault="00167A1C" w:rsidP="00167A1C">
            <w:pPr>
              <w:pStyle w:val="NoSpacing"/>
              <w:tabs>
                <w:tab w:val="left" w:pos="3330"/>
              </w:tabs>
            </w:pPr>
          </w:p>
        </w:tc>
        <w:tc>
          <w:tcPr>
            <w:tcW w:w="1800" w:type="dxa"/>
          </w:tcPr>
          <w:p w14:paraId="7A96A19C" w14:textId="77777777" w:rsidR="00167A1C" w:rsidRPr="008F1A89" w:rsidRDefault="00167A1C" w:rsidP="00167A1C">
            <w:pPr>
              <w:pStyle w:val="NoSpacing"/>
              <w:tabs>
                <w:tab w:val="left" w:pos="3330"/>
              </w:tabs>
            </w:pPr>
          </w:p>
        </w:tc>
      </w:tr>
      <w:tr w:rsidR="006E0116" w:rsidRPr="008F1A89" w14:paraId="7B03BF4F" w14:textId="77777777" w:rsidTr="006E0116">
        <w:trPr>
          <w:trHeight w:val="20"/>
        </w:trPr>
        <w:tc>
          <w:tcPr>
            <w:tcW w:w="797" w:type="dxa"/>
          </w:tcPr>
          <w:p w14:paraId="726D649E" w14:textId="77777777" w:rsidR="00167A1C" w:rsidRPr="008F1A89" w:rsidRDefault="00167A1C" w:rsidP="00167A1C">
            <w:pPr>
              <w:pStyle w:val="NoSpacing"/>
              <w:tabs>
                <w:tab w:val="left" w:pos="3330"/>
              </w:tabs>
            </w:pPr>
            <w:r w:rsidRPr="008F1A89">
              <w:t>5</w:t>
            </w:r>
          </w:p>
        </w:tc>
        <w:tc>
          <w:tcPr>
            <w:tcW w:w="1795" w:type="dxa"/>
          </w:tcPr>
          <w:p w14:paraId="69B9FF5A" w14:textId="77777777" w:rsidR="00167A1C" w:rsidRPr="008F1A89" w:rsidRDefault="00167A1C" w:rsidP="00167A1C">
            <w:pPr>
              <w:pStyle w:val="NoSpacing"/>
              <w:tabs>
                <w:tab w:val="left" w:pos="3330"/>
              </w:tabs>
            </w:pPr>
          </w:p>
        </w:tc>
        <w:tc>
          <w:tcPr>
            <w:tcW w:w="1350" w:type="dxa"/>
          </w:tcPr>
          <w:p w14:paraId="1F860693" w14:textId="77777777" w:rsidR="00167A1C" w:rsidRPr="008F1A89" w:rsidRDefault="00167A1C" w:rsidP="00167A1C">
            <w:pPr>
              <w:pStyle w:val="NoSpacing"/>
              <w:tabs>
                <w:tab w:val="left" w:pos="3330"/>
              </w:tabs>
            </w:pPr>
          </w:p>
        </w:tc>
        <w:tc>
          <w:tcPr>
            <w:tcW w:w="1440" w:type="dxa"/>
          </w:tcPr>
          <w:p w14:paraId="73B6F7F0" w14:textId="77777777" w:rsidR="00167A1C" w:rsidRPr="008F1A89" w:rsidRDefault="00167A1C" w:rsidP="00167A1C">
            <w:pPr>
              <w:pStyle w:val="NoSpacing"/>
              <w:tabs>
                <w:tab w:val="left" w:pos="3330"/>
              </w:tabs>
            </w:pPr>
          </w:p>
        </w:tc>
        <w:tc>
          <w:tcPr>
            <w:tcW w:w="1350" w:type="dxa"/>
          </w:tcPr>
          <w:p w14:paraId="4D52976A" w14:textId="77777777" w:rsidR="00167A1C" w:rsidRPr="008F1A89" w:rsidRDefault="00167A1C" w:rsidP="00167A1C">
            <w:pPr>
              <w:pStyle w:val="NoSpacing"/>
              <w:tabs>
                <w:tab w:val="left" w:pos="3330"/>
              </w:tabs>
            </w:pPr>
          </w:p>
        </w:tc>
        <w:tc>
          <w:tcPr>
            <w:tcW w:w="1530" w:type="dxa"/>
          </w:tcPr>
          <w:p w14:paraId="7487A6A1" w14:textId="77777777" w:rsidR="00167A1C" w:rsidRPr="008F1A89" w:rsidRDefault="00167A1C" w:rsidP="00167A1C">
            <w:pPr>
              <w:pStyle w:val="NoSpacing"/>
              <w:tabs>
                <w:tab w:val="left" w:pos="3330"/>
              </w:tabs>
            </w:pPr>
          </w:p>
        </w:tc>
        <w:tc>
          <w:tcPr>
            <w:tcW w:w="1530" w:type="dxa"/>
          </w:tcPr>
          <w:p w14:paraId="131068A0" w14:textId="77777777" w:rsidR="00167A1C" w:rsidRPr="008F1A89" w:rsidRDefault="00167A1C" w:rsidP="00167A1C">
            <w:pPr>
              <w:pStyle w:val="NoSpacing"/>
              <w:tabs>
                <w:tab w:val="left" w:pos="3330"/>
              </w:tabs>
            </w:pPr>
          </w:p>
        </w:tc>
        <w:tc>
          <w:tcPr>
            <w:tcW w:w="1747" w:type="dxa"/>
          </w:tcPr>
          <w:p w14:paraId="778A7872" w14:textId="77777777" w:rsidR="00167A1C" w:rsidRPr="008F1A89" w:rsidRDefault="00167A1C" w:rsidP="00167A1C">
            <w:pPr>
              <w:pStyle w:val="NoSpacing"/>
              <w:tabs>
                <w:tab w:val="left" w:pos="3330"/>
              </w:tabs>
            </w:pPr>
          </w:p>
        </w:tc>
        <w:tc>
          <w:tcPr>
            <w:tcW w:w="1800" w:type="dxa"/>
          </w:tcPr>
          <w:p w14:paraId="163BA1B5" w14:textId="77777777" w:rsidR="00167A1C" w:rsidRPr="008F1A89" w:rsidRDefault="00167A1C" w:rsidP="00167A1C">
            <w:pPr>
              <w:pStyle w:val="NoSpacing"/>
              <w:tabs>
                <w:tab w:val="left" w:pos="3330"/>
              </w:tabs>
            </w:pPr>
          </w:p>
        </w:tc>
        <w:tc>
          <w:tcPr>
            <w:tcW w:w="1800" w:type="dxa"/>
          </w:tcPr>
          <w:p w14:paraId="08B74CA3" w14:textId="77777777" w:rsidR="00167A1C" w:rsidRPr="008F1A89" w:rsidRDefault="00167A1C" w:rsidP="00167A1C">
            <w:pPr>
              <w:pStyle w:val="NoSpacing"/>
              <w:tabs>
                <w:tab w:val="left" w:pos="3330"/>
              </w:tabs>
            </w:pPr>
          </w:p>
        </w:tc>
      </w:tr>
      <w:tr w:rsidR="006E0116" w:rsidRPr="008F1A89" w14:paraId="24EED993" w14:textId="77777777" w:rsidTr="006E0116">
        <w:trPr>
          <w:trHeight w:val="20"/>
        </w:trPr>
        <w:tc>
          <w:tcPr>
            <w:tcW w:w="797" w:type="dxa"/>
          </w:tcPr>
          <w:p w14:paraId="59CF3F72" w14:textId="77777777" w:rsidR="00167A1C" w:rsidRPr="008F1A89" w:rsidRDefault="00167A1C" w:rsidP="00167A1C">
            <w:pPr>
              <w:pStyle w:val="NoSpacing"/>
              <w:tabs>
                <w:tab w:val="left" w:pos="3330"/>
              </w:tabs>
            </w:pPr>
            <w:r w:rsidRPr="008F1A89">
              <w:t>6</w:t>
            </w:r>
          </w:p>
        </w:tc>
        <w:tc>
          <w:tcPr>
            <w:tcW w:w="1795" w:type="dxa"/>
          </w:tcPr>
          <w:p w14:paraId="7EC1DB17" w14:textId="77777777" w:rsidR="00167A1C" w:rsidRPr="008F1A89" w:rsidRDefault="00167A1C" w:rsidP="00167A1C">
            <w:pPr>
              <w:pStyle w:val="NoSpacing"/>
              <w:tabs>
                <w:tab w:val="left" w:pos="3330"/>
              </w:tabs>
            </w:pPr>
          </w:p>
        </w:tc>
        <w:tc>
          <w:tcPr>
            <w:tcW w:w="1350" w:type="dxa"/>
          </w:tcPr>
          <w:p w14:paraId="6DFF0A06" w14:textId="77777777" w:rsidR="00167A1C" w:rsidRPr="008F1A89" w:rsidRDefault="00167A1C" w:rsidP="00167A1C">
            <w:pPr>
              <w:pStyle w:val="NoSpacing"/>
              <w:tabs>
                <w:tab w:val="left" w:pos="3330"/>
              </w:tabs>
            </w:pPr>
          </w:p>
        </w:tc>
        <w:tc>
          <w:tcPr>
            <w:tcW w:w="1440" w:type="dxa"/>
          </w:tcPr>
          <w:p w14:paraId="6C306E01" w14:textId="77777777" w:rsidR="00167A1C" w:rsidRPr="008F1A89" w:rsidRDefault="00167A1C" w:rsidP="00167A1C">
            <w:pPr>
              <w:pStyle w:val="NoSpacing"/>
              <w:tabs>
                <w:tab w:val="left" w:pos="3330"/>
              </w:tabs>
            </w:pPr>
          </w:p>
        </w:tc>
        <w:tc>
          <w:tcPr>
            <w:tcW w:w="1350" w:type="dxa"/>
          </w:tcPr>
          <w:p w14:paraId="18F916E0" w14:textId="77777777" w:rsidR="00167A1C" w:rsidRPr="008F1A89" w:rsidRDefault="00167A1C" w:rsidP="00167A1C">
            <w:pPr>
              <w:pStyle w:val="NoSpacing"/>
              <w:tabs>
                <w:tab w:val="left" w:pos="3330"/>
              </w:tabs>
            </w:pPr>
          </w:p>
        </w:tc>
        <w:tc>
          <w:tcPr>
            <w:tcW w:w="1530" w:type="dxa"/>
          </w:tcPr>
          <w:p w14:paraId="26EF4241" w14:textId="77777777" w:rsidR="00167A1C" w:rsidRPr="008F1A89" w:rsidRDefault="00167A1C" w:rsidP="00167A1C">
            <w:pPr>
              <w:pStyle w:val="NoSpacing"/>
              <w:tabs>
                <w:tab w:val="left" w:pos="3330"/>
              </w:tabs>
            </w:pPr>
          </w:p>
        </w:tc>
        <w:tc>
          <w:tcPr>
            <w:tcW w:w="1530" w:type="dxa"/>
          </w:tcPr>
          <w:p w14:paraId="43CD77E7" w14:textId="77777777" w:rsidR="00167A1C" w:rsidRPr="008F1A89" w:rsidRDefault="00167A1C" w:rsidP="00167A1C">
            <w:pPr>
              <w:pStyle w:val="NoSpacing"/>
              <w:tabs>
                <w:tab w:val="left" w:pos="3330"/>
              </w:tabs>
            </w:pPr>
          </w:p>
        </w:tc>
        <w:tc>
          <w:tcPr>
            <w:tcW w:w="1747" w:type="dxa"/>
          </w:tcPr>
          <w:p w14:paraId="3C7DACEA" w14:textId="77777777" w:rsidR="00167A1C" w:rsidRPr="008F1A89" w:rsidRDefault="00167A1C" w:rsidP="00167A1C">
            <w:pPr>
              <w:pStyle w:val="NoSpacing"/>
              <w:tabs>
                <w:tab w:val="left" w:pos="3330"/>
              </w:tabs>
            </w:pPr>
          </w:p>
        </w:tc>
        <w:tc>
          <w:tcPr>
            <w:tcW w:w="1800" w:type="dxa"/>
          </w:tcPr>
          <w:p w14:paraId="3C5F583D" w14:textId="77777777" w:rsidR="00167A1C" w:rsidRPr="008F1A89" w:rsidRDefault="00167A1C" w:rsidP="00167A1C">
            <w:pPr>
              <w:pStyle w:val="NoSpacing"/>
              <w:tabs>
                <w:tab w:val="left" w:pos="3330"/>
              </w:tabs>
            </w:pPr>
          </w:p>
        </w:tc>
        <w:tc>
          <w:tcPr>
            <w:tcW w:w="1800" w:type="dxa"/>
          </w:tcPr>
          <w:p w14:paraId="30C8DDB9" w14:textId="77777777" w:rsidR="00167A1C" w:rsidRPr="008F1A89" w:rsidRDefault="00167A1C" w:rsidP="00167A1C">
            <w:pPr>
              <w:pStyle w:val="NoSpacing"/>
              <w:tabs>
                <w:tab w:val="left" w:pos="3330"/>
              </w:tabs>
            </w:pPr>
          </w:p>
        </w:tc>
      </w:tr>
      <w:tr w:rsidR="006E0116" w:rsidRPr="008F1A89" w14:paraId="725D209E" w14:textId="77777777" w:rsidTr="006E0116">
        <w:trPr>
          <w:trHeight w:val="20"/>
        </w:trPr>
        <w:tc>
          <w:tcPr>
            <w:tcW w:w="797" w:type="dxa"/>
          </w:tcPr>
          <w:p w14:paraId="7A1DAE4C" w14:textId="77777777" w:rsidR="00167A1C" w:rsidRPr="008F1A89" w:rsidRDefault="00167A1C" w:rsidP="00167A1C">
            <w:pPr>
              <w:pStyle w:val="NoSpacing"/>
              <w:tabs>
                <w:tab w:val="left" w:pos="3330"/>
              </w:tabs>
            </w:pPr>
            <w:r w:rsidRPr="008F1A89">
              <w:t>7</w:t>
            </w:r>
          </w:p>
        </w:tc>
        <w:tc>
          <w:tcPr>
            <w:tcW w:w="1795" w:type="dxa"/>
          </w:tcPr>
          <w:p w14:paraId="5FB487E7" w14:textId="77777777" w:rsidR="00167A1C" w:rsidRPr="008F1A89" w:rsidRDefault="00167A1C" w:rsidP="00167A1C">
            <w:pPr>
              <w:pStyle w:val="NoSpacing"/>
              <w:tabs>
                <w:tab w:val="left" w:pos="3330"/>
              </w:tabs>
            </w:pPr>
          </w:p>
        </w:tc>
        <w:tc>
          <w:tcPr>
            <w:tcW w:w="1350" w:type="dxa"/>
          </w:tcPr>
          <w:p w14:paraId="2BCE9125" w14:textId="77777777" w:rsidR="00167A1C" w:rsidRPr="008F1A89" w:rsidRDefault="00167A1C" w:rsidP="00167A1C">
            <w:pPr>
              <w:pStyle w:val="NoSpacing"/>
              <w:tabs>
                <w:tab w:val="left" w:pos="3330"/>
              </w:tabs>
            </w:pPr>
          </w:p>
        </w:tc>
        <w:tc>
          <w:tcPr>
            <w:tcW w:w="1440" w:type="dxa"/>
          </w:tcPr>
          <w:p w14:paraId="2EA30552" w14:textId="77777777" w:rsidR="00167A1C" w:rsidRPr="008F1A89" w:rsidRDefault="00167A1C" w:rsidP="00167A1C">
            <w:pPr>
              <w:pStyle w:val="NoSpacing"/>
              <w:tabs>
                <w:tab w:val="left" w:pos="3330"/>
              </w:tabs>
            </w:pPr>
          </w:p>
        </w:tc>
        <w:tc>
          <w:tcPr>
            <w:tcW w:w="1350" w:type="dxa"/>
          </w:tcPr>
          <w:p w14:paraId="3F0FDC34" w14:textId="77777777" w:rsidR="00167A1C" w:rsidRPr="008F1A89" w:rsidRDefault="00167A1C" w:rsidP="00167A1C">
            <w:pPr>
              <w:pStyle w:val="NoSpacing"/>
              <w:tabs>
                <w:tab w:val="left" w:pos="3330"/>
              </w:tabs>
            </w:pPr>
          </w:p>
        </w:tc>
        <w:tc>
          <w:tcPr>
            <w:tcW w:w="1530" w:type="dxa"/>
          </w:tcPr>
          <w:p w14:paraId="5E7F8052" w14:textId="77777777" w:rsidR="00167A1C" w:rsidRPr="008F1A89" w:rsidRDefault="00167A1C" w:rsidP="00167A1C">
            <w:pPr>
              <w:pStyle w:val="NoSpacing"/>
              <w:tabs>
                <w:tab w:val="left" w:pos="3330"/>
              </w:tabs>
            </w:pPr>
          </w:p>
        </w:tc>
        <w:tc>
          <w:tcPr>
            <w:tcW w:w="1530" w:type="dxa"/>
          </w:tcPr>
          <w:p w14:paraId="5C6AA3ED" w14:textId="77777777" w:rsidR="00167A1C" w:rsidRPr="008F1A89" w:rsidRDefault="00167A1C" w:rsidP="00167A1C">
            <w:pPr>
              <w:pStyle w:val="NoSpacing"/>
              <w:tabs>
                <w:tab w:val="left" w:pos="3330"/>
              </w:tabs>
            </w:pPr>
          </w:p>
        </w:tc>
        <w:tc>
          <w:tcPr>
            <w:tcW w:w="1747" w:type="dxa"/>
          </w:tcPr>
          <w:p w14:paraId="021FA8A6" w14:textId="77777777" w:rsidR="00167A1C" w:rsidRPr="008F1A89" w:rsidRDefault="00167A1C" w:rsidP="00167A1C">
            <w:pPr>
              <w:pStyle w:val="NoSpacing"/>
              <w:tabs>
                <w:tab w:val="left" w:pos="3330"/>
              </w:tabs>
            </w:pPr>
          </w:p>
        </w:tc>
        <w:tc>
          <w:tcPr>
            <w:tcW w:w="1800" w:type="dxa"/>
          </w:tcPr>
          <w:p w14:paraId="13958ADA" w14:textId="77777777" w:rsidR="00167A1C" w:rsidRPr="008F1A89" w:rsidRDefault="00167A1C" w:rsidP="00167A1C">
            <w:pPr>
              <w:pStyle w:val="NoSpacing"/>
              <w:tabs>
                <w:tab w:val="left" w:pos="3330"/>
              </w:tabs>
            </w:pPr>
          </w:p>
        </w:tc>
        <w:tc>
          <w:tcPr>
            <w:tcW w:w="1800" w:type="dxa"/>
          </w:tcPr>
          <w:p w14:paraId="6AFC768E" w14:textId="77777777" w:rsidR="00167A1C" w:rsidRPr="008F1A89" w:rsidRDefault="00167A1C" w:rsidP="00167A1C">
            <w:pPr>
              <w:pStyle w:val="NoSpacing"/>
              <w:tabs>
                <w:tab w:val="left" w:pos="3330"/>
              </w:tabs>
            </w:pPr>
          </w:p>
        </w:tc>
      </w:tr>
      <w:tr w:rsidR="006E0116" w:rsidRPr="008F1A89" w14:paraId="18A37F22" w14:textId="77777777" w:rsidTr="006E0116">
        <w:trPr>
          <w:trHeight w:val="20"/>
        </w:trPr>
        <w:tc>
          <w:tcPr>
            <w:tcW w:w="797" w:type="dxa"/>
          </w:tcPr>
          <w:p w14:paraId="79B930FA" w14:textId="77777777" w:rsidR="00167A1C" w:rsidRPr="008F1A89" w:rsidRDefault="00167A1C" w:rsidP="00167A1C">
            <w:pPr>
              <w:pStyle w:val="NoSpacing"/>
              <w:tabs>
                <w:tab w:val="left" w:pos="3330"/>
              </w:tabs>
            </w:pPr>
            <w:r w:rsidRPr="008F1A89">
              <w:t>8</w:t>
            </w:r>
          </w:p>
        </w:tc>
        <w:tc>
          <w:tcPr>
            <w:tcW w:w="1795" w:type="dxa"/>
          </w:tcPr>
          <w:p w14:paraId="5098D018" w14:textId="77777777" w:rsidR="00167A1C" w:rsidRPr="008F1A89" w:rsidRDefault="00167A1C" w:rsidP="00167A1C">
            <w:pPr>
              <w:pStyle w:val="NoSpacing"/>
              <w:tabs>
                <w:tab w:val="left" w:pos="3330"/>
              </w:tabs>
            </w:pPr>
          </w:p>
        </w:tc>
        <w:tc>
          <w:tcPr>
            <w:tcW w:w="1350" w:type="dxa"/>
          </w:tcPr>
          <w:p w14:paraId="11740A81" w14:textId="77777777" w:rsidR="00167A1C" w:rsidRPr="008F1A89" w:rsidRDefault="00167A1C" w:rsidP="00167A1C">
            <w:pPr>
              <w:pStyle w:val="NoSpacing"/>
              <w:tabs>
                <w:tab w:val="left" w:pos="3330"/>
              </w:tabs>
            </w:pPr>
          </w:p>
        </w:tc>
        <w:tc>
          <w:tcPr>
            <w:tcW w:w="1440" w:type="dxa"/>
          </w:tcPr>
          <w:p w14:paraId="2BC3ABEA" w14:textId="77777777" w:rsidR="00167A1C" w:rsidRPr="008F1A89" w:rsidRDefault="00167A1C" w:rsidP="00167A1C">
            <w:pPr>
              <w:pStyle w:val="NoSpacing"/>
              <w:tabs>
                <w:tab w:val="left" w:pos="3330"/>
              </w:tabs>
            </w:pPr>
          </w:p>
        </w:tc>
        <w:tc>
          <w:tcPr>
            <w:tcW w:w="1350" w:type="dxa"/>
          </w:tcPr>
          <w:p w14:paraId="0CA6FA91" w14:textId="77777777" w:rsidR="00167A1C" w:rsidRPr="008F1A89" w:rsidRDefault="00167A1C" w:rsidP="00167A1C">
            <w:pPr>
              <w:pStyle w:val="NoSpacing"/>
              <w:tabs>
                <w:tab w:val="left" w:pos="3330"/>
              </w:tabs>
            </w:pPr>
          </w:p>
        </w:tc>
        <w:tc>
          <w:tcPr>
            <w:tcW w:w="1530" w:type="dxa"/>
          </w:tcPr>
          <w:p w14:paraId="7CE735E2" w14:textId="77777777" w:rsidR="00167A1C" w:rsidRPr="008F1A89" w:rsidRDefault="00167A1C" w:rsidP="00167A1C">
            <w:pPr>
              <w:pStyle w:val="NoSpacing"/>
              <w:tabs>
                <w:tab w:val="left" w:pos="3330"/>
              </w:tabs>
            </w:pPr>
          </w:p>
        </w:tc>
        <w:tc>
          <w:tcPr>
            <w:tcW w:w="1530" w:type="dxa"/>
          </w:tcPr>
          <w:p w14:paraId="4D0B1B8F" w14:textId="77777777" w:rsidR="00167A1C" w:rsidRPr="008F1A89" w:rsidRDefault="00167A1C" w:rsidP="00167A1C">
            <w:pPr>
              <w:pStyle w:val="NoSpacing"/>
              <w:tabs>
                <w:tab w:val="left" w:pos="3330"/>
              </w:tabs>
            </w:pPr>
          </w:p>
        </w:tc>
        <w:tc>
          <w:tcPr>
            <w:tcW w:w="1747" w:type="dxa"/>
          </w:tcPr>
          <w:p w14:paraId="3E2D0B8D" w14:textId="77777777" w:rsidR="00167A1C" w:rsidRPr="008F1A89" w:rsidRDefault="00167A1C" w:rsidP="00167A1C">
            <w:pPr>
              <w:pStyle w:val="NoSpacing"/>
              <w:tabs>
                <w:tab w:val="left" w:pos="3330"/>
              </w:tabs>
            </w:pPr>
          </w:p>
        </w:tc>
        <w:tc>
          <w:tcPr>
            <w:tcW w:w="1800" w:type="dxa"/>
          </w:tcPr>
          <w:p w14:paraId="6120E874" w14:textId="77777777" w:rsidR="00167A1C" w:rsidRPr="008F1A89" w:rsidRDefault="00167A1C" w:rsidP="00167A1C">
            <w:pPr>
              <w:pStyle w:val="NoSpacing"/>
              <w:tabs>
                <w:tab w:val="left" w:pos="3330"/>
              </w:tabs>
            </w:pPr>
          </w:p>
        </w:tc>
        <w:tc>
          <w:tcPr>
            <w:tcW w:w="1800" w:type="dxa"/>
          </w:tcPr>
          <w:p w14:paraId="468287E0" w14:textId="77777777" w:rsidR="00167A1C" w:rsidRPr="008F1A89" w:rsidRDefault="00167A1C" w:rsidP="00167A1C">
            <w:pPr>
              <w:pStyle w:val="NoSpacing"/>
              <w:tabs>
                <w:tab w:val="left" w:pos="3330"/>
              </w:tabs>
            </w:pPr>
          </w:p>
        </w:tc>
      </w:tr>
      <w:tr w:rsidR="006E0116" w:rsidRPr="008F1A89" w14:paraId="40BCFB00" w14:textId="77777777" w:rsidTr="006E0116">
        <w:trPr>
          <w:trHeight w:val="20"/>
        </w:trPr>
        <w:tc>
          <w:tcPr>
            <w:tcW w:w="797" w:type="dxa"/>
          </w:tcPr>
          <w:p w14:paraId="5350FE43" w14:textId="77777777" w:rsidR="00167A1C" w:rsidRPr="008F1A89" w:rsidRDefault="00167A1C" w:rsidP="00167A1C">
            <w:pPr>
              <w:pStyle w:val="NoSpacing"/>
              <w:tabs>
                <w:tab w:val="left" w:pos="3330"/>
              </w:tabs>
            </w:pPr>
            <w:r w:rsidRPr="008F1A89">
              <w:t>9</w:t>
            </w:r>
          </w:p>
        </w:tc>
        <w:tc>
          <w:tcPr>
            <w:tcW w:w="1795" w:type="dxa"/>
          </w:tcPr>
          <w:p w14:paraId="6537320B" w14:textId="77777777" w:rsidR="00167A1C" w:rsidRPr="008F1A89" w:rsidRDefault="00167A1C" w:rsidP="00167A1C">
            <w:pPr>
              <w:pStyle w:val="NoSpacing"/>
              <w:tabs>
                <w:tab w:val="left" w:pos="3330"/>
              </w:tabs>
            </w:pPr>
          </w:p>
        </w:tc>
        <w:tc>
          <w:tcPr>
            <w:tcW w:w="1350" w:type="dxa"/>
          </w:tcPr>
          <w:p w14:paraId="1187CACF" w14:textId="77777777" w:rsidR="00167A1C" w:rsidRPr="008F1A89" w:rsidRDefault="00167A1C" w:rsidP="00167A1C">
            <w:pPr>
              <w:pStyle w:val="NoSpacing"/>
              <w:tabs>
                <w:tab w:val="left" w:pos="3330"/>
              </w:tabs>
            </w:pPr>
          </w:p>
        </w:tc>
        <w:tc>
          <w:tcPr>
            <w:tcW w:w="1440" w:type="dxa"/>
          </w:tcPr>
          <w:p w14:paraId="217C0F83" w14:textId="77777777" w:rsidR="00167A1C" w:rsidRPr="008F1A89" w:rsidRDefault="00167A1C" w:rsidP="00167A1C">
            <w:pPr>
              <w:pStyle w:val="NoSpacing"/>
              <w:tabs>
                <w:tab w:val="left" w:pos="3330"/>
              </w:tabs>
            </w:pPr>
          </w:p>
        </w:tc>
        <w:tc>
          <w:tcPr>
            <w:tcW w:w="1350" w:type="dxa"/>
          </w:tcPr>
          <w:p w14:paraId="2F6BE3CA" w14:textId="77777777" w:rsidR="00167A1C" w:rsidRPr="008F1A89" w:rsidRDefault="00167A1C" w:rsidP="00167A1C">
            <w:pPr>
              <w:pStyle w:val="NoSpacing"/>
              <w:tabs>
                <w:tab w:val="left" w:pos="3330"/>
              </w:tabs>
            </w:pPr>
          </w:p>
        </w:tc>
        <w:tc>
          <w:tcPr>
            <w:tcW w:w="1530" w:type="dxa"/>
          </w:tcPr>
          <w:p w14:paraId="590E95FF" w14:textId="77777777" w:rsidR="00167A1C" w:rsidRPr="008F1A89" w:rsidRDefault="00167A1C" w:rsidP="00167A1C">
            <w:pPr>
              <w:pStyle w:val="NoSpacing"/>
              <w:tabs>
                <w:tab w:val="left" w:pos="3330"/>
              </w:tabs>
            </w:pPr>
          </w:p>
        </w:tc>
        <w:tc>
          <w:tcPr>
            <w:tcW w:w="1530" w:type="dxa"/>
          </w:tcPr>
          <w:p w14:paraId="1F9D3AC5" w14:textId="77777777" w:rsidR="00167A1C" w:rsidRPr="008F1A89" w:rsidRDefault="00167A1C" w:rsidP="00167A1C">
            <w:pPr>
              <w:pStyle w:val="NoSpacing"/>
              <w:tabs>
                <w:tab w:val="left" w:pos="3330"/>
              </w:tabs>
            </w:pPr>
          </w:p>
        </w:tc>
        <w:tc>
          <w:tcPr>
            <w:tcW w:w="1747" w:type="dxa"/>
          </w:tcPr>
          <w:p w14:paraId="6DE456F4" w14:textId="77777777" w:rsidR="00167A1C" w:rsidRPr="008F1A89" w:rsidRDefault="00167A1C" w:rsidP="00167A1C">
            <w:pPr>
              <w:pStyle w:val="NoSpacing"/>
              <w:tabs>
                <w:tab w:val="left" w:pos="3330"/>
              </w:tabs>
            </w:pPr>
          </w:p>
        </w:tc>
        <w:tc>
          <w:tcPr>
            <w:tcW w:w="1800" w:type="dxa"/>
          </w:tcPr>
          <w:p w14:paraId="6BE8C21A" w14:textId="77777777" w:rsidR="00167A1C" w:rsidRPr="008F1A89" w:rsidRDefault="00167A1C" w:rsidP="00167A1C">
            <w:pPr>
              <w:pStyle w:val="NoSpacing"/>
              <w:tabs>
                <w:tab w:val="left" w:pos="3330"/>
              </w:tabs>
            </w:pPr>
          </w:p>
        </w:tc>
        <w:tc>
          <w:tcPr>
            <w:tcW w:w="1800" w:type="dxa"/>
          </w:tcPr>
          <w:p w14:paraId="5B6B5C33" w14:textId="77777777" w:rsidR="00167A1C" w:rsidRPr="008F1A89" w:rsidRDefault="00167A1C" w:rsidP="00167A1C">
            <w:pPr>
              <w:pStyle w:val="NoSpacing"/>
              <w:tabs>
                <w:tab w:val="left" w:pos="3330"/>
              </w:tabs>
            </w:pPr>
          </w:p>
        </w:tc>
      </w:tr>
      <w:tr w:rsidR="006E0116" w:rsidRPr="008F1A89" w14:paraId="09A8A8BE" w14:textId="77777777" w:rsidTr="006E0116">
        <w:trPr>
          <w:trHeight w:val="20"/>
        </w:trPr>
        <w:tc>
          <w:tcPr>
            <w:tcW w:w="797" w:type="dxa"/>
          </w:tcPr>
          <w:p w14:paraId="2CF60D1D" w14:textId="77777777" w:rsidR="00167A1C" w:rsidRPr="008F1A89" w:rsidRDefault="00167A1C" w:rsidP="00167A1C">
            <w:pPr>
              <w:pStyle w:val="NoSpacing"/>
              <w:tabs>
                <w:tab w:val="left" w:pos="3330"/>
              </w:tabs>
            </w:pPr>
            <w:r w:rsidRPr="008F1A89">
              <w:t>10</w:t>
            </w:r>
          </w:p>
        </w:tc>
        <w:tc>
          <w:tcPr>
            <w:tcW w:w="1795" w:type="dxa"/>
          </w:tcPr>
          <w:p w14:paraId="7661CA67" w14:textId="77777777" w:rsidR="00167A1C" w:rsidRPr="008F1A89" w:rsidRDefault="00167A1C" w:rsidP="00167A1C">
            <w:pPr>
              <w:pStyle w:val="NoSpacing"/>
              <w:tabs>
                <w:tab w:val="left" w:pos="3330"/>
              </w:tabs>
            </w:pPr>
          </w:p>
        </w:tc>
        <w:tc>
          <w:tcPr>
            <w:tcW w:w="1350" w:type="dxa"/>
          </w:tcPr>
          <w:p w14:paraId="209ECC74" w14:textId="77777777" w:rsidR="00167A1C" w:rsidRPr="008F1A89" w:rsidRDefault="00167A1C" w:rsidP="00167A1C">
            <w:pPr>
              <w:pStyle w:val="NoSpacing"/>
              <w:tabs>
                <w:tab w:val="left" w:pos="3330"/>
              </w:tabs>
            </w:pPr>
          </w:p>
        </w:tc>
        <w:tc>
          <w:tcPr>
            <w:tcW w:w="1440" w:type="dxa"/>
          </w:tcPr>
          <w:p w14:paraId="07163B5C" w14:textId="77777777" w:rsidR="00167A1C" w:rsidRPr="008F1A89" w:rsidRDefault="00167A1C" w:rsidP="00167A1C">
            <w:pPr>
              <w:pStyle w:val="NoSpacing"/>
              <w:tabs>
                <w:tab w:val="left" w:pos="3330"/>
              </w:tabs>
            </w:pPr>
          </w:p>
        </w:tc>
        <w:tc>
          <w:tcPr>
            <w:tcW w:w="1350" w:type="dxa"/>
          </w:tcPr>
          <w:p w14:paraId="7AEFFB41" w14:textId="77777777" w:rsidR="00167A1C" w:rsidRPr="008F1A89" w:rsidRDefault="00167A1C" w:rsidP="00167A1C">
            <w:pPr>
              <w:pStyle w:val="NoSpacing"/>
              <w:tabs>
                <w:tab w:val="left" w:pos="3330"/>
              </w:tabs>
            </w:pPr>
          </w:p>
        </w:tc>
        <w:tc>
          <w:tcPr>
            <w:tcW w:w="1530" w:type="dxa"/>
          </w:tcPr>
          <w:p w14:paraId="6386EDB6" w14:textId="77777777" w:rsidR="00167A1C" w:rsidRPr="008F1A89" w:rsidRDefault="00167A1C" w:rsidP="00167A1C">
            <w:pPr>
              <w:pStyle w:val="NoSpacing"/>
              <w:tabs>
                <w:tab w:val="left" w:pos="3330"/>
              </w:tabs>
            </w:pPr>
          </w:p>
        </w:tc>
        <w:tc>
          <w:tcPr>
            <w:tcW w:w="1530" w:type="dxa"/>
          </w:tcPr>
          <w:p w14:paraId="4A5A5E1F" w14:textId="77777777" w:rsidR="00167A1C" w:rsidRPr="008F1A89" w:rsidRDefault="00167A1C" w:rsidP="00167A1C">
            <w:pPr>
              <w:pStyle w:val="NoSpacing"/>
              <w:tabs>
                <w:tab w:val="left" w:pos="3330"/>
              </w:tabs>
            </w:pPr>
          </w:p>
        </w:tc>
        <w:tc>
          <w:tcPr>
            <w:tcW w:w="1747" w:type="dxa"/>
          </w:tcPr>
          <w:p w14:paraId="07D9A089" w14:textId="77777777" w:rsidR="00167A1C" w:rsidRPr="008F1A89" w:rsidRDefault="00167A1C" w:rsidP="00167A1C">
            <w:pPr>
              <w:pStyle w:val="NoSpacing"/>
              <w:tabs>
                <w:tab w:val="left" w:pos="3330"/>
              </w:tabs>
            </w:pPr>
          </w:p>
        </w:tc>
        <w:tc>
          <w:tcPr>
            <w:tcW w:w="1800" w:type="dxa"/>
          </w:tcPr>
          <w:p w14:paraId="42F05002" w14:textId="77777777" w:rsidR="00167A1C" w:rsidRPr="008F1A89" w:rsidRDefault="00167A1C" w:rsidP="00167A1C">
            <w:pPr>
              <w:pStyle w:val="NoSpacing"/>
              <w:tabs>
                <w:tab w:val="left" w:pos="3330"/>
              </w:tabs>
            </w:pPr>
          </w:p>
        </w:tc>
        <w:tc>
          <w:tcPr>
            <w:tcW w:w="1800" w:type="dxa"/>
          </w:tcPr>
          <w:p w14:paraId="183A24F6" w14:textId="77777777" w:rsidR="00167A1C" w:rsidRPr="008F1A89" w:rsidRDefault="00167A1C" w:rsidP="00167A1C">
            <w:pPr>
              <w:pStyle w:val="NoSpacing"/>
              <w:tabs>
                <w:tab w:val="left" w:pos="3330"/>
              </w:tabs>
            </w:pPr>
          </w:p>
        </w:tc>
      </w:tr>
    </w:tbl>
    <w:p w14:paraId="00AF2C6B" w14:textId="77777777" w:rsidR="00304CBE" w:rsidRDefault="00304CBE" w:rsidP="00F85A49">
      <w:pPr>
        <w:pStyle w:val="NoSpacing"/>
      </w:pPr>
    </w:p>
    <w:tbl>
      <w:tblPr>
        <w:tblStyle w:val="TableGrid"/>
        <w:tblW w:w="0" w:type="auto"/>
        <w:tblLook w:val="04A0" w:firstRow="1" w:lastRow="0" w:firstColumn="1" w:lastColumn="0" w:noHBand="0" w:noVBand="1"/>
      </w:tblPr>
      <w:tblGrid>
        <w:gridCol w:w="8028"/>
        <w:gridCol w:w="5148"/>
      </w:tblGrid>
      <w:tr w:rsidR="006E0116" w14:paraId="583577A5" w14:textId="77777777" w:rsidTr="00435F33">
        <w:tc>
          <w:tcPr>
            <w:tcW w:w="8028" w:type="dxa"/>
          </w:tcPr>
          <w:p w14:paraId="268974D2" w14:textId="1A8415C4" w:rsidR="006E0116" w:rsidRDefault="006E0116" w:rsidP="00F85A49">
            <w:pPr>
              <w:pStyle w:val="NoSpacing"/>
            </w:pPr>
            <w:r>
              <w:t xml:space="preserve">M.18 Does anyone outside of your household make </w:t>
            </w:r>
            <w:commentRangeStart w:id="87"/>
            <w:r>
              <w:t xml:space="preserve">decisions </w:t>
            </w:r>
            <w:proofErr w:type="gramStart"/>
            <w:r>
              <w:t xml:space="preserve">about </w:t>
            </w:r>
            <w:ins w:id="88" w:author="Heather Huntington" w:date="2015-03-09T14:19:00Z">
              <w:r w:rsidR="00F6352C">
                <w:t xml:space="preserve"> how</w:t>
              </w:r>
              <w:proofErr w:type="gramEnd"/>
              <w:r w:rsidR="00F6352C">
                <w:t xml:space="preserve"> you manage your</w:t>
              </w:r>
            </w:ins>
            <w:r>
              <w:t xml:space="preserve"> fields? </w:t>
            </w:r>
            <w:commentRangeEnd w:id="87"/>
            <w:r w:rsidR="00F6352C">
              <w:rPr>
                <w:rStyle w:val="CommentReference"/>
              </w:rPr>
              <w:commentReference w:id="87"/>
            </w:r>
            <w:ins w:id="89" w:author="Heather Huntington" w:date="2015-03-09T14:22:00Z">
              <w:r w:rsidR="00F6352C">
                <w:t xml:space="preserve"> (For example, crops that you can plant or what to do with surplus crops)</w:t>
              </w:r>
            </w:ins>
          </w:p>
          <w:p w14:paraId="038427FA" w14:textId="02535A8F" w:rsidR="006E0116" w:rsidRPr="00435F33" w:rsidRDefault="006E0116" w:rsidP="00F85A49">
            <w:pPr>
              <w:pStyle w:val="NoSpacing"/>
              <w:rPr>
                <w:i/>
              </w:rPr>
            </w:pPr>
            <w:r>
              <w:rPr>
                <w:i/>
              </w:rPr>
              <w:t>If 0, skip to M20</w:t>
            </w:r>
          </w:p>
        </w:tc>
        <w:tc>
          <w:tcPr>
            <w:tcW w:w="5148" w:type="dxa"/>
          </w:tcPr>
          <w:p w14:paraId="32D368EE" w14:textId="77777777" w:rsidR="006E0116" w:rsidRDefault="006E0116" w:rsidP="00F85A49">
            <w:pPr>
              <w:pStyle w:val="NoSpacing"/>
            </w:pPr>
            <w:r>
              <w:t>0=No</w:t>
            </w:r>
          </w:p>
          <w:p w14:paraId="7FFE41F6" w14:textId="432916BD" w:rsidR="006E0116" w:rsidRDefault="006E0116" w:rsidP="00F85A49">
            <w:pPr>
              <w:pStyle w:val="NoSpacing"/>
            </w:pPr>
            <w:r>
              <w:t>1=Yes</w:t>
            </w:r>
          </w:p>
        </w:tc>
      </w:tr>
      <w:tr w:rsidR="006E0116" w14:paraId="34B0788B" w14:textId="77777777" w:rsidTr="00435F33">
        <w:tc>
          <w:tcPr>
            <w:tcW w:w="8028" w:type="dxa"/>
          </w:tcPr>
          <w:p w14:paraId="163BE9C2" w14:textId="736D4CD2" w:rsidR="006E0116" w:rsidRPr="006E0116" w:rsidRDefault="006E0116" w:rsidP="00F85A49">
            <w:pPr>
              <w:pStyle w:val="NoSpacing"/>
            </w:pPr>
            <w:r>
              <w:t xml:space="preserve">M.19 Who makes decisions about your fields? </w:t>
            </w:r>
          </w:p>
        </w:tc>
        <w:tc>
          <w:tcPr>
            <w:tcW w:w="5148" w:type="dxa"/>
          </w:tcPr>
          <w:p w14:paraId="117BF266" w14:textId="23B12438" w:rsidR="006E0116" w:rsidRDefault="006E0116" w:rsidP="00F85A49">
            <w:pPr>
              <w:pStyle w:val="NoSpacing"/>
            </w:pPr>
            <w:r>
              <w:t>1=Family member outside the household</w:t>
            </w:r>
          </w:p>
          <w:p w14:paraId="068FD7F3" w14:textId="575C360E" w:rsidR="006E0116" w:rsidRDefault="006E0116" w:rsidP="00F85A49">
            <w:pPr>
              <w:pStyle w:val="NoSpacing"/>
            </w:pPr>
            <w:r>
              <w:t xml:space="preserve">2=Non-related village member </w:t>
            </w:r>
          </w:p>
          <w:p w14:paraId="5DC73017" w14:textId="3F0B6B52" w:rsidR="006E0116" w:rsidRDefault="006E0116" w:rsidP="00F85A49">
            <w:pPr>
              <w:pStyle w:val="NoSpacing"/>
            </w:pPr>
            <w:r>
              <w:t>3=Headman/</w:t>
            </w:r>
            <w:proofErr w:type="spellStart"/>
            <w:r>
              <w:t>Induna</w:t>
            </w:r>
            <w:proofErr w:type="spellEnd"/>
          </w:p>
          <w:p w14:paraId="5BEB9286" w14:textId="701B7B6B" w:rsidR="006E0116" w:rsidRDefault="006E0116" w:rsidP="00F85A49">
            <w:pPr>
              <w:pStyle w:val="NoSpacing"/>
            </w:pPr>
            <w:r>
              <w:t>4=Village elders</w:t>
            </w:r>
          </w:p>
          <w:p w14:paraId="5FA0872D" w14:textId="566618E4" w:rsidR="006E0116" w:rsidRDefault="006E0116" w:rsidP="00F85A49">
            <w:pPr>
              <w:pStyle w:val="NoSpacing"/>
            </w:pPr>
            <w:r>
              <w:t>5=Other village committee</w:t>
            </w:r>
          </w:p>
          <w:p w14:paraId="07929A72" w14:textId="77777777" w:rsidR="006E0116" w:rsidRDefault="006E0116" w:rsidP="00F85A49">
            <w:pPr>
              <w:pStyle w:val="NoSpacing"/>
            </w:pPr>
            <w:r>
              <w:t>6=Chief</w:t>
            </w:r>
          </w:p>
          <w:p w14:paraId="73A8D811" w14:textId="77777777" w:rsidR="006E0116" w:rsidRDefault="006E0116" w:rsidP="00F85A49">
            <w:pPr>
              <w:pStyle w:val="NoSpacing"/>
            </w:pPr>
            <w:r>
              <w:t xml:space="preserve">7=Government official </w:t>
            </w:r>
          </w:p>
          <w:p w14:paraId="138371C6" w14:textId="5D36D31F" w:rsidR="006E0116" w:rsidRDefault="006E0116" w:rsidP="00F85A49">
            <w:pPr>
              <w:pStyle w:val="NoSpacing"/>
            </w:pPr>
            <w:r>
              <w:lastRenderedPageBreak/>
              <w:t>97=Other</w:t>
            </w:r>
          </w:p>
        </w:tc>
      </w:tr>
      <w:tr w:rsidR="006E0116" w14:paraId="67C956E0" w14:textId="77777777" w:rsidTr="006E0116">
        <w:tc>
          <w:tcPr>
            <w:tcW w:w="8028" w:type="dxa"/>
          </w:tcPr>
          <w:p w14:paraId="03DBE726" w14:textId="2F7601FB" w:rsidR="006E0116" w:rsidRDefault="006E0116" w:rsidP="00F85A49">
            <w:pPr>
              <w:pStyle w:val="NoSpacing"/>
            </w:pPr>
            <w:r>
              <w:lastRenderedPageBreak/>
              <w:t xml:space="preserve">M.19b Other, specify </w:t>
            </w:r>
          </w:p>
        </w:tc>
        <w:tc>
          <w:tcPr>
            <w:tcW w:w="5148" w:type="dxa"/>
          </w:tcPr>
          <w:p w14:paraId="263F5C6C" w14:textId="77777777" w:rsidR="006E0116" w:rsidRDefault="006E0116" w:rsidP="00F85A49">
            <w:pPr>
              <w:pStyle w:val="NoSpacing"/>
            </w:pPr>
          </w:p>
        </w:tc>
      </w:tr>
    </w:tbl>
    <w:p w14:paraId="5B47C456" w14:textId="77777777" w:rsidR="00304CBE" w:rsidRDefault="00304CBE" w:rsidP="00F85A49">
      <w:pPr>
        <w:pStyle w:val="NoSpacing"/>
      </w:pPr>
    </w:p>
    <w:p w14:paraId="2D5F3FD6" w14:textId="77777777" w:rsidR="0007070F" w:rsidRDefault="0007070F" w:rsidP="00F85A49">
      <w:pPr>
        <w:pStyle w:val="NoSpacing"/>
      </w:pPr>
    </w:p>
    <w:p w14:paraId="3A20C1D8" w14:textId="77777777" w:rsidR="0007070F" w:rsidRDefault="0007070F" w:rsidP="00F85A49">
      <w:pPr>
        <w:pStyle w:val="NoSpacing"/>
      </w:pPr>
    </w:p>
    <w:p w14:paraId="15B951CA" w14:textId="77777777" w:rsidR="0007070F" w:rsidRDefault="0007070F" w:rsidP="00F85A49">
      <w:pPr>
        <w:pStyle w:val="NoSpacing"/>
      </w:pPr>
    </w:p>
    <w:p w14:paraId="01836F74" w14:textId="77777777" w:rsidR="0007070F" w:rsidRDefault="0007070F" w:rsidP="00F85A49">
      <w:pPr>
        <w:pStyle w:val="NoSpacing"/>
      </w:pPr>
    </w:p>
    <w:p w14:paraId="2A576A0B" w14:textId="77777777" w:rsidR="0007070F" w:rsidRDefault="0007070F" w:rsidP="00F85A49">
      <w:pPr>
        <w:pStyle w:val="NoSpacing"/>
      </w:pPr>
    </w:p>
    <w:p w14:paraId="768BE49C" w14:textId="77777777" w:rsidR="0007070F" w:rsidRDefault="0007070F" w:rsidP="00F85A49">
      <w:pPr>
        <w:pStyle w:val="NoSpacing"/>
      </w:pP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3006"/>
        <w:gridCol w:w="1170"/>
      </w:tblGrid>
      <w:tr w:rsidR="006E0116" w:rsidRPr="00DA2B8F" w14:paraId="151FD417" w14:textId="77777777" w:rsidTr="00435F33">
        <w:trPr>
          <w:trHeight w:val="611"/>
          <w:jc w:val="center"/>
        </w:trPr>
        <w:tc>
          <w:tcPr>
            <w:tcW w:w="360" w:type="dxa"/>
            <w:tcBorders>
              <w:top w:val="single" w:sz="4" w:space="0" w:color="auto"/>
              <w:left w:val="single" w:sz="4" w:space="0" w:color="000000"/>
              <w:bottom w:val="single" w:sz="4" w:space="0" w:color="auto"/>
              <w:right w:val="single" w:sz="4" w:space="0" w:color="000000"/>
            </w:tcBorders>
          </w:tcPr>
          <w:p w14:paraId="555E49FE" w14:textId="51372DAD" w:rsidR="006E0116" w:rsidRPr="008E76B9" w:rsidRDefault="006E0116" w:rsidP="00DF445D">
            <w:pPr>
              <w:pStyle w:val="NoSpacing"/>
            </w:pPr>
          </w:p>
        </w:tc>
        <w:tc>
          <w:tcPr>
            <w:tcW w:w="9409" w:type="dxa"/>
            <w:gridSpan w:val="3"/>
            <w:tcBorders>
              <w:top w:val="single" w:sz="4" w:space="0" w:color="auto"/>
              <w:left w:val="single" w:sz="4" w:space="0" w:color="000000"/>
              <w:bottom w:val="single" w:sz="4" w:space="0" w:color="auto"/>
              <w:right w:val="single" w:sz="18" w:space="0" w:color="000000"/>
            </w:tcBorders>
          </w:tcPr>
          <w:p w14:paraId="79EF7084" w14:textId="5E9F49EC" w:rsidR="006E0116" w:rsidRPr="00DA2B8F" w:rsidRDefault="006E0116" w:rsidP="00304CBE">
            <w:pPr>
              <w:pStyle w:val="NoSpacing"/>
              <w:rPr>
                <w:rFonts w:asciiTheme="minorHAnsi" w:hAnsiTheme="minorHAnsi"/>
              </w:rPr>
            </w:pPr>
            <w:r>
              <w:rPr>
                <w:rFonts w:asciiTheme="minorHAnsi" w:hAnsiTheme="minorHAnsi"/>
              </w:rPr>
              <w:t xml:space="preserve">M.20 Thinking about disputes </w:t>
            </w:r>
            <w:r w:rsidR="007576A0">
              <w:rPr>
                <w:rFonts w:asciiTheme="minorHAnsi" w:hAnsiTheme="minorHAnsi"/>
              </w:rPr>
              <w:t xml:space="preserve">over the last 3 years </w:t>
            </w:r>
            <w:r>
              <w:rPr>
                <w:rFonts w:asciiTheme="minorHAnsi" w:hAnsiTheme="minorHAnsi"/>
              </w:rPr>
              <w:t xml:space="preserve">across all of your fields, can you please tell me how many disputes your household has experienced about each of the following topics: </w:t>
            </w:r>
          </w:p>
          <w:p w14:paraId="70F2291B" w14:textId="0332322D" w:rsidR="006E0116" w:rsidRPr="00DA2B8F" w:rsidRDefault="006E0116" w:rsidP="00DF445D">
            <w:pPr>
              <w:pStyle w:val="NoSpacing"/>
              <w:rPr>
                <w:rFonts w:asciiTheme="minorHAnsi" w:hAnsiTheme="minorHAnsi"/>
                <w:i/>
              </w:rPr>
            </w:pPr>
          </w:p>
        </w:tc>
      </w:tr>
      <w:tr w:rsidR="0007070F" w:rsidRPr="00DA2B8F" w14:paraId="1C896A7F" w14:textId="77777777" w:rsidTr="00435F33">
        <w:trPr>
          <w:trHeight w:val="386"/>
          <w:jc w:val="center"/>
        </w:trPr>
        <w:tc>
          <w:tcPr>
            <w:tcW w:w="360" w:type="dxa"/>
            <w:tcBorders>
              <w:top w:val="single" w:sz="4" w:space="0" w:color="auto"/>
              <w:left w:val="single" w:sz="4" w:space="0" w:color="000000"/>
              <w:bottom w:val="single" w:sz="4" w:space="0" w:color="auto"/>
              <w:right w:val="single" w:sz="4" w:space="0" w:color="000000"/>
            </w:tcBorders>
          </w:tcPr>
          <w:p w14:paraId="13EEA20D"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44CB884A" w14:textId="6D24E859" w:rsidR="0007070F" w:rsidRDefault="0007070F" w:rsidP="00304CBE">
            <w:pPr>
              <w:pStyle w:val="NoSpacing"/>
              <w:rPr>
                <w:rFonts w:asciiTheme="minorHAnsi" w:hAnsiTheme="minorHAnsi"/>
              </w:rPr>
            </w:pPr>
            <w:r>
              <w:rPr>
                <w:rFonts w:asciiTheme="minorHAnsi" w:hAnsiTheme="minorHAnsi"/>
              </w:rPr>
              <w:t xml:space="preserve">a. Boundaries </w:t>
            </w:r>
          </w:p>
        </w:tc>
        <w:tc>
          <w:tcPr>
            <w:tcW w:w="3006" w:type="dxa"/>
            <w:tcBorders>
              <w:top w:val="single" w:sz="4" w:space="0" w:color="auto"/>
              <w:bottom w:val="single" w:sz="4" w:space="0" w:color="auto"/>
              <w:right w:val="single" w:sz="18" w:space="0" w:color="000000"/>
            </w:tcBorders>
          </w:tcPr>
          <w:p w14:paraId="4F38683B" w14:textId="77777777" w:rsidR="0007070F" w:rsidRPr="00DA2B8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203881C" w14:textId="77777777" w:rsidR="0007070F" w:rsidRDefault="0007070F" w:rsidP="00DF445D">
            <w:pPr>
              <w:pStyle w:val="NoSpacing"/>
              <w:rPr>
                <w:rFonts w:asciiTheme="minorHAnsi" w:hAnsiTheme="minorHAnsi"/>
                <w:i/>
              </w:rPr>
            </w:pPr>
          </w:p>
        </w:tc>
      </w:tr>
      <w:tr w:rsidR="0007070F" w:rsidRPr="00DA2B8F" w14:paraId="7601258B" w14:textId="77777777" w:rsidTr="00435F33">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6C1D5EA9"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DC578EC" w14:textId="253C5827" w:rsidR="0007070F" w:rsidRDefault="0007070F" w:rsidP="00304CBE">
            <w:pPr>
              <w:pStyle w:val="NoSpacing"/>
              <w:rPr>
                <w:rFonts w:asciiTheme="minorHAnsi" w:hAnsiTheme="minorHAnsi"/>
              </w:rPr>
            </w:pPr>
            <w:r>
              <w:rPr>
                <w:rFonts w:asciiTheme="minorHAnsi" w:hAnsiTheme="minorHAnsi"/>
              </w:rPr>
              <w:t xml:space="preserve">b. Inheritance </w:t>
            </w:r>
          </w:p>
        </w:tc>
        <w:tc>
          <w:tcPr>
            <w:tcW w:w="3006" w:type="dxa"/>
            <w:tcBorders>
              <w:top w:val="single" w:sz="4" w:space="0" w:color="auto"/>
              <w:bottom w:val="single" w:sz="4" w:space="0" w:color="auto"/>
              <w:right w:val="single" w:sz="18" w:space="0" w:color="000000"/>
            </w:tcBorders>
          </w:tcPr>
          <w:p w14:paraId="5BBCD591" w14:textId="3BF292FF" w:rsidR="0007070F" w:rsidRPr="00DA2B8F" w:rsidRDefault="0007070F" w:rsidP="00DF445D">
            <w:pPr>
              <w:pStyle w:val="NoSpacing"/>
              <w:rPr>
                <w:rFonts w:asciiTheme="minorHAnsi" w:hAnsiTheme="minorHAnsi"/>
              </w:rPr>
            </w:pPr>
            <w:r>
              <w:rPr>
                <w:rFonts w:asciiTheme="minorHAnsi" w:hAnsiTheme="minorHAnsi"/>
              </w:rPr>
              <w:t xml:space="preserve">b. </w:t>
            </w:r>
          </w:p>
        </w:tc>
        <w:tc>
          <w:tcPr>
            <w:tcW w:w="1170" w:type="dxa"/>
            <w:tcBorders>
              <w:top w:val="single" w:sz="4" w:space="0" w:color="auto"/>
              <w:left w:val="single" w:sz="18" w:space="0" w:color="000000"/>
              <w:bottom w:val="single" w:sz="4" w:space="0" w:color="auto"/>
              <w:right w:val="single" w:sz="18" w:space="0" w:color="000000"/>
            </w:tcBorders>
          </w:tcPr>
          <w:p w14:paraId="765A01BA" w14:textId="77777777" w:rsidR="0007070F" w:rsidRDefault="0007070F" w:rsidP="00DF445D">
            <w:pPr>
              <w:pStyle w:val="NoSpacing"/>
              <w:rPr>
                <w:rFonts w:asciiTheme="minorHAnsi" w:hAnsiTheme="minorHAnsi"/>
                <w:i/>
              </w:rPr>
            </w:pPr>
          </w:p>
        </w:tc>
      </w:tr>
      <w:tr w:rsidR="0007070F" w:rsidRPr="00DA2B8F" w14:paraId="1FDF9681"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CEA2FA4"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F3280B8" w14:textId="5357951D" w:rsidR="0007070F" w:rsidRDefault="0007070F" w:rsidP="00304CBE">
            <w:pPr>
              <w:pStyle w:val="NoSpacing"/>
              <w:rPr>
                <w:rFonts w:asciiTheme="minorHAnsi" w:hAnsiTheme="minorHAnsi"/>
              </w:rPr>
            </w:pPr>
            <w:r>
              <w:rPr>
                <w:rFonts w:asciiTheme="minorHAnsi" w:hAnsiTheme="minorHAnsi"/>
              </w:rPr>
              <w:t xml:space="preserve">c. Livestock grazing </w:t>
            </w:r>
          </w:p>
        </w:tc>
        <w:tc>
          <w:tcPr>
            <w:tcW w:w="3006" w:type="dxa"/>
            <w:tcBorders>
              <w:top w:val="single" w:sz="4" w:space="0" w:color="auto"/>
              <w:bottom w:val="single" w:sz="4" w:space="0" w:color="auto"/>
              <w:right w:val="single" w:sz="18" w:space="0" w:color="000000"/>
            </w:tcBorders>
          </w:tcPr>
          <w:p w14:paraId="3F80DA07"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D390773" w14:textId="77777777" w:rsidR="0007070F" w:rsidRDefault="0007070F" w:rsidP="00DF445D">
            <w:pPr>
              <w:pStyle w:val="NoSpacing"/>
              <w:rPr>
                <w:rFonts w:asciiTheme="minorHAnsi" w:hAnsiTheme="minorHAnsi"/>
                <w:i/>
              </w:rPr>
            </w:pPr>
          </w:p>
        </w:tc>
      </w:tr>
      <w:tr w:rsidR="0007070F" w:rsidRPr="00DA2B8F" w14:paraId="28119D84"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4CE66E9"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6D4EC2D2" w14:textId="62004E34" w:rsidR="0007070F" w:rsidRDefault="0007070F" w:rsidP="00304CBE">
            <w:pPr>
              <w:pStyle w:val="NoSpacing"/>
              <w:rPr>
                <w:rFonts w:asciiTheme="minorHAnsi" w:hAnsiTheme="minorHAnsi"/>
              </w:rPr>
            </w:pPr>
            <w:r>
              <w:rPr>
                <w:rFonts w:asciiTheme="minorHAnsi" w:hAnsiTheme="minorHAnsi"/>
              </w:rPr>
              <w:t xml:space="preserve">d. Land allocation </w:t>
            </w:r>
          </w:p>
        </w:tc>
        <w:tc>
          <w:tcPr>
            <w:tcW w:w="3006" w:type="dxa"/>
            <w:tcBorders>
              <w:top w:val="single" w:sz="4" w:space="0" w:color="auto"/>
              <w:bottom w:val="single" w:sz="4" w:space="0" w:color="auto"/>
              <w:right w:val="single" w:sz="18" w:space="0" w:color="000000"/>
            </w:tcBorders>
          </w:tcPr>
          <w:p w14:paraId="0194EBC1"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924E929" w14:textId="77777777" w:rsidR="0007070F" w:rsidRDefault="0007070F" w:rsidP="00DF445D">
            <w:pPr>
              <w:pStyle w:val="NoSpacing"/>
              <w:rPr>
                <w:rFonts w:asciiTheme="minorHAnsi" w:hAnsiTheme="minorHAnsi"/>
                <w:i/>
              </w:rPr>
            </w:pPr>
          </w:p>
        </w:tc>
      </w:tr>
      <w:tr w:rsidR="0007070F" w:rsidRPr="00DA2B8F" w14:paraId="51E4E21B"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6CAFA046"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8A480F0" w14:textId="40C50478" w:rsidR="0007070F" w:rsidRDefault="0007070F" w:rsidP="00304CBE">
            <w:pPr>
              <w:pStyle w:val="NoSpacing"/>
              <w:rPr>
                <w:rFonts w:asciiTheme="minorHAnsi" w:hAnsiTheme="minorHAnsi"/>
              </w:rPr>
            </w:pPr>
            <w:r>
              <w:rPr>
                <w:rFonts w:asciiTheme="minorHAnsi" w:hAnsiTheme="minorHAnsi"/>
              </w:rPr>
              <w:t xml:space="preserve">e. Renting land </w:t>
            </w:r>
          </w:p>
        </w:tc>
        <w:tc>
          <w:tcPr>
            <w:tcW w:w="3006" w:type="dxa"/>
            <w:tcBorders>
              <w:top w:val="single" w:sz="4" w:space="0" w:color="auto"/>
              <w:bottom w:val="single" w:sz="4" w:space="0" w:color="auto"/>
              <w:right w:val="single" w:sz="18" w:space="0" w:color="000000"/>
            </w:tcBorders>
          </w:tcPr>
          <w:p w14:paraId="49F3330E"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11FA7EF3" w14:textId="77777777" w:rsidR="0007070F" w:rsidRDefault="0007070F" w:rsidP="00DF445D">
            <w:pPr>
              <w:pStyle w:val="NoSpacing"/>
              <w:rPr>
                <w:rFonts w:asciiTheme="minorHAnsi" w:hAnsiTheme="minorHAnsi"/>
                <w:i/>
              </w:rPr>
            </w:pPr>
          </w:p>
        </w:tc>
      </w:tr>
      <w:tr w:rsidR="0007070F" w:rsidRPr="00DA2B8F" w14:paraId="10438F75"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AE8CABD"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FB692B2" w14:textId="4AEDA6F6" w:rsidR="0007070F" w:rsidRDefault="0007070F" w:rsidP="00304CBE">
            <w:pPr>
              <w:pStyle w:val="NoSpacing"/>
              <w:rPr>
                <w:rFonts w:asciiTheme="minorHAnsi" w:hAnsiTheme="minorHAnsi"/>
              </w:rPr>
            </w:pPr>
            <w:r>
              <w:rPr>
                <w:rFonts w:asciiTheme="minorHAnsi" w:hAnsiTheme="minorHAnsi"/>
              </w:rPr>
              <w:t xml:space="preserve">f. Tree cutting/ownership </w:t>
            </w:r>
          </w:p>
        </w:tc>
        <w:tc>
          <w:tcPr>
            <w:tcW w:w="3006" w:type="dxa"/>
            <w:tcBorders>
              <w:top w:val="single" w:sz="4" w:space="0" w:color="auto"/>
              <w:bottom w:val="single" w:sz="4" w:space="0" w:color="auto"/>
              <w:right w:val="single" w:sz="18" w:space="0" w:color="000000"/>
            </w:tcBorders>
          </w:tcPr>
          <w:p w14:paraId="0A268EEF"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4461941" w14:textId="77777777" w:rsidR="0007070F" w:rsidRDefault="0007070F" w:rsidP="00DF445D">
            <w:pPr>
              <w:pStyle w:val="NoSpacing"/>
              <w:rPr>
                <w:rFonts w:asciiTheme="minorHAnsi" w:hAnsiTheme="minorHAnsi"/>
                <w:i/>
              </w:rPr>
            </w:pPr>
          </w:p>
        </w:tc>
      </w:tr>
      <w:tr w:rsidR="0007070F" w:rsidRPr="00DA2B8F" w14:paraId="2C444D56"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6E8A79A"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672A3CD" w14:textId="1A2B1671" w:rsidR="0007070F" w:rsidRDefault="0007070F" w:rsidP="00304CBE">
            <w:pPr>
              <w:pStyle w:val="NoSpacing"/>
              <w:rPr>
                <w:rFonts w:asciiTheme="minorHAnsi" w:hAnsiTheme="minorHAnsi"/>
              </w:rPr>
            </w:pPr>
            <w:r>
              <w:rPr>
                <w:rFonts w:asciiTheme="minorHAnsi" w:hAnsiTheme="minorHAnsi"/>
              </w:rPr>
              <w:t xml:space="preserve">g. Fire/burning </w:t>
            </w:r>
          </w:p>
        </w:tc>
        <w:tc>
          <w:tcPr>
            <w:tcW w:w="3006" w:type="dxa"/>
            <w:tcBorders>
              <w:top w:val="single" w:sz="4" w:space="0" w:color="auto"/>
              <w:bottom w:val="single" w:sz="4" w:space="0" w:color="auto"/>
              <w:right w:val="single" w:sz="18" w:space="0" w:color="000000"/>
            </w:tcBorders>
          </w:tcPr>
          <w:p w14:paraId="6702B5AE"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E00B59D" w14:textId="77777777" w:rsidR="0007070F" w:rsidRDefault="0007070F" w:rsidP="00DF445D">
            <w:pPr>
              <w:pStyle w:val="NoSpacing"/>
              <w:rPr>
                <w:rFonts w:asciiTheme="minorHAnsi" w:hAnsiTheme="minorHAnsi"/>
                <w:i/>
              </w:rPr>
            </w:pPr>
          </w:p>
        </w:tc>
      </w:tr>
      <w:tr w:rsidR="0007070F" w:rsidRPr="00DA2B8F" w14:paraId="6E129FC9"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5E161F7"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52780896" w14:textId="661AA0BF" w:rsidR="0007070F" w:rsidRDefault="0007070F" w:rsidP="00304CBE">
            <w:pPr>
              <w:pStyle w:val="NoSpacing"/>
              <w:rPr>
                <w:rFonts w:asciiTheme="minorHAnsi" w:hAnsiTheme="minorHAnsi"/>
              </w:rPr>
            </w:pPr>
            <w:r>
              <w:rPr>
                <w:rFonts w:asciiTheme="minorHAnsi" w:hAnsiTheme="minorHAnsi"/>
              </w:rPr>
              <w:t xml:space="preserve">h. Fencing </w:t>
            </w:r>
          </w:p>
        </w:tc>
        <w:tc>
          <w:tcPr>
            <w:tcW w:w="3006" w:type="dxa"/>
            <w:tcBorders>
              <w:top w:val="single" w:sz="4" w:space="0" w:color="auto"/>
              <w:bottom w:val="single" w:sz="4" w:space="0" w:color="auto"/>
              <w:right w:val="single" w:sz="18" w:space="0" w:color="000000"/>
            </w:tcBorders>
          </w:tcPr>
          <w:p w14:paraId="61EE43BF"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CA9EDC0" w14:textId="77777777" w:rsidR="0007070F" w:rsidRDefault="0007070F" w:rsidP="00DF445D">
            <w:pPr>
              <w:pStyle w:val="NoSpacing"/>
              <w:rPr>
                <w:rFonts w:asciiTheme="minorHAnsi" w:hAnsiTheme="minorHAnsi"/>
                <w:i/>
              </w:rPr>
            </w:pPr>
          </w:p>
        </w:tc>
      </w:tr>
      <w:tr w:rsidR="0007070F" w:rsidRPr="00DA2B8F" w14:paraId="777769F7"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8F58AF8"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EE1233C" w14:textId="1955C512" w:rsidR="0007070F" w:rsidRDefault="0007070F" w:rsidP="00304CBE">
            <w:pPr>
              <w:pStyle w:val="NoSpacing"/>
              <w:rPr>
                <w:rFonts w:asciiTheme="minorHAnsi" w:hAnsiTheme="minorHAnsi"/>
              </w:rPr>
            </w:pPr>
            <w:proofErr w:type="spellStart"/>
            <w:r>
              <w:rPr>
                <w:rFonts w:asciiTheme="minorHAnsi" w:hAnsiTheme="minorHAnsi"/>
              </w:rPr>
              <w:t>i</w:t>
            </w:r>
            <w:proofErr w:type="spellEnd"/>
            <w:r>
              <w:rPr>
                <w:rFonts w:asciiTheme="minorHAnsi" w:hAnsiTheme="minorHAnsi"/>
              </w:rPr>
              <w:t xml:space="preserve">. All other conflict types </w:t>
            </w:r>
          </w:p>
        </w:tc>
        <w:tc>
          <w:tcPr>
            <w:tcW w:w="3006" w:type="dxa"/>
            <w:tcBorders>
              <w:top w:val="single" w:sz="4" w:space="0" w:color="auto"/>
              <w:bottom w:val="single" w:sz="4" w:space="0" w:color="auto"/>
              <w:right w:val="single" w:sz="18" w:space="0" w:color="000000"/>
            </w:tcBorders>
          </w:tcPr>
          <w:p w14:paraId="5E119826"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406E476" w14:textId="77777777" w:rsidR="0007070F" w:rsidRDefault="0007070F" w:rsidP="00DF445D">
            <w:pPr>
              <w:pStyle w:val="NoSpacing"/>
              <w:rPr>
                <w:rFonts w:asciiTheme="minorHAnsi" w:hAnsiTheme="minorHAnsi"/>
                <w:i/>
              </w:rPr>
            </w:pPr>
          </w:p>
        </w:tc>
      </w:tr>
    </w:tbl>
    <w:tbl>
      <w:tblPr>
        <w:tblStyle w:val="TableGrid"/>
        <w:tblpPr w:leftFromText="180" w:rightFromText="180" w:vertAnchor="text" w:horzAnchor="page" w:tblpX="1153" w:tblpY="660"/>
        <w:tblW w:w="11031" w:type="dxa"/>
        <w:tblCellMar>
          <w:left w:w="72" w:type="dxa"/>
          <w:right w:w="72" w:type="dxa"/>
        </w:tblCellMar>
        <w:tblLook w:val="04A0" w:firstRow="1" w:lastRow="0" w:firstColumn="1" w:lastColumn="0" w:noHBand="0" w:noVBand="1"/>
      </w:tblPr>
      <w:tblGrid>
        <w:gridCol w:w="360"/>
        <w:gridCol w:w="5040"/>
        <w:gridCol w:w="4543"/>
        <w:gridCol w:w="1088"/>
      </w:tblGrid>
      <w:tr w:rsidR="0007070F" w:rsidRPr="00B00F85" w14:paraId="58F85E38" w14:textId="77777777" w:rsidTr="0007070F">
        <w:trPr>
          <w:trHeight w:val="432"/>
        </w:trPr>
        <w:tc>
          <w:tcPr>
            <w:tcW w:w="11031" w:type="dxa"/>
            <w:gridSpan w:val="4"/>
            <w:tcBorders>
              <w:right w:val="single" w:sz="18" w:space="0" w:color="000000" w:themeColor="accent3"/>
            </w:tcBorders>
          </w:tcPr>
          <w:p w14:paraId="7230E61A" w14:textId="77777777" w:rsidR="0007070F" w:rsidRPr="00B00F85" w:rsidRDefault="0007070F" w:rsidP="0007070F">
            <w:pPr>
              <w:pStyle w:val="Heading3"/>
              <w:spacing w:line="240" w:lineRule="auto"/>
              <w:outlineLvl w:val="2"/>
              <w:rPr>
                <w:caps w:val="0"/>
              </w:rPr>
            </w:pPr>
            <w:r>
              <w:rPr>
                <w:caps w:val="0"/>
              </w:rPr>
              <w:t>SURVEY EXPERIMENT 2: Version 1</w:t>
            </w:r>
          </w:p>
        </w:tc>
      </w:tr>
      <w:tr w:rsidR="0007070F" w:rsidRPr="001D532F" w14:paraId="1FF01578" w14:textId="77777777" w:rsidTr="0007070F">
        <w:tc>
          <w:tcPr>
            <w:tcW w:w="360" w:type="dxa"/>
          </w:tcPr>
          <w:p w14:paraId="4B435E0A" w14:textId="77777777" w:rsidR="0007070F" w:rsidRPr="00C755D3" w:rsidRDefault="0007070F" w:rsidP="0007070F">
            <w:pPr>
              <w:pStyle w:val="NoSpacing"/>
            </w:pPr>
          </w:p>
        </w:tc>
        <w:tc>
          <w:tcPr>
            <w:tcW w:w="5040" w:type="dxa"/>
            <w:tcBorders>
              <w:bottom w:val="single" w:sz="4" w:space="0" w:color="auto"/>
              <w:right w:val="nil"/>
            </w:tcBorders>
          </w:tcPr>
          <w:p w14:paraId="727B7B59" w14:textId="79D1B92A" w:rsidR="0007070F" w:rsidRDefault="0007070F" w:rsidP="0007070F">
            <w:r>
              <w:t xml:space="preserve">In the last year, how many of the following activities did you participate in to earn money for your household? I do not want you to tell me the names of the activities you participated in, only the total number of activities. </w:t>
            </w:r>
            <w:ins w:id="90" w:author="Stephanie Fenner" w:date="2015-03-11T04:27:00Z">
              <w:r w:rsidR="002A063F">
                <w:t xml:space="preserve"> </w:t>
              </w:r>
              <w:r w:rsidR="002A063F" w:rsidRPr="002A063F">
                <w:t xml:space="preserve">Tell us HOW MANY, NOT </w:t>
              </w:r>
              <w:r w:rsidR="002A063F" w:rsidRPr="002A063F">
                <w:lastRenderedPageBreak/>
                <w:t>which ones.</w:t>
              </w:r>
            </w:ins>
            <w:del w:id="91" w:author="Stephanie Fenner" w:date="2015-03-11T04:27:00Z">
              <w:r w:rsidDel="002A063F">
                <w:delText xml:space="preserve">For example, after I read the following list, you may say, I participated in 2. </w:delText>
              </w:r>
            </w:del>
          </w:p>
        </w:tc>
        <w:tc>
          <w:tcPr>
            <w:tcW w:w="4543" w:type="dxa"/>
            <w:tcBorders>
              <w:left w:val="nil"/>
              <w:bottom w:val="single" w:sz="4" w:space="0" w:color="auto"/>
              <w:right w:val="single" w:sz="18" w:space="0" w:color="000000" w:themeColor="accent3"/>
            </w:tcBorders>
          </w:tcPr>
          <w:p w14:paraId="0637FDBF" w14:textId="31B7D1F3" w:rsidR="0007070F" w:rsidRDefault="0007070F" w:rsidP="0007070F">
            <w:pPr>
              <w:pStyle w:val="NoSpacing"/>
              <w:rPr>
                <w:sz w:val="20"/>
              </w:rPr>
            </w:pPr>
            <w:r>
              <w:rPr>
                <w:sz w:val="20"/>
              </w:rPr>
              <w:lastRenderedPageBreak/>
              <w:t>Activity 1=</w:t>
            </w:r>
            <w:r w:rsidRPr="00B00F85">
              <w:rPr>
                <w:sz w:val="20"/>
              </w:rPr>
              <w:t xml:space="preserve"> </w:t>
            </w:r>
            <w:r w:rsidR="00E560F4">
              <w:rPr>
                <w:sz w:val="20"/>
              </w:rPr>
              <w:t xml:space="preserve">Collecting </w:t>
            </w:r>
            <w:proofErr w:type="spellStart"/>
            <w:r w:rsidR="00E560F4">
              <w:rPr>
                <w:sz w:val="20"/>
              </w:rPr>
              <w:t>fuelwood</w:t>
            </w:r>
            <w:proofErr w:type="spellEnd"/>
            <w:r w:rsidRPr="00B00F85">
              <w:rPr>
                <w:sz w:val="20"/>
              </w:rPr>
              <w:t xml:space="preserve"> </w:t>
            </w:r>
          </w:p>
          <w:p w14:paraId="2D0E37F8" w14:textId="73FE3349" w:rsidR="0007070F" w:rsidRPr="00990B9D" w:rsidRDefault="0007070F" w:rsidP="0007070F">
            <w:pPr>
              <w:pStyle w:val="NoSpacing"/>
              <w:rPr>
                <w:sz w:val="20"/>
              </w:rPr>
            </w:pPr>
            <w:r>
              <w:rPr>
                <w:sz w:val="20"/>
              </w:rPr>
              <w:t>Activity 2</w:t>
            </w:r>
            <w:r w:rsidRPr="00B00F85">
              <w:rPr>
                <w:sz w:val="20"/>
              </w:rPr>
              <w:t xml:space="preserve">= </w:t>
            </w:r>
            <w:r w:rsidR="00E560F4">
              <w:rPr>
                <w:sz w:val="20"/>
              </w:rPr>
              <w:t>Harvesting mushrooms</w:t>
            </w:r>
          </w:p>
          <w:p w14:paraId="1585E5AF" w14:textId="7A0279D1" w:rsidR="0007070F" w:rsidRDefault="0007070F" w:rsidP="0007070F">
            <w:pPr>
              <w:pStyle w:val="NoSpacing"/>
              <w:rPr>
                <w:sz w:val="20"/>
              </w:rPr>
            </w:pPr>
            <w:r>
              <w:rPr>
                <w:sz w:val="20"/>
              </w:rPr>
              <w:t>Activity 3</w:t>
            </w:r>
            <w:r w:rsidRPr="00B00F85">
              <w:rPr>
                <w:sz w:val="20"/>
              </w:rPr>
              <w:t xml:space="preserve">= </w:t>
            </w:r>
            <w:r w:rsidR="00E560F4">
              <w:rPr>
                <w:sz w:val="20"/>
              </w:rPr>
              <w:t>Conservation farming</w:t>
            </w:r>
          </w:p>
          <w:p w14:paraId="4CC93414" w14:textId="73E59702" w:rsidR="0007070F" w:rsidRDefault="0007070F" w:rsidP="0007070F">
            <w:pPr>
              <w:pStyle w:val="NoSpacing"/>
              <w:rPr>
                <w:sz w:val="20"/>
              </w:rPr>
            </w:pPr>
            <w:r>
              <w:rPr>
                <w:sz w:val="20"/>
              </w:rPr>
              <w:t>Activity 4</w:t>
            </w:r>
            <w:r w:rsidRPr="00B00F85">
              <w:rPr>
                <w:sz w:val="20"/>
              </w:rPr>
              <w:t>=</w:t>
            </w:r>
            <w:r>
              <w:rPr>
                <w:sz w:val="20"/>
              </w:rPr>
              <w:t xml:space="preserve"> </w:t>
            </w:r>
            <w:r w:rsidR="00E560F4">
              <w:rPr>
                <w:sz w:val="20"/>
              </w:rPr>
              <w:t xml:space="preserve">Selling horses </w:t>
            </w:r>
          </w:p>
          <w:p w14:paraId="5DDFC45F" w14:textId="77777777" w:rsidR="0007070F" w:rsidRPr="00990B9D" w:rsidRDefault="0007070F" w:rsidP="0007070F">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7D59EF" w14:textId="77777777" w:rsidR="0007070F" w:rsidRPr="001D532F" w:rsidRDefault="0007070F" w:rsidP="0007070F">
            <w:pPr>
              <w:pStyle w:val="NoSpacing"/>
              <w:rPr>
                <w:i/>
              </w:rPr>
            </w:pPr>
            <w:r>
              <w:rPr>
                <w:i/>
              </w:rPr>
              <w:t>(Integer)</w:t>
            </w:r>
          </w:p>
        </w:tc>
      </w:tr>
    </w:tbl>
    <w:p w14:paraId="75DE24BA" w14:textId="587468F2" w:rsidR="003C352E" w:rsidRDefault="0007070F" w:rsidP="00F85A49">
      <w:pPr>
        <w:pStyle w:val="NoSpacing"/>
      </w:pPr>
      <w:r>
        <w:lastRenderedPageBreak/>
        <w:t xml:space="preserve"> </w:t>
      </w:r>
      <w:r w:rsidR="003C352E">
        <w:br w:type="page"/>
      </w:r>
    </w:p>
    <w:p w14:paraId="519BF86A" w14:textId="31C5EB41" w:rsidR="00B760AE" w:rsidRDefault="00B760AE" w:rsidP="00B760AE"/>
    <w:p w14:paraId="4E5C10EA" w14:textId="77777777" w:rsidR="00B760AE" w:rsidRDefault="00B760AE" w:rsidP="00B760AE"/>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091049FD" w14:textId="77777777" w:rsidTr="00EB76FC">
        <w:trPr>
          <w:trHeight w:val="432"/>
          <w:jc w:val="center"/>
        </w:trPr>
        <w:tc>
          <w:tcPr>
            <w:tcW w:w="11031" w:type="dxa"/>
            <w:gridSpan w:val="4"/>
            <w:tcBorders>
              <w:right w:val="single" w:sz="18" w:space="0" w:color="000000" w:themeColor="accent3"/>
            </w:tcBorders>
          </w:tcPr>
          <w:p w14:paraId="3D01CC88" w14:textId="173E5C76" w:rsidR="00B760AE" w:rsidRPr="00B00F85" w:rsidRDefault="00B760AE" w:rsidP="00EB76FC">
            <w:pPr>
              <w:pStyle w:val="Heading3"/>
              <w:spacing w:line="240" w:lineRule="auto"/>
              <w:outlineLvl w:val="2"/>
              <w:rPr>
                <w:caps w:val="0"/>
              </w:rPr>
            </w:pPr>
            <w:r>
              <w:rPr>
                <w:caps w:val="0"/>
              </w:rPr>
              <w:t>SURVEY EXPERIMENT 2: Version 2</w:t>
            </w:r>
          </w:p>
        </w:tc>
      </w:tr>
      <w:tr w:rsidR="00B760AE" w:rsidRPr="001D532F" w14:paraId="5CFC7E3C" w14:textId="50639BBF" w:rsidTr="00EB76FC">
        <w:trPr>
          <w:jc w:val="center"/>
        </w:trPr>
        <w:tc>
          <w:tcPr>
            <w:tcW w:w="360" w:type="dxa"/>
          </w:tcPr>
          <w:p w14:paraId="50F31473" w14:textId="77777777" w:rsidR="00B760AE" w:rsidRPr="00C755D3" w:rsidRDefault="00B760AE" w:rsidP="00EB76FC">
            <w:pPr>
              <w:pStyle w:val="NoSpacing"/>
            </w:pPr>
          </w:p>
        </w:tc>
        <w:tc>
          <w:tcPr>
            <w:tcW w:w="5040" w:type="dxa"/>
            <w:tcBorders>
              <w:bottom w:val="single" w:sz="4" w:space="0" w:color="auto"/>
              <w:right w:val="nil"/>
            </w:tcBorders>
          </w:tcPr>
          <w:p w14:paraId="186459B2" w14:textId="06DA1866"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ins w:id="92" w:author="Stephanie Fenner" w:date="2015-03-11T04:27:00Z">
              <w:r w:rsidR="002A063F" w:rsidRPr="002A063F">
                <w:t>Tell us HOW MANY, NOT which ones.</w:t>
              </w:r>
            </w:ins>
            <w:del w:id="93" w:author="Stephanie Fenner" w:date="2015-03-11T04:27:00Z">
              <w:r w:rsidDel="002A063F">
                <w:delText xml:space="preserve">For example, after I read the following list, you may say, I participated in 2. </w:delText>
              </w:r>
            </w:del>
          </w:p>
        </w:tc>
        <w:tc>
          <w:tcPr>
            <w:tcW w:w="4543" w:type="dxa"/>
            <w:tcBorders>
              <w:left w:val="nil"/>
              <w:bottom w:val="single" w:sz="4" w:space="0" w:color="auto"/>
              <w:right w:val="single" w:sz="18" w:space="0" w:color="000000" w:themeColor="accent3"/>
            </w:tcBorders>
          </w:tcPr>
          <w:p w14:paraId="4920E2F8" w14:textId="77777777" w:rsidR="00E560F4" w:rsidRDefault="00E560F4" w:rsidP="00E560F4">
            <w:pPr>
              <w:pStyle w:val="NoSpacing"/>
              <w:rPr>
                <w:sz w:val="20"/>
              </w:rPr>
            </w:pPr>
            <w:r>
              <w:rPr>
                <w:sz w:val="20"/>
              </w:rPr>
              <w:t>Activity 1=</w:t>
            </w:r>
            <w:r w:rsidRPr="00B00F85">
              <w:rPr>
                <w:sz w:val="20"/>
              </w:rPr>
              <w:t xml:space="preserve"> </w:t>
            </w:r>
            <w:r>
              <w:rPr>
                <w:sz w:val="20"/>
              </w:rPr>
              <w:t xml:space="preserve">Collecting </w:t>
            </w:r>
            <w:proofErr w:type="spellStart"/>
            <w:r>
              <w:rPr>
                <w:sz w:val="20"/>
              </w:rPr>
              <w:t>fuelwood</w:t>
            </w:r>
            <w:proofErr w:type="spellEnd"/>
            <w:r w:rsidRPr="00B00F85">
              <w:rPr>
                <w:sz w:val="20"/>
              </w:rPr>
              <w:t xml:space="preserve"> </w:t>
            </w:r>
          </w:p>
          <w:p w14:paraId="0DB00D74" w14:textId="77777777" w:rsidR="00E560F4" w:rsidRPr="00990B9D" w:rsidRDefault="00E560F4" w:rsidP="00E560F4">
            <w:pPr>
              <w:pStyle w:val="NoSpacing"/>
              <w:rPr>
                <w:sz w:val="20"/>
              </w:rPr>
            </w:pPr>
            <w:r>
              <w:rPr>
                <w:sz w:val="20"/>
              </w:rPr>
              <w:t>Activity 2</w:t>
            </w:r>
            <w:r w:rsidRPr="00B00F85">
              <w:rPr>
                <w:sz w:val="20"/>
              </w:rPr>
              <w:t xml:space="preserve">= </w:t>
            </w:r>
            <w:r>
              <w:rPr>
                <w:sz w:val="20"/>
              </w:rPr>
              <w:t>Harvesting mushrooms</w:t>
            </w:r>
          </w:p>
          <w:p w14:paraId="3600C7F3" w14:textId="77777777" w:rsidR="00E560F4" w:rsidRDefault="00E560F4" w:rsidP="00E560F4">
            <w:pPr>
              <w:pStyle w:val="NoSpacing"/>
              <w:rPr>
                <w:sz w:val="20"/>
              </w:rPr>
            </w:pPr>
            <w:r>
              <w:rPr>
                <w:sz w:val="20"/>
              </w:rPr>
              <w:t>Activity 3</w:t>
            </w:r>
            <w:r w:rsidRPr="00B00F85">
              <w:rPr>
                <w:sz w:val="20"/>
              </w:rPr>
              <w:t xml:space="preserve">= </w:t>
            </w:r>
            <w:r>
              <w:rPr>
                <w:sz w:val="20"/>
              </w:rPr>
              <w:t>Conservation farming</w:t>
            </w:r>
          </w:p>
          <w:p w14:paraId="57038094" w14:textId="77777777" w:rsidR="00E560F4" w:rsidRDefault="00E560F4" w:rsidP="00E560F4">
            <w:pPr>
              <w:pStyle w:val="NoSpacing"/>
              <w:rPr>
                <w:sz w:val="20"/>
              </w:rPr>
            </w:pPr>
            <w:r>
              <w:rPr>
                <w:sz w:val="20"/>
              </w:rPr>
              <w:t>Activity 4</w:t>
            </w:r>
            <w:r w:rsidRPr="00B00F85">
              <w:rPr>
                <w:sz w:val="20"/>
              </w:rPr>
              <w:t>=</w:t>
            </w:r>
            <w:r>
              <w:rPr>
                <w:sz w:val="20"/>
              </w:rPr>
              <w:t xml:space="preserve"> Selling horses </w:t>
            </w:r>
          </w:p>
          <w:p w14:paraId="73E01721" w14:textId="77777777" w:rsidR="00B760AE" w:rsidRDefault="00B760AE" w:rsidP="00EB76FC">
            <w:pPr>
              <w:pStyle w:val="NoSpacing"/>
              <w:rPr>
                <w:sz w:val="20"/>
              </w:rPr>
            </w:pPr>
            <w:r>
              <w:rPr>
                <w:sz w:val="20"/>
              </w:rPr>
              <w:t xml:space="preserve">Activity 5= Charcoaling </w:t>
            </w:r>
          </w:p>
          <w:p w14:paraId="76E43297" w14:textId="77777777"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B75B063" w14:textId="77777777" w:rsidR="00B760AE" w:rsidRPr="001D532F" w:rsidRDefault="00B760AE" w:rsidP="00EB76FC">
            <w:pPr>
              <w:pStyle w:val="NoSpacing"/>
              <w:rPr>
                <w:i/>
              </w:rPr>
            </w:pPr>
            <w:r>
              <w:rPr>
                <w:i/>
              </w:rPr>
              <w:t>(Integer)</w:t>
            </w:r>
          </w:p>
        </w:tc>
      </w:tr>
    </w:tbl>
    <w:p w14:paraId="347FF037" w14:textId="77777777" w:rsidR="00B760AE" w:rsidRDefault="00B760AE" w:rsidP="00CF545B">
      <w:pPr>
        <w:pStyle w:val="Heading3"/>
        <w:spacing w:before="0" w:after="240" w:line="240" w:lineRule="auto"/>
        <w:rPr>
          <w:caps w:val="0"/>
        </w:rPr>
      </w:pPr>
    </w:p>
    <w:p w14:paraId="63F7E482" w14:textId="6E89F879" w:rsidR="00CF545B" w:rsidRDefault="00CF545B" w:rsidP="00CF545B">
      <w:pPr>
        <w:pStyle w:val="Heading3"/>
        <w:spacing w:before="0" w:after="240" w:line="240" w:lineRule="auto"/>
      </w:pPr>
      <w:r w:rsidRPr="003C352E">
        <w:rPr>
          <w:caps w:val="0"/>
        </w:rPr>
        <w:t xml:space="preserve">SECTION </w:t>
      </w:r>
      <w:r>
        <w:rPr>
          <w:caps w:val="0"/>
        </w:rPr>
        <w:t>N</w:t>
      </w:r>
      <w:r w:rsidRPr="003C352E">
        <w:rPr>
          <w:caps w:val="0"/>
        </w:rPr>
        <w:t xml:space="preserve">: </w:t>
      </w:r>
      <w:r>
        <w:rPr>
          <w:caps w:val="0"/>
        </w:rPr>
        <w:t>FARMLAND GOVERNANCE</w:t>
      </w:r>
    </w:p>
    <w:p w14:paraId="2BBBFBFE" w14:textId="77777777" w:rsidR="007075D6" w:rsidRDefault="007075D6" w:rsidP="007075D6">
      <w:pPr>
        <w:pStyle w:val="NoSpacing"/>
      </w:pPr>
      <w:r w:rsidRPr="003C223A">
        <w:t>Now I am going to ask you some questions about decision-making about forest-related issues in your village.</w:t>
      </w:r>
    </w:p>
    <w:p w14:paraId="11395060" w14:textId="77777777" w:rsidR="007075D6" w:rsidRPr="003C223A"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3C223A"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Default="00167A1C" w:rsidP="007075D6">
            <w:pPr>
              <w:pStyle w:val="NoSpacing"/>
            </w:pPr>
            <w:r>
              <w:t xml:space="preserve">N1. </w:t>
            </w:r>
            <w:r w:rsidR="007075D6">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Default="007075D6" w:rsidP="007075D6">
            <w:pPr>
              <w:pStyle w:val="NoSpacing"/>
              <w:rPr>
                <w:sz w:val="20"/>
              </w:rPr>
            </w:pPr>
            <w:r>
              <w:rPr>
                <w:sz w:val="20"/>
              </w:rPr>
              <w:t>0=No</w:t>
            </w:r>
          </w:p>
          <w:p w14:paraId="0EED9179" w14:textId="77777777" w:rsidR="007075D6" w:rsidRDefault="007075D6" w:rsidP="007075D6">
            <w:pPr>
              <w:pStyle w:val="NoSpacing"/>
              <w:rPr>
                <w:sz w:val="20"/>
              </w:rPr>
            </w:pPr>
            <w:r>
              <w:rPr>
                <w:sz w:val="20"/>
              </w:rPr>
              <w:t>1=Yes</w:t>
            </w:r>
          </w:p>
          <w:p w14:paraId="4AF29790" w14:textId="77777777" w:rsidR="007075D6" w:rsidRDefault="007075D6" w:rsidP="007075D6">
            <w:pPr>
              <w:pStyle w:val="NoSpacing"/>
              <w:rPr>
                <w:sz w:val="20"/>
              </w:rPr>
            </w:pPr>
            <w:r>
              <w:rPr>
                <w:sz w:val="20"/>
              </w:rPr>
              <w:t>888=Don’t know</w:t>
            </w:r>
          </w:p>
          <w:p w14:paraId="1EB48B81" w14:textId="57AD4986" w:rsidR="007075D6" w:rsidRPr="00CE532A" w:rsidRDefault="007075D6" w:rsidP="007075D6">
            <w:pPr>
              <w:pStyle w:val="NoSpacing"/>
              <w:rPr>
                <w:sz w:val="20"/>
              </w:rPr>
            </w:pPr>
            <w:r>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3C223A" w:rsidRDefault="007075D6" w:rsidP="00283D98">
            <w:pPr>
              <w:pStyle w:val="NoSpacing"/>
              <w:rPr>
                <w:i/>
              </w:rPr>
            </w:pPr>
          </w:p>
        </w:tc>
      </w:tr>
      <w:tr w:rsidR="007075D6" w:rsidRPr="003C223A"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2E0F4B61" w:rsidR="007075D6" w:rsidRPr="003C223A" w:rsidRDefault="00167A1C" w:rsidP="007075D6">
            <w:pPr>
              <w:pStyle w:val="NoSpacing"/>
            </w:pPr>
            <w:r>
              <w:t>N2</w:t>
            </w:r>
            <w:r w:rsidR="007075D6">
              <w:t xml:space="preserve">. </w:t>
            </w:r>
            <w:r w:rsidR="007075D6" w:rsidRPr="003C223A">
              <w:t xml:space="preserve"> In your village, what person or group is the most important decision maker about the forests that your </w:t>
            </w:r>
            <w:r w:rsidR="007075D6">
              <w:t>village</w:t>
            </w:r>
            <w:r w:rsidR="007075D6" w:rsidRPr="003C223A">
              <w:t xml:space="preserve"> uses? </w:t>
            </w:r>
          </w:p>
        </w:tc>
        <w:tc>
          <w:tcPr>
            <w:tcW w:w="3504" w:type="dxa"/>
            <w:tcBorders>
              <w:top w:val="single" w:sz="4" w:space="0" w:color="000000"/>
              <w:bottom w:val="single" w:sz="4" w:space="0" w:color="000000"/>
              <w:right w:val="single" w:sz="18" w:space="0" w:color="000000"/>
            </w:tcBorders>
          </w:tcPr>
          <w:p w14:paraId="7D21F831" w14:textId="77777777" w:rsidR="007075D6" w:rsidRPr="00CE532A" w:rsidRDefault="007075D6" w:rsidP="00283D98">
            <w:pPr>
              <w:pStyle w:val="NoSpacing"/>
              <w:rPr>
                <w:sz w:val="20"/>
              </w:rPr>
            </w:pPr>
            <w:r w:rsidRPr="00CE532A">
              <w:rPr>
                <w:sz w:val="20"/>
              </w:rPr>
              <w:t>1=Headman</w:t>
            </w:r>
          </w:p>
          <w:p w14:paraId="1B3B612B" w14:textId="77777777" w:rsidR="007075D6" w:rsidRPr="00CE532A" w:rsidRDefault="007075D6" w:rsidP="00283D98">
            <w:pPr>
              <w:pStyle w:val="NoSpacing"/>
              <w:rPr>
                <w:sz w:val="20"/>
              </w:rPr>
            </w:pPr>
            <w:r w:rsidRPr="00CE532A">
              <w:rPr>
                <w:sz w:val="20"/>
              </w:rPr>
              <w:t>2=</w:t>
            </w:r>
            <w:proofErr w:type="spellStart"/>
            <w:r w:rsidRPr="00CE532A">
              <w:rPr>
                <w:sz w:val="20"/>
              </w:rPr>
              <w:t>Induna</w:t>
            </w:r>
            <w:proofErr w:type="spellEnd"/>
          </w:p>
          <w:p w14:paraId="500B81B7" w14:textId="77777777" w:rsidR="007075D6" w:rsidRPr="00CE532A" w:rsidRDefault="007075D6" w:rsidP="00283D98">
            <w:pPr>
              <w:pStyle w:val="NoSpacing"/>
              <w:rPr>
                <w:sz w:val="20"/>
              </w:rPr>
            </w:pPr>
            <w:r w:rsidRPr="00CE532A">
              <w:rPr>
                <w:sz w:val="20"/>
              </w:rPr>
              <w:t>3=Chief</w:t>
            </w:r>
          </w:p>
          <w:p w14:paraId="647C342D" w14:textId="77777777" w:rsidR="007075D6" w:rsidRPr="00CE532A" w:rsidRDefault="007075D6" w:rsidP="00283D98">
            <w:pPr>
              <w:pStyle w:val="NoSpacing"/>
              <w:rPr>
                <w:sz w:val="20"/>
              </w:rPr>
            </w:pPr>
            <w:r w:rsidRPr="00CE532A">
              <w:rPr>
                <w:sz w:val="20"/>
              </w:rPr>
              <w:t>4=Council of Elders</w:t>
            </w:r>
          </w:p>
          <w:p w14:paraId="0BEA955E" w14:textId="50CD2971" w:rsidR="007075D6" w:rsidRPr="00CE532A" w:rsidRDefault="007075D6" w:rsidP="00283D98">
            <w:pPr>
              <w:pStyle w:val="NoSpacing"/>
              <w:rPr>
                <w:sz w:val="20"/>
              </w:rPr>
            </w:pPr>
            <w:r w:rsidRPr="00CE532A">
              <w:rPr>
                <w:sz w:val="20"/>
              </w:rPr>
              <w:t>5=</w:t>
            </w:r>
            <w:r w:rsidR="00D94898">
              <w:rPr>
                <w:sz w:val="20"/>
              </w:rPr>
              <w:t xml:space="preserve">Village Land Committee </w:t>
            </w:r>
          </w:p>
          <w:p w14:paraId="4170E3A8" w14:textId="77777777" w:rsidR="007075D6" w:rsidRPr="00CE532A" w:rsidRDefault="007075D6" w:rsidP="00283D98">
            <w:pPr>
              <w:pStyle w:val="NoSpacing"/>
              <w:rPr>
                <w:sz w:val="20"/>
              </w:rPr>
            </w:pPr>
            <w:r w:rsidRPr="00CE532A">
              <w:rPr>
                <w:sz w:val="20"/>
              </w:rPr>
              <w:t>6=Local government</w:t>
            </w:r>
          </w:p>
          <w:p w14:paraId="22DA79D4" w14:textId="44E3617C" w:rsidR="007075D6" w:rsidRDefault="007075D6" w:rsidP="00283D98">
            <w:pPr>
              <w:pStyle w:val="NoSpacing"/>
              <w:rPr>
                <w:sz w:val="20"/>
              </w:rPr>
            </w:pPr>
            <w:r w:rsidRPr="00CE532A">
              <w:rPr>
                <w:sz w:val="20"/>
              </w:rPr>
              <w:t>7=</w:t>
            </w:r>
            <w:r w:rsidR="00D94898">
              <w:rPr>
                <w:sz w:val="20"/>
              </w:rPr>
              <w:t>Department of agriculture/ extension officers</w:t>
            </w:r>
          </w:p>
          <w:p w14:paraId="32806CAB" w14:textId="77777777" w:rsidR="007075D6" w:rsidRDefault="007075D6" w:rsidP="00283D98">
            <w:pPr>
              <w:pStyle w:val="NoSpacing"/>
              <w:rPr>
                <w:sz w:val="20"/>
              </w:rPr>
            </w:pPr>
            <w:r>
              <w:rPr>
                <w:sz w:val="20"/>
              </w:rPr>
              <w:t>8=</w:t>
            </w:r>
            <w:r>
              <w:t>Most or all villagers together</w:t>
            </w:r>
          </w:p>
          <w:p w14:paraId="03D5ADDF" w14:textId="77777777" w:rsidR="007075D6" w:rsidRPr="00CE532A" w:rsidRDefault="007075D6" w:rsidP="00283D98">
            <w:pPr>
              <w:pStyle w:val="NoSpacing"/>
              <w:rPr>
                <w:sz w:val="20"/>
              </w:rPr>
            </w:pPr>
            <w:r>
              <w:rPr>
                <w:sz w:val="20"/>
              </w:rPr>
              <w:t>9=</w:t>
            </w:r>
            <w:r>
              <w:t>a local or national NGO</w:t>
            </w:r>
          </w:p>
          <w:p w14:paraId="377BFE02"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3C223A" w:rsidRDefault="007075D6" w:rsidP="00283D98">
            <w:pPr>
              <w:pStyle w:val="NoSpacing"/>
              <w:rPr>
                <w:i/>
              </w:rPr>
            </w:pPr>
            <w:r w:rsidRPr="003C223A">
              <w:rPr>
                <w:i/>
              </w:rPr>
              <w:t>(Code)</w:t>
            </w:r>
          </w:p>
        </w:tc>
      </w:tr>
      <w:tr w:rsidR="007075D6" w:rsidRPr="003C223A"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3C223A"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3C223A" w:rsidRDefault="00167A1C" w:rsidP="007075D6">
            <w:pPr>
              <w:pStyle w:val="NoSpacing"/>
            </w:pPr>
            <w:r>
              <w:t>N2</w:t>
            </w:r>
            <w:r w:rsidR="007075D6">
              <w:t xml:space="preserve">b.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3C223A" w:rsidRDefault="007075D6" w:rsidP="00283D98">
            <w:pPr>
              <w:pStyle w:val="NoSpacing"/>
            </w:pPr>
            <w:r w:rsidRPr="003C223A">
              <w:rPr>
                <w:i/>
              </w:rPr>
              <w:t>(Text)</w:t>
            </w:r>
          </w:p>
        </w:tc>
      </w:tr>
      <w:tr w:rsidR="007075D6" w:rsidRPr="003C223A"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0B59AD0B" w:rsidR="007075D6" w:rsidRPr="003C223A" w:rsidRDefault="00167A1C" w:rsidP="00283D98">
            <w:pPr>
              <w:pStyle w:val="NoSpacing"/>
            </w:pPr>
            <w:r>
              <w:t>N3</w:t>
            </w:r>
            <w:r w:rsidR="007075D6">
              <w:t xml:space="preserve">. </w:t>
            </w:r>
            <w:r w:rsidR="007075D6" w:rsidRPr="003C223A">
              <w:t>How satisfied are you with how</w:t>
            </w:r>
            <w:r w:rsidR="007075D6">
              <w:t xml:space="preserve"> your village leaders manage forests in this village? </w:t>
            </w:r>
          </w:p>
          <w:p w14:paraId="7468C575" w14:textId="77777777" w:rsidR="007075D6" w:rsidRPr="003C223A"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3C223A" w:rsidRDefault="007075D6" w:rsidP="00283D98">
            <w:pPr>
              <w:pStyle w:val="NoSpacing"/>
            </w:pPr>
            <w:r w:rsidRPr="003C223A">
              <w:t>1=Very satisfied</w:t>
            </w:r>
          </w:p>
          <w:p w14:paraId="34A50EA6" w14:textId="77777777" w:rsidR="007075D6" w:rsidRPr="003C223A" w:rsidRDefault="007075D6" w:rsidP="00283D98">
            <w:pPr>
              <w:pStyle w:val="NoSpacing"/>
            </w:pPr>
            <w:r w:rsidRPr="003C223A">
              <w:t>2=Satisfied</w:t>
            </w:r>
          </w:p>
          <w:p w14:paraId="3B2FB911" w14:textId="77777777" w:rsidR="007075D6" w:rsidRPr="003C223A" w:rsidRDefault="007075D6" w:rsidP="00283D98">
            <w:pPr>
              <w:pStyle w:val="NoSpacing"/>
            </w:pPr>
            <w:r w:rsidRPr="003C223A">
              <w:t>3=Neutral</w:t>
            </w:r>
          </w:p>
          <w:p w14:paraId="30DB94F2" w14:textId="77777777" w:rsidR="007075D6" w:rsidRPr="003C223A" w:rsidRDefault="007075D6" w:rsidP="00283D98">
            <w:pPr>
              <w:pStyle w:val="NoSpacing"/>
            </w:pPr>
            <w:r w:rsidRPr="003C223A">
              <w:t>4=Dissatisfied</w:t>
            </w:r>
          </w:p>
          <w:p w14:paraId="72EDE499" w14:textId="77777777" w:rsidR="007075D6" w:rsidRPr="003C223A" w:rsidRDefault="007075D6" w:rsidP="00283D98">
            <w:pPr>
              <w:pStyle w:val="NoSpacing"/>
            </w:pPr>
            <w:r w:rsidRPr="003C223A">
              <w:lastRenderedPageBreak/>
              <w:t>5=Very dissatisfied</w:t>
            </w:r>
          </w:p>
          <w:p w14:paraId="2B67B5DF" w14:textId="77777777" w:rsidR="007075D6" w:rsidRPr="003C223A" w:rsidRDefault="007075D6" w:rsidP="00283D98">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3C223A" w:rsidRDefault="007075D6" w:rsidP="00283D98">
            <w:pPr>
              <w:pStyle w:val="NoSpacing"/>
              <w:rPr>
                <w:i/>
              </w:rPr>
            </w:pPr>
            <w:r w:rsidRPr="003C223A">
              <w:rPr>
                <w:i/>
              </w:rPr>
              <w:lastRenderedPageBreak/>
              <w:t>(Code)</w:t>
            </w:r>
          </w:p>
        </w:tc>
      </w:tr>
      <w:tr w:rsidR="007075D6" w:rsidRPr="003C223A"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DA2B8F" w:rsidRDefault="00167A1C" w:rsidP="00283D98">
            <w:pPr>
              <w:pStyle w:val="NoSpacing"/>
              <w:rPr>
                <w:rFonts w:asciiTheme="minorHAnsi" w:hAnsiTheme="minorHAnsi"/>
                <w:color w:val="000000"/>
              </w:rPr>
            </w:pPr>
            <w:r w:rsidRPr="00DA2B8F">
              <w:rPr>
                <w:rFonts w:asciiTheme="minorHAnsi" w:hAnsiTheme="minorHAnsi"/>
              </w:rPr>
              <w:t>N4.</w:t>
            </w:r>
            <w:r w:rsidR="007075D6" w:rsidRPr="00DA2B8F">
              <w:rPr>
                <w:rFonts w:asciiTheme="minorHAnsi" w:hAnsiTheme="minorHAnsi"/>
              </w:rPr>
              <w:t xml:space="preserve"> </w:t>
            </w:r>
            <w:r w:rsidR="007075D6" w:rsidRPr="00DA2B8F">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DA2B8F" w:rsidRDefault="00167A1C" w:rsidP="00283D98">
            <w:pPr>
              <w:pStyle w:val="NoSpacing"/>
              <w:rPr>
                <w:rFonts w:asciiTheme="minorHAnsi" w:hAnsiTheme="minorHAnsi"/>
                <w:i/>
              </w:rPr>
            </w:pPr>
            <w:r w:rsidRPr="00DA2B8F">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0=No</w:t>
            </w:r>
          </w:p>
          <w:p w14:paraId="6503B31E"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1=Yes</w:t>
            </w:r>
          </w:p>
          <w:p w14:paraId="59FB81FA"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888=Don’t know</w:t>
            </w:r>
          </w:p>
          <w:p w14:paraId="20B64C3B"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3C223A" w:rsidRDefault="007075D6" w:rsidP="00283D98">
            <w:pPr>
              <w:pStyle w:val="NoSpacing"/>
              <w:rPr>
                <w:i/>
              </w:rPr>
            </w:pPr>
          </w:p>
        </w:tc>
      </w:tr>
      <w:tr w:rsidR="007075D6" w:rsidRPr="003C223A"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Default="00167A1C" w:rsidP="007075D6">
            <w:pPr>
              <w:pStyle w:val="NoSpacing"/>
            </w:pPr>
            <w:r>
              <w:t>N4a.</w:t>
            </w:r>
            <w:r w:rsidR="007075D6">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CE532A"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3C223A" w:rsidRDefault="007075D6" w:rsidP="00283D98">
            <w:pPr>
              <w:pStyle w:val="NoSpacing"/>
              <w:rPr>
                <w:i/>
              </w:rPr>
            </w:pPr>
          </w:p>
        </w:tc>
      </w:tr>
      <w:tr w:rsidR="007075D6" w:rsidRPr="003C223A"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3C223A" w:rsidRDefault="00167A1C" w:rsidP="00283D98">
            <w:pPr>
              <w:pStyle w:val="NoSpacing"/>
            </w:pPr>
            <w:r>
              <w:t>N</w:t>
            </w:r>
            <w:r w:rsidR="007075D6">
              <w:t xml:space="preserve">5. </w:t>
            </w:r>
            <w:r w:rsidR="007075D6" w:rsidRPr="003C223A">
              <w:t>How often did you or anyone in your h</w:t>
            </w:r>
            <w:r w:rsidR="007075D6">
              <w:t>ousehold attend meetings about land</w:t>
            </w:r>
            <w:r w:rsidR="007075D6" w:rsidRPr="003C223A">
              <w:t xml:space="preserve"> use, management, </w:t>
            </w:r>
            <w:r w:rsidR="007075D6">
              <w:t>disputes or resolution of disputes?</w:t>
            </w:r>
          </w:p>
          <w:p w14:paraId="19E14AA9" w14:textId="77777777" w:rsidR="007075D6" w:rsidRPr="003C223A" w:rsidRDefault="007075D6" w:rsidP="00283D98">
            <w:pPr>
              <w:pStyle w:val="NoSpacing"/>
            </w:pPr>
          </w:p>
          <w:p w14:paraId="72FA0138" w14:textId="0D87E3B0" w:rsidR="007075D6" w:rsidRPr="003C223A" w:rsidRDefault="00167A1C" w:rsidP="00283D98">
            <w:pPr>
              <w:pStyle w:val="NoSpacing"/>
            </w:pPr>
            <w:r>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CE532A" w:rsidRDefault="007075D6" w:rsidP="00283D98">
            <w:pPr>
              <w:pStyle w:val="NoSpacing"/>
              <w:rPr>
                <w:sz w:val="20"/>
              </w:rPr>
            </w:pPr>
            <w:r w:rsidRPr="00CE532A">
              <w:rPr>
                <w:sz w:val="20"/>
              </w:rPr>
              <w:t>1=Always or nearly every time one was held</w:t>
            </w:r>
          </w:p>
          <w:p w14:paraId="35BE7581" w14:textId="77777777" w:rsidR="007075D6" w:rsidRPr="00CE532A" w:rsidRDefault="007075D6" w:rsidP="00283D98">
            <w:pPr>
              <w:pStyle w:val="NoSpacing"/>
              <w:rPr>
                <w:sz w:val="20"/>
              </w:rPr>
            </w:pPr>
            <w:r w:rsidRPr="00CE532A">
              <w:rPr>
                <w:sz w:val="20"/>
              </w:rPr>
              <w:t>2=Often</w:t>
            </w:r>
          </w:p>
          <w:p w14:paraId="66AEB1CC" w14:textId="77777777" w:rsidR="007075D6" w:rsidRPr="00CE532A" w:rsidRDefault="007075D6" w:rsidP="00283D98">
            <w:pPr>
              <w:pStyle w:val="NoSpacing"/>
              <w:rPr>
                <w:sz w:val="20"/>
              </w:rPr>
            </w:pPr>
            <w:r w:rsidRPr="00CE532A">
              <w:rPr>
                <w:sz w:val="20"/>
              </w:rPr>
              <w:t>3=A few times</w:t>
            </w:r>
          </w:p>
          <w:p w14:paraId="56E7DA71" w14:textId="77777777" w:rsidR="007075D6" w:rsidRPr="00CE532A" w:rsidRDefault="007075D6" w:rsidP="00283D98">
            <w:pPr>
              <w:pStyle w:val="NoSpacing"/>
              <w:rPr>
                <w:sz w:val="20"/>
              </w:rPr>
            </w:pPr>
            <w:r w:rsidRPr="00CE532A">
              <w:rPr>
                <w:sz w:val="20"/>
              </w:rPr>
              <w:t>4=Once or twice</w:t>
            </w:r>
          </w:p>
          <w:p w14:paraId="17B3FA25" w14:textId="77777777" w:rsidR="007075D6" w:rsidRPr="00CE532A" w:rsidRDefault="007075D6" w:rsidP="00283D98">
            <w:pPr>
              <w:pStyle w:val="NoSpacing"/>
              <w:rPr>
                <w:sz w:val="20"/>
              </w:rPr>
            </w:pPr>
            <w:r w:rsidRPr="00CE532A">
              <w:rPr>
                <w:sz w:val="20"/>
              </w:rPr>
              <w:t>5=Never</w:t>
            </w:r>
          </w:p>
          <w:p w14:paraId="6E900FCA" w14:textId="77777777" w:rsidR="007075D6" w:rsidRPr="00CE532A" w:rsidRDefault="007075D6" w:rsidP="00283D98">
            <w:pPr>
              <w:pStyle w:val="NoSpacing"/>
              <w:rPr>
                <w:sz w:val="20"/>
              </w:rPr>
            </w:pPr>
            <w:r w:rsidRPr="00CE532A">
              <w:rPr>
                <w:sz w:val="20"/>
              </w:rPr>
              <w:t>888=Don't know</w:t>
            </w:r>
          </w:p>
          <w:p w14:paraId="27BABAFC" w14:textId="77777777" w:rsidR="007075D6" w:rsidRPr="006D70F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3C223A" w:rsidRDefault="007075D6" w:rsidP="00283D98">
            <w:pPr>
              <w:pStyle w:val="NoSpacing"/>
              <w:rPr>
                <w:i/>
              </w:rPr>
            </w:pPr>
            <w:r w:rsidRPr="003C223A">
              <w:rPr>
                <w:i/>
              </w:rPr>
              <w:t>(Code)</w:t>
            </w:r>
          </w:p>
        </w:tc>
      </w:tr>
      <w:tr w:rsidR="007075D6" w:rsidRPr="003C223A"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3C223A" w:rsidRDefault="007075D6" w:rsidP="00283D98">
            <w:pPr>
              <w:pStyle w:val="NoSpacing"/>
            </w:pPr>
            <w:commentRangeStart w:id="94"/>
          </w:p>
        </w:tc>
        <w:tc>
          <w:tcPr>
            <w:tcW w:w="4639" w:type="dxa"/>
            <w:tcBorders>
              <w:top w:val="single" w:sz="4" w:space="0" w:color="auto"/>
              <w:left w:val="single" w:sz="4" w:space="0" w:color="000000"/>
              <w:bottom w:val="single" w:sz="4" w:space="0" w:color="000000"/>
            </w:tcBorders>
          </w:tcPr>
          <w:p w14:paraId="7530972B" w14:textId="2F499ADE" w:rsidR="007075D6" w:rsidRPr="004E2864" w:rsidRDefault="00167A1C" w:rsidP="007075D6">
            <w:pPr>
              <w:pStyle w:val="NoSpacing"/>
            </w:pPr>
            <w:r>
              <w:t>N</w:t>
            </w:r>
            <w:r w:rsidR="007075D6">
              <w:t xml:space="preserve">6. How often did women from your household attend land-related meetings? </w:t>
            </w:r>
            <w:commentRangeEnd w:id="94"/>
            <w:r w:rsidR="00060F96">
              <w:rPr>
                <w:rStyle w:val="CommentReference"/>
              </w:rPr>
              <w:commentReference w:id="94"/>
            </w:r>
          </w:p>
        </w:tc>
        <w:tc>
          <w:tcPr>
            <w:tcW w:w="3504" w:type="dxa"/>
            <w:tcBorders>
              <w:top w:val="single" w:sz="4" w:space="0" w:color="auto"/>
              <w:bottom w:val="single" w:sz="4" w:space="0" w:color="000000"/>
              <w:right w:val="single" w:sz="18" w:space="0" w:color="000000"/>
            </w:tcBorders>
          </w:tcPr>
          <w:p w14:paraId="6424343F" w14:textId="77777777" w:rsidR="007075D6" w:rsidRPr="00CE532A" w:rsidRDefault="007075D6" w:rsidP="00283D98">
            <w:pPr>
              <w:pStyle w:val="NoSpacing"/>
              <w:rPr>
                <w:sz w:val="20"/>
              </w:rPr>
            </w:pPr>
            <w:r w:rsidRPr="00CE532A">
              <w:rPr>
                <w:sz w:val="20"/>
              </w:rPr>
              <w:t>1=Always or nearly every time one was held</w:t>
            </w:r>
          </w:p>
          <w:p w14:paraId="5BF5425B" w14:textId="77777777" w:rsidR="007075D6" w:rsidRPr="00CE532A" w:rsidRDefault="007075D6" w:rsidP="00283D98">
            <w:pPr>
              <w:pStyle w:val="NoSpacing"/>
              <w:rPr>
                <w:sz w:val="20"/>
              </w:rPr>
            </w:pPr>
            <w:r w:rsidRPr="00CE532A">
              <w:rPr>
                <w:sz w:val="20"/>
              </w:rPr>
              <w:t>2=Often</w:t>
            </w:r>
          </w:p>
          <w:p w14:paraId="6AFF855B" w14:textId="77777777" w:rsidR="007075D6" w:rsidRPr="00CE532A" w:rsidRDefault="007075D6" w:rsidP="00283D98">
            <w:pPr>
              <w:pStyle w:val="NoSpacing"/>
              <w:rPr>
                <w:sz w:val="20"/>
              </w:rPr>
            </w:pPr>
            <w:r w:rsidRPr="00CE532A">
              <w:rPr>
                <w:sz w:val="20"/>
              </w:rPr>
              <w:t>3=A few times</w:t>
            </w:r>
          </w:p>
          <w:p w14:paraId="67ABEE44" w14:textId="77777777" w:rsidR="007075D6" w:rsidRPr="00CE532A" w:rsidRDefault="007075D6" w:rsidP="00283D98">
            <w:pPr>
              <w:pStyle w:val="NoSpacing"/>
              <w:rPr>
                <w:sz w:val="20"/>
              </w:rPr>
            </w:pPr>
            <w:r w:rsidRPr="00CE532A">
              <w:rPr>
                <w:sz w:val="20"/>
              </w:rPr>
              <w:t>4=Once or twice</w:t>
            </w:r>
          </w:p>
          <w:p w14:paraId="49E08A6F" w14:textId="77777777" w:rsidR="007075D6" w:rsidRPr="00CE532A" w:rsidRDefault="007075D6" w:rsidP="00283D98">
            <w:pPr>
              <w:pStyle w:val="NoSpacing"/>
              <w:rPr>
                <w:sz w:val="20"/>
              </w:rPr>
            </w:pPr>
            <w:r w:rsidRPr="00CE532A">
              <w:rPr>
                <w:sz w:val="20"/>
              </w:rPr>
              <w:t>5=Never</w:t>
            </w:r>
          </w:p>
          <w:p w14:paraId="462B9519" w14:textId="77777777" w:rsidR="007075D6" w:rsidRPr="00CE532A" w:rsidRDefault="007075D6" w:rsidP="00283D98">
            <w:pPr>
              <w:pStyle w:val="NoSpacing"/>
              <w:rPr>
                <w:sz w:val="20"/>
              </w:rPr>
            </w:pPr>
            <w:r w:rsidRPr="00CE532A">
              <w:rPr>
                <w:sz w:val="20"/>
              </w:rPr>
              <w:t>888=Don't know</w:t>
            </w:r>
          </w:p>
          <w:p w14:paraId="1103B295" w14:textId="77777777" w:rsidR="007075D6" w:rsidRPr="003C223A" w:rsidRDefault="007075D6" w:rsidP="00283D98">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3C223A" w:rsidRDefault="007075D6" w:rsidP="00283D98">
            <w:pPr>
              <w:pStyle w:val="NoSpacing"/>
              <w:rPr>
                <w:i/>
              </w:rPr>
            </w:pPr>
            <w:r w:rsidRPr="003C223A">
              <w:rPr>
                <w:i/>
              </w:rPr>
              <w:t>(Code)</w:t>
            </w:r>
          </w:p>
        </w:tc>
      </w:tr>
      <w:tr w:rsidR="007075D6" w:rsidRPr="003C223A"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2DD69F5B" w:rsidR="007075D6" w:rsidRPr="003C223A" w:rsidRDefault="00167A1C" w:rsidP="00283D98">
            <w:pPr>
              <w:pStyle w:val="NoSpacing"/>
            </w:pPr>
            <w:r>
              <w:t>N</w:t>
            </w:r>
            <w:r w:rsidR="007075D6">
              <w:t xml:space="preserve">7. </w:t>
            </w:r>
            <w:r w:rsidR="007075D6" w:rsidRPr="003C223A">
              <w:t>Why did you not attend these meetings? (</w:t>
            </w:r>
            <w:proofErr w:type="spellStart"/>
            <w:proofErr w:type="gramStart"/>
            <w:r w:rsidR="007075D6" w:rsidRPr="003C223A">
              <w:rPr>
                <w:b/>
              </w:rPr>
              <w:t>forest</w:t>
            </w:r>
            <w:proofErr w:type="gramEnd"/>
            <w:r w:rsidR="007075D6" w:rsidRPr="003C223A">
              <w:rPr>
                <w:b/>
              </w:rPr>
              <w:t>_no</w:t>
            </w:r>
            <w:proofErr w:type="spellEnd"/>
            <w:r w:rsidR="007075D6">
              <w:rPr>
                <w:b/>
              </w:rPr>
              <w:t xml:space="preserve"> </w:t>
            </w:r>
            <w:r w:rsidR="007075D6" w:rsidRPr="003C223A">
              <w:rPr>
                <w:b/>
              </w:rPr>
              <w:t>participate</w:t>
            </w:r>
            <w:r w:rsidR="007075D6" w:rsidRPr="003C223A">
              <w:t>)</w:t>
            </w:r>
          </w:p>
          <w:p w14:paraId="520E9347" w14:textId="09CC9CAB" w:rsidR="007075D6" w:rsidRDefault="007075D6" w:rsidP="00167A1C">
            <w:pPr>
              <w:pStyle w:val="NoSpacing"/>
              <w:rPr>
                <w:i/>
              </w:rPr>
            </w:pPr>
            <w:r w:rsidRPr="003C223A">
              <w:rPr>
                <w:i/>
              </w:rPr>
              <w:t>Probe and code.</w:t>
            </w:r>
            <w:r w:rsidR="00B43846">
              <w:rPr>
                <w:i/>
              </w:rPr>
              <w:t xml:space="preserve"> Select all that apply.</w:t>
            </w:r>
          </w:p>
          <w:p w14:paraId="1434EE87" w14:textId="77777777" w:rsidR="00167A1C" w:rsidRDefault="00167A1C" w:rsidP="00167A1C">
            <w:pPr>
              <w:pStyle w:val="NoSpacing"/>
              <w:rPr>
                <w:i/>
              </w:rPr>
            </w:pPr>
          </w:p>
          <w:p w14:paraId="6D9AC7A8" w14:textId="414B8350" w:rsidR="00167A1C" w:rsidRPr="003C223A" w:rsidRDefault="00167A1C" w:rsidP="00167A1C">
            <w:pPr>
              <w:pStyle w:val="NoSpacing"/>
              <w:rPr>
                <w:i/>
              </w:rPr>
            </w:pPr>
            <w:r>
              <w:rPr>
                <w:i/>
              </w:rPr>
              <w:t xml:space="preserve">Ask </w:t>
            </w:r>
            <w:r w:rsidRPr="00167A1C">
              <w:rPr>
                <w:i/>
              </w:rPr>
              <w:t>If N5=</w:t>
            </w:r>
            <w:r>
              <w:rPr>
                <w:i/>
              </w:rPr>
              <w:t>5</w:t>
            </w:r>
          </w:p>
        </w:tc>
        <w:tc>
          <w:tcPr>
            <w:tcW w:w="3504" w:type="dxa"/>
            <w:tcBorders>
              <w:top w:val="single" w:sz="4" w:space="0" w:color="000000"/>
              <w:bottom w:val="single" w:sz="4" w:space="0" w:color="000000"/>
              <w:right w:val="single" w:sz="18" w:space="0" w:color="000000"/>
            </w:tcBorders>
          </w:tcPr>
          <w:p w14:paraId="65EA6127" w14:textId="77777777" w:rsidR="007075D6" w:rsidRPr="00CE532A" w:rsidRDefault="007075D6" w:rsidP="00283D98">
            <w:pPr>
              <w:pStyle w:val="NoSpacing"/>
              <w:rPr>
                <w:sz w:val="20"/>
              </w:rPr>
            </w:pPr>
            <w:r w:rsidRPr="00CE532A">
              <w:rPr>
                <w:sz w:val="20"/>
              </w:rPr>
              <w:t>1=Not interested</w:t>
            </w:r>
          </w:p>
          <w:p w14:paraId="6B9E0F60" w14:textId="77777777" w:rsidR="007075D6" w:rsidRPr="00CE532A" w:rsidRDefault="007075D6" w:rsidP="00283D98">
            <w:pPr>
              <w:pStyle w:val="NoSpacing"/>
              <w:rPr>
                <w:sz w:val="20"/>
              </w:rPr>
            </w:pPr>
            <w:r w:rsidRPr="00CE532A">
              <w:rPr>
                <w:sz w:val="20"/>
              </w:rPr>
              <w:t>2=Feel they are not useful</w:t>
            </w:r>
          </w:p>
          <w:p w14:paraId="29C0B988" w14:textId="77777777" w:rsidR="007075D6" w:rsidRPr="00CE532A" w:rsidRDefault="007075D6" w:rsidP="00283D98">
            <w:pPr>
              <w:pStyle w:val="NoSpacing"/>
              <w:rPr>
                <w:sz w:val="20"/>
              </w:rPr>
            </w:pPr>
            <w:r w:rsidRPr="00CE532A">
              <w:rPr>
                <w:sz w:val="20"/>
              </w:rPr>
              <w:t>3=Was no informed/did not know about the meeting</w:t>
            </w:r>
          </w:p>
          <w:p w14:paraId="619A605C" w14:textId="77777777" w:rsidR="007075D6" w:rsidRPr="00CE532A" w:rsidRDefault="007075D6" w:rsidP="00283D98">
            <w:pPr>
              <w:pStyle w:val="NoSpacing"/>
              <w:rPr>
                <w:sz w:val="20"/>
              </w:rPr>
            </w:pPr>
            <w:r>
              <w:rPr>
                <w:sz w:val="20"/>
              </w:rPr>
              <w:t>4</w:t>
            </w:r>
            <w:r w:rsidRPr="00CE532A">
              <w:rPr>
                <w:sz w:val="20"/>
              </w:rPr>
              <w:t>=Busy working/traveling</w:t>
            </w:r>
          </w:p>
          <w:p w14:paraId="7A6F8DF9" w14:textId="77777777" w:rsidR="007075D6" w:rsidRDefault="007075D6" w:rsidP="00283D98">
            <w:pPr>
              <w:pStyle w:val="NoSpacing"/>
              <w:rPr>
                <w:sz w:val="20"/>
              </w:rPr>
            </w:pPr>
            <w:r>
              <w:rPr>
                <w:sz w:val="20"/>
              </w:rPr>
              <w:t>5=Was not invited to the meeting</w:t>
            </w:r>
          </w:p>
          <w:p w14:paraId="24A68085" w14:textId="77777777" w:rsidR="007075D6" w:rsidRDefault="007075D6" w:rsidP="00283D98">
            <w:pPr>
              <w:pStyle w:val="NoSpacing"/>
              <w:rPr>
                <w:sz w:val="20"/>
              </w:rPr>
            </w:pPr>
            <w:r>
              <w:rPr>
                <w:sz w:val="20"/>
              </w:rPr>
              <w:t>6=Meeting only for village leaders/elders</w:t>
            </w:r>
          </w:p>
          <w:p w14:paraId="229D39EC" w14:textId="77777777" w:rsidR="007075D6" w:rsidRPr="00CE532A" w:rsidRDefault="007075D6" w:rsidP="00283D98">
            <w:pPr>
              <w:pStyle w:val="NoSpacing"/>
              <w:rPr>
                <w:sz w:val="20"/>
              </w:rPr>
            </w:pPr>
            <w:r>
              <w:rPr>
                <w:sz w:val="20"/>
              </w:rPr>
              <w:t>7=Meeting only for men in the village</w:t>
            </w:r>
          </w:p>
          <w:p w14:paraId="04C3D0C7"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3C223A" w:rsidRDefault="007075D6" w:rsidP="00283D98">
            <w:pPr>
              <w:pStyle w:val="NoSpacing"/>
              <w:rPr>
                <w:i/>
              </w:rPr>
            </w:pPr>
            <w:r w:rsidRPr="003C223A">
              <w:rPr>
                <w:i/>
              </w:rPr>
              <w:t>(Code)</w:t>
            </w:r>
          </w:p>
        </w:tc>
      </w:tr>
      <w:tr w:rsidR="007075D6" w:rsidRPr="003C223A"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3C223A" w:rsidRDefault="00167A1C" w:rsidP="00283D98">
            <w:pPr>
              <w:pStyle w:val="NoSpacing"/>
            </w:pPr>
            <w:r>
              <w:t>N8</w:t>
            </w:r>
            <w:r w:rsidR="007075D6">
              <w:t xml:space="preserve">.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3C223A" w:rsidRDefault="007075D6" w:rsidP="00283D98">
            <w:pPr>
              <w:pStyle w:val="NoSpacing"/>
              <w:rPr>
                <w:i/>
              </w:rPr>
            </w:pPr>
            <w:r w:rsidRPr="003C223A">
              <w:rPr>
                <w:i/>
              </w:rPr>
              <w:t>(Text)</w:t>
            </w:r>
          </w:p>
        </w:tc>
      </w:tr>
    </w:tbl>
    <w:p w14:paraId="40CC57FE" w14:textId="77777777" w:rsidR="007075D6" w:rsidRDefault="007075D6" w:rsidP="007075D6">
      <w:pPr>
        <w:pStyle w:val="NoSpacing"/>
      </w:pPr>
    </w:p>
    <w:p w14:paraId="7A588DE1" w14:textId="77777777" w:rsidR="007075D6" w:rsidRDefault="007075D6" w:rsidP="007075D6">
      <w:pPr>
        <w:pStyle w:val="NoSpacing"/>
      </w:pPr>
    </w:p>
    <w:p w14:paraId="3247D78B" w14:textId="77777777" w:rsidR="007075D6" w:rsidRDefault="007075D6" w:rsidP="007075D6">
      <w:pPr>
        <w:pStyle w:val="NoSpacing"/>
      </w:pPr>
    </w:p>
    <w:p w14:paraId="0924AB11" w14:textId="77777777" w:rsidR="007075D6" w:rsidRDefault="007075D6" w:rsidP="007075D6">
      <w:pPr>
        <w:pStyle w:val="NoSpacing"/>
      </w:pPr>
    </w:p>
    <w:p w14:paraId="5EC36E29" w14:textId="77777777" w:rsidR="007075D6"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4009E3" w14:paraId="06A3C85E" w14:textId="77777777" w:rsidTr="00283D98">
        <w:tc>
          <w:tcPr>
            <w:tcW w:w="9468" w:type="dxa"/>
            <w:gridSpan w:val="3"/>
          </w:tcPr>
          <w:p w14:paraId="0A660393" w14:textId="543D147F" w:rsidR="007075D6" w:rsidRPr="004009E3" w:rsidRDefault="007075D6" w:rsidP="00167A1C">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w:t>
            </w:r>
            <w:r w:rsidRPr="004009E3">
              <w:rPr>
                <w:rFonts w:asciiTheme="minorHAnsi" w:hAnsiTheme="minorHAnsi" w:cs="Arial"/>
              </w:rPr>
              <w:lastRenderedPageBreak/>
              <w:t>ladder make lots of important decisions and the people at the bottom (1) of the ladder do not have any say</w:t>
            </w:r>
            <w:r w:rsidR="00167A1C">
              <w:rPr>
                <w:rFonts w:asciiTheme="minorHAnsi" w:hAnsiTheme="minorHAnsi" w:cs="Arial"/>
              </w:rPr>
              <w:t>. S</w:t>
            </w:r>
            <w:r w:rsidRPr="004009E3">
              <w:rPr>
                <w:rFonts w:asciiTheme="minorHAnsi" w:hAnsiTheme="minorHAnsi" w:cs="Arial"/>
              </w:rPr>
              <w:t>ome people can also</w:t>
            </w:r>
            <w:r w:rsidR="00167A1C">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sidR="00167A1C">
              <w:rPr>
                <w:rFonts w:asciiTheme="minorHAnsi" w:hAnsiTheme="minorHAnsi" w:cs="Arial"/>
              </w:rPr>
              <w:t xml:space="preserve"> on the ladder and sometime </w:t>
            </w:r>
            <w:r w:rsidRPr="004009E3">
              <w:rPr>
                <w:rFonts w:asciiTheme="minorHAnsi" w:hAnsiTheme="minorHAnsi" w:cs="Arial"/>
              </w:rPr>
              <w:t>they are low down on the ladder.</w:t>
            </w:r>
          </w:p>
        </w:tc>
      </w:tr>
      <w:tr w:rsidR="007075D6" w:rsidRPr="004009E3" w14:paraId="4557EB6B" w14:textId="77777777" w:rsidTr="00283D98">
        <w:tc>
          <w:tcPr>
            <w:tcW w:w="9468" w:type="dxa"/>
            <w:gridSpan w:val="3"/>
          </w:tcPr>
          <w:p w14:paraId="544A66D5" w14:textId="3BCB4B25" w:rsidR="007075D6" w:rsidRPr="004009E3" w:rsidRDefault="00167A1C" w:rsidP="00283D98">
            <w:pPr>
              <w:pStyle w:val="NoSpacing"/>
              <w:rPr>
                <w:rFonts w:asciiTheme="minorHAnsi" w:hAnsiTheme="minorHAnsi"/>
              </w:rPr>
            </w:pPr>
            <w:r>
              <w:rPr>
                <w:rFonts w:asciiTheme="minorHAnsi" w:hAnsiTheme="minorHAnsi" w:cs="Arial"/>
              </w:rPr>
              <w:lastRenderedPageBreak/>
              <w:t xml:space="preserve">N.9 </w:t>
            </w:r>
            <w:r w:rsidR="007075D6" w:rsidRPr="004009E3">
              <w:rPr>
                <w:rFonts w:asciiTheme="minorHAnsi" w:hAnsiTheme="minorHAnsi" w:cs="Arial"/>
              </w:rPr>
              <w:t xml:space="preserve">Where </w:t>
            </w:r>
            <w:proofErr w:type="gramStart"/>
            <w:r w:rsidR="007075D6" w:rsidRPr="004009E3">
              <w:rPr>
                <w:rFonts w:asciiTheme="minorHAnsi" w:hAnsiTheme="minorHAnsi" w:cs="Arial"/>
              </w:rPr>
              <w:t>are</w:t>
            </w:r>
            <w:proofErr w:type="gramEnd"/>
            <w:r w:rsidR="007075D6" w:rsidRPr="004009E3">
              <w:rPr>
                <w:rFonts w:asciiTheme="minorHAnsi" w:hAnsiTheme="minorHAnsi" w:cs="Arial"/>
              </w:rPr>
              <w:t xml:space="preserve"> the following people on this ladder when it comes to making decisions about </w:t>
            </w:r>
            <w:r w:rsidR="007075D6">
              <w:rPr>
                <w:rFonts w:asciiTheme="minorHAnsi" w:hAnsiTheme="minorHAnsi" w:cs="Arial"/>
                <w:b/>
              </w:rPr>
              <w:t>land</w:t>
            </w:r>
            <w:r w:rsidR="007075D6" w:rsidRPr="004009E3">
              <w:rPr>
                <w:rFonts w:asciiTheme="minorHAnsi" w:hAnsiTheme="minorHAnsi" w:cs="Arial"/>
                <w:b/>
              </w:rPr>
              <w:t xml:space="preserve"> use and management</w:t>
            </w:r>
            <w:r w:rsidR="007075D6" w:rsidRPr="004009E3">
              <w:rPr>
                <w:rFonts w:asciiTheme="minorHAnsi" w:hAnsiTheme="minorHAnsi" w:cs="Arial"/>
              </w:rPr>
              <w:t xml:space="preserve"> in this village?</w:t>
            </w:r>
          </w:p>
        </w:tc>
      </w:tr>
      <w:tr w:rsidR="007075D6" w:rsidRPr="004009E3"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4009E3"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4009E3" w:rsidRDefault="007075D6" w:rsidP="00167A1C">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2E594D30" w14:textId="77777777" w:rsidR="007075D6" w:rsidRPr="004009E3" w:rsidRDefault="007075D6" w:rsidP="00283D98">
            <w:pPr>
              <w:pStyle w:val="NoSpacing"/>
              <w:rPr>
                <w:rFonts w:asciiTheme="minorHAnsi" w:hAnsiTheme="minorHAnsi"/>
              </w:rPr>
            </w:pPr>
          </w:p>
        </w:tc>
        <w:tc>
          <w:tcPr>
            <w:tcW w:w="1890" w:type="dxa"/>
          </w:tcPr>
          <w:p w14:paraId="32F303AE" w14:textId="77777777" w:rsidR="007075D6" w:rsidRPr="004009E3" w:rsidRDefault="007075D6" w:rsidP="00283D98">
            <w:pPr>
              <w:pStyle w:val="NoSpacing"/>
              <w:rPr>
                <w:rFonts w:asciiTheme="minorHAnsi" w:hAnsiTheme="minorHAnsi"/>
                <w:i/>
              </w:rPr>
            </w:pPr>
            <w:r w:rsidRPr="004009E3">
              <w:rPr>
                <w:rFonts w:asciiTheme="minorHAnsi" w:hAnsiTheme="minorHAnsi"/>
                <w:i/>
              </w:rPr>
              <w:t>(Integer 1-10)</w:t>
            </w:r>
          </w:p>
        </w:tc>
        <w:tc>
          <w:tcPr>
            <w:tcW w:w="1170" w:type="dxa"/>
          </w:tcPr>
          <w:p w14:paraId="2FE0EA80" w14:textId="77777777" w:rsidR="007075D6" w:rsidRPr="004009E3" w:rsidRDefault="007075D6" w:rsidP="00283D98">
            <w:pPr>
              <w:pStyle w:val="NoSpacing"/>
              <w:rPr>
                <w:rFonts w:asciiTheme="minorHAnsi" w:hAnsiTheme="minorHAnsi"/>
              </w:rPr>
            </w:pPr>
          </w:p>
        </w:tc>
      </w:tr>
      <w:tr w:rsidR="007075D6" w:rsidRPr="004009E3" w14:paraId="0D4801D1" w14:textId="77777777" w:rsidTr="00283D98">
        <w:tc>
          <w:tcPr>
            <w:tcW w:w="6408" w:type="dxa"/>
          </w:tcPr>
          <w:p w14:paraId="7066475D" w14:textId="77777777" w:rsidR="007075D6" w:rsidRPr="004009E3" w:rsidRDefault="007075D6" w:rsidP="00283D98">
            <w:pPr>
              <w:pStyle w:val="NoSpacing"/>
              <w:rPr>
                <w:rFonts w:asciiTheme="minorHAnsi" w:hAnsiTheme="minorHAnsi"/>
              </w:rPr>
            </w:pPr>
            <w:r>
              <w:rPr>
                <w:rFonts w:asciiTheme="minorHAnsi" w:hAnsiTheme="minorHAnsi"/>
              </w:rPr>
              <w:t xml:space="preserve">b. Headman </w:t>
            </w:r>
          </w:p>
        </w:tc>
        <w:tc>
          <w:tcPr>
            <w:tcW w:w="1890" w:type="dxa"/>
          </w:tcPr>
          <w:p w14:paraId="1ECCA2B7"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2B8AF78F" w14:textId="77777777" w:rsidR="007075D6" w:rsidRPr="004009E3" w:rsidRDefault="007075D6" w:rsidP="00283D98">
            <w:pPr>
              <w:pStyle w:val="NoSpacing"/>
              <w:rPr>
                <w:rFonts w:asciiTheme="minorHAnsi" w:hAnsiTheme="minorHAnsi"/>
              </w:rPr>
            </w:pPr>
          </w:p>
        </w:tc>
      </w:tr>
      <w:tr w:rsidR="007075D6" w:rsidRPr="004009E3" w14:paraId="4952EBD1" w14:textId="77777777" w:rsidTr="00283D98">
        <w:tc>
          <w:tcPr>
            <w:tcW w:w="6408" w:type="dxa"/>
          </w:tcPr>
          <w:p w14:paraId="1E7A72BD" w14:textId="77777777" w:rsidR="007075D6" w:rsidRPr="004009E3" w:rsidRDefault="007075D6" w:rsidP="00283D98">
            <w:pPr>
              <w:pStyle w:val="NoSpacing"/>
              <w:rPr>
                <w:rFonts w:asciiTheme="minorHAnsi" w:hAnsiTheme="minorHAnsi"/>
              </w:rPr>
            </w:pPr>
            <w:r>
              <w:rPr>
                <w:rFonts w:asciiTheme="minorHAnsi" w:hAnsiTheme="minorHAnsi"/>
              </w:rPr>
              <w:t xml:space="preserve">c. Women </w:t>
            </w:r>
          </w:p>
        </w:tc>
        <w:tc>
          <w:tcPr>
            <w:tcW w:w="1890" w:type="dxa"/>
          </w:tcPr>
          <w:p w14:paraId="5A907EE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46106E8" w14:textId="77777777" w:rsidR="007075D6" w:rsidRPr="004009E3" w:rsidRDefault="007075D6" w:rsidP="00283D98">
            <w:pPr>
              <w:pStyle w:val="NoSpacing"/>
              <w:rPr>
                <w:rFonts w:asciiTheme="minorHAnsi" w:hAnsiTheme="minorHAnsi"/>
              </w:rPr>
            </w:pPr>
          </w:p>
        </w:tc>
      </w:tr>
      <w:tr w:rsidR="007075D6" w:rsidRPr="004009E3" w14:paraId="42C9EA7F" w14:textId="77777777" w:rsidTr="00283D98">
        <w:tc>
          <w:tcPr>
            <w:tcW w:w="6408" w:type="dxa"/>
          </w:tcPr>
          <w:p w14:paraId="0D2D7C62" w14:textId="77777777" w:rsidR="007075D6" w:rsidRPr="004009E3" w:rsidRDefault="007075D6" w:rsidP="00283D98">
            <w:pPr>
              <w:pStyle w:val="NoSpacing"/>
              <w:rPr>
                <w:rFonts w:asciiTheme="minorHAnsi" w:hAnsiTheme="minorHAnsi"/>
              </w:rPr>
            </w:pPr>
            <w:r>
              <w:rPr>
                <w:rFonts w:asciiTheme="minorHAnsi" w:hAnsiTheme="minorHAnsi"/>
              </w:rPr>
              <w:t>d. Chief</w:t>
            </w:r>
          </w:p>
        </w:tc>
        <w:tc>
          <w:tcPr>
            <w:tcW w:w="1890" w:type="dxa"/>
          </w:tcPr>
          <w:p w14:paraId="25096BB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575C9C1" w14:textId="77777777" w:rsidR="007075D6" w:rsidRPr="004009E3" w:rsidRDefault="007075D6" w:rsidP="00283D98">
            <w:pPr>
              <w:pStyle w:val="NoSpacing"/>
              <w:rPr>
                <w:rFonts w:asciiTheme="minorHAnsi" w:hAnsiTheme="minorHAnsi"/>
              </w:rPr>
            </w:pPr>
          </w:p>
        </w:tc>
      </w:tr>
      <w:tr w:rsidR="007075D6" w:rsidRPr="004009E3" w14:paraId="76BD5A3F" w14:textId="77777777" w:rsidTr="00283D98">
        <w:tc>
          <w:tcPr>
            <w:tcW w:w="6408" w:type="dxa"/>
          </w:tcPr>
          <w:p w14:paraId="5735EDDD" w14:textId="77777777" w:rsidR="007075D6" w:rsidRPr="004009E3" w:rsidRDefault="007075D6" w:rsidP="00283D98">
            <w:pPr>
              <w:pStyle w:val="NoSpacing"/>
              <w:rPr>
                <w:rFonts w:asciiTheme="minorHAnsi" w:hAnsiTheme="minorHAnsi"/>
              </w:rPr>
            </w:pPr>
            <w:r>
              <w:rPr>
                <w:rFonts w:asciiTheme="minorHAnsi" w:hAnsiTheme="minorHAnsi"/>
              </w:rPr>
              <w:t xml:space="preserve">e. Elders </w:t>
            </w:r>
          </w:p>
        </w:tc>
        <w:tc>
          <w:tcPr>
            <w:tcW w:w="1890" w:type="dxa"/>
          </w:tcPr>
          <w:p w14:paraId="4AF32E6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6E48B7BA" w14:textId="77777777" w:rsidR="007075D6" w:rsidRPr="004009E3" w:rsidRDefault="007075D6" w:rsidP="00283D98">
            <w:pPr>
              <w:pStyle w:val="NoSpacing"/>
              <w:rPr>
                <w:rFonts w:asciiTheme="minorHAnsi" w:hAnsiTheme="minorHAnsi"/>
              </w:rPr>
            </w:pPr>
          </w:p>
        </w:tc>
      </w:tr>
      <w:tr w:rsidR="007075D6" w:rsidRPr="004009E3" w14:paraId="4C119ACE" w14:textId="77777777" w:rsidTr="00283D98">
        <w:tc>
          <w:tcPr>
            <w:tcW w:w="6408" w:type="dxa"/>
          </w:tcPr>
          <w:p w14:paraId="593C1081" w14:textId="77777777" w:rsidR="007075D6" w:rsidRPr="004009E3" w:rsidRDefault="007075D6" w:rsidP="00283D98">
            <w:pPr>
              <w:pStyle w:val="NoSpacing"/>
              <w:rPr>
                <w:rFonts w:asciiTheme="minorHAnsi" w:hAnsiTheme="minorHAnsi"/>
              </w:rPr>
            </w:pPr>
            <w:r>
              <w:rPr>
                <w:rFonts w:asciiTheme="minorHAnsi" w:hAnsiTheme="minorHAnsi"/>
              </w:rPr>
              <w:t xml:space="preserve">d. Youth </w:t>
            </w:r>
          </w:p>
        </w:tc>
        <w:tc>
          <w:tcPr>
            <w:tcW w:w="1890" w:type="dxa"/>
          </w:tcPr>
          <w:p w14:paraId="70521B2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18E95FEC" w14:textId="77777777" w:rsidR="007075D6" w:rsidRPr="004009E3" w:rsidRDefault="007075D6" w:rsidP="00283D98">
            <w:pPr>
              <w:pStyle w:val="NoSpacing"/>
              <w:rPr>
                <w:rFonts w:asciiTheme="minorHAnsi" w:hAnsiTheme="minorHAnsi"/>
              </w:rPr>
            </w:pPr>
          </w:p>
        </w:tc>
      </w:tr>
    </w:tbl>
    <w:p w14:paraId="5A6CA1E8" w14:textId="77777777" w:rsidR="007075D6" w:rsidRDefault="007075D6" w:rsidP="007075D6">
      <w:pPr>
        <w:pStyle w:val="NoSpacing"/>
      </w:pPr>
    </w:p>
    <w:p w14:paraId="15151436" w14:textId="77777777" w:rsidR="007075D6" w:rsidRDefault="007075D6" w:rsidP="007075D6">
      <w:pPr>
        <w:pStyle w:val="NoSpacing"/>
      </w:pPr>
    </w:p>
    <w:p w14:paraId="64B51815" w14:textId="77777777" w:rsidR="007075D6" w:rsidRDefault="007075D6" w:rsidP="007075D6">
      <w:pPr>
        <w:pStyle w:val="NoSpacing"/>
      </w:pPr>
    </w:p>
    <w:p w14:paraId="1269CDE0" w14:textId="77777777" w:rsidR="007075D6" w:rsidRDefault="007075D6" w:rsidP="007075D6">
      <w:pPr>
        <w:pStyle w:val="NoSpacing"/>
      </w:pPr>
    </w:p>
    <w:p w14:paraId="000BC19A" w14:textId="77777777" w:rsidR="007075D6" w:rsidRDefault="007075D6" w:rsidP="007075D6">
      <w:pPr>
        <w:pStyle w:val="NoSpacing"/>
      </w:pPr>
    </w:p>
    <w:p w14:paraId="148C2FA7" w14:textId="77777777" w:rsidR="007075D6" w:rsidRDefault="007075D6" w:rsidP="007075D6">
      <w:pPr>
        <w:pStyle w:val="NoSpacing"/>
      </w:pPr>
    </w:p>
    <w:p w14:paraId="610CE27F" w14:textId="77777777" w:rsidR="007075D6" w:rsidRDefault="007075D6" w:rsidP="007075D6">
      <w:pPr>
        <w:pStyle w:val="NoSpacing"/>
      </w:pPr>
      <w:r w:rsidRPr="00881CA3">
        <w:t>Now I am going to read some statements about forest management in your village. Please tell me how much you agree or disagree.</w:t>
      </w:r>
    </w:p>
    <w:p w14:paraId="5E0EDF66" w14:textId="77777777" w:rsidR="007075D6" w:rsidRDefault="007075D6" w:rsidP="007075D6">
      <w:pPr>
        <w:pStyle w:val="NoSpacing"/>
      </w:pPr>
    </w:p>
    <w:tbl>
      <w:tblPr>
        <w:tblW w:w="9292"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881CA3" w14:paraId="7120B01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CE532A" w:rsidRDefault="007075D6" w:rsidP="00283D98">
            <w:pPr>
              <w:pStyle w:val="NoSpacing"/>
              <w:rPr>
                <w:sz w:val="20"/>
              </w:rPr>
            </w:pPr>
            <w:r w:rsidRPr="00CE532A">
              <w:rPr>
                <w:sz w:val="20"/>
              </w:rPr>
              <w:t>1=Strongly agree</w:t>
            </w:r>
          </w:p>
          <w:p w14:paraId="12817112" w14:textId="77777777" w:rsidR="007075D6" w:rsidRPr="00CE532A" w:rsidRDefault="007075D6" w:rsidP="00283D98">
            <w:pPr>
              <w:pStyle w:val="NoSpacing"/>
              <w:rPr>
                <w:sz w:val="20"/>
              </w:rPr>
            </w:pPr>
            <w:r w:rsidRPr="00CE532A">
              <w:rPr>
                <w:sz w:val="20"/>
              </w:rPr>
              <w:t>2=Agree</w:t>
            </w:r>
          </w:p>
          <w:p w14:paraId="0ADB8899" w14:textId="77777777" w:rsidR="007075D6" w:rsidRPr="00CE532A" w:rsidRDefault="007075D6" w:rsidP="00283D98">
            <w:pPr>
              <w:pStyle w:val="NoSpacing"/>
              <w:rPr>
                <w:sz w:val="20"/>
              </w:rPr>
            </w:pPr>
            <w:r w:rsidRPr="00CE532A">
              <w:rPr>
                <w:sz w:val="20"/>
              </w:rPr>
              <w:t>3=Neither agree nor disagree</w:t>
            </w:r>
          </w:p>
          <w:p w14:paraId="23140CE2" w14:textId="77777777" w:rsidR="007075D6" w:rsidRPr="00CE532A" w:rsidRDefault="007075D6" w:rsidP="00283D98">
            <w:pPr>
              <w:pStyle w:val="NoSpacing"/>
              <w:rPr>
                <w:sz w:val="20"/>
              </w:rPr>
            </w:pPr>
            <w:r w:rsidRPr="00CE532A">
              <w:rPr>
                <w:sz w:val="20"/>
              </w:rPr>
              <w:t>4=Disagree</w:t>
            </w:r>
          </w:p>
          <w:p w14:paraId="533EEF86" w14:textId="77777777" w:rsidR="007075D6" w:rsidRPr="00CE532A" w:rsidRDefault="007075D6" w:rsidP="00283D98">
            <w:pPr>
              <w:pStyle w:val="NoSpacing"/>
              <w:rPr>
                <w:sz w:val="20"/>
              </w:rPr>
            </w:pPr>
            <w:r w:rsidRPr="00CE532A">
              <w:rPr>
                <w:sz w:val="20"/>
              </w:rPr>
              <w:t>5=Strongly disagree</w:t>
            </w:r>
          </w:p>
          <w:p w14:paraId="3077D514" w14:textId="77777777" w:rsidR="007075D6" w:rsidRPr="00CE532A" w:rsidRDefault="007075D6" w:rsidP="00283D98">
            <w:pPr>
              <w:pStyle w:val="NoSpacing"/>
              <w:rPr>
                <w:sz w:val="20"/>
              </w:rPr>
            </w:pPr>
            <w:r w:rsidRPr="00CE532A">
              <w:rPr>
                <w:sz w:val="20"/>
              </w:rPr>
              <w:t>888=Don't know</w:t>
            </w:r>
          </w:p>
          <w:p w14:paraId="00361B3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881CA3" w:rsidRDefault="007075D6" w:rsidP="00283D98">
            <w:pPr>
              <w:pStyle w:val="NoSpacing"/>
              <w:rPr>
                <w:i/>
              </w:rPr>
            </w:pPr>
            <w:r w:rsidRPr="00881CA3">
              <w:rPr>
                <w:i/>
              </w:rPr>
              <w:t>(Code)</w:t>
            </w:r>
          </w:p>
        </w:tc>
      </w:tr>
      <w:tr w:rsidR="007075D6" w:rsidRPr="00881CA3" w14:paraId="0ACADBA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CE532A" w:rsidRDefault="007075D6" w:rsidP="00283D98">
            <w:pPr>
              <w:pStyle w:val="NoSpacing"/>
              <w:rPr>
                <w:sz w:val="20"/>
              </w:rPr>
            </w:pPr>
            <w:r w:rsidRPr="00CE532A">
              <w:rPr>
                <w:sz w:val="20"/>
              </w:rPr>
              <w:t>1=Strongly agree</w:t>
            </w:r>
          </w:p>
          <w:p w14:paraId="58328C2D" w14:textId="77777777" w:rsidR="007075D6" w:rsidRPr="00CE532A" w:rsidRDefault="007075D6" w:rsidP="00283D98">
            <w:pPr>
              <w:pStyle w:val="NoSpacing"/>
              <w:rPr>
                <w:sz w:val="20"/>
              </w:rPr>
            </w:pPr>
            <w:r w:rsidRPr="00CE532A">
              <w:rPr>
                <w:sz w:val="20"/>
              </w:rPr>
              <w:t>2=Agree</w:t>
            </w:r>
          </w:p>
          <w:p w14:paraId="2638813A" w14:textId="77777777" w:rsidR="007075D6" w:rsidRPr="00CE532A" w:rsidRDefault="007075D6" w:rsidP="00283D98">
            <w:pPr>
              <w:pStyle w:val="NoSpacing"/>
              <w:rPr>
                <w:sz w:val="20"/>
              </w:rPr>
            </w:pPr>
            <w:r w:rsidRPr="00CE532A">
              <w:rPr>
                <w:sz w:val="20"/>
              </w:rPr>
              <w:t>3=Neither agree nor disagree</w:t>
            </w:r>
          </w:p>
          <w:p w14:paraId="60C2509B" w14:textId="77777777" w:rsidR="007075D6" w:rsidRPr="00CE532A" w:rsidRDefault="007075D6" w:rsidP="00283D98">
            <w:pPr>
              <w:pStyle w:val="NoSpacing"/>
              <w:rPr>
                <w:sz w:val="20"/>
              </w:rPr>
            </w:pPr>
            <w:r w:rsidRPr="00CE532A">
              <w:rPr>
                <w:sz w:val="20"/>
              </w:rPr>
              <w:t>4=Disagree</w:t>
            </w:r>
          </w:p>
          <w:p w14:paraId="199B2F8A" w14:textId="77777777" w:rsidR="007075D6" w:rsidRPr="00CE532A" w:rsidRDefault="007075D6" w:rsidP="00283D98">
            <w:pPr>
              <w:pStyle w:val="NoSpacing"/>
              <w:rPr>
                <w:sz w:val="20"/>
              </w:rPr>
            </w:pPr>
            <w:r w:rsidRPr="00CE532A">
              <w:rPr>
                <w:sz w:val="20"/>
              </w:rPr>
              <w:t>5=Strongly disagree</w:t>
            </w:r>
          </w:p>
          <w:p w14:paraId="717B83D1" w14:textId="77777777" w:rsidR="007075D6" w:rsidRPr="00CE532A" w:rsidRDefault="007075D6" w:rsidP="00283D98">
            <w:pPr>
              <w:pStyle w:val="NoSpacing"/>
              <w:rPr>
                <w:sz w:val="20"/>
              </w:rPr>
            </w:pPr>
            <w:r w:rsidRPr="00CE532A">
              <w:rPr>
                <w:sz w:val="20"/>
              </w:rPr>
              <w:t>888=Don't know</w:t>
            </w:r>
          </w:p>
          <w:p w14:paraId="2A7CDC1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881CA3" w:rsidRDefault="007075D6" w:rsidP="00283D98">
            <w:pPr>
              <w:pStyle w:val="NoSpacing"/>
              <w:rPr>
                <w:i/>
              </w:rPr>
            </w:pPr>
            <w:r w:rsidRPr="00881CA3">
              <w:rPr>
                <w:i/>
              </w:rPr>
              <w:t>(Code)</w:t>
            </w:r>
          </w:p>
        </w:tc>
      </w:tr>
      <w:tr w:rsidR="007075D6" w:rsidRPr="00881CA3" w14:paraId="1FFD0AD4"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N.12 I feel that rules about land use and management are fair</w:t>
            </w:r>
          </w:p>
          <w:p w14:paraId="60B4D7A3" w14:textId="6DCF0C61"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CE532A" w:rsidRDefault="007075D6" w:rsidP="00283D98">
            <w:pPr>
              <w:pStyle w:val="NoSpacing"/>
              <w:rPr>
                <w:sz w:val="20"/>
              </w:rPr>
            </w:pPr>
            <w:r w:rsidRPr="00CE532A">
              <w:rPr>
                <w:sz w:val="20"/>
              </w:rPr>
              <w:t>1=Strongly agree</w:t>
            </w:r>
          </w:p>
          <w:p w14:paraId="59E1447F" w14:textId="77777777" w:rsidR="007075D6" w:rsidRPr="00CE532A" w:rsidRDefault="007075D6" w:rsidP="00283D98">
            <w:pPr>
              <w:pStyle w:val="NoSpacing"/>
              <w:rPr>
                <w:sz w:val="20"/>
              </w:rPr>
            </w:pPr>
            <w:r w:rsidRPr="00CE532A">
              <w:rPr>
                <w:sz w:val="20"/>
              </w:rPr>
              <w:t>2=Agree</w:t>
            </w:r>
          </w:p>
          <w:p w14:paraId="320DB3A6" w14:textId="77777777" w:rsidR="007075D6" w:rsidRPr="00CE532A" w:rsidRDefault="007075D6" w:rsidP="00283D98">
            <w:pPr>
              <w:pStyle w:val="NoSpacing"/>
              <w:rPr>
                <w:sz w:val="20"/>
              </w:rPr>
            </w:pPr>
            <w:r w:rsidRPr="00CE532A">
              <w:rPr>
                <w:sz w:val="20"/>
              </w:rPr>
              <w:t>3=Neither agree nor disagree</w:t>
            </w:r>
          </w:p>
          <w:p w14:paraId="52B1B647" w14:textId="77777777" w:rsidR="007075D6" w:rsidRPr="00CE532A" w:rsidRDefault="007075D6" w:rsidP="00283D98">
            <w:pPr>
              <w:pStyle w:val="NoSpacing"/>
              <w:rPr>
                <w:sz w:val="20"/>
              </w:rPr>
            </w:pPr>
            <w:r w:rsidRPr="00CE532A">
              <w:rPr>
                <w:sz w:val="20"/>
              </w:rPr>
              <w:t>4=Disagree</w:t>
            </w:r>
          </w:p>
          <w:p w14:paraId="06AAACDF" w14:textId="77777777" w:rsidR="007075D6" w:rsidRPr="00CE532A" w:rsidRDefault="007075D6" w:rsidP="00283D98">
            <w:pPr>
              <w:pStyle w:val="NoSpacing"/>
              <w:rPr>
                <w:sz w:val="20"/>
              </w:rPr>
            </w:pPr>
            <w:r w:rsidRPr="00CE532A">
              <w:rPr>
                <w:sz w:val="20"/>
              </w:rPr>
              <w:t>5=Strongly disagree</w:t>
            </w:r>
          </w:p>
          <w:p w14:paraId="5CB689C7" w14:textId="77777777" w:rsidR="007075D6" w:rsidRPr="00CE532A" w:rsidRDefault="007075D6" w:rsidP="00283D98">
            <w:pPr>
              <w:pStyle w:val="NoSpacing"/>
              <w:rPr>
                <w:sz w:val="20"/>
              </w:rPr>
            </w:pPr>
            <w:r w:rsidRPr="00CE532A">
              <w:rPr>
                <w:sz w:val="20"/>
              </w:rPr>
              <w:t>888=Don't know</w:t>
            </w:r>
          </w:p>
          <w:p w14:paraId="61D07BEC"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881CA3" w:rsidRDefault="007075D6" w:rsidP="00283D98">
            <w:pPr>
              <w:pStyle w:val="NoSpacing"/>
              <w:rPr>
                <w:i/>
              </w:rPr>
            </w:pPr>
            <w:r w:rsidRPr="00881CA3">
              <w:rPr>
                <w:i/>
              </w:rPr>
              <w:t>(Code)</w:t>
            </w:r>
          </w:p>
        </w:tc>
      </w:tr>
      <w:tr w:rsidR="007075D6" w:rsidRPr="00881CA3" w14:paraId="1A2540E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CE532A" w:rsidRDefault="007075D6" w:rsidP="00283D98">
            <w:pPr>
              <w:pStyle w:val="NoSpacing"/>
              <w:rPr>
                <w:sz w:val="20"/>
              </w:rPr>
            </w:pPr>
            <w:r w:rsidRPr="00CE532A">
              <w:rPr>
                <w:sz w:val="20"/>
              </w:rPr>
              <w:t>1=Strongly agree</w:t>
            </w:r>
          </w:p>
          <w:p w14:paraId="2F6FCAF5" w14:textId="77777777" w:rsidR="007075D6" w:rsidRPr="00CE532A" w:rsidRDefault="007075D6" w:rsidP="00283D98">
            <w:pPr>
              <w:pStyle w:val="NoSpacing"/>
              <w:rPr>
                <w:sz w:val="20"/>
              </w:rPr>
            </w:pPr>
            <w:r w:rsidRPr="00CE532A">
              <w:rPr>
                <w:sz w:val="20"/>
              </w:rPr>
              <w:t>2=Agree</w:t>
            </w:r>
          </w:p>
          <w:p w14:paraId="6EC9F7DC" w14:textId="77777777" w:rsidR="007075D6" w:rsidRPr="00CE532A" w:rsidRDefault="007075D6" w:rsidP="00283D98">
            <w:pPr>
              <w:pStyle w:val="NoSpacing"/>
              <w:rPr>
                <w:sz w:val="20"/>
              </w:rPr>
            </w:pPr>
            <w:r w:rsidRPr="00CE532A">
              <w:rPr>
                <w:sz w:val="20"/>
              </w:rPr>
              <w:t>3=Neither agree nor disagree</w:t>
            </w:r>
          </w:p>
          <w:p w14:paraId="5536B17A" w14:textId="77777777" w:rsidR="007075D6" w:rsidRPr="00CE532A" w:rsidRDefault="007075D6" w:rsidP="00283D98">
            <w:pPr>
              <w:pStyle w:val="NoSpacing"/>
              <w:rPr>
                <w:sz w:val="20"/>
              </w:rPr>
            </w:pPr>
            <w:r w:rsidRPr="00CE532A">
              <w:rPr>
                <w:sz w:val="20"/>
              </w:rPr>
              <w:t>4=Disagree</w:t>
            </w:r>
          </w:p>
          <w:p w14:paraId="2E436738" w14:textId="77777777" w:rsidR="007075D6" w:rsidRPr="00CE532A" w:rsidRDefault="007075D6" w:rsidP="00283D98">
            <w:pPr>
              <w:pStyle w:val="NoSpacing"/>
              <w:rPr>
                <w:sz w:val="20"/>
              </w:rPr>
            </w:pPr>
            <w:r w:rsidRPr="00CE532A">
              <w:rPr>
                <w:sz w:val="20"/>
              </w:rPr>
              <w:t>5=Strongly disagree</w:t>
            </w:r>
          </w:p>
          <w:p w14:paraId="6ADB9746" w14:textId="77777777" w:rsidR="007075D6" w:rsidRPr="00CE532A" w:rsidRDefault="007075D6" w:rsidP="00283D98">
            <w:pPr>
              <w:pStyle w:val="NoSpacing"/>
              <w:rPr>
                <w:sz w:val="20"/>
              </w:rPr>
            </w:pPr>
            <w:r w:rsidRPr="00CE532A">
              <w:rPr>
                <w:sz w:val="20"/>
              </w:rPr>
              <w:t>888=Don't know</w:t>
            </w:r>
          </w:p>
          <w:p w14:paraId="054740A9"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881CA3" w:rsidRDefault="007075D6" w:rsidP="00283D98">
            <w:pPr>
              <w:pStyle w:val="NoSpacing"/>
              <w:rPr>
                <w:i/>
              </w:rPr>
            </w:pPr>
            <w:r w:rsidRPr="00881CA3">
              <w:rPr>
                <w:i/>
              </w:rPr>
              <w:t>(Code)</w:t>
            </w:r>
          </w:p>
        </w:tc>
      </w:tr>
      <w:tr w:rsidR="007075D6" w:rsidRPr="00881CA3" w14:paraId="37134EA9"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CE532A" w:rsidRDefault="007075D6" w:rsidP="00283D98">
            <w:pPr>
              <w:pStyle w:val="NoSpacing"/>
              <w:rPr>
                <w:sz w:val="20"/>
              </w:rPr>
            </w:pPr>
            <w:r w:rsidRPr="00CE532A">
              <w:rPr>
                <w:sz w:val="20"/>
              </w:rPr>
              <w:t>1=Strongly agree</w:t>
            </w:r>
          </w:p>
          <w:p w14:paraId="3A6E619F" w14:textId="77777777" w:rsidR="007075D6" w:rsidRPr="00CE532A" w:rsidRDefault="007075D6" w:rsidP="00283D98">
            <w:pPr>
              <w:pStyle w:val="NoSpacing"/>
              <w:rPr>
                <w:sz w:val="20"/>
              </w:rPr>
            </w:pPr>
            <w:r w:rsidRPr="00CE532A">
              <w:rPr>
                <w:sz w:val="20"/>
              </w:rPr>
              <w:t>2=Agree</w:t>
            </w:r>
          </w:p>
          <w:p w14:paraId="37A3E954" w14:textId="77777777" w:rsidR="007075D6" w:rsidRPr="00CE532A" w:rsidRDefault="007075D6" w:rsidP="00283D98">
            <w:pPr>
              <w:pStyle w:val="NoSpacing"/>
              <w:rPr>
                <w:sz w:val="20"/>
              </w:rPr>
            </w:pPr>
            <w:r w:rsidRPr="00CE532A">
              <w:rPr>
                <w:sz w:val="20"/>
              </w:rPr>
              <w:t>3=Neither agree nor disagree</w:t>
            </w:r>
          </w:p>
          <w:p w14:paraId="263B09D1" w14:textId="77777777" w:rsidR="007075D6" w:rsidRPr="00CE532A" w:rsidRDefault="007075D6" w:rsidP="00283D98">
            <w:pPr>
              <w:pStyle w:val="NoSpacing"/>
              <w:rPr>
                <w:sz w:val="20"/>
              </w:rPr>
            </w:pPr>
            <w:r w:rsidRPr="00CE532A">
              <w:rPr>
                <w:sz w:val="20"/>
              </w:rPr>
              <w:t>4=Disagree</w:t>
            </w:r>
          </w:p>
          <w:p w14:paraId="41F469A6" w14:textId="77777777" w:rsidR="007075D6" w:rsidRPr="00CE532A" w:rsidRDefault="007075D6" w:rsidP="00283D98">
            <w:pPr>
              <w:pStyle w:val="NoSpacing"/>
              <w:rPr>
                <w:sz w:val="20"/>
              </w:rPr>
            </w:pPr>
            <w:r w:rsidRPr="00CE532A">
              <w:rPr>
                <w:sz w:val="20"/>
              </w:rPr>
              <w:t>5=Strongly disagree</w:t>
            </w:r>
          </w:p>
          <w:p w14:paraId="5885CD29" w14:textId="77777777" w:rsidR="007075D6" w:rsidRPr="00CE532A" w:rsidRDefault="007075D6" w:rsidP="00283D98">
            <w:pPr>
              <w:pStyle w:val="NoSpacing"/>
              <w:rPr>
                <w:sz w:val="20"/>
              </w:rPr>
            </w:pPr>
            <w:r w:rsidRPr="00CE532A">
              <w:rPr>
                <w:sz w:val="20"/>
              </w:rPr>
              <w:t>888=Don't know</w:t>
            </w:r>
          </w:p>
          <w:p w14:paraId="201C7F2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881CA3" w:rsidRDefault="007075D6" w:rsidP="00283D98">
            <w:pPr>
              <w:pStyle w:val="NoSpacing"/>
              <w:rPr>
                <w:i/>
              </w:rPr>
            </w:pPr>
            <w:r w:rsidRPr="00881CA3">
              <w:rPr>
                <w:i/>
              </w:rPr>
              <w:t>(Code)</w:t>
            </w:r>
          </w:p>
        </w:tc>
      </w:tr>
      <w:tr w:rsidR="007075D6" w:rsidRPr="00881CA3" w14:paraId="5865C135"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DA2B8F" w:rsidRDefault="00167A1C" w:rsidP="00167A1C">
            <w:pPr>
              <w:pStyle w:val="NoSpacing"/>
              <w:rPr>
                <w:rFonts w:asciiTheme="minorHAnsi" w:hAnsiTheme="minorHAnsi"/>
              </w:rPr>
            </w:pPr>
            <w:r w:rsidRPr="00DA2B8F">
              <w:rPr>
                <w:rFonts w:asciiTheme="minorHAnsi" w:hAnsiTheme="minorHAnsi"/>
                <w:color w:val="000000"/>
              </w:rPr>
              <w:t>N15.</w:t>
            </w:r>
            <w:r w:rsidR="007075D6" w:rsidRPr="00DA2B8F">
              <w:rPr>
                <w:rFonts w:asciiTheme="minorHAnsi" w:hAnsiTheme="minorHAnsi"/>
                <w:color w:val="000000"/>
              </w:rPr>
              <w:t xml:space="preserve"> I feel that women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CE532A" w:rsidRDefault="007075D6" w:rsidP="00283D98">
            <w:pPr>
              <w:pStyle w:val="NoSpacing"/>
              <w:rPr>
                <w:sz w:val="20"/>
              </w:rPr>
            </w:pPr>
            <w:r w:rsidRPr="00CE532A">
              <w:rPr>
                <w:sz w:val="20"/>
              </w:rPr>
              <w:t>1=Strongly agree</w:t>
            </w:r>
          </w:p>
          <w:p w14:paraId="7FA64A84" w14:textId="77777777" w:rsidR="007075D6" w:rsidRPr="00CE532A" w:rsidRDefault="007075D6" w:rsidP="00283D98">
            <w:pPr>
              <w:pStyle w:val="NoSpacing"/>
              <w:rPr>
                <w:sz w:val="20"/>
              </w:rPr>
            </w:pPr>
            <w:r w:rsidRPr="00CE532A">
              <w:rPr>
                <w:sz w:val="20"/>
              </w:rPr>
              <w:t>2=Agree</w:t>
            </w:r>
          </w:p>
          <w:p w14:paraId="298596D3" w14:textId="77777777" w:rsidR="007075D6" w:rsidRPr="00CE532A" w:rsidRDefault="007075D6" w:rsidP="00283D98">
            <w:pPr>
              <w:pStyle w:val="NoSpacing"/>
              <w:rPr>
                <w:sz w:val="20"/>
              </w:rPr>
            </w:pPr>
            <w:r w:rsidRPr="00CE532A">
              <w:rPr>
                <w:sz w:val="20"/>
              </w:rPr>
              <w:t>3=Neither agree nor disagree</w:t>
            </w:r>
          </w:p>
          <w:p w14:paraId="04F7F3A6" w14:textId="77777777" w:rsidR="007075D6" w:rsidRPr="00CE532A" w:rsidRDefault="007075D6" w:rsidP="00283D98">
            <w:pPr>
              <w:pStyle w:val="NoSpacing"/>
              <w:rPr>
                <w:sz w:val="20"/>
              </w:rPr>
            </w:pPr>
            <w:r w:rsidRPr="00CE532A">
              <w:rPr>
                <w:sz w:val="20"/>
              </w:rPr>
              <w:t>4=Disagree</w:t>
            </w:r>
          </w:p>
          <w:p w14:paraId="374AD65C" w14:textId="77777777" w:rsidR="007075D6" w:rsidRPr="00CE532A" w:rsidRDefault="007075D6" w:rsidP="00283D98">
            <w:pPr>
              <w:pStyle w:val="NoSpacing"/>
              <w:rPr>
                <w:sz w:val="20"/>
              </w:rPr>
            </w:pPr>
            <w:r w:rsidRPr="00CE532A">
              <w:rPr>
                <w:sz w:val="20"/>
              </w:rPr>
              <w:t>5=Strongly disagree</w:t>
            </w:r>
          </w:p>
          <w:p w14:paraId="4D0E63F5" w14:textId="77777777" w:rsidR="007075D6" w:rsidRPr="00CE532A" w:rsidRDefault="007075D6" w:rsidP="00283D98">
            <w:pPr>
              <w:pStyle w:val="NoSpacing"/>
              <w:rPr>
                <w:sz w:val="20"/>
              </w:rPr>
            </w:pPr>
            <w:r w:rsidRPr="00CE532A">
              <w:rPr>
                <w:sz w:val="20"/>
              </w:rPr>
              <w:t>888=Don't know</w:t>
            </w:r>
          </w:p>
          <w:p w14:paraId="3C1D945B"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881CA3" w:rsidRDefault="007075D6" w:rsidP="00283D98">
            <w:pPr>
              <w:pStyle w:val="NoSpacing"/>
              <w:rPr>
                <w:i/>
              </w:rPr>
            </w:pPr>
            <w:r w:rsidRPr="00881CA3">
              <w:rPr>
                <w:i/>
              </w:rPr>
              <w:t>(Code)</w:t>
            </w:r>
          </w:p>
        </w:tc>
      </w:tr>
      <w:tr w:rsidR="007075D6" w:rsidRPr="00881CA3" w14:paraId="5A28FDEA"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N.16 </w:t>
            </w:r>
            <w:r w:rsidR="007075D6" w:rsidRPr="00DA2B8F">
              <w:rPr>
                <w:rFonts w:asciiTheme="minorHAnsi" w:hAnsiTheme="minorHAnsi"/>
                <w:color w:val="000000"/>
              </w:rPr>
              <w:t xml:space="preserve">I feel that youth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CE532A" w:rsidRDefault="007075D6" w:rsidP="00283D98">
            <w:pPr>
              <w:pStyle w:val="NoSpacing"/>
              <w:rPr>
                <w:sz w:val="20"/>
              </w:rPr>
            </w:pPr>
            <w:r w:rsidRPr="00CE532A">
              <w:rPr>
                <w:sz w:val="20"/>
              </w:rPr>
              <w:t>1=Strongly agree</w:t>
            </w:r>
          </w:p>
          <w:p w14:paraId="06D62623" w14:textId="77777777" w:rsidR="007075D6" w:rsidRPr="00CE532A" w:rsidRDefault="007075D6" w:rsidP="00283D98">
            <w:pPr>
              <w:pStyle w:val="NoSpacing"/>
              <w:rPr>
                <w:sz w:val="20"/>
              </w:rPr>
            </w:pPr>
            <w:r w:rsidRPr="00CE532A">
              <w:rPr>
                <w:sz w:val="20"/>
              </w:rPr>
              <w:t>2=Agree</w:t>
            </w:r>
          </w:p>
          <w:p w14:paraId="6081C848" w14:textId="77777777" w:rsidR="007075D6" w:rsidRPr="00CE532A" w:rsidRDefault="007075D6" w:rsidP="00283D98">
            <w:pPr>
              <w:pStyle w:val="NoSpacing"/>
              <w:rPr>
                <w:sz w:val="20"/>
              </w:rPr>
            </w:pPr>
            <w:r w:rsidRPr="00CE532A">
              <w:rPr>
                <w:sz w:val="20"/>
              </w:rPr>
              <w:t>3=Neither agree nor disagree</w:t>
            </w:r>
          </w:p>
          <w:p w14:paraId="6DED5B81" w14:textId="77777777" w:rsidR="007075D6" w:rsidRPr="00CE532A" w:rsidRDefault="007075D6" w:rsidP="00283D98">
            <w:pPr>
              <w:pStyle w:val="NoSpacing"/>
              <w:rPr>
                <w:sz w:val="20"/>
              </w:rPr>
            </w:pPr>
            <w:r w:rsidRPr="00CE532A">
              <w:rPr>
                <w:sz w:val="20"/>
              </w:rPr>
              <w:t>4=Disagree</w:t>
            </w:r>
          </w:p>
          <w:p w14:paraId="45DC4C8A" w14:textId="77777777" w:rsidR="007075D6" w:rsidRPr="00CE532A" w:rsidRDefault="007075D6" w:rsidP="00283D98">
            <w:pPr>
              <w:pStyle w:val="NoSpacing"/>
              <w:rPr>
                <w:sz w:val="20"/>
              </w:rPr>
            </w:pPr>
            <w:r w:rsidRPr="00CE532A">
              <w:rPr>
                <w:sz w:val="20"/>
              </w:rPr>
              <w:t>5=Strongly disagree</w:t>
            </w:r>
          </w:p>
          <w:p w14:paraId="2F711A88" w14:textId="77777777" w:rsidR="007075D6" w:rsidRPr="00CE532A" w:rsidRDefault="007075D6" w:rsidP="00283D98">
            <w:pPr>
              <w:pStyle w:val="NoSpacing"/>
              <w:rPr>
                <w:sz w:val="20"/>
              </w:rPr>
            </w:pPr>
            <w:r w:rsidRPr="00CE532A">
              <w:rPr>
                <w:sz w:val="20"/>
              </w:rPr>
              <w:t>888=Don't know</w:t>
            </w:r>
          </w:p>
          <w:p w14:paraId="2113A96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881CA3" w:rsidRDefault="007075D6" w:rsidP="00283D98">
            <w:pPr>
              <w:pStyle w:val="NoSpacing"/>
              <w:rPr>
                <w:i/>
              </w:rPr>
            </w:pPr>
            <w:r w:rsidRPr="00881CA3">
              <w:rPr>
                <w:i/>
              </w:rPr>
              <w:t>(Code)</w:t>
            </w:r>
          </w:p>
        </w:tc>
      </w:tr>
      <w:tr w:rsidR="007075D6" w:rsidRPr="00881CA3" w14:paraId="1A67A078"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DA2B8F" w:rsidRDefault="00167A1C" w:rsidP="00167A1C">
            <w:pPr>
              <w:pStyle w:val="NoSpacing"/>
              <w:rPr>
                <w:rFonts w:asciiTheme="minorHAnsi" w:hAnsiTheme="minorHAnsi"/>
              </w:rPr>
            </w:pPr>
            <w:r w:rsidRPr="00DA2B8F">
              <w:rPr>
                <w:rFonts w:asciiTheme="minorHAnsi" w:hAnsiTheme="minorHAnsi"/>
                <w:color w:val="000000"/>
              </w:rPr>
              <w:t>N17.</w:t>
            </w:r>
            <w:r w:rsidR="007075D6" w:rsidRPr="00DA2B8F">
              <w:rPr>
                <w:rFonts w:asciiTheme="minorHAnsi" w:hAnsiTheme="minorHAnsi"/>
                <w:color w:val="000000"/>
              </w:rPr>
              <w:t xml:space="preserve"> I feel that poor households </w:t>
            </w:r>
            <w:proofErr w:type="gramStart"/>
            <w:r w:rsidRPr="00DA2B8F">
              <w:rPr>
                <w:rFonts w:asciiTheme="minorHAnsi" w:hAnsiTheme="minorHAnsi"/>
                <w:color w:val="000000"/>
              </w:rPr>
              <w:t xml:space="preserve">are </w:t>
            </w:r>
            <w:r w:rsidR="007075D6" w:rsidRPr="00DA2B8F">
              <w:rPr>
                <w:rFonts w:asciiTheme="minorHAnsi" w:hAnsiTheme="minorHAnsi"/>
                <w:color w:val="000000"/>
              </w:rPr>
              <w:t xml:space="preserve"> disadvantaged</w:t>
            </w:r>
            <w:proofErr w:type="gramEnd"/>
            <w:r w:rsidR="007075D6" w:rsidRPr="00DA2B8F">
              <w:rPr>
                <w:rFonts w:asciiTheme="minorHAnsi" w:hAnsiTheme="minorHAnsi"/>
                <w:color w:val="000000"/>
              </w:rPr>
              <w:t xml:space="preserve">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CE532A" w:rsidRDefault="007075D6" w:rsidP="00283D98">
            <w:pPr>
              <w:pStyle w:val="NoSpacing"/>
              <w:rPr>
                <w:sz w:val="20"/>
              </w:rPr>
            </w:pPr>
            <w:r w:rsidRPr="00CE532A">
              <w:rPr>
                <w:sz w:val="20"/>
              </w:rPr>
              <w:t>1=Strongly agree</w:t>
            </w:r>
          </w:p>
          <w:p w14:paraId="141ADB86" w14:textId="77777777" w:rsidR="007075D6" w:rsidRPr="00CE532A" w:rsidRDefault="007075D6" w:rsidP="00283D98">
            <w:pPr>
              <w:pStyle w:val="NoSpacing"/>
              <w:rPr>
                <w:sz w:val="20"/>
              </w:rPr>
            </w:pPr>
            <w:r w:rsidRPr="00CE532A">
              <w:rPr>
                <w:sz w:val="20"/>
              </w:rPr>
              <w:t>2=Agree</w:t>
            </w:r>
          </w:p>
          <w:p w14:paraId="6564617E" w14:textId="77777777" w:rsidR="007075D6" w:rsidRPr="00CE532A" w:rsidRDefault="007075D6" w:rsidP="00283D98">
            <w:pPr>
              <w:pStyle w:val="NoSpacing"/>
              <w:rPr>
                <w:sz w:val="20"/>
              </w:rPr>
            </w:pPr>
            <w:r w:rsidRPr="00CE532A">
              <w:rPr>
                <w:sz w:val="20"/>
              </w:rPr>
              <w:t>3=Neither agree nor disagree</w:t>
            </w:r>
          </w:p>
          <w:p w14:paraId="56FD195B" w14:textId="77777777" w:rsidR="007075D6" w:rsidRPr="00CE532A" w:rsidRDefault="007075D6" w:rsidP="00283D98">
            <w:pPr>
              <w:pStyle w:val="NoSpacing"/>
              <w:rPr>
                <w:sz w:val="20"/>
              </w:rPr>
            </w:pPr>
            <w:r w:rsidRPr="00CE532A">
              <w:rPr>
                <w:sz w:val="20"/>
              </w:rPr>
              <w:t>4=Disagree</w:t>
            </w:r>
          </w:p>
          <w:p w14:paraId="46C29831" w14:textId="77777777" w:rsidR="007075D6" w:rsidRPr="00CE532A" w:rsidRDefault="007075D6" w:rsidP="00283D98">
            <w:pPr>
              <w:pStyle w:val="NoSpacing"/>
              <w:rPr>
                <w:sz w:val="20"/>
              </w:rPr>
            </w:pPr>
            <w:r w:rsidRPr="00CE532A">
              <w:rPr>
                <w:sz w:val="20"/>
              </w:rPr>
              <w:t>5=Strongly disagree</w:t>
            </w:r>
          </w:p>
          <w:p w14:paraId="32556B5D" w14:textId="77777777" w:rsidR="007075D6" w:rsidRPr="00CE532A" w:rsidRDefault="007075D6" w:rsidP="00283D98">
            <w:pPr>
              <w:pStyle w:val="NoSpacing"/>
              <w:rPr>
                <w:sz w:val="20"/>
              </w:rPr>
            </w:pPr>
            <w:r w:rsidRPr="00CE532A">
              <w:rPr>
                <w:sz w:val="20"/>
              </w:rPr>
              <w:t>888=Don't know</w:t>
            </w:r>
          </w:p>
          <w:p w14:paraId="1204A74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881CA3" w:rsidRDefault="007075D6" w:rsidP="00283D98">
            <w:pPr>
              <w:pStyle w:val="NoSpacing"/>
              <w:rPr>
                <w:i/>
              </w:rPr>
            </w:pPr>
            <w:r w:rsidRPr="00881CA3">
              <w:rPr>
                <w:i/>
              </w:rPr>
              <w:t>(Code)</w:t>
            </w:r>
          </w:p>
        </w:tc>
      </w:tr>
      <w:tr w:rsidR="007075D6" w:rsidRPr="00881CA3" w14:paraId="216C4B6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N18. </w:t>
            </w:r>
            <w:r w:rsidR="007075D6" w:rsidRPr="00DA2B8F">
              <w:rPr>
                <w:rFonts w:asciiTheme="minorHAnsi" w:hAnsiTheme="minorHAnsi"/>
                <w:color w:val="000000"/>
              </w:rPr>
              <w:t xml:space="preserve">I feel that elderly households </w:t>
            </w:r>
            <w:r w:rsidRPr="00DA2B8F">
              <w:rPr>
                <w:rFonts w:asciiTheme="minorHAnsi" w:hAnsiTheme="minorHAnsi"/>
                <w:color w:val="000000"/>
              </w:rPr>
              <w:t xml:space="preserve">are </w:t>
            </w:r>
            <w:r w:rsidR="007075D6" w:rsidRPr="00DA2B8F">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CE532A" w:rsidRDefault="007075D6" w:rsidP="00283D98">
            <w:pPr>
              <w:pStyle w:val="NoSpacing"/>
              <w:rPr>
                <w:sz w:val="20"/>
              </w:rPr>
            </w:pPr>
            <w:r w:rsidRPr="00CE532A">
              <w:rPr>
                <w:sz w:val="20"/>
              </w:rPr>
              <w:t>1=Strongly agree</w:t>
            </w:r>
          </w:p>
          <w:p w14:paraId="2AF3FD18" w14:textId="77777777" w:rsidR="007075D6" w:rsidRPr="00CE532A" w:rsidRDefault="007075D6" w:rsidP="00283D98">
            <w:pPr>
              <w:pStyle w:val="NoSpacing"/>
              <w:rPr>
                <w:sz w:val="20"/>
              </w:rPr>
            </w:pPr>
            <w:r w:rsidRPr="00CE532A">
              <w:rPr>
                <w:sz w:val="20"/>
              </w:rPr>
              <w:t>2=Agree</w:t>
            </w:r>
          </w:p>
          <w:p w14:paraId="6D4139EA" w14:textId="77777777" w:rsidR="007075D6" w:rsidRPr="00CE532A" w:rsidRDefault="007075D6" w:rsidP="00283D98">
            <w:pPr>
              <w:pStyle w:val="NoSpacing"/>
              <w:rPr>
                <w:sz w:val="20"/>
              </w:rPr>
            </w:pPr>
            <w:r w:rsidRPr="00CE532A">
              <w:rPr>
                <w:sz w:val="20"/>
              </w:rPr>
              <w:t>3=Neither agree nor disagree</w:t>
            </w:r>
          </w:p>
          <w:p w14:paraId="7A57A8AF" w14:textId="77777777" w:rsidR="007075D6" w:rsidRPr="00CE532A" w:rsidRDefault="007075D6" w:rsidP="00283D98">
            <w:pPr>
              <w:pStyle w:val="NoSpacing"/>
              <w:rPr>
                <w:sz w:val="20"/>
              </w:rPr>
            </w:pPr>
            <w:r w:rsidRPr="00CE532A">
              <w:rPr>
                <w:sz w:val="20"/>
              </w:rPr>
              <w:t>4=Disagree</w:t>
            </w:r>
          </w:p>
          <w:p w14:paraId="0FEF4A52" w14:textId="77777777" w:rsidR="007075D6" w:rsidRPr="00CE532A" w:rsidRDefault="007075D6" w:rsidP="00283D98">
            <w:pPr>
              <w:pStyle w:val="NoSpacing"/>
              <w:rPr>
                <w:sz w:val="20"/>
              </w:rPr>
            </w:pPr>
            <w:r w:rsidRPr="00CE532A">
              <w:rPr>
                <w:sz w:val="20"/>
              </w:rPr>
              <w:t>5=Strongly disagree</w:t>
            </w:r>
          </w:p>
          <w:p w14:paraId="6A02F24B" w14:textId="77777777" w:rsidR="007075D6" w:rsidRPr="00CE532A" w:rsidRDefault="007075D6" w:rsidP="00283D98">
            <w:pPr>
              <w:pStyle w:val="NoSpacing"/>
              <w:rPr>
                <w:sz w:val="20"/>
              </w:rPr>
            </w:pPr>
            <w:r w:rsidRPr="00CE532A">
              <w:rPr>
                <w:sz w:val="20"/>
              </w:rPr>
              <w:t>888=Don't know</w:t>
            </w:r>
          </w:p>
          <w:p w14:paraId="0E16248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881CA3" w:rsidRDefault="007075D6" w:rsidP="00283D98">
            <w:pPr>
              <w:pStyle w:val="NoSpacing"/>
              <w:rPr>
                <w:i/>
              </w:rPr>
            </w:pPr>
            <w:r w:rsidRPr="00881CA3">
              <w:rPr>
                <w:i/>
              </w:rPr>
              <w:t>(Code)</w:t>
            </w:r>
          </w:p>
        </w:tc>
      </w:tr>
    </w:tbl>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p w14:paraId="7078DCA5" w14:textId="3E46701A" w:rsidR="00CF545B" w:rsidRDefault="00CF545B" w:rsidP="00CF545B">
      <w:pPr>
        <w:pStyle w:val="Heading3"/>
        <w:spacing w:before="0" w:after="240" w:line="240" w:lineRule="auto"/>
        <w:rPr>
          <w:caps w:val="0"/>
        </w:rPr>
      </w:pPr>
      <w:r w:rsidRPr="003C352E">
        <w:rPr>
          <w:caps w:val="0"/>
        </w:rPr>
        <w:lastRenderedPageBreak/>
        <w:t xml:space="preserve">SECTION </w:t>
      </w:r>
      <w:proofErr w:type="gramStart"/>
      <w:r>
        <w:rPr>
          <w:caps w:val="0"/>
        </w:rPr>
        <w:t>O</w:t>
      </w:r>
      <w:r w:rsidRPr="003C352E">
        <w:rPr>
          <w:caps w:val="0"/>
        </w:rPr>
        <w:t xml:space="preserve"> :</w:t>
      </w:r>
      <w:proofErr w:type="gramEnd"/>
      <w:r w:rsidRPr="003C352E">
        <w:rPr>
          <w:caps w:val="0"/>
        </w:rPr>
        <w:t xml:space="preserve"> INCOME FROM OFF-FARM LABOR AND REMITTANCES</w:t>
      </w:r>
    </w:p>
    <w:p w14:paraId="09A3018C" w14:textId="262B65C1" w:rsidR="00B43846" w:rsidRPr="00B43846" w:rsidRDefault="00B43846" w:rsidP="00B43846">
      <w:r>
        <w:t>Now I am going to ask about any income your household may have received from off-farm labor or remittances.</w:t>
      </w:r>
    </w:p>
    <w:tbl>
      <w:tblPr>
        <w:tblStyle w:val="TableGrid"/>
        <w:tblW w:w="11000" w:type="dxa"/>
        <w:jc w:val="center"/>
        <w:tblCellMar>
          <w:left w:w="72" w:type="dxa"/>
          <w:right w:w="72" w:type="dxa"/>
        </w:tblCellMar>
        <w:tblLook w:val="04A0" w:firstRow="1" w:lastRow="0" w:firstColumn="1" w:lastColumn="0" w:noHBand="0" w:noVBand="1"/>
      </w:tblPr>
      <w:tblGrid>
        <w:gridCol w:w="358"/>
        <w:gridCol w:w="4260"/>
        <w:gridCol w:w="972"/>
        <w:gridCol w:w="1794"/>
        <w:gridCol w:w="2526"/>
        <w:gridCol w:w="1080"/>
        <w:gridCol w:w="10"/>
      </w:tblGrid>
      <w:tr w:rsidR="00842AB8" w:rsidRPr="00C755D3" w14:paraId="2EEF163B" w14:textId="77777777" w:rsidTr="00B43846">
        <w:trPr>
          <w:gridAfter w:val="1"/>
          <w:wAfter w:w="10" w:type="dxa"/>
          <w:jc w:val="center"/>
        </w:trPr>
        <w:tc>
          <w:tcPr>
            <w:tcW w:w="359" w:type="dxa"/>
          </w:tcPr>
          <w:p w14:paraId="3372D647" w14:textId="77777777" w:rsidR="00842AB8" w:rsidRPr="00BE068B" w:rsidRDefault="00842AB8" w:rsidP="00F85A49">
            <w:pPr>
              <w:spacing w:line="240" w:lineRule="auto"/>
              <w:rPr>
                <w:w w:val="105"/>
              </w:rPr>
            </w:pPr>
          </w:p>
        </w:tc>
        <w:tc>
          <w:tcPr>
            <w:tcW w:w="4260" w:type="dxa"/>
            <w:tcBorders>
              <w:right w:val="nil"/>
            </w:tcBorders>
          </w:tcPr>
          <w:p w14:paraId="1BD68270" w14:textId="77777777" w:rsidR="00842AB8"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O1. Thinking over the past year, how much TOTAL income did your household earn?</w:t>
            </w:r>
          </w:p>
          <w:p w14:paraId="4B6B0133" w14:textId="69D8808A" w:rsidR="00842AB8" w:rsidRPr="00DA2B8F"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In ZMK</w:t>
            </w:r>
          </w:p>
        </w:tc>
        <w:tc>
          <w:tcPr>
            <w:tcW w:w="2766" w:type="dxa"/>
            <w:gridSpan w:val="2"/>
            <w:tcBorders>
              <w:left w:val="nil"/>
              <w:right w:val="single" w:sz="18" w:space="0" w:color="000000" w:themeColor="accent3"/>
            </w:tcBorders>
          </w:tcPr>
          <w:p w14:paraId="2EF3AFDA" w14:textId="733FD44F" w:rsidR="0068144E"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1= 0-</w:t>
            </w:r>
            <w:r w:rsidR="0068144E">
              <w:rPr>
                <w:rFonts w:asciiTheme="minorHAnsi" w:eastAsia="Times New Roman" w:hAnsiTheme="minorHAnsi" w:cs="Times New Roman"/>
                <w:color w:val="000000"/>
              </w:rPr>
              <w:t>2000</w:t>
            </w:r>
          </w:p>
          <w:p w14:paraId="6319E64E" w14:textId="72C0BDC0"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2=2001-5000</w:t>
            </w:r>
          </w:p>
          <w:p w14:paraId="216093B8" w14:textId="58F4CEE3"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3</w:t>
            </w:r>
            <w:r w:rsidR="00842AB8">
              <w:rPr>
                <w:rFonts w:asciiTheme="minorHAnsi" w:eastAsia="Times New Roman" w:hAnsiTheme="minorHAnsi" w:cs="Times New Roman"/>
                <w:color w:val="000000"/>
              </w:rPr>
              <w:t>= 5,00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 xml:space="preserve">-10,000 </w:t>
            </w:r>
          </w:p>
          <w:p w14:paraId="2230EC30" w14:textId="716C79E6"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4</w:t>
            </w:r>
            <w:r w:rsidR="00842AB8">
              <w:rPr>
                <w:rFonts w:asciiTheme="minorHAnsi" w:eastAsia="Times New Roman" w:hAnsiTheme="minorHAnsi" w:cs="Times New Roman"/>
                <w:color w:val="000000"/>
              </w:rPr>
              <w:t>= 10,00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-15,000</w:t>
            </w:r>
          </w:p>
          <w:p w14:paraId="708DBB2D" w14:textId="698D6B7B"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5</w:t>
            </w:r>
            <w:r w:rsidR="00842AB8">
              <w:rPr>
                <w:rFonts w:asciiTheme="minorHAnsi" w:eastAsia="Times New Roman" w:hAnsiTheme="minorHAnsi" w:cs="Times New Roman"/>
                <w:color w:val="000000"/>
              </w:rPr>
              <w:t>= Greater than 15,000</w:t>
            </w:r>
          </w:p>
          <w:p w14:paraId="650FD0DC" w14:textId="77777777" w:rsidR="00842AB8" w:rsidRP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888=Don't know</w:t>
            </w:r>
          </w:p>
          <w:p w14:paraId="65745C01" w14:textId="2ACC685B" w:rsid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999=Prefer not to respond</w:t>
            </w:r>
          </w:p>
          <w:p w14:paraId="57932647" w14:textId="04B91519" w:rsidR="00842AB8" w:rsidRPr="00DA2B8F" w:rsidRDefault="00842AB8" w:rsidP="00F85A49">
            <w:pPr>
              <w:spacing w:line="240" w:lineRule="auto"/>
              <w:rPr>
                <w:rFonts w:asciiTheme="minorHAnsi" w:eastAsia="Times New Roman" w:hAnsiTheme="minorHAnsi" w:cs="Times New Roman"/>
                <w:color w:val="000000"/>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04C62" w14:textId="70B667CA" w:rsidR="00842AB8" w:rsidRPr="001D532F" w:rsidRDefault="00842AB8" w:rsidP="00F85A49">
            <w:pPr>
              <w:pStyle w:val="NoSpacing"/>
              <w:rPr>
                <w:i/>
              </w:rPr>
            </w:pPr>
            <w:r>
              <w:rPr>
                <w:i/>
              </w:rPr>
              <w:t>(</w:t>
            </w:r>
            <w:proofErr w:type="gramStart"/>
            <w:r>
              <w:rPr>
                <w:i/>
              </w:rPr>
              <w:t>code</w:t>
            </w:r>
            <w:proofErr w:type="gramEnd"/>
            <w:r>
              <w:rPr>
                <w:i/>
              </w:rPr>
              <w:t>)</w:t>
            </w:r>
          </w:p>
        </w:tc>
      </w:tr>
      <w:tr w:rsidR="006941FB" w:rsidRPr="00C755D3" w14:paraId="1DFFFB7B" w14:textId="77777777" w:rsidTr="00B43846">
        <w:trPr>
          <w:gridAfter w:val="1"/>
          <w:wAfter w:w="10" w:type="dxa"/>
          <w:jc w:val="center"/>
        </w:trPr>
        <w:tc>
          <w:tcPr>
            <w:tcW w:w="359" w:type="dxa"/>
          </w:tcPr>
          <w:p w14:paraId="4FF12361" w14:textId="55AE029B"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0E7113C" w14:textId="562A0169" w:rsidR="006941FB" w:rsidRPr="00DA2B8F" w:rsidRDefault="006941FB" w:rsidP="00F85A49">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O.1 Thinking over the past year, how much income did your household receive from work on a small or large-holder farm?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4DFBB26E" w14:textId="77777777" w:rsidTr="00B43846">
        <w:trPr>
          <w:gridAfter w:val="1"/>
          <w:wAfter w:w="10" w:type="dxa"/>
          <w:jc w:val="center"/>
        </w:trPr>
        <w:tc>
          <w:tcPr>
            <w:tcW w:w="359" w:type="dxa"/>
          </w:tcPr>
          <w:p w14:paraId="7599E4E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2BEF3594" w14:textId="7161427E" w:rsidR="006941FB" w:rsidRPr="00DA2B8F" w:rsidRDefault="00602EFE" w:rsidP="00F85A49">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Pr>
                <w:rFonts w:asciiTheme="minorHAnsi" w:eastAsia="Times New Roman" w:hAnsiTheme="minorHAnsi" w:cs="Times New Roman"/>
                <w:color w:val="000000"/>
              </w:rPr>
              <w:t>2</w:t>
            </w:r>
            <w:r w:rsidRPr="00DA2B8F">
              <w:rPr>
                <w:rFonts w:asciiTheme="minorHAnsi" w:eastAsia="Times New Roman" w:hAnsiTheme="minorHAnsi" w:cs="Times New Roman"/>
                <w:color w:val="000000"/>
              </w:rPr>
              <w:t xml:space="preserve"> Thinking over the past year, how much income did your household receive from work in the tourism industry?</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41BBFBDA" w14:textId="77777777" w:rsidTr="00B43846">
        <w:trPr>
          <w:gridAfter w:val="1"/>
          <w:wAfter w:w="10" w:type="dxa"/>
          <w:jc w:val="center"/>
        </w:trPr>
        <w:tc>
          <w:tcPr>
            <w:tcW w:w="359" w:type="dxa"/>
          </w:tcPr>
          <w:p w14:paraId="7879107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0730462" w14:textId="3B40E2CB" w:rsidR="006941FB" w:rsidRPr="00DA2B8F" w:rsidRDefault="00602EFE" w:rsidP="006941FB">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Pr>
                <w:rFonts w:asciiTheme="minorHAnsi" w:eastAsia="Times New Roman" w:hAnsiTheme="minorHAnsi" w:cs="Times New Roman"/>
                <w:color w:val="000000"/>
              </w:rPr>
              <w:t>3</w:t>
            </w:r>
            <w:r w:rsidRPr="00DA2B8F">
              <w:rPr>
                <w:rFonts w:asciiTheme="minorHAnsi" w:eastAsia="Times New Roman" w:hAnsiTheme="minorHAnsi" w:cs="Times New Roman"/>
                <w:color w:val="000000"/>
              </w:rPr>
              <w:t xml:space="preserve"> Thinking over the past year, how much income did your household receive from a salaried job</w:t>
            </w:r>
            <w:r>
              <w:rPr>
                <w:rFonts w:asciiTheme="minorHAnsi" w:eastAsia="Times New Roman" w:hAnsiTheme="minorHAnsi" w:cs="Times New Roman"/>
                <w:color w:val="000000"/>
              </w:rPr>
              <w:t xml:space="preserve"> (not tourism)</w:t>
            </w:r>
            <w:r w:rsidRPr="00DA2B8F">
              <w:rPr>
                <w:rFonts w:asciiTheme="minorHAnsi" w:eastAsia="Times New Roman" w:hAnsiTheme="minorHAnsi" w:cs="Times New Roman"/>
                <w:color w:val="000000"/>
              </w:rPr>
              <w:t>?</w:t>
            </w:r>
          </w:p>
          <w:p w14:paraId="5779874F" w14:textId="77777777" w:rsidR="006941FB" w:rsidRPr="00DA2B8F" w:rsidRDefault="006941FB" w:rsidP="00F85A49">
            <w:pPr>
              <w:spacing w:line="240" w:lineRule="auto"/>
              <w:rPr>
                <w:rFonts w:asciiTheme="minorHAnsi" w:hAnsiTheme="minorHAnsi"/>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1967FF85" w14:textId="77777777" w:rsidTr="00B43846">
        <w:trPr>
          <w:gridAfter w:val="1"/>
          <w:wAfter w:w="10" w:type="dxa"/>
          <w:jc w:val="center"/>
        </w:trPr>
        <w:tc>
          <w:tcPr>
            <w:tcW w:w="359" w:type="dxa"/>
          </w:tcPr>
          <w:p w14:paraId="79642FB7"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B265686" w14:textId="7147607B" w:rsidR="006941FB" w:rsidRDefault="00443FEC" w:rsidP="00F85A49">
            <w:pPr>
              <w:spacing w:line="240" w:lineRule="auto"/>
            </w:pPr>
            <w:r>
              <w:t>O4</w:t>
            </w:r>
            <w:r w:rsidR="006941FB">
              <w:t xml:space="preserve">. </w:t>
            </w:r>
            <w:r w:rsidR="006941FB" w:rsidRPr="00BE068B">
              <w:t>Thinking over the past year, how much income did your household receive from petty trade?</w:t>
            </w:r>
            <w:r w:rsidR="006941FB">
              <w:t xml:space="preserve">  </w:t>
            </w:r>
          </w:p>
          <w:p w14:paraId="13878B61" w14:textId="08D25C8D" w:rsidR="006941FB" w:rsidRPr="00BE068B" w:rsidRDefault="006941FB" w:rsidP="00F85A49">
            <w:pPr>
              <w:spacing w:line="240" w:lineRule="auto"/>
              <w:rPr>
                <w:w w:val="105"/>
              </w:rPr>
            </w:pPr>
            <w:r>
              <w:t>(</w:t>
            </w:r>
            <w:proofErr w:type="spellStart"/>
            <w:proofErr w:type="gramStart"/>
            <w:r>
              <w:t>inc</w:t>
            </w:r>
            <w:proofErr w:type="gramEnd"/>
            <w:r>
              <w:t>_pettytrade</w:t>
            </w:r>
            <w:proofErr w:type="spellEnd"/>
            <w: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48FF04B5" w14:textId="77777777" w:rsidTr="00B43846">
        <w:trPr>
          <w:gridAfter w:val="1"/>
          <w:wAfter w:w="10" w:type="dxa"/>
          <w:jc w:val="center"/>
        </w:trPr>
        <w:tc>
          <w:tcPr>
            <w:tcW w:w="359" w:type="dxa"/>
          </w:tcPr>
          <w:p w14:paraId="45C24E15"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9354918" w14:textId="01769383" w:rsidR="006941FB" w:rsidRDefault="00443FEC" w:rsidP="007434E1">
            <w:pPr>
              <w:spacing w:line="240" w:lineRule="auto"/>
              <w:rPr>
                <w:w w:val="105"/>
              </w:rPr>
            </w:pPr>
            <w:r>
              <w:rPr>
                <w:w w:val="105"/>
              </w:rPr>
              <w:t>O5</w:t>
            </w:r>
            <w:r w:rsidR="006941FB">
              <w:rPr>
                <w:w w:val="105"/>
              </w:rPr>
              <w:t xml:space="preserve">. </w:t>
            </w:r>
            <w:r w:rsidR="006941FB" w:rsidRPr="00BE068B">
              <w:rPr>
                <w:w w:val="105"/>
              </w:rPr>
              <w:t>Thinking over the past year, how much income did your household receive from selling livestock or livestock products? (</w:t>
            </w:r>
            <w:proofErr w:type="gramStart"/>
            <w:r w:rsidR="006941FB" w:rsidRPr="00BE068B">
              <w:rPr>
                <w:w w:val="105"/>
              </w:rPr>
              <w:t>sale</w:t>
            </w:r>
            <w:proofErr w:type="gramEnd"/>
            <w:r w:rsidR="006941FB" w:rsidRPr="00BE068B">
              <w:rPr>
                <w:w w:val="105"/>
              </w:rPr>
              <w:t xml:space="preserve"> of skins/hides/milk/eggs) </w:t>
            </w:r>
          </w:p>
          <w:p w14:paraId="4A3A6162" w14:textId="5C41D637" w:rsidR="006941FB" w:rsidRPr="00BE068B" w:rsidRDefault="006941FB" w:rsidP="007434E1">
            <w:pPr>
              <w:spacing w:line="240" w:lineRule="auto"/>
              <w:rPr>
                <w:w w:val="105"/>
              </w:rPr>
            </w:pPr>
            <w:r w:rsidRPr="00BE068B">
              <w:rPr>
                <w:w w:val="105"/>
              </w:rPr>
              <w:t>(</w:t>
            </w:r>
            <w:proofErr w:type="spellStart"/>
            <w:proofErr w:type="gramStart"/>
            <w:r w:rsidRPr="00BE068B">
              <w:rPr>
                <w:b/>
                <w:w w:val="105"/>
              </w:rPr>
              <w:t>inc</w:t>
            </w:r>
            <w:proofErr w:type="gramEnd"/>
            <w:r w:rsidRPr="00BE068B">
              <w:rPr>
                <w:b/>
                <w:w w:val="105"/>
              </w:rPr>
              <w:t>_livestock</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606552C0" w14:textId="77777777" w:rsidTr="00B43846">
        <w:trPr>
          <w:gridAfter w:val="1"/>
          <w:wAfter w:w="10" w:type="dxa"/>
          <w:trHeight w:val="400"/>
          <w:jc w:val="center"/>
        </w:trPr>
        <w:tc>
          <w:tcPr>
            <w:tcW w:w="359" w:type="dxa"/>
            <w:tcBorders>
              <w:bottom w:val="single" w:sz="4" w:space="0" w:color="auto"/>
            </w:tcBorders>
          </w:tcPr>
          <w:p w14:paraId="7A64772E" w14:textId="77777777" w:rsidR="006941FB" w:rsidRPr="00BE068B" w:rsidRDefault="006941FB" w:rsidP="00F85A49">
            <w:pPr>
              <w:spacing w:line="240" w:lineRule="auto"/>
              <w:rPr>
                <w:w w:val="105"/>
              </w:rPr>
            </w:pPr>
          </w:p>
        </w:tc>
        <w:tc>
          <w:tcPr>
            <w:tcW w:w="7026" w:type="dxa"/>
            <w:gridSpan w:val="3"/>
            <w:tcBorders>
              <w:bottom w:val="single" w:sz="4" w:space="0" w:color="auto"/>
              <w:right w:val="single" w:sz="18" w:space="0" w:color="000000" w:themeColor="accent3"/>
            </w:tcBorders>
          </w:tcPr>
          <w:p w14:paraId="209FA468" w14:textId="72BC39F4" w:rsidR="006941FB" w:rsidRDefault="00443FEC" w:rsidP="00F85A49">
            <w:pPr>
              <w:spacing w:line="240" w:lineRule="auto"/>
            </w:pPr>
            <w:r>
              <w:t>O6.</w:t>
            </w:r>
            <w:r w:rsidR="006941FB">
              <w:t xml:space="preserve"> Thinking over the past year, how much income did your household receive </w:t>
            </w:r>
            <w:proofErr w:type="gramStart"/>
            <w:r w:rsidR="006941FB">
              <w:t>from  sale</w:t>
            </w:r>
            <w:proofErr w:type="gramEnd"/>
            <w:r w:rsidR="006941FB">
              <w:t xml:space="preserve"> of forest-based products (including for example, firewood, charcoal, timber, honey,)</w:t>
            </w:r>
          </w:p>
          <w:p w14:paraId="7334C35F" w14:textId="4623BC22" w:rsidR="006941FB" w:rsidRPr="006B4856" w:rsidRDefault="006941FB" w:rsidP="00F85A49">
            <w:pPr>
              <w:spacing w:line="240" w:lineRule="auto"/>
            </w:pPr>
            <w:r>
              <w:t>(</w:t>
            </w:r>
            <w:proofErr w:type="spellStart"/>
            <w:proofErr w:type="gramStart"/>
            <w:r>
              <w:t>inc</w:t>
            </w:r>
            <w:proofErr w:type="gramEnd"/>
            <w:r>
              <w:t>_sellfrstprod</w:t>
            </w:r>
            <w:proofErr w:type="spellEnd"/>
            <w:r>
              <w:t>)</w:t>
            </w:r>
          </w:p>
        </w:tc>
        <w:tc>
          <w:tcPr>
            <w:tcW w:w="3605"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09C1E71D" w14:textId="77777777" w:rsidTr="00B43846">
        <w:trPr>
          <w:gridAfter w:val="1"/>
          <w:wAfter w:w="10" w:type="dxa"/>
          <w:trHeight w:val="640"/>
          <w:jc w:val="center"/>
        </w:trPr>
        <w:tc>
          <w:tcPr>
            <w:tcW w:w="359" w:type="dxa"/>
            <w:tcBorders>
              <w:top w:val="single" w:sz="4" w:space="0" w:color="auto"/>
            </w:tcBorders>
          </w:tcPr>
          <w:p w14:paraId="28B08669" w14:textId="57C89C5F" w:rsidR="006941FB" w:rsidRPr="00BE068B" w:rsidRDefault="006941FB" w:rsidP="00F85A49">
            <w:pPr>
              <w:spacing w:line="240" w:lineRule="auto"/>
              <w:rPr>
                <w:w w:val="105"/>
              </w:rPr>
            </w:pPr>
          </w:p>
        </w:tc>
        <w:tc>
          <w:tcPr>
            <w:tcW w:w="7026" w:type="dxa"/>
            <w:gridSpan w:val="3"/>
            <w:tcBorders>
              <w:top w:val="single" w:sz="4" w:space="0" w:color="auto"/>
              <w:right w:val="single" w:sz="18" w:space="0" w:color="000000" w:themeColor="accent3"/>
            </w:tcBorders>
          </w:tcPr>
          <w:p w14:paraId="63F53319" w14:textId="7C8D3990" w:rsidR="006941FB" w:rsidRDefault="00443FEC" w:rsidP="00F85A49">
            <w:pPr>
              <w:spacing w:line="240" w:lineRule="auto"/>
            </w:pPr>
            <w:r>
              <w:t xml:space="preserve">O7. </w:t>
            </w:r>
            <w:r w:rsidR="006941FB">
              <w:t xml:space="preserve">Thinking over the past year, how much income did your household receive from forest-based </w:t>
            </w:r>
            <w:proofErr w:type="spellStart"/>
            <w:r w:rsidR="006941FB">
              <w:t>activites</w:t>
            </w:r>
            <w:proofErr w:type="spellEnd"/>
            <w:r w:rsidR="006941FB">
              <w:t>, such as patrolling, guiding, eco-tourism activities, forest products sales, or carbon payments</w:t>
            </w:r>
          </w:p>
          <w:p w14:paraId="172145C9" w14:textId="64C3D42B" w:rsidR="006941FB" w:rsidRPr="006B4856" w:rsidRDefault="006941FB" w:rsidP="00F85A49">
            <w:pPr>
              <w:spacing w:line="240" w:lineRule="auto"/>
              <w:rPr>
                <w:i/>
                <w:w w:val="105"/>
              </w:rPr>
            </w:pPr>
            <w:r>
              <w:t>(</w:t>
            </w:r>
            <w:proofErr w:type="spellStart"/>
            <w:proofErr w:type="gramStart"/>
            <w:r>
              <w:t>inc</w:t>
            </w:r>
            <w:proofErr w:type="gramEnd"/>
            <w:r>
              <w:t>_frstactivity</w:t>
            </w:r>
            <w:proofErr w:type="spellEnd"/>
            <w:r>
              <w:t>)</w:t>
            </w:r>
          </w:p>
        </w:tc>
        <w:tc>
          <w:tcPr>
            <w:tcW w:w="3605"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192771BA" w14:textId="77777777" w:rsidTr="00B43846">
        <w:trPr>
          <w:gridAfter w:val="1"/>
          <w:wAfter w:w="10" w:type="dxa"/>
          <w:jc w:val="center"/>
        </w:trPr>
        <w:tc>
          <w:tcPr>
            <w:tcW w:w="359" w:type="dxa"/>
          </w:tcPr>
          <w:p w14:paraId="2A2468EB"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1893943E" w14:textId="2A4F24C7" w:rsidR="006941FB" w:rsidRDefault="00443FEC" w:rsidP="00F85A49">
            <w:pPr>
              <w:spacing w:line="240" w:lineRule="auto"/>
              <w:rPr>
                <w:w w:val="105"/>
              </w:rPr>
            </w:pPr>
            <w:r>
              <w:rPr>
                <w:w w:val="105"/>
              </w:rPr>
              <w:t>O</w:t>
            </w:r>
            <w:r w:rsidR="006941FB">
              <w:rPr>
                <w:w w:val="105"/>
              </w:rPr>
              <w:t xml:space="preserve">8. </w:t>
            </w:r>
            <w:r w:rsidR="006941FB" w:rsidRPr="00BE068B">
              <w:rPr>
                <w:w w:val="105"/>
              </w:rPr>
              <w:t xml:space="preserve">Thinking over the past year, how much income did your household receive from remittances or pensions? </w:t>
            </w:r>
          </w:p>
          <w:p w14:paraId="51D9B8B1" w14:textId="70AADB06" w:rsidR="006941FB" w:rsidRPr="00BE068B" w:rsidRDefault="006941FB" w:rsidP="00F85A49">
            <w:pPr>
              <w:spacing w:line="240" w:lineRule="auto"/>
              <w:rPr>
                <w:w w:val="105"/>
              </w:rPr>
            </w:pPr>
            <w:r w:rsidRPr="00BE068B">
              <w:rPr>
                <w:w w:val="105"/>
              </w:rPr>
              <w:t>(</w:t>
            </w:r>
            <w:proofErr w:type="spellStart"/>
            <w:proofErr w:type="gramStart"/>
            <w:r>
              <w:rPr>
                <w:b/>
                <w:w w:val="105"/>
              </w:rPr>
              <w:t>inc</w:t>
            </w:r>
            <w:proofErr w:type="gramEnd"/>
            <w:r w:rsidRPr="00BE068B">
              <w:rPr>
                <w:b/>
                <w:w w:val="105"/>
              </w:rPr>
              <w:t>_other</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12F92E21" w14:textId="77777777" w:rsidTr="00B43846">
        <w:trPr>
          <w:gridAfter w:val="1"/>
          <w:wAfter w:w="10" w:type="dxa"/>
          <w:jc w:val="center"/>
        </w:trPr>
        <w:tc>
          <w:tcPr>
            <w:tcW w:w="359" w:type="dxa"/>
          </w:tcPr>
          <w:p w14:paraId="1942B1A8" w14:textId="77777777" w:rsidR="006941FB" w:rsidRPr="00BE068B" w:rsidRDefault="006941FB" w:rsidP="00F85A49">
            <w:pPr>
              <w:spacing w:line="240" w:lineRule="auto"/>
              <w:rPr>
                <w:w w:val="105"/>
              </w:rPr>
            </w:pPr>
          </w:p>
        </w:tc>
        <w:tc>
          <w:tcPr>
            <w:tcW w:w="5232" w:type="dxa"/>
            <w:gridSpan w:val="2"/>
            <w:tcBorders>
              <w:right w:val="nil"/>
            </w:tcBorders>
          </w:tcPr>
          <w:p w14:paraId="2EA63FA4" w14:textId="6E6BDAC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9. </w:t>
            </w:r>
            <w:r w:rsidR="006941FB" w:rsidRPr="00BE068B">
              <w:rPr>
                <w:w w:val="105"/>
              </w:rPr>
              <w:t>Thinking over the past year, did you household receive any cash, in kind or labor for renting out one or more of your fields to another household? (</w:t>
            </w:r>
            <w:proofErr w:type="spellStart"/>
            <w:proofErr w:type="gramStart"/>
            <w:r w:rsidR="006941FB" w:rsidRPr="00BE068B">
              <w:rPr>
                <w:b/>
                <w:w w:val="105"/>
              </w:rPr>
              <w:t>inc</w:t>
            </w:r>
            <w:proofErr w:type="gramEnd"/>
            <w:r w:rsidR="006941FB" w:rsidRPr="00BE068B">
              <w:rPr>
                <w:b/>
                <w:w w:val="105"/>
              </w:rPr>
              <w:t>_rent</w:t>
            </w:r>
            <w:r w:rsidR="006941FB">
              <w:rPr>
                <w:b/>
                <w:w w:val="105"/>
              </w:rPr>
              <w:t>out</w:t>
            </w:r>
            <w:proofErr w:type="spellEnd"/>
            <w:r w:rsidR="006941FB" w:rsidRPr="00BE068B">
              <w:rPr>
                <w:w w:val="105"/>
              </w:rPr>
              <w:t>)</w:t>
            </w:r>
          </w:p>
          <w:p w14:paraId="3AE4469A" w14:textId="77777777" w:rsidR="006941FB" w:rsidRPr="00BE068B" w:rsidRDefault="006941FB" w:rsidP="00F85A49">
            <w:pPr>
              <w:spacing w:line="240" w:lineRule="auto"/>
              <w:rPr>
                <w:i/>
                <w:w w:val="105"/>
              </w:rPr>
            </w:pPr>
            <w:r w:rsidRPr="00BE068B">
              <w:rPr>
                <w:i/>
                <w:w w:val="105"/>
              </w:rPr>
              <w:t>Probe and code</w:t>
            </w:r>
          </w:p>
          <w:p w14:paraId="62755B7C" w14:textId="12D9BEFD" w:rsidR="006941FB" w:rsidRPr="00BE068B" w:rsidRDefault="006941FB" w:rsidP="00443FEC">
            <w:pPr>
              <w:spacing w:line="240" w:lineRule="auto"/>
              <w:rPr>
                <w:w w:val="105"/>
              </w:rPr>
            </w:pPr>
            <w:r w:rsidRPr="00BE068B">
              <w:rPr>
                <w:i/>
                <w:w w:val="105"/>
              </w:rPr>
              <w:t xml:space="preserve">If </w:t>
            </w:r>
            <w:r w:rsidR="00443FEC">
              <w:rPr>
                <w:i/>
                <w:w w:val="105"/>
              </w:rPr>
              <w:t>O</w:t>
            </w:r>
            <w:r w:rsidR="008E6C52">
              <w:rPr>
                <w:i/>
                <w:w w:val="105"/>
              </w:rPr>
              <w:t>9=777</w:t>
            </w:r>
            <w:r>
              <w:rPr>
                <w:i/>
                <w:w w:val="105"/>
              </w:rPr>
              <w:t>, skip to</w:t>
            </w:r>
            <w:r w:rsidR="00443FEC">
              <w:rPr>
                <w:i/>
                <w:w w:val="105"/>
              </w:rPr>
              <w:t xml:space="preserve"> O</w:t>
            </w:r>
            <w:r>
              <w:rPr>
                <w:i/>
                <w:w w:val="105"/>
              </w:rPr>
              <w:t xml:space="preserve">.13 </w:t>
            </w:r>
          </w:p>
        </w:tc>
        <w:tc>
          <w:tcPr>
            <w:tcW w:w="4319" w:type="dxa"/>
            <w:gridSpan w:val="2"/>
            <w:tcBorders>
              <w:left w:val="nil"/>
              <w:right w:val="single" w:sz="18" w:space="0" w:color="000000" w:themeColor="accent3"/>
            </w:tcBorders>
          </w:tcPr>
          <w:p w14:paraId="4B438035" w14:textId="77777777" w:rsidR="006941FB" w:rsidRDefault="006941FB" w:rsidP="00F85A49">
            <w:pPr>
              <w:spacing w:line="240" w:lineRule="auto"/>
              <w:rPr>
                <w:w w:val="105"/>
              </w:rPr>
            </w:pPr>
            <w:r>
              <w:rPr>
                <w:w w:val="105"/>
              </w:rPr>
              <w:t>1=Cash</w:t>
            </w:r>
          </w:p>
          <w:p w14:paraId="779A5B20" w14:textId="77777777" w:rsidR="006941FB" w:rsidRDefault="006941FB" w:rsidP="00F85A49">
            <w:pPr>
              <w:spacing w:line="240" w:lineRule="auto"/>
              <w:rPr>
                <w:w w:val="105"/>
              </w:rPr>
            </w:pPr>
            <w:r>
              <w:rPr>
                <w:w w:val="105"/>
              </w:rPr>
              <w:t>2=In-kind</w:t>
            </w:r>
          </w:p>
          <w:p w14:paraId="77A6CDB6" w14:textId="77777777" w:rsidR="006941FB" w:rsidRDefault="006941FB" w:rsidP="00F85A49">
            <w:pPr>
              <w:spacing w:line="240" w:lineRule="auto"/>
              <w:rPr>
                <w:w w:val="105"/>
              </w:rPr>
            </w:pPr>
            <w:r>
              <w:rPr>
                <w:w w:val="105"/>
              </w:rPr>
              <w:t>3=Labor</w:t>
            </w:r>
          </w:p>
          <w:p w14:paraId="11643A49" w14:textId="77777777" w:rsidR="006941FB" w:rsidRDefault="006941FB" w:rsidP="00F85A49">
            <w:pPr>
              <w:spacing w:line="240" w:lineRule="auto"/>
            </w:pPr>
            <w:r>
              <w:rPr>
                <w:w w:val="105"/>
              </w:rPr>
              <w:t>97=Other</w:t>
            </w:r>
            <w:r>
              <w:t>, please specify</w:t>
            </w:r>
          </w:p>
          <w:p w14:paraId="552EBF52" w14:textId="590EC64E" w:rsidR="006941FB" w:rsidRPr="00BE068B" w:rsidRDefault="006941FB"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D532F" w:rsidRDefault="006941FB" w:rsidP="00F85A49">
            <w:pPr>
              <w:pStyle w:val="NoSpacing"/>
              <w:rPr>
                <w:i/>
              </w:rPr>
            </w:pPr>
            <w:r w:rsidRPr="001D532F">
              <w:rPr>
                <w:i/>
              </w:rPr>
              <w:t>(</w:t>
            </w:r>
            <w:proofErr w:type="gramStart"/>
            <w:r w:rsidRPr="001D532F">
              <w:rPr>
                <w:i/>
              </w:rPr>
              <w:t>code</w:t>
            </w:r>
            <w:proofErr w:type="gramEnd"/>
            <w:r w:rsidRPr="001D532F">
              <w:rPr>
                <w:i/>
              </w:rPr>
              <w:t>)</w:t>
            </w:r>
          </w:p>
        </w:tc>
      </w:tr>
      <w:tr w:rsidR="006941FB" w:rsidRPr="00C755D3" w14:paraId="0574FA50" w14:textId="77777777" w:rsidTr="00B43846">
        <w:trPr>
          <w:gridAfter w:val="1"/>
          <w:wAfter w:w="10" w:type="dxa"/>
          <w:jc w:val="center"/>
        </w:trPr>
        <w:tc>
          <w:tcPr>
            <w:tcW w:w="359" w:type="dxa"/>
          </w:tcPr>
          <w:p w14:paraId="7C6B723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10A8E96" w14:textId="7473C3D8"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10. </w:t>
            </w:r>
            <w:r w:rsidR="006941FB" w:rsidRPr="00BE068B">
              <w:rPr>
                <w:w w:val="105"/>
              </w:rPr>
              <w:t xml:space="preserve">How much </w:t>
            </w:r>
            <w:r w:rsidR="006941FB">
              <w:rPr>
                <w:w w:val="105"/>
              </w:rPr>
              <w:t xml:space="preserve">cash </w:t>
            </w:r>
            <w:r w:rsidR="006941FB" w:rsidRPr="00BE068B">
              <w:rPr>
                <w:w w:val="105"/>
              </w:rPr>
              <w:t xml:space="preserve">payment did you receive for renting </w:t>
            </w:r>
            <w:r w:rsidR="006941FB">
              <w:rPr>
                <w:w w:val="105"/>
              </w:rPr>
              <w:t xml:space="preserve">out </w:t>
            </w:r>
            <w:r w:rsidR="006941FB" w:rsidRPr="00BE068B">
              <w:rPr>
                <w:w w:val="105"/>
              </w:rPr>
              <w:t>your fields</w:t>
            </w:r>
            <w:r w:rsidR="006941FB">
              <w:rPr>
                <w:w w:val="105"/>
              </w:rPr>
              <w:t xml:space="preserve"> over the past year</w:t>
            </w:r>
            <w:r w:rsidR="006941FB" w:rsidRPr="00BE068B">
              <w:rPr>
                <w:w w:val="105"/>
              </w:rPr>
              <w:t>?</w:t>
            </w:r>
            <w:r w:rsidR="006941FB">
              <w:rPr>
                <w:w w:val="105"/>
              </w:rPr>
              <w:t xml:space="preserve"> </w:t>
            </w:r>
            <w:r w:rsidR="006941FB" w:rsidRPr="00BE068B">
              <w:rPr>
                <w:w w:val="105"/>
              </w:rPr>
              <w:t>(</w:t>
            </w:r>
            <w:proofErr w:type="spellStart"/>
            <w:proofErr w:type="gramStart"/>
            <w:r w:rsidR="006941FB" w:rsidRPr="00BE068B">
              <w:rPr>
                <w:b/>
                <w:w w:val="105"/>
              </w:rPr>
              <w:t>rent</w:t>
            </w:r>
            <w:proofErr w:type="gramEnd"/>
            <w:r w:rsidR="006941FB" w:rsidRPr="00BE068B">
              <w:rPr>
                <w:b/>
                <w:w w:val="105"/>
              </w:rPr>
              <w:t>_cash</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2DE2459B" w14:textId="77777777" w:rsidTr="00B43846">
        <w:trPr>
          <w:gridAfter w:val="1"/>
          <w:wAfter w:w="10" w:type="dxa"/>
          <w:jc w:val="center"/>
        </w:trPr>
        <w:tc>
          <w:tcPr>
            <w:tcW w:w="359" w:type="dxa"/>
          </w:tcPr>
          <w:p w14:paraId="73B36FCE"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5D51A23" w14:textId="17C48C6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11. What is the estimated cash value of in-kind items you received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4EA399F3" w14:textId="77777777" w:rsidTr="00B43846">
        <w:trPr>
          <w:gridAfter w:val="1"/>
          <w:wAfter w:w="10" w:type="dxa"/>
          <w:jc w:val="center"/>
        </w:trPr>
        <w:tc>
          <w:tcPr>
            <w:tcW w:w="359" w:type="dxa"/>
          </w:tcPr>
          <w:p w14:paraId="5C95151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5E57D027" w14:textId="0256F9C0"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12. </w:t>
            </w:r>
            <w:r w:rsidR="006941FB" w:rsidRPr="00BE068B">
              <w:rPr>
                <w:w w:val="105"/>
              </w:rPr>
              <w:t>How many person-days of labor did you receive for renting your fields</w:t>
            </w:r>
            <w:r w:rsidR="006941FB">
              <w:rPr>
                <w:w w:val="105"/>
              </w:rPr>
              <w:t xml:space="preserve"> over the past year</w:t>
            </w:r>
            <w:r w:rsidR="006941FB" w:rsidRPr="00BE068B">
              <w:rPr>
                <w:w w:val="105"/>
              </w:rPr>
              <w:t>? (</w:t>
            </w:r>
            <w:proofErr w:type="spellStart"/>
            <w:proofErr w:type="gramStart"/>
            <w:r w:rsidR="006941FB" w:rsidRPr="00BE068B">
              <w:rPr>
                <w:b/>
                <w:w w:val="105"/>
              </w:rPr>
              <w:t>rent</w:t>
            </w:r>
            <w:proofErr w:type="gramEnd"/>
            <w:r w:rsidR="006941FB" w:rsidRPr="00BE068B">
              <w:rPr>
                <w:b/>
                <w:w w:val="105"/>
              </w:rPr>
              <w:t>_labor</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D532F" w:rsidRDefault="006941FB" w:rsidP="00F85A49">
            <w:pPr>
              <w:pStyle w:val="NoSpacing"/>
              <w:rPr>
                <w:i/>
              </w:rPr>
            </w:pPr>
            <w:r w:rsidRPr="001D532F">
              <w:rPr>
                <w:i/>
              </w:rPr>
              <w:t>(</w:t>
            </w:r>
            <w:proofErr w:type="gramStart"/>
            <w:r w:rsidRPr="001D532F">
              <w:rPr>
                <w:i/>
              </w:rPr>
              <w:t>integer</w:t>
            </w:r>
            <w:proofErr w:type="gramEnd"/>
            <w:r w:rsidRPr="001D532F">
              <w:rPr>
                <w:i/>
              </w:rPr>
              <w:t>)</w:t>
            </w:r>
          </w:p>
        </w:tc>
      </w:tr>
      <w:tr w:rsidR="006941FB" w:rsidRPr="00C755D3" w14:paraId="11955A7E" w14:textId="77777777" w:rsidTr="00BC052C">
        <w:trPr>
          <w:gridAfter w:val="1"/>
          <w:wAfter w:w="10" w:type="dxa"/>
          <w:jc w:val="center"/>
        </w:trPr>
        <w:tc>
          <w:tcPr>
            <w:tcW w:w="359" w:type="dxa"/>
          </w:tcPr>
          <w:p w14:paraId="7555E3C1" w14:textId="77777777" w:rsidR="006941FB" w:rsidRPr="00BE068B" w:rsidRDefault="006941FB" w:rsidP="00F85A49">
            <w:pPr>
              <w:spacing w:line="240" w:lineRule="auto"/>
              <w:rPr>
                <w:rFonts w:eastAsia="Calibri" w:cs="Times New Roman"/>
              </w:rPr>
            </w:pPr>
          </w:p>
        </w:tc>
        <w:tc>
          <w:tcPr>
            <w:tcW w:w="5232" w:type="dxa"/>
            <w:gridSpan w:val="2"/>
            <w:tcBorders>
              <w:bottom w:val="single" w:sz="4" w:space="0" w:color="auto"/>
              <w:right w:val="nil"/>
            </w:tcBorders>
          </w:tcPr>
          <w:p w14:paraId="7B0F5334" w14:textId="7604042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13</w:t>
            </w:r>
            <w:r w:rsidR="006941FB" w:rsidRPr="00BE068B">
              <w:rPr>
                <w:w w:val="105"/>
              </w:rPr>
              <w:t>. Did your household take out any formal loans from a bank or micro-credit institution in the past year? (</w:t>
            </w:r>
            <w:proofErr w:type="gramStart"/>
            <w:r w:rsidR="006941FB" w:rsidRPr="00BE068B">
              <w:rPr>
                <w:b/>
                <w:w w:val="105"/>
              </w:rPr>
              <w:t>loan</w:t>
            </w:r>
            <w:proofErr w:type="gramEnd"/>
            <w:r w:rsidR="006941FB" w:rsidRPr="00BE068B">
              <w:rPr>
                <w:w w:val="105"/>
              </w:rPr>
              <w:t>)</w:t>
            </w:r>
          </w:p>
          <w:p w14:paraId="15F7E7E8" w14:textId="2B8A1896" w:rsidR="006941FB" w:rsidRPr="00BE068B" w:rsidRDefault="006941FB" w:rsidP="00443FEC">
            <w:pPr>
              <w:spacing w:line="240" w:lineRule="auto"/>
              <w:rPr>
                <w:color w:val="000000"/>
              </w:rPr>
            </w:pPr>
            <w:r w:rsidRPr="00BE068B">
              <w:rPr>
                <w:i/>
                <w:w w:val="105"/>
              </w:rPr>
              <w:t xml:space="preserve">If 0, Skip to </w:t>
            </w:r>
            <w:r w:rsidR="00443FEC">
              <w:rPr>
                <w:i/>
                <w:w w:val="105"/>
              </w:rPr>
              <w:t>O</w:t>
            </w:r>
            <w:r>
              <w:rPr>
                <w:i/>
                <w:w w:val="105"/>
              </w:rPr>
              <w:t>.16</w:t>
            </w:r>
          </w:p>
        </w:tc>
        <w:tc>
          <w:tcPr>
            <w:tcW w:w="4319" w:type="dxa"/>
            <w:gridSpan w:val="2"/>
            <w:tcBorders>
              <w:left w:val="nil"/>
              <w:bottom w:val="single" w:sz="4" w:space="0" w:color="auto"/>
              <w:right w:val="single" w:sz="18" w:space="0" w:color="000000" w:themeColor="accent3"/>
            </w:tcBorders>
          </w:tcPr>
          <w:p w14:paraId="6288660D"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5F02824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D532F" w:rsidRDefault="006941FB" w:rsidP="00F85A49">
            <w:pPr>
              <w:pStyle w:val="NoSpacing"/>
              <w:rPr>
                <w:i/>
              </w:rPr>
            </w:pPr>
            <w:r w:rsidRPr="001D532F">
              <w:rPr>
                <w:i/>
              </w:rPr>
              <w:t>(</w:t>
            </w:r>
            <w:proofErr w:type="gramStart"/>
            <w:r w:rsidRPr="001D532F">
              <w:rPr>
                <w:i/>
              </w:rPr>
              <w:t>code</w:t>
            </w:r>
            <w:proofErr w:type="gramEnd"/>
            <w:r w:rsidRPr="001D532F">
              <w:rPr>
                <w:i/>
              </w:rPr>
              <w:t>)</w:t>
            </w:r>
          </w:p>
        </w:tc>
      </w:tr>
      <w:tr w:rsidR="006941FB" w:rsidRPr="00C755D3" w14:paraId="4929491A" w14:textId="77777777" w:rsidTr="00BC052C">
        <w:trPr>
          <w:gridAfter w:val="1"/>
          <w:wAfter w:w="10" w:type="dxa"/>
          <w:jc w:val="center"/>
        </w:trPr>
        <w:tc>
          <w:tcPr>
            <w:tcW w:w="359" w:type="dxa"/>
          </w:tcPr>
          <w:p w14:paraId="29BD5423" w14:textId="77777777" w:rsidR="006941FB" w:rsidRPr="00BE068B" w:rsidRDefault="006941FB" w:rsidP="00F85A49">
            <w:pPr>
              <w:spacing w:line="240" w:lineRule="auto"/>
              <w:rPr>
                <w:rFonts w:eastAsia="Calibri" w:cs="Times New Roman"/>
              </w:rPr>
            </w:pPr>
          </w:p>
        </w:tc>
        <w:tc>
          <w:tcPr>
            <w:tcW w:w="5232" w:type="dxa"/>
            <w:gridSpan w:val="2"/>
            <w:tcBorders>
              <w:right w:val="nil"/>
            </w:tcBorders>
          </w:tcPr>
          <w:p w14:paraId="5F519DAD" w14:textId="7E887B57"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14. </w:t>
            </w:r>
            <w:r w:rsidR="006941FB" w:rsidRPr="00BE068B">
              <w:rPr>
                <w:w w:val="105"/>
              </w:rPr>
              <w:t>Did you have to provide any documentation of your land rights to secure the loan? (</w:t>
            </w:r>
            <w:proofErr w:type="spellStart"/>
            <w:proofErr w:type="gramStart"/>
            <w:r w:rsidR="006941FB" w:rsidRPr="00BE068B">
              <w:rPr>
                <w:b/>
                <w:w w:val="105"/>
              </w:rPr>
              <w:t>loandoc</w:t>
            </w:r>
            <w:proofErr w:type="spellEnd"/>
            <w:proofErr w:type="gramEnd"/>
            <w:r w:rsidR="006941FB" w:rsidRPr="00BE068B">
              <w:rPr>
                <w:w w:val="105"/>
              </w:rPr>
              <w:t>)</w:t>
            </w:r>
          </w:p>
          <w:p w14:paraId="591AE351" w14:textId="33503EF7" w:rsidR="006941FB" w:rsidRPr="0061392C" w:rsidRDefault="006941FB" w:rsidP="00443FEC">
            <w:pPr>
              <w:spacing w:line="240" w:lineRule="auto"/>
              <w:rPr>
                <w:color w:val="000000"/>
              </w:rPr>
            </w:pPr>
            <w:r w:rsidRPr="00BE068B">
              <w:rPr>
                <w:i/>
                <w:w w:val="105"/>
              </w:rPr>
              <w:t xml:space="preserve">If 0, Skip to </w:t>
            </w:r>
            <w:r w:rsidR="00443FEC">
              <w:rPr>
                <w:w w:val="105"/>
              </w:rPr>
              <w:t>O</w:t>
            </w:r>
            <w:r>
              <w:rPr>
                <w:w w:val="105"/>
              </w:rPr>
              <w:t>.16</w:t>
            </w:r>
          </w:p>
        </w:tc>
        <w:tc>
          <w:tcPr>
            <w:tcW w:w="4319" w:type="dxa"/>
            <w:gridSpan w:val="2"/>
            <w:tcBorders>
              <w:left w:val="nil"/>
              <w:right w:val="single" w:sz="18" w:space="0" w:color="000000" w:themeColor="accent3"/>
            </w:tcBorders>
          </w:tcPr>
          <w:p w14:paraId="778F82B9"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3F66F7E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D532F" w:rsidRDefault="006941FB" w:rsidP="00F85A49">
            <w:pPr>
              <w:pStyle w:val="NoSpacing"/>
              <w:rPr>
                <w:i/>
              </w:rPr>
            </w:pPr>
            <w:r w:rsidRPr="001D532F">
              <w:rPr>
                <w:i/>
              </w:rPr>
              <w:t>(</w:t>
            </w:r>
            <w:proofErr w:type="gramStart"/>
            <w:r w:rsidRPr="001D532F">
              <w:rPr>
                <w:i/>
              </w:rPr>
              <w:t>code</w:t>
            </w:r>
            <w:proofErr w:type="gramEnd"/>
            <w:r w:rsidRPr="001D532F">
              <w:rPr>
                <w:i/>
              </w:rPr>
              <w:t>)</w:t>
            </w:r>
          </w:p>
        </w:tc>
      </w:tr>
      <w:tr w:rsidR="00B43846" w:rsidRPr="00C755D3" w14:paraId="65E34E8E" w14:textId="77777777" w:rsidTr="00BC052C">
        <w:trPr>
          <w:jc w:val="center"/>
        </w:trPr>
        <w:tc>
          <w:tcPr>
            <w:tcW w:w="359" w:type="dxa"/>
          </w:tcPr>
          <w:p w14:paraId="4FE65811" w14:textId="77777777" w:rsidR="00B43846" w:rsidRPr="00BE068B" w:rsidRDefault="00B43846" w:rsidP="00F85A49">
            <w:pPr>
              <w:spacing w:line="240" w:lineRule="auto"/>
            </w:pPr>
            <w:commentRangeStart w:id="95"/>
          </w:p>
        </w:tc>
        <w:tc>
          <w:tcPr>
            <w:tcW w:w="5231" w:type="dxa"/>
            <w:gridSpan w:val="2"/>
            <w:tcBorders>
              <w:right w:val="nil"/>
            </w:tcBorders>
          </w:tcPr>
          <w:p w14:paraId="39879CA6" w14:textId="77777777" w:rsidR="00B43846" w:rsidRPr="00BE068B" w:rsidRDefault="00B43846" w:rsidP="00F85A49">
            <w:pPr>
              <w:spacing w:line="240" w:lineRule="auto"/>
              <w:rPr>
                <w:w w:val="105"/>
              </w:rPr>
            </w:pPr>
            <w:r>
              <w:rPr>
                <w:w w:val="105"/>
              </w:rPr>
              <w:t xml:space="preserve">O15. </w:t>
            </w:r>
            <w:r w:rsidRPr="00BE068B">
              <w:rPr>
                <w:w w:val="105"/>
              </w:rPr>
              <w:t>What kind of documentation was required? (</w:t>
            </w:r>
            <w:proofErr w:type="spellStart"/>
            <w:proofErr w:type="gramStart"/>
            <w:r w:rsidRPr="00BE068B">
              <w:rPr>
                <w:b/>
                <w:w w:val="105"/>
              </w:rPr>
              <w:t>loandoctype</w:t>
            </w:r>
            <w:proofErr w:type="spellEnd"/>
            <w:proofErr w:type="gramEnd"/>
            <w:r w:rsidRPr="00BE068B">
              <w:rPr>
                <w:w w:val="105"/>
              </w:rPr>
              <w:t>)</w:t>
            </w:r>
            <w:commentRangeEnd w:id="95"/>
            <w:r w:rsidR="00060F96">
              <w:rPr>
                <w:rStyle w:val="CommentReference"/>
              </w:rPr>
              <w:commentReference w:id="95"/>
            </w:r>
          </w:p>
        </w:tc>
        <w:tc>
          <w:tcPr>
            <w:tcW w:w="4320" w:type="dxa"/>
            <w:gridSpan w:val="2"/>
            <w:tcBorders>
              <w:left w:val="nil"/>
              <w:right w:val="single" w:sz="18" w:space="0" w:color="000000" w:themeColor="accent3"/>
            </w:tcBorders>
          </w:tcPr>
          <w:p w14:paraId="22916AA4" w14:textId="77777777" w:rsidR="00B43846" w:rsidRDefault="00B43846" w:rsidP="00F85A49">
            <w:pPr>
              <w:spacing w:line="240" w:lineRule="auto"/>
              <w:rPr>
                <w:w w:val="105"/>
              </w:rPr>
            </w:pPr>
            <w:r>
              <w:rPr>
                <w:w w:val="105"/>
              </w:rPr>
              <w:t>1= Customary land certificate</w:t>
            </w:r>
          </w:p>
          <w:p w14:paraId="6F185FA4" w14:textId="77777777" w:rsidR="00B43846" w:rsidRDefault="00B43846" w:rsidP="00F85A49">
            <w:pPr>
              <w:spacing w:line="240" w:lineRule="auto"/>
              <w:rPr>
                <w:w w:val="105"/>
              </w:rPr>
            </w:pPr>
            <w:r>
              <w:rPr>
                <w:w w:val="105"/>
              </w:rPr>
              <w:t>2= State land lease/title – 14 year lease</w:t>
            </w:r>
          </w:p>
          <w:p w14:paraId="258F80E7" w14:textId="77777777" w:rsidR="00B43846" w:rsidRDefault="00B43846" w:rsidP="00F85A49">
            <w:pPr>
              <w:spacing w:line="240" w:lineRule="auto"/>
              <w:rPr>
                <w:w w:val="105"/>
              </w:rPr>
            </w:pPr>
            <w:r>
              <w:rPr>
                <w:w w:val="105"/>
              </w:rPr>
              <w:t>3= State land lease/title- 99 year lease</w:t>
            </w:r>
          </w:p>
          <w:p w14:paraId="75E48328" w14:textId="3634971F" w:rsidR="00B43846" w:rsidRDefault="00B43846" w:rsidP="00F85A49">
            <w:pPr>
              <w:spacing w:line="240" w:lineRule="auto"/>
              <w:rPr>
                <w:w w:val="105"/>
              </w:rPr>
            </w:pPr>
            <w:r>
              <w:rPr>
                <w:w w:val="105"/>
              </w:rPr>
              <w:t xml:space="preserve">4= Letter of consent not yet </w:t>
            </w:r>
            <w:r w:rsidR="00BC052C">
              <w:rPr>
                <w:w w:val="105"/>
              </w:rPr>
              <w:t>registered</w:t>
            </w:r>
            <w:r>
              <w:rPr>
                <w:w w:val="105"/>
              </w:rPr>
              <w:t xml:space="preserve"> with the Ministry of Lands</w:t>
            </w:r>
          </w:p>
          <w:p w14:paraId="0C0E72CD" w14:textId="2156EA7B" w:rsidR="00BC052C" w:rsidRDefault="00BC052C" w:rsidP="00F85A49">
            <w:pPr>
              <w:spacing w:line="240" w:lineRule="auto"/>
              <w:rPr>
                <w:w w:val="105"/>
              </w:rPr>
            </w:pPr>
            <w:r>
              <w:rPr>
                <w:w w:val="105"/>
              </w:rPr>
              <w:t>97= Other, please specify</w:t>
            </w:r>
          </w:p>
          <w:p w14:paraId="2E1F4BB0" w14:textId="77777777" w:rsidR="00BC052C" w:rsidRPr="00BC052C" w:rsidRDefault="00BC052C" w:rsidP="00BC052C">
            <w:pPr>
              <w:spacing w:line="240" w:lineRule="auto"/>
              <w:rPr>
                <w:w w:val="105"/>
              </w:rPr>
            </w:pPr>
            <w:r w:rsidRPr="00BC052C">
              <w:rPr>
                <w:w w:val="105"/>
              </w:rPr>
              <w:t>888=Don’t know</w:t>
            </w:r>
          </w:p>
          <w:p w14:paraId="565D7E2E" w14:textId="01A75903" w:rsidR="00BC052C" w:rsidRDefault="00BC052C" w:rsidP="00BC052C">
            <w:pPr>
              <w:spacing w:line="240" w:lineRule="auto"/>
              <w:rPr>
                <w:w w:val="105"/>
              </w:rPr>
            </w:pPr>
            <w:r w:rsidRPr="00BC052C">
              <w:rPr>
                <w:w w:val="105"/>
              </w:rPr>
              <w:t>999=Prefer not to respond</w:t>
            </w:r>
          </w:p>
          <w:p w14:paraId="52CD540C" w14:textId="35F4100C" w:rsidR="00B43846" w:rsidRPr="00BE068B" w:rsidRDefault="00B43846" w:rsidP="00F85A49">
            <w:pPr>
              <w:spacing w:line="240" w:lineRule="auto"/>
              <w:rPr>
                <w:w w:val="105"/>
              </w:rPr>
            </w:pPr>
          </w:p>
        </w:tc>
        <w:tc>
          <w:tcPr>
            <w:tcW w:w="1090"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51F8525B" w:rsidR="00B43846" w:rsidRPr="001D532F" w:rsidRDefault="00B43846" w:rsidP="00F85A49">
            <w:pPr>
              <w:pStyle w:val="NoSpacing"/>
              <w:rPr>
                <w:i/>
              </w:rPr>
            </w:pPr>
            <w:r>
              <w:rPr>
                <w:i/>
              </w:rPr>
              <w:t>(</w:t>
            </w:r>
            <w:proofErr w:type="gramStart"/>
            <w:r>
              <w:rPr>
                <w:i/>
              </w:rPr>
              <w:t>code</w:t>
            </w:r>
            <w:proofErr w:type="gramEnd"/>
            <w:r w:rsidRPr="001D532F">
              <w:rPr>
                <w:i/>
              </w:rPr>
              <w:t>)</w:t>
            </w:r>
          </w:p>
        </w:tc>
      </w:tr>
      <w:tr w:rsidR="006941FB" w:rsidRPr="00C755D3" w14:paraId="6F25F947" w14:textId="77777777" w:rsidTr="00B43846">
        <w:trPr>
          <w:gridAfter w:val="1"/>
          <w:wAfter w:w="10" w:type="dxa"/>
          <w:jc w:val="center"/>
        </w:trPr>
        <w:tc>
          <w:tcPr>
            <w:tcW w:w="359" w:type="dxa"/>
          </w:tcPr>
          <w:p w14:paraId="45C5BE01" w14:textId="5A887B95" w:rsidR="006941FB" w:rsidRPr="00BE068B" w:rsidRDefault="006941FB" w:rsidP="002B587F">
            <w:pPr>
              <w:spacing w:line="240" w:lineRule="auto"/>
              <w:rPr>
                <w:rFonts w:eastAsia="Calibri" w:cs="Times New Roman"/>
              </w:rPr>
            </w:pPr>
          </w:p>
        </w:tc>
        <w:tc>
          <w:tcPr>
            <w:tcW w:w="5232" w:type="dxa"/>
            <w:gridSpan w:val="2"/>
            <w:tcBorders>
              <w:right w:val="nil"/>
            </w:tcBorders>
          </w:tcPr>
          <w:p w14:paraId="2532B172" w14:textId="1C725C0A" w:rsidR="006941FB" w:rsidRDefault="00443FEC" w:rsidP="002B587F">
            <w:pPr>
              <w:spacing w:line="240" w:lineRule="auto"/>
              <w:rPr>
                <w:w w:val="105"/>
              </w:rPr>
            </w:pPr>
            <w:r>
              <w:rPr>
                <w:w w:val="105"/>
              </w:rPr>
              <w:t>O</w:t>
            </w:r>
            <w:r w:rsidR="006941FB">
              <w:rPr>
                <w:w w:val="105"/>
              </w:rPr>
              <w:t xml:space="preserve">.16 </w:t>
            </w:r>
            <w:r w:rsidR="006941FB" w:rsidRPr="00807D6E">
              <w:rPr>
                <w:w w:val="105"/>
              </w:rPr>
              <w:t>Has your household participated in any benefit sharing arrangements with a private company, the government, or an NGO related to the use of land or forest resources in your village?</w:t>
            </w:r>
          </w:p>
          <w:p w14:paraId="6F5F9C99" w14:textId="30A865F1" w:rsidR="006941FB" w:rsidRPr="001D1DFB" w:rsidRDefault="006941FB" w:rsidP="002B587F">
            <w:pPr>
              <w:spacing w:line="240" w:lineRule="auto"/>
              <w:rPr>
                <w:b/>
                <w:w w:val="105"/>
              </w:rPr>
            </w:pPr>
            <w:r>
              <w:rPr>
                <w:w w:val="105"/>
              </w:rPr>
              <w:t>(</w:t>
            </w:r>
            <w:proofErr w:type="spellStart"/>
            <w:proofErr w:type="gramStart"/>
            <w:r w:rsidRPr="001D1DFB">
              <w:rPr>
                <w:w w:val="105"/>
              </w:rPr>
              <w:t>benshare</w:t>
            </w:r>
            <w:proofErr w:type="spellEnd"/>
            <w:proofErr w:type="gramEnd"/>
            <w:r>
              <w:rPr>
                <w:w w:val="105"/>
              </w:rPr>
              <w:t>)</w:t>
            </w:r>
          </w:p>
          <w:p w14:paraId="62F15A99" w14:textId="217138ED" w:rsidR="006941FB" w:rsidRPr="0061392C" w:rsidRDefault="006941FB" w:rsidP="00BC052C">
            <w:pPr>
              <w:spacing w:line="240" w:lineRule="auto"/>
              <w:rPr>
                <w:i/>
                <w:color w:val="000000"/>
              </w:rPr>
            </w:pPr>
            <w:r>
              <w:rPr>
                <w:i/>
                <w:w w:val="105"/>
              </w:rPr>
              <w:t xml:space="preserve">If 0, skip to </w:t>
            </w:r>
            <w:r w:rsidR="00BC052C">
              <w:rPr>
                <w:i/>
                <w:w w:val="105"/>
              </w:rPr>
              <w:t>Section P</w:t>
            </w:r>
          </w:p>
        </w:tc>
        <w:tc>
          <w:tcPr>
            <w:tcW w:w="4319" w:type="dxa"/>
            <w:gridSpan w:val="2"/>
            <w:tcBorders>
              <w:left w:val="nil"/>
              <w:right w:val="single" w:sz="18" w:space="0" w:color="000000" w:themeColor="accent3"/>
            </w:tcBorders>
          </w:tcPr>
          <w:p w14:paraId="602D8542" w14:textId="77777777" w:rsidR="006941FB" w:rsidRPr="00BE068B" w:rsidRDefault="006941FB"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6941FB" w:rsidRPr="00BE068B" w:rsidRDefault="006941FB"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6941FB" w:rsidRPr="00BE068B" w:rsidRDefault="006941FB" w:rsidP="002B587F">
            <w:pPr>
              <w:spacing w:line="240" w:lineRule="auto"/>
              <w:rPr>
                <w:rFonts w:cs="Times New Roman"/>
                <w:w w:val="105"/>
              </w:rPr>
            </w:pPr>
            <w:r w:rsidRPr="00BE068B">
              <w:rPr>
                <w:rFonts w:cs="Times New Roman"/>
                <w:w w:val="105"/>
              </w:rPr>
              <w:t>888=Don’t know</w:t>
            </w:r>
          </w:p>
          <w:p w14:paraId="6B0A7ABF" w14:textId="77777777" w:rsidR="006941FB" w:rsidRPr="00BE068B" w:rsidRDefault="006941FB"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D532F" w:rsidRDefault="006941FB" w:rsidP="002B587F">
            <w:pPr>
              <w:pStyle w:val="NoSpacing"/>
              <w:rPr>
                <w:i/>
              </w:rPr>
            </w:pPr>
            <w:r w:rsidRPr="001D532F">
              <w:rPr>
                <w:i/>
              </w:rPr>
              <w:t>(</w:t>
            </w:r>
            <w:proofErr w:type="gramStart"/>
            <w:r w:rsidRPr="001D532F">
              <w:rPr>
                <w:i/>
              </w:rPr>
              <w:t>code</w:t>
            </w:r>
            <w:proofErr w:type="gramEnd"/>
            <w:r w:rsidRPr="001D532F">
              <w:rPr>
                <w:i/>
              </w:rPr>
              <w:t>)</w:t>
            </w:r>
          </w:p>
        </w:tc>
      </w:tr>
      <w:tr w:rsidR="006941FB" w:rsidRPr="00C755D3" w14:paraId="10F25617" w14:textId="77777777" w:rsidTr="00B43846">
        <w:trPr>
          <w:gridAfter w:val="1"/>
          <w:wAfter w:w="10" w:type="dxa"/>
          <w:jc w:val="center"/>
        </w:trPr>
        <w:tc>
          <w:tcPr>
            <w:tcW w:w="359" w:type="dxa"/>
          </w:tcPr>
          <w:p w14:paraId="5A2F50C5" w14:textId="77777777" w:rsidR="006941FB" w:rsidRPr="00BE068B" w:rsidRDefault="006941FB" w:rsidP="002B587F">
            <w:pPr>
              <w:spacing w:line="240" w:lineRule="auto"/>
              <w:rPr>
                <w:rFonts w:eastAsia="Calibri" w:cs="Times New Roman"/>
              </w:rPr>
            </w:pPr>
          </w:p>
        </w:tc>
        <w:tc>
          <w:tcPr>
            <w:tcW w:w="5232" w:type="dxa"/>
            <w:gridSpan w:val="2"/>
            <w:tcBorders>
              <w:right w:val="nil"/>
            </w:tcBorders>
          </w:tcPr>
          <w:p w14:paraId="15384ED1" w14:textId="2435AEFA" w:rsidR="006941FB" w:rsidRDefault="00443FEC" w:rsidP="002B587F">
            <w:pPr>
              <w:kinsoku w:val="0"/>
              <w:overflowPunct w:val="0"/>
              <w:spacing w:afterLines="20" w:after="48" w:line="240" w:lineRule="auto"/>
              <w:ind w:left="-18"/>
              <w:contextualSpacing/>
              <w:rPr>
                <w:w w:val="105"/>
              </w:rPr>
            </w:pPr>
            <w:r>
              <w:rPr>
                <w:w w:val="105"/>
              </w:rPr>
              <w:t>O</w:t>
            </w:r>
            <w:r w:rsidR="00DA2B8F">
              <w:rPr>
                <w:w w:val="105"/>
              </w:rPr>
              <w:t xml:space="preserve">.17 </w:t>
            </w:r>
            <w:r w:rsidR="006941FB">
              <w:rPr>
                <w:w w:val="105"/>
              </w:rPr>
              <w:t>H</w:t>
            </w:r>
            <w:r w:rsidR="006941FB" w:rsidRPr="00807D6E">
              <w:rPr>
                <w:w w:val="105"/>
              </w:rPr>
              <w:t>ow would you rate your satisfaction with those arrangements?</w:t>
            </w:r>
          </w:p>
          <w:p w14:paraId="475BA35F" w14:textId="251D6066"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Bensharesat</w:t>
            </w:r>
            <w:proofErr w:type="spellEnd"/>
            <w:r>
              <w:rPr>
                <w:w w:val="105"/>
              </w:rPr>
              <w:t>)</w:t>
            </w:r>
          </w:p>
          <w:p w14:paraId="643A8C07" w14:textId="66FDACD6" w:rsidR="006941FB" w:rsidRPr="0061392C" w:rsidRDefault="008E6C52" w:rsidP="002B587F">
            <w:pPr>
              <w:kinsoku w:val="0"/>
              <w:overflowPunct w:val="0"/>
              <w:spacing w:afterLines="20" w:after="48" w:line="240" w:lineRule="auto"/>
              <w:ind w:left="-18"/>
              <w:contextualSpacing/>
              <w:rPr>
                <w:i/>
                <w:w w:val="105"/>
              </w:rPr>
            </w:pPr>
            <w:r>
              <w:rPr>
                <w:i/>
                <w:w w:val="105"/>
              </w:rPr>
              <w:t>If O.</w:t>
            </w:r>
            <w:r w:rsidR="00DA2B8F">
              <w:rPr>
                <w:i/>
                <w:w w:val="105"/>
              </w:rPr>
              <w:t>17 = 1 or 2</w:t>
            </w:r>
            <w:r>
              <w:rPr>
                <w:i/>
                <w:w w:val="105"/>
              </w:rPr>
              <w:t>, skip to O</w:t>
            </w:r>
            <w:r w:rsidR="006941FB">
              <w:rPr>
                <w:i/>
                <w:w w:val="105"/>
              </w:rPr>
              <w:t>.19</w:t>
            </w:r>
          </w:p>
        </w:tc>
        <w:tc>
          <w:tcPr>
            <w:tcW w:w="4319" w:type="dxa"/>
            <w:gridSpan w:val="2"/>
            <w:tcBorders>
              <w:left w:val="nil"/>
              <w:right w:val="single" w:sz="18" w:space="0" w:color="000000" w:themeColor="accent3"/>
            </w:tcBorders>
          </w:tcPr>
          <w:p w14:paraId="0F014096" w14:textId="5BDA3DB9" w:rsidR="006941FB" w:rsidRDefault="006941FB" w:rsidP="002B587F">
            <w:pPr>
              <w:spacing w:line="240" w:lineRule="auto"/>
              <w:rPr>
                <w:rFonts w:cs="Times New Roman"/>
                <w:w w:val="105"/>
              </w:rPr>
            </w:pPr>
            <w:r>
              <w:rPr>
                <w:rFonts w:cs="Times New Roman"/>
                <w:w w:val="105"/>
              </w:rPr>
              <w:t>1=Very satisfied</w:t>
            </w:r>
          </w:p>
          <w:p w14:paraId="5E7EBD05" w14:textId="77777777" w:rsidR="006941FB" w:rsidRDefault="006941FB" w:rsidP="002B587F">
            <w:pPr>
              <w:spacing w:line="240" w:lineRule="auto"/>
              <w:rPr>
                <w:rFonts w:cs="Times New Roman"/>
                <w:w w:val="105"/>
              </w:rPr>
            </w:pPr>
            <w:r>
              <w:rPr>
                <w:rFonts w:cs="Times New Roman"/>
                <w:w w:val="105"/>
              </w:rPr>
              <w:t>2=Satisfied</w:t>
            </w:r>
          </w:p>
          <w:p w14:paraId="3AB26EE0" w14:textId="77777777" w:rsidR="006941FB" w:rsidRDefault="006941FB" w:rsidP="002B587F">
            <w:pPr>
              <w:spacing w:line="240" w:lineRule="auto"/>
              <w:rPr>
                <w:rFonts w:cs="Times New Roman"/>
                <w:w w:val="105"/>
              </w:rPr>
            </w:pPr>
            <w:r>
              <w:rPr>
                <w:rFonts w:cs="Times New Roman"/>
                <w:w w:val="105"/>
              </w:rPr>
              <w:t>3=Neutral</w:t>
            </w:r>
          </w:p>
          <w:p w14:paraId="411F984B" w14:textId="77777777" w:rsidR="006941FB" w:rsidRDefault="006941FB" w:rsidP="002B587F">
            <w:pPr>
              <w:spacing w:line="240" w:lineRule="auto"/>
              <w:rPr>
                <w:rFonts w:cs="Times New Roman"/>
                <w:w w:val="105"/>
              </w:rPr>
            </w:pPr>
            <w:r>
              <w:rPr>
                <w:rFonts w:cs="Times New Roman"/>
                <w:w w:val="105"/>
              </w:rPr>
              <w:t>4=Dissatisfied</w:t>
            </w:r>
          </w:p>
          <w:p w14:paraId="351AC90D" w14:textId="6146E76C" w:rsidR="006941FB" w:rsidRDefault="006941FB"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D532F" w:rsidRDefault="006941FB" w:rsidP="002B587F">
            <w:pPr>
              <w:pStyle w:val="NoSpacing"/>
              <w:rPr>
                <w:i/>
              </w:rPr>
            </w:pPr>
          </w:p>
        </w:tc>
      </w:tr>
      <w:tr w:rsidR="006941FB" w:rsidRPr="00C755D3" w14:paraId="0C94E6D5" w14:textId="77777777" w:rsidTr="00B43846">
        <w:trPr>
          <w:gridAfter w:val="1"/>
          <w:wAfter w:w="10" w:type="dxa"/>
          <w:jc w:val="center"/>
        </w:trPr>
        <w:tc>
          <w:tcPr>
            <w:tcW w:w="359" w:type="dxa"/>
          </w:tcPr>
          <w:p w14:paraId="75B1CE66" w14:textId="742241E5" w:rsidR="006941FB" w:rsidRPr="00BE068B" w:rsidRDefault="006941FB" w:rsidP="002B587F">
            <w:pPr>
              <w:spacing w:line="240" w:lineRule="auto"/>
              <w:rPr>
                <w:rFonts w:eastAsia="Calibri" w:cs="Times New Roman"/>
              </w:rPr>
            </w:pPr>
          </w:p>
        </w:tc>
        <w:tc>
          <w:tcPr>
            <w:tcW w:w="5232" w:type="dxa"/>
            <w:gridSpan w:val="2"/>
            <w:tcBorders>
              <w:right w:val="nil"/>
            </w:tcBorders>
          </w:tcPr>
          <w:p w14:paraId="7307EAFD" w14:textId="3BE34785" w:rsidR="006941FB" w:rsidRDefault="00443FEC" w:rsidP="0061392C">
            <w:pPr>
              <w:kinsoku w:val="0"/>
              <w:overflowPunct w:val="0"/>
              <w:spacing w:afterLines="20" w:after="48" w:line="240" w:lineRule="auto"/>
              <w:ind w:left="-18"/>
              <w:contextualSpacing/>
              <w:rPr>
                <w:w w:val="105"/>
              </w:rPr>
            </w:pPr>
            <w:r>
              <w:rPr>
                <w:w w:val="105"/>
              </w:rPr>
              <w:t>O</w:t>
            </w:r>
            <w:r w:rsidR="006941FB">
              <w:rPr>
                <w:w w:val="105"/>
              </w:rPr>
              <w:t xml:space="preserve">.18 Why </w:t>
            </w:r>
            <w:proofErr w:type="gramStart"/>
            <w:r w:rsidR="006941FB">
              <w:rPr>
                <w:w w:val="105"/>
              </w:rPr>
              <w:t>are</w:t>
            </w:r>
            <w:proofErr w:type="gramEnd"/>
            <w:r w:rsidR="006941FB">
              <w:rPr>
                <w:w w:val="105"/>
              </w:rPr>
              <w:t xml:space="preserve"> you not fully satisfied? </w:t>
            </w:r>
          </w:p>
          <w:p w14:paraId="06C454D5" w14:textId="77777777" w:rsidR="006941FB" w:rsidRDefault="006941FB" w:rsidP="0061392C">
            <w:pPr>
              <w:kinsoku w:val="0"/>
              <w:overflowPunct w:val="0"/>
              <w:spacing w:afterLines="20" w:after="48" w:line="240" w:lineRule="auto"/>
              <w:ind w:left="-18"/>
              <w:contextualSpacing/>
              <w:rPr>
                <w:w w:val="105"/>
              </w:rPr>
            </w:pPr>
            <w:r>
              <w:rPr>
                <w:w w:val="105"/>
              </w:rPr>
              <w:t>(</w:t>
            </w:r>
            <w:proofErr w:type="spellStart"/>
            <w:proofErr w:type="gramStart"/>
            <w:r w:rsidRPr="001D1DFB">
              <w:rPr>
                <w:w w:val="105"/>
              </w:rPr>
              <w:t>bensharenosat</w:t>
            </w:r>
            <w:proofErr w:type="spellEnd"/>
            <w:proofErr w:type="gramEnd"/>
            <w:r>
              <w:rPr>
                <w:w w:val="105"/>
              </w:rPr>
              <w:t>)</w:t>
            </w:r>
          </w:p>
          <w:p w14:paraId="41481B36" w14:textId="11E35C92" w:rsidR="00602EFE" w:rsidRPr="00B760AE" w:rsidRDefault="00602EFE" w:rsidP="00602EFE">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53BAA186" w14:textId="40810545"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1=The level of benefits for our village/district is inadequate</w:t>
            </w:r>
          </w:p>
          <w:p w14:paraId="465B341A" w14:textId="77777777"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2=The level of benefits transferred for individual households is inadequate</w:t>
            </w:r>
          </w:p>
          <w:p w14:paraId="71DA98DA"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3=The terms for transferring the benefits are not clear</w:t>
            </w:r>
          </w:p>
          <w:p w14:paraId="005F6625"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4=The management of the benefits is not transparent/fair</w:t>
            </w:r>
          </w:p>
          <w:p w14:paraId="0648BFB6" w14:textId="66DE3F5A" w:rsidR="006941FB" w:rsidRDefault="006941FB" w:rsidP="005603B9">
            <w:pPr>
              <w:spacing w:line="240" w:lineRule="auto"/>
              <w:rPr>
                <w:rFonts w:cs="Times New Roman"/>
                <w:w w:val="105"/>
              </w:rPr>
            </w:pPr>
            <w:r w:rsidRPr="00BC052C">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D532F" w:rsidRDefault="006941FB" w:rsidP="002B587F">
            <w:pPr>
              <w:pStyle w:val="NoSpacing"/>
              <w:rPr>
                <w:i/>
              </w:rPr>
            </w:pPr>
          </w:p>
        </w:tc>
      </w:tr>
      <w:tr w:rsidR="006941FB" w:rsidRPr="00C755D3" w14:paraId="3BC8E5FC" w14:textId="77777777" w:rsidTr="00B43846">
        <w:trPr>
          <w:gridAfter w:val="1"/>
          <w:wAfter w:w="10" w:type="dxa"/>
          <w:jc w:val="center"/>
        </w:trPr>
        <w:tc>
          <w:tcPr>
            <w:tcW w:w="359" w:type="dxa"/>
          </w:tcPr>
          <w:p w14:paraId="71AC37D1" w14:textId="05F01508" w:rsidR="006941FB" w:rsidRPr="00BE068B" w:rsidRDefault="006941FB" w:rsidP="002B587F">
            <w:pPr>
              <w:spacing w:line="240" w:lineRule="auto"/>
              <w:rPr>
                <w:rFonts w:eastAsia="Calibri" w:cs="Times New Roman"/>
              </w:rPr>
            </w:pPr>
          </w:p>
        </w:tc>
        <w:tc>
          <w:tcPr>
            <w:tcW w:w="5232" w:type="dxa"/>
            <w:gridSpan w:val="2"/>
            <w:tcBorders>
              <w:right w:val="nil"/>
            </w:tcBorders>
          </w:tcPr>
          <w:p w14:paraId="257D4A7C" w14:textId="1A72BAC5" w:rsidR="006941FB" w:rsidRDefault="00443FEC" w:rsidP="002B587F">
            <w:pPr>
              <w:kinsoku w:val="0"/>
              <w:overflowPunct w:val="0"/>
              <w:spacing w:afterLines="20" w:after="48" w:line="240" w:lineRule="auto"/>
              <w:ind w:left="-18"/>
              <w:contextualSpacing/>
              <w:rPr>
                <w:w w:val="105"/>
              </w:rPr>
            </w:pPr>
            <w:r>
              <w:rPr>
                <w:w w:val="105"/>
              </w:rPr>
              <w:t>O</w:t>
            </w:r>
            <w:r w:rsidR="006941FB">
              <w:rPr>
                <w:w w:val="105"/>
              </w:rPr>
              <w:t xml:space="preserve">.19 </w:t>
            </w:r>
            <w:r w:rsidR="006941FB" w:rsidRPr="00CB44B2">
              <w:rPr>
                <w:w w:val="105"/>
              </w:rPr>
              <w:t>What improvements, if any, would you like to see in these arrangements?</w:t>
            </w:r>
          </w:p>
          <w:p w14:paraId="4D244336" w14:textId="77777777" w:rsidR="006941FB" w:rsidRDefault="006941FB" w:rsidP="002B587F">
            <w:pPr>
              <w:kinsoku w:val="0"/>
              <w:overflowPunct w:val="0"/>
              <w:spacing w:afterLines="20" w:after="48" w:line="240" w:lineRule="auto"/>
              <w:ind w:left="-18"/>
              <w:contextualSpacing/>
              <w:rPr>
                <w:w w:val="105"/>
              </w:rPr>
            </w:pPr>
            <w:r>
              <w:rPr>
                <w:w w:val="105"/>
              </w:rPr>
              <w:t>(</w:t>
            </w:r>
            <w:proofErr w:type="spellStart"/>
            <w:proofErr w:type="gramStart"/>
            <w:r w:rsidRPr="001D1DFB">
              <w:rPr>
                <w:w w:val="105"/>
              </w:rPr>
              <w:t>benshareimprove</w:t>
            </w:r>
            <w:proofErr w:type="spellEnd"/>
            <w:proofErr w:type="gramEnd"/>
            <w:r>
              <w:rPr>
                <w:w w:val="105"/>
              </w:rPr>
              <w:t>)</w:t>
            </w:r>
          </w:p>
          <w:p w14:paraId="76E64781" w14:textId="26E444BD" w:rsidR="00602EFE" w:rsidRPr="00B760AE" w:rsidRDefault="00602EFE" w:rsidP="002B587F">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3B7FBC7F" w14:textId="20E7FD51" w:rsidR="006941FB" w:rsidRPr="00CB44B2" w:rsidRDefault="006941FB"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6941FB"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lastRenderedPageBreak/>
              <w:t>5=I would like to see more transparency in the use/management of benefits at the village level</w:t>
            </w:r>
          </w:p>
          <w:p w14:paraId="77315C73" w14:textId="77777777" w:rsidR="006941FB" w:rsidRDefault="006941FB" w:rsidP="00CB44B2">
            <w:pPr>
              <w:spacing w:line="240" w:lineRule="auto"/>
              <w:rPr>
                <w:rFonts w:asciiTheme="minorHAnsi" w:eastAsia="Times New Roman" w:hAnsiTheme="minorHAnsi" w:cs="Arial"/>
                <w:color w:val="222222"/>
                <w:szCs w:val="24"/>
              </w:rPr>
            </w:pPr>
            <w:r>
              <w:rPr>
                <w:rFonts w:asciiTheme="minorHAnsi" w:eastAsia="Times New Roman" w:hAnsiTheme="minorHAnsi" w:cs="Arial"/>
                <w:color w:val="222222"/>
                <w:szCs w:val="24"/>
              </w:rPr>
              <w:t xml:space="preserve">6=No improvements </w:t>
            </w:r>
          </w:p>
          <w:p w14:paraId="7B52265B" w14:textId="3BB4A090" w:rsidR="006941FB" w:rsidRPr="00CB44B2" w:rsidRDefault="006941FB" w:rsidP="00CB44B2">
            <w:pPr>
              <w:spacing w:line="240" w:lineRule="auto"/>
              <w:rPr>
                <w:rFonts w:cs="Times New Roman"/>
                <w:w w:val="105"/>
              </w:rPr>
            </w:pPr>
            <w:r>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D532F" w:rsidRDefault="006941FB" w:rsidP="002B587F">
            <w:pPr>
              <w:pStyle w:val="NoSpacing"/>
              <w:rPr>
                <w:i/>
              </w:rPr>
            </w:pPr>
          </w:p>
        </w:tc>
      </w:tr>
    </w:tbl>
    <w:p w14:paraId="5926F684" w14:textId="77777777" w:rsidR="00EF1523" w:rsidRDefault="00EF1523" w:rsidP="00F85A49">
      <w:pPr>
        <w:pStyle w:val="Heading3"/>
        <w:spacing w:line="240" w:lineRule="auto"/>
        <w:rPr>
          <w:caps w:val="0"/>
        </w:rPr>
      </w:pPr>
    </w:p>
    <w:p w14:paraId="5C4986B5" w14:textId="1A965951" w:rsidR="000A2760" w:rsidRDefault="00BC052C" w:rsidP="00F85A49">
      <w:pPr>
        <w:pStyle w:val="Heading3"/>
        <w:spacing w:line="240" w:lineRule="auto"/>
      </w:pPr>
      <w:r>
        <w:rPr>
          <w:caps w:val="0"/>
        </w:rPr>
        <w:t xml:space="preserve">SECTION P: </w:t>
      </w:r>
      <w:r w:rsidR="00701E1C">
        <w:rPr>
          <w:caps w:val="0"/>
        </w:rPr>
        <w:t>LIVESTO</w:t>
      </w:r>
      <w:bookmarkStart w:id="96" w:name="_GoBack"/>
      <w:bookmarkEnd w:id="96"/>
      <w:r w:rsidR="00701E1C">
        <w:rPr>
          <w:caps w:val="0"/>
        </w:rPr>
        <w:t>CK ASSETS</w:t>
      </w:r>
    </w:p>
    <w:p w14:paraId="2464E5A9" w14:textId="4DCB4821" w:rsidR="00D032F9" w:rsidRPr="000A2760" w:rsidRDefault="000A2760" w:rsidP="00F85A49">
      <w:pPr>
        <w:pStyle w:val="NoSpacing"/>
      </w:pPr>
      <w:r w:rsidRPr="000A276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0D12349F" w:rsidR="000A2760" w:rsidRPr="00BE068B" w:rsidRDefault="00BC052C" w:rsidP="008E6C52">
            <w:pPr>
              <w:kinsoku w:val="0"/>
              <w:overflowPunct w:val="0"/>
              <w:spacing w:afterLines="20" w:after="48" w:line="240" w:lineRule="auto"/>
              <w:contextualSpacing/>
              <w:rPr>
                <w:w w:val="105"/>
              </w:rPr>
            </w:pPr>
            <w:r>
              <w:rPr>
                <w:w w:val="105"/>
              </w:rPr>
              <w:t>P1</w:t>
            </w:r>
            <w:r w:rsidR="00F85A49">
              <w:rPr>
                <w:w w:val="105"/>
              </w:rPr>
              <w:t xml:space="preserve">. </w:t>
            </w:r>
            <w:r w:rsidR="000A2760" w:rsidRPr="00BE068B">
              <w:rPr>
                <w:w w:val="105"/>
              </w:rPr>
              <w:t>How many cattle does your household own? (</w:t>
            </w:r>
            <w:proofErr w:type="gramStart"/>
            <w:r w:rsidR="000A2760" w:rsidRPr="00BE068B">
              <w:rPr>
                <w:b/>
                <w:w w:val="105"/>
              </w:rPr>
              <w:t>cattle</w:t>
            </w:r>
            <w:proofErr w:type="gramEnd"/>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7F505346" w:rsidR="00F47D62" w:rsidRDefault="00BC052C" w:rsidP="00F4369D">
            <w:pPr>
              <w:kinsoku w:val="0"/>
              <w:overflowPunct w:val="0"/>
              <w:spacing w:afterLines="20" w:after="48" w:line="240" w:lineRule="auto"/>
              <w:contextualSpacing/>
              <w:rPr>
                <w:w w:val="105"/>
              </w:rPr>
            </w:pPr>
            <w:r>
              <w:rPr>
                <w:w w:val="105"/>
              </w:rPr>
              <w:t>P2</w:t>
            </w:r>
            <w:r w:rsidR="00F47D62">
              <w:rPr>
                <w:w w:val="105"/>
              </w:rPr>
              <w:t xml:space="preserve">. </w:t>
            </w:r>
            <w:r w:rsidR="00F47D62" w:rsidRPr="00BE068B">
              <w:rPr>
                <w:w w:val="105"/>
              </w:rPr>
              <w:t>How many oxen does your household have? (</w:t>
            </w:r>
            <w:proofErr w:type="spellStart"/>
            <w:proofErr w:type="gramStart"/>
            <w:r w:rsidR="00F47D62" w:rsidRPr="00BE068B">
              <w:rPr>
                <w:b/>
                <w:w w:val="105"/>
              </w:rPr>
              <w:t>ox</w:t>
            </w:r>
            <w:r w:rsidR="00211D10">
              <w:rPr>
                <w:b/>
                <w:w w:val="105"/>
              </w:rPr>
              <w:t>e</w:t>
            </w:r>
            <w:proofErr w:type="spellEnd"/>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4DECF9AF" w:rsidR="00F47D62" w:rsidRPr="0061392C" w:rsidRDefault="00BC052C" w:rsidP="00F4369D">
            <w:pPr>
              <w:kinsoku w:val="0"/>
              <w:overflowPunct w:val="0"/>
              <w:spacing w:afterLines="20" w:after="48" w:line="240" w:lineRule="auto"/>
              <w:contextualSpacing/>
              <w:rPr>
                <w:w w:val="105"/>
              </w:rPr>
            </w:pPr>
            <w:r>
              <w:rPr>
                <w:w w:val="105"/>
              </w:rPr>
              <w:t>P3</w:t>
            </w:r>
            <w:r w:rsidR="00F47D62">
              <w:rPr>
                <w:w w:val="105"/>
              </w:rPr>
              <w:t xml:space="preserve">. </w:t>
            </w:r>
            <w:r w:rsidR="00F47D62" w:rsidRPr="00BE068B">
              <w:rPr>
                <w:w w:val="105"/>
              </w:rPr>
              <w:t>How many donkeys does your household own? (</w:t>
            </w:r>
            <w:proofErr w:type="gramStart"/>
            <w:r w:rsidR="00F47D62" w:rsidRPr="00BE068B">
              <w:rPr>
                <w:b/>
                <w:w w:val="105"/>
              </w:rPr>
              <w:t>donkey</w:t>
            </w:r>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6612002E" w:rsidR="00F47D62" w:rsidRPr="00BE068B" w:rsidRDefault="00BC052C" w:rsidP="00F4369D">
            <w:pPr>
              <w:kinsoku w:val="0"/>
              <w:overflowPunct w:val="0"/>
              <w:spacing w:afterLines="20" w:after="48" w:line="240" w:lineRule="auto"/>
              <w:contextualSpacing/>
              <w:rPr>
                <w:w w:val="105"/>
              </w:rPr>
            </w:pPr>
            <w:r>
              <w:rPr>
                <w:w w:val="105"/>
              </w:rPr>
              <w:t>P4</w:t>
            </w:r>
            <w:r w:rsidR="00F47D62">
              <w:rPr>
                <w:w w:val="105"/>
              </w:rPr>
              <w:t xml:space="preserve">. </w:t>
            </w:r>
            <w:r w:rsidR="00F47D62" w:rsidRPr="00BE068B">
              <w:rPr>
                <w:w w:val="105"/>
              </w:rPr>
              <w:t>How many village chickens does your household own? (</w:t>
            </w:r>
            <w:proofErr w:type="gramStart"/>
            <w:r w:rsidR="00F47D62" w:rsidRPr="00BE068B">
              <w:rPr>
                <w:b/>
                <w:w w:val="105"/>
              </w:rPr>
              <w:t>chicken</w:t>
            </w:r>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49EB535E" w14:textId="77777777" w:rsidTr="0061392C">
        <w:trPr>
          <w:jc w:val="center"/>
        </w:trPr>
        <w:tc>
          <w:tcPr>
            <w:tcW w:w="360"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227AC7B" w14:textId="026DC714" w:rsidR="00F47D62" w:rsidRPr="00BE068B" w:rsidRDefault="00BC052C" w:rsidP="00F4369D">
            <w:pPr>
              <w:kinsoku w:val="0"/>
              <w:overflowPunct w:val="0"/>
              <w:spacing w:afterLines="20" w:after="48" w:line="240" w:lineRule="auto"/>
              <w:contextualSpacing/>
              <w:rPr>
                <w:w w:val="105"/>
              </w:rPr>
            </w:pPr>
            <w:commentRangeStart w:id="97"/>
            <w:r>
              <w:rPr>
                <w:w w:val="105"/>
              </w:rPr>
              <w:t>P6</w:t>
            </w:r>
            <w:r w:rsidR="00F47D62">
              <w:rPr>
                <w:w w:val="105"/>
              </w:rPr>
              <w:t xml:space="preserve">. </w:t>
            </w:r>
            <w:r w:rsidR="00F47D62" w:rsidRPr="00BE068B">
              <w:rPr>
                <w:w w:val="105"/>
              </w:rPr>
              <w:t>How many guinea fowls does your household own? (</w:t>
            </w:r>
            <w:proofErr w:type="spellStart"/>
            <w:proofErr w:type="gramStart"/>
            <w:r w:rsidR="00F47D62" w:rsidRPr="00BE068B">
              <w:rPr>
                <w:b/>
                <w:w w:val="105"/>
              </w:rPr>
              <w:t>guineafowls</w:t>
            </w:r>
            <w:proofErr w:type="spellEnd"/>
            <w:proofErr w:type="gramEnd"/>
            <w:r w:rsidR="00F47D62" w:rsidRPr="00BE068B">
              <w:rPr>
                <w:w w:val="105"/>
              </w:rPr>
              <w:t>)</w:t>
            </w:r>
            <w:commentRangeEnd w:id="97"/>
            <w:r w:rsidR="00C715F3">
              <w:rPr>
                <w:rStyle w:val="CommentReference"/>
              </w:rPr>
              <w:commentReference w:id="97"/>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36DA6A02" w14:textId="77777777" w:rsidTr="0061392C">
        <w:trPr>
          <w:jc w:val="center"/>
        </w:trPr>
        <w:tc>
          <w:tcPr>
            <w:tcW w:w="360"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94AD2B" w14:textId="189AFEF3" w:rsidR="00F47D62" w:rsidRPr="00BE068B" w:rsidRDefault="00BC052C" w:rsidP="00F4369D">
            <w:pPr>
              <w:kinsoku w:val="0"/>
              <w:overflowPunct w:val="0"/>
              <w:spacing w:afterLines="20" w:after="48" w:line="240" w:lineRule="auto"/>
              <w:contextualSpacing/>
              <w:rPr>
                <w:w w:val="105"/>
              </w:rPr>
            </w:pPr>
            <w:r>
              <w:rPr>
                <w:w w:val="105"/>
              </w:rPr>
              <w:t>P6</w:t>
            </w:r>
            <w:commentRangeStart w:id="98"/>
            <w:r w:rsidR="00F47D62">
              <w:rPr>
                <w:w w:val="105"/>
              </w:rPr>
              <w:t xml:space="preserve">. </w:t>
            </w:r>
            <w:r w:rsidR="00F47D62" w:rsidRPr="00BE068B">
              <w:rPr>
                <w:w w:val="105"/>
              </w:rPr>
              <w:t>How many ducks and geese does your household own? (</w:t>
            </w:r>
            <w:proofErr w:type="gramStart"/>
            <w:r w:rsidR="00F47D62" w:rsidRPr="00BE068B">
              <w:rPr>
                <w:b/>
                <w:w w:val="105"/>
              </w:rPr>
              <w:t>ducks</w:t>
            </w:r>
            <w:proofErr w:type="gramEnd"/>
            <w:r w:rsidR="00F47D62" w:rsidRPr="00BE068B">
              <w:rPr>
                <w:w w:val="105"/>
              </w:rPr>
              <w:t>)</w:t>
            </w:r>
            <w:commentRangeEnd w:id="98"/>
            <w:r w:rsidR="00C715F3">
              <w:rPr>
                <w:rStyle w:val="CommentReference"/>
              </w:rPr>
              <w:commentReference w:id="98"/>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0765F2E1" w:rsidR="00F47D62" w:rsidRPr="0061392C" w:rsidRDefault="00BC052C" w:rsidP="00F4369D">
            <w:pPr>
              <w:kinsoku w:val="0"/>
              <w:overflowPunct w:val="0"/>
              <w:spacing w:afterLines="20" w:after="48" w:line="240" w:lineRule="auto"/>
              <w:contextualSpacing/>
              <w:rPr>
                <w:w w:val="105"/>
              </w:rPr>
            </w:pPr>
            <w:r>
              <w:rPr>
                <w:w w:val="105"/>
              </w:rPr>
              <w:t>P7</w:t>
            </w:r>
            <w:r w:rsidR="00F47D62">
              <w:rPr>
                <w:w w:val="105"/>
              </w:rPr>
              <w:t xml:space="preserve">. </w:t>
            </w:r>
            <w:r w:rsidR="00F47D62" w:rsidRPr="00BE068B">
              <w:rPr>
                <w:w w:val="105"/>
              </w:rPr>
              <w:t>How many goats does your household own? (</w:t>
            </w:r>
            <w:proofErr w:type="gramStart"/>
            <w:r w:rsidR="00F47D62" w:rsidRPr="00BE068B">
              <w:rPr>
                <w:b/>
                <w:w w:val="105"/>
              </w:rPr>
              <w:t>goats</w:t>
            </w:r>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6B2E14D8" w:rsidR="00F47D62" w:rsidRPr="00BE068B" w:rsidRDefault="00BC052C" w:rsidP="00F4369D">
            <w:pPr>
              <w:kinsoku w:val="0"/>
              <w:overflowPunct w:val="0"/>
              <w:spacing w:afterLines="20" w:after="48" w:line="240" w:lineRule="auto"/>
              <w:contextualSpacing/>
              <w:rPr>
                <w:w w:val="105"/>
              </w:rPr>
            </w:pPr>
            <w:r>
              <w:rPr>
                <w:w w:val="105"/>
              </w:rPr>
              <w:t>P8</w:t>
            </w:r>
            <w:r w:rsidR="00F47D62">
              <w:rPr>
                <w:w w:val="105"/>
              </w:rPr>
              <w:t xml:space="preserve">. </w:t>
            </w:r>
            <w:r w:rsidR="00F47D62" w:rsidRPr="00BE068B">
              <w:rPr>
                <w:w w:val="105"/>
              </w:rPr>
              <w:t>How many pigs does your household own? (</w:t>
            </w:r>
            <w:proofErr w:type="gramStart"/>
            <w:r w:rsidR="00F47D62" w:rsidRPr="00BE068B">
              <w:rPr>
                <w:b/>
                <w:w w:val="105"/>
              </w:rPr>
              <w:t>pigs</w:t>
            </w:r>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17988BA9" w14:textId="77777777" w:rsidTr="00303852">
        <w:trPr>
          <w:trHeight w:val="360"/>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11372340" w14:textId="1A178D23" w:rsidR="00F47D62" w:rsidRPr="00BE068B" w:rsidRDefault="00BC052C" w:rsidP="00F4369D">
            <w:pPr>
              <w:kinsoku w:val="0"/>
              <w:overflowPunct w:val="0"/>
              <w:spacing w:afterLines="20" w:after="48" w:line="240" w:lineRule="auto"/>
              <w:contextualSpacing/>
              <w:rPr>
                <w:w w:val="105"/>
              </w:rPr>
            </w:pPr>
            <w:r>
              <w:rPr>
                <w:w w:val="105"/>
              </w:rPr>
              <w:t>P9</w:t>
            </w:r>
            <w:r w:rsidR="00F47D62">
              <w:rPr>
                <w:w w:val="105"/>
              </w:rPr>
              <w:t xml:space="preserve">. </w:t>
            </w:r>
            <w:r w:rsidR="00F47D62" w:rsidRPr="00BE068B">
              <w:rPr>
                <w:w w:val="105"/>
              </w:rPr>
              <w:t>How many rabbits does your household own? (</w:t>
            </w:r>
            <w:proofErr w:type="gramStart"/>
            <w:r w:rsidR="00F47D62" w:rsidRPr="00BE068B">
              <w:rPr>
                <w:b/>
                <w:w w:val="105"/>
              </w:rPr>
              <w:t>rabbits</w:t>
            </w:r>
            <w:proofErr w:type="gram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261B6068" w14:textId="77777777" w:rsidTr="0061392C">
        <w:trPr>
          <w:jc w:val="center"/>
        </w:trPr>
        <w:tc>
          <w:tcPr>
            <w:tcW w:w="360"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gridSpan w:val="2"/>
            <w:tcBorders>
              <w:right w:val="single" w:sz="18" w:space="0" w:color="000000" w:themeColor="accent3"/>
            </w:tcBorders>
            <w:vAlign w:val="center"/>
          </w:tcPr>
          <w:p w14:paraId="765AD849" w14:textId="32F098EF" w:rsidR="00F47D62" w:rsidRPr="00BE068B" w:rsidRDefault="00BC052C" w:rsidP="00F4369D">
            <w:pPr>
              <w:kinsoku w:val="0"/>
              <w:overflowPunct w:val="0"/>
              <w:spacing w:afterLines="20" w:after="48" w:line="240" w:lineRule="auto"/>
              <w:contextualSpacing/>
              <w:rPr>
                <w:w w:val="105"/>
              </w:rPr>
            </w:pPr>
            <w:commentRangeStart w:id="99"/>
            <w:r>
              <w:rPr>
                <w:w w:val="105"/>
              </w:rPr>
              <w:t>P10</w:t>
            </w:r>
            <w:r w:rsidR="00F47D62">
              <w:rPr>
                <w:w w:val="105"/>
              </w:rPr>
              <w:t xml:space="preserve">. </w:t>
            </w:r>
            <w:r w:rsidR="00F47D62" w:rsidRPr="00BE068B">
              <w:rPr>
                <w:w w:val="105"/>
              </w:rPr>
              <w:t>How many pigeons does your household own? (</w:t>
            </w:r>
            <w:proofErr w:type="gramStart"/>
            <w:r w:rsidR="00F47D62" w:rsidRPr="00BE068B">
              <w:rPr>
                <w:b/>
                <w:w w:val="105"/>
              </w:rPr>
              <w:t>pigeons</w:t>
            </w:r>
            <w:proofErr w:type="gramEnd"/>
            <w:r w:rsidR="00F47D62" w:rsidRPr="00BE068B">
              <w:rPr>
                <w:w w:val="105"/>
              </w:rPr>
              <w:t>)</w:t>
            </w:r>
            <w:commentRangeEnd w:id="99"/>
            <w:r w:rsidR="00C715F3">
              <w:rPr>
                <w:rStyle w:val="CommentReference"/>
              </w:rPr>
              <w:commentReference w:id="99"/>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61392C" w:rsidRPr="00C755D3" w14:paraId="235824E2" w14:textId="77777777" w:rsidTr="0061392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single" w:sz="18" w:space="0" w:color="000000" w:themeColor="accent3"/>
            </w:tcBorders>
            <w:vAlign w:val="center"/>
          </w:tcPr>
          <w:p w14:paraId="5F798FA6" w14:textId="10BD2B3F" w:rsidR="0061392C" w:rsidRDefault="00BC052C" w:rsidP="00F4369D">
            <w:pPr>
              <w:kinsoku w:val="0"/>
              <w:overflowPunct w:val="0"/>
              <w:spacing w:afterLines="20" w:after="48" w:line="240" w:lineRule="auto"/>
              <w:contextualSpacing/>
              <w:rPr>
                <w:w w:val="105"/>
              </w:rPr>
            </w:pPr>
            <w:r>
              <w:rPr>
                <w:w w:val="105"/>
              </w:rPr>
              <w:t>P11</w:t>
            </w:r>
            <w:r w:rsidR="008E6C52">
              <w:rPr>
                <w:w w:val="105"/>
              </w:rPr>
              <w:t>.</w:t>
            </w:r>
            <w:r w:rsidR="0061392C">
              <w:rPr>
                <w:w w:val="105"/>
              </w:rPr>
              <w:t xml:space="preserve"> Do any of your livestock graze in the forest? </w:t>
            </w:r>
          </w:p>
        </w:tc>
        <w:tc>
          <w:tcPr>
            <w:tcW w:w="1676" w:type="dxa"/>
            <w:tcBorders>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w:t>
            </w:r>
            <w:proofErr w:type="gramStart"/>
            <w:r>
              <w:rPr>
                <w:i/>
              </w:rPr>
              <w:t>code</w:t>
            </w:r>
            <w:proofErr w:type="gramEnd"/>
            <w:r>
              <w:rPr>
                <w:i/>
              </w:rPr>
              <w:t>)</w:t>
            </w:r>
          </w:p>
        </w:tc>
      </w:tr>
    </w:tbl>
    <w:p w14:paraId="4A633D74" w14:textId="1CA63818" w:rsidR="008E76B9" w:rsidRDefault="00BC052C" w:rsidP="00F85A49">
      <w:pPr>
        <w:pStyle w:val="Heading3"/>
        <w:spacing w:line="240" w:lineRule="auto"/>
      </w:pPr>
      <w:r>
        <w:rPr>
          <w:caps w:val="0"/>
        </w:rPr>
        <w:t>SECTION Q</w:t>
      </w:r>
      <w:r w:rsidR="00701E1C"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934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gridCol w:w="2250"/>
      </w:tblGrid>
      <w:tr w:rsidR="00B07384" w:rsidRPr="00B07384" w14:paraId="158C8EDB" w14:textId="77777777" w:rsidTr="00D03191">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proofErr w:type="gramStart"/>
            <w:r w:rsidRPr="00B07384">
              <w:rPr>
                <w:rFonts w:eastAsia="Calibri" w:cs="Times New Roman"/>
                <w:b/>
                <w:w w:val="105"/>
              </w:rPr>
              <w:t>item</w:t>
            </w:r>
            <w:proofErr w:type="gramEnd"/>
            <w:r w:rsidRPr="00B07384">
              <w:rPr>
                <w:rFonts w:eastAsia="Calibri" w:cs="Times New Roman"/>
                <w:b/>
                <w:w w:val="105"/>
              </w:rPr>
              <w:t>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gramStart"/>
            <w:r w:rsidRPr="00B07384">
              <w:rPr>
                <w:rFonts w:eastAsia="Calibri" w:cs="Times New Roman"/>
                <w:b/>
                <w:w w:val="105"/>
              </w:rPr>
              <w:t>item</w:t>
            </w:r>
            <w:proofErr w:type="gramEnd"/>
            <w:r w:rsidRPr="00B07384">
              <w:rPr>
                <w:rFonts w:eastAsia="Calibri" w:cs="Times New Roman"/>
                <w:w w:val="105"/>
              </w:rPr>
              <w:t>)</w:t>
            </w:r>
          </w:p>
        </w:tc>
        <w:tc>
          <w:tcPr>
            <w:tcW w:w="1922" w:type="dxa"/>
          </w:tcPr>
          <w:p w14:paraId="3A40E085" w14:textId="17738DBC" w:rsidR="00B07384" w:rsidRPr="00F93759" w:rsidRDefault="007576A0" w:rsidP="00F4369D">
            <w:pPr>
              <w:kinsoku w:val="0"/>
              <w:overflowPunct w:val="0"/>
              <w:spacing w:afterLines="20" w:after="48" w:line="240" w:lineRule="auto"/>
              <w:ind w:left="119"/>
              <w:rPr>
                <w:rFonts w:eastAsia="Calibri" w:cs="Times New Roman"/>
                <w:w w:val="105"/>
              </w:rPr>
            </w:pPr>
            <w:proofErr w:type="spellStart"/>
            <w:r>
              <w:rPr>
                <w:rFonts w:eastAsia="Calibri" w:cs="Times New Roman"/>
                <w:w w:val="105"/>
              </w:rPr>
              <w:t>Q#</w:t>
            </w:r>
            <w:r w:rsidR="00F93759" w:rsidRPr="00F93759">
              <w:rPr>
                <w:rFonts w:eastAsia="Calibri" w:cs="Times New Roman"/>
                <w:w w:val="105"/>
              </w:rPr>
              <w:t>a</w:t>
            </w:r>
            <w:proofErr w:type="spellEnd"/>
            <w:r w:rsidR="00F93759" w:rsidRPr="00F93759">
              <w:rPr>
                <w:rFonts w:eastAsia="Calibri" w:cs="Times New Roman"/>
                <w:w w:val="105"/>
              </w:rPr>
              <w:t>.</w:t>
            </w:r>
            <w:r w:rsidR="00F93759">
              <w:rPr>
                <w:rFonts w:eastAsia="Calibri" w:cs="Times New Roman"/>
                <w:w w:val="105"/>
              </w:rPr>
              <w:t xml:space="preserve"> </w:t>
            </w:r>
            <w:r w:rsidR="00B07384" w:rsidRPr="00F93759">
              <w:rPr>
                <w:rFonts w:eastAsia="Calibri" w:cs="Times New Roman"/>
                <w:w w:val="105"/>
              </w:rPr>
              <w:t>do you currently own?</w:t>
            </w:r>
          </w:p>
          <w:p w14:paraId="65F2145F" w14:textId="2A20CC86"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w:t>
            </w:r>
            <w:proofErr w:type="gramStart"/>
            <w:r w:rsidR="006438C7">
              <w:rPr>
                <w:rFonts w:eastAsia="Calibri" w:cs="Times New Roman"/>
                <w:w w:val="105"/>
              </w:rPr>
              <w:t>item</w:t>
            </w:r>
            <w:proofErr w:type="gramEnd"/>
            <w:r w:rsidR="006438C7">
              <w:rPr>
                <w:rFonts w:eastAsia="Calibri" w:cs="Times New Roman"/>
                <w:w w:val="105"/>
              </w:rPr>
              <w:t>}_</w:t>
            </w:r>
            <w:r w:rsidRPr="00B07384">
              <w:rPr>
                <w:rFonts w:eastAsia="Calibri" w:cs="Times New Roman"/>
                <w:b/>
                <w:w w:val="105"/>
              </w:rPr>
              <w:t>now</w:t>
            </w:r>
            <w:r w:rsidRPr="00B07384">
              <w:rPr>
                <w:rFonts w:eastAsia="Calibri" w:cs="Times New Roman"/>
                <w:w w:val="105"/>
              </w:rPr>
              <w:t>)</w:t>
            </w:r>
          </w:p>
        </w:tc>
        <w:tc>
          <w:tcPr>
            <w:tcW w:w="2250" w:type="dxa"/>
          </w:tcPr>
          <w:p w14:paraId="13047A59" w14:textId="47112848" w:rsidR="00B07384" w:rsidRPr="00B07384" w:rsidRDefault="007576A0" w:rsidP="00F4369D">
            <w:pPr>
              <w:kinsoku w:val="0"/>
              <w:overflowPunct w:val="0"/>
              <w:spacing w:afterLines="20" w:after="48" w:line="240" w:lineRule="auto"/>
              <w:ind w:left="119"/>
              <w:contextualSpacing/>
              <w:rPr>
                <w:rFonts w:eastAsia="Calibri" w:cs="Times New Roman"/>
                <w:w w:val="105"/>
              </w:rPr>
            </w:pPr>
            <w:proofErr w:type="spellStart"/>
            <w:r>
              <w:rPr>
                <w:rFonts w:eastAsia="Calibri" w:cs="Times New Roman"/>
                <w:w w:val="105"/>
              </w:rPr>
              <w:t>Q#</w:t>
            </w:r>
            <w:r w:rsidR="00F93759">
              <w:rPr>
                <w:rFonts w:eastAsia="Calibri" w:cs="Times New Roman"/>
                <w:w w:val="105"/>
              </w:rPr>
              <w:t>b</w:t>
            </w:r>
            <w:proofErr w:type="spellEnd"/>
            <w:r w:rsidR="00F93759">
              <w:rPr>
                <w:rFonts w:eastAsia="Calibri" w:cs="Times New Roman"/>
                <w:w w:val="105"/>
              </w:rPr>
              <w:t xml:space="preserve">. </w:t>
            </w:r>
            <w:r w:rsidR="00B07384" w:rsidRPr="00B07384">
              <w:rPr>
                <w:rFonts w:eastAsia="Calibri" w:cs="Times New Roman"/>
                <w:w w:val="105"/>
              </w:rPr>
              <w:t>have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2EDDC13"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w:t>
            </w:r>
            <w:proofErr w:type="gramStart"/>
            <w:r w:rsidR="006438C7">
              <w:rPr>
                <w:rFonts w:eastAsia="Calibri" w:cs="Times New Roman"/>
                <w:w w:val="105"/>
              </w:rPr>
              <w:t>item</w:t>
            </w:r>
            <w:proofErr w:type="gramEnd"/>
            <w:r w:rsidR="006438C7">
              <w:rPr>
                <w:rFonts w:eastAsia="Calibri" w:cs="Times New Roman"/>
                <w:w w:val="105"/>
              </w:rPr>
              <w:t>}</w:t>
            </w:r>
            <w:r w:rsidR="006438C7">
              <w:rPr>
                <w:rFonts w:eastAsia="Calibri" w:cs="Times New Roman"/>
                <w:b/>
                <w:w w:val="105"/>
              </w:rPr>
              <w:t>_</w:t>
            </w:r>
            <w:r w:rsidRPr="00B07384">
              <w:rPr>
                <w:rFonts w:eastAsia="Calibri" w:cs="Times New Roman"/>
                <w:b/>
                <w:w w:val="105"/>
              </w:rPr>
              <w:t>past</w:t>
            </w:r>
            <w:r w:rsidRPr="00B07384">
              <w:rPr>
                <w:rFonts w:eastAsia="Calibri" w:cs="Times New Roman"/>
                <w:w w:val="105"/>
              </w:rPr>
              <w:t>)</w:t>
            </w:r>
          </w:p>
        </w:tc>
      </w:tr>
      <w:tr w:rsidR="00B07384" w:rsidRPr="00B07384" w14:paraId="0B52CAF5" w14:textId="77777777" w:rsidTr="00D03191">
        <w:trPr>
          <w:trHeight w:val="20"/>
        </w:trPr>
        <w:tc>
          <w:tcPr>
            <w:tcW w:w="720" w:type="dxa"/>
          </w:tcPr>
          <w:p w14:paraId="4C5115F0" w14:textId="62A74FFB"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rsidTr="00D03191">
        <w:trPr>
          <w:trHeight w:val="20"/>
        </w:trPr>
        <w:tc>
          <w:tcPr>
            <w:tcW w:w="720" w:type="dxa"/>
          </w:tcPr>
          <w:p w14:paraId="0240D2B4" w14:textId="4C7E6C30"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rsidTr="00D03191">
        <w:trPr>
          <w:trHeight w:val="20"/>
        </w:trPr>
        <w:tc>
          <w:tcPr>
            <w:tcW w:w="720" w:type="dxa"/>
          </w:tcPr>
          <w:p w14:paraId="69EDD340" w14:textId="63E4A3FA"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rsidTr="00D03191">
        <w:trPr>
          <w:trHeight w:val="20"/>
        </w:trPr>
        <w:tc>
          <w:tcPr>
            <w:tcW w:w="720" w:type="dxa"/>
          </w:tcPr>
          <w:p w14:paraId="0C9A8603" w14:textId="11189046"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rsidTr="00D03191">
        <w:trPr>
          <w:trHeight w:val="20"/>
        </w:trPr>
        <w:tc>
          <w:tcPr>
            <w:tcW w:w="720" w:type="dxa"/>
          </w:tcPr>
          <w:p w14:paraId="7BB00C6B" w14:textId="70B33B97"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rsidTr="00D03191">
        <w:trPr>
          <w:trHeight w:val="20"/>
        </w:trPr>
        <w:tc>
          <w:tcPr>
            <w:tcW w:w="720" w:type="dxa"/>
          </w:tcPr>
          <w:p w14:paraId="49D4464B" w14:textId="59BBB770"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rsidTr="00D03191">
        <w:trPr>
          <w:trHeight w:val="20"/>
        </w:trPr>
        <w:tc>
          <w:tcPr>
            <w:tcW w:w="720" w:type="dxa"/>
          </w:tcPr>
          <w:p w14:paraId="0FD52A2A" w14:textId="38F423F2"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rsidTr="00D03191">
        <w:trPr>
          <w:trHeight w:val="20"/>
        </w:trPr>
        <w:tc>
          <w:tcPr>
            <w:tcW w:w="720" w:type="dxa"/>
          </w:tcPr>
          <w:p w14:paraId="4A52B100" w14:textId="32989126"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rsidTr="00D03191">
        <w:trPr>
          <w:trHeight w:val="20"/>
        </w:trPr>
        <w:tc>
          <w:tcPr>
            <w:tcW w:w="720" w:type="dxa"/>
          </w:tcPr>
          <w:p w14:paraId="5B5E07D6" w14:textId="518896A0"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rsidTr="00D03191">
        <w:trPr>
          <w:trHeight w:val="20"/>
        </w:trPr>
        <w:tc>
          <w:tcPr>
            <w:tcW w:w="720" w:type="dxa"/>
          </w:tcPr>
          <w:p w14:paraId="62BD5844" w14:textId="168743B0"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rsidTr="00D03191">
        <w:trPr>
          <w:trHeight w:val="20"/>
        </w:trPr>
        <w:tc>
          <w:tcPr>
            <w:tcW w:w="720" w:type="dxa"/>
          </w:tcPr>
          <w:p w14:paraId="36172F18" w14:textId="522EB71F"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1922"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rsidTr="00D03191">
        <w:trPr>
          <w:trHeight w:val="20"/>
        </w:trPr>
        <w:tc>
          <w:tcPr>
            <w:tcW w:w="720" w:type="dxa"/>
          </w:tcPr>
          <w:p w14:paraId="145FA204" w14:textId="552E5A4D"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07384" w:rsidRPr="00B07384">
              <w:rPr>
                <w:rFonts w:eastAsia="Calibri" w:cs="Times New Roman"/>
                <w:w w:val="105"/>
              </w:rPr>
              <w:t>1</w:t>
            </w:r>
            <w:r w:rsidR="004D0FD7">
              <w:rPr>
                <w:rFonts w:eastAsia="Calibri" w:cs="Times New Roman"/>
                <w:w w:val="105"/>
              </w:rPr>
              <w:t>2</w:t>
            </w:r>
          </w:p>
        </w:tc>
        <w:tc>
          <w:tcPr>
            <w:tcW w:w="4455" w:type="dxa"/>
          </w:tcPr>
          <w:p w14:paraId="33D73ED5" w14:textId="5679F0FD" w:rsidR="00B07384" w:rsidRPr="00B07384" w:rsidRDefault="00B07384" w:rsidP="006438C7">
            <w:pPr>
              <w:spacing w:afterLines="20" w:after="48" w:line="240" w:lineRule="auto"/>
              <w:ind w:left="119"/>
              <w:contextualSpacing/>
              <w:rPr>
                <w:rFonts w:eastAsia="Calibri" w:cs="Times New Roman"/>
                <w:w w:val="105"/>
              </w:rPr>
            </w:pPr>
            <w:r w:rsidRPr="00B07384">
              <w:rPr>
                <w:rFonts w:eastAsia="Calibri" w:cs="Times New Roman"/>
                <w:w w:val="105"/>
              </w:rPr>
              <w:t>Wheel barrow (</w:t>
            </w:r>
            <w:proofErr w:type="spellStart"/>
            <w:r w:rsidRPr="00B07384">
              <w:rPr>
                <w:rFonts w:eastAsia="Calibri" w:cs="Times New Roman"/>
                <w:b/>
                <w:w w:val="105"/>
              </w:rPr>
              <w:t>wbarrow</w:t>
            </w:r>
            <w:proofErr w:type="spellEnd"/>
            <w:r w:rsidRPr="00B07384">
              <w:rPr>
                <w:rFonts w:eastAsia="Calibri" w:cs="Times New Roman"/>
                <w:w w:val="105"/>
              </w:rPr>
              <w:t>)</w:t>
            </w:r>
          </w:p>
        </w:tc>
        <w:tc>
          <w:tcPr>
            <w:tcW w:w="1922"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rsidTr="00D03191">
        <w:trPr>
          <w:trHeight w:val="20"/>
        </w:trPr>
        <w:tc>
          <w:tcPr>
            <w:tcW w:w="720" w:type="dxa"/>
          </w:tcPr>
          <w:p w14:paraId="6AD137C9" w14:textId="148E9F83"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lastRenderedPageBreak/>
              <w:t>Q</w:t>
            </w:r>
            <w:r w:rsidR="004D0FD7">
              <w:rPr>
                <w:rFonts w:eastAsia="Calibri" w:cs="Times New Roman"/>
                <w:w w:val="105"/>
              </w:rPr>
              <w:t>13</w:t>
            </w:r>
          </w:p>
        </w:tc>
        <w:tc>
          <w:tcPr>
            <w:tcW w:w="4455" w:type="dxa"/>
          </w:tcPr>
          <w:p w14:paraId="7756065D" w14:textId="049E7365" w:rsidR="00B07384" w:rsidRPr="00B07384" w:rsidRDefault="00B07384" w:rsidP="00211D10">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00211D10">
              <w:rPr>
                <w:rFonts w:eastAsia="Calibri" w:cs="Times New Roman"/>
                <w:b/>
                <w:w w:val="105"/>
              </w:rPr>
              <w:t>dripirrset</w:t>
            </w:r>
            <w:proofErr w:type="spellEnd"/>
            <w:r w:rsidRPr="00B07384">
              <w:rPr>
                <w:rFonts w:eastAsia="Calibri" w:cs="Times New Roman"/>
                <w:w w:val="105"/>
              </w:rPr>
              <w:t>)</w:t>
            </w:r>
          </w:p>
        </w:tc>
        <w:tc>
          <w:tcPr>
            <w:tcW w:w="1922"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rsidTr="00D03191">
        <w:trPr>
          <w:trHeight w:val="20"/>
        </w:trPr>
        <w:tc>
          <w:tcPr>
            <w:tcW w:w="720" w:type="dxa"/>
          </w:tcPr>
          <w:p w14:paraId="062CBFC0" w14:textId="6D858F99"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4D0FD7">
              <w:rPr>
                <w:rFonts w:eastAsia="Calibri" w:cs="Times New Roman"/>
                <w:w w:val="105"/>
              </w:rPr>
              <w:t>14</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rsidTr="00D03191">
        <w:trPr>
          <w:trHeight w:val="20"/>
        </w:trPr>
        <w:tc>
          <w:tcPr>
            <w:tcW w:w="720" w:type="dxa"/>
          </w:tcPr>
          <w:p w14:paraId="5A774A03" w14:textId="260369DA"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4D0FD7">
              <w:rPr>
                <w:rFonts w:eastAsia="Calibri" w:cs="Times New Roman"/>
                <w:w w:val="105"/>
              </w:rPr>
              <w:t>15</w:t>
            </w:r>
          </w:p>
        </w:tc>
        <w:tc>
          <w:tcPr>
            <w:tcW w:w="4455" w:type="dxa"/>
          </w:tcPr>
          <w:p w14:paraId="2D5F2BC9" w14:textId="50555776" w:rsidR="00B07384" w:rsidRPr="00211D10"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sidR="00D77EA0">
              <w:rPr>
                <w:rFonts w:eastAsia="Calibri" w:cs="Times New Roman"/>
                <w:w w:val="105"/>
              </w:rPr>
              <w:t>/brazier</w:t>
            </w:r>
            <w:r w:rsidR="00211D10">
              <w:rPr>
                <w:rFonts w:eastAsia="Calibri" w:cs="Times New Roman"/>
                <w:w w:val="105"/>
              </w:rPr>
              <w:t xml:space="preserve"> (</w:t>
            </w:r>
            <w:r w:rsidR="00211D10">
              <w:rPr>
                <w:rFonts w:eastAsia="Calibri" w:cs="Times New Roman"/>
                <w:b/>
                <w:w w:val="105"/>
              </w:rPr>
              <w:t>woodstove</w:t>
            </w:r>
            <w:r w:rsidR="00211D10">
              <w:rPr>
                <w:rFonts w:eastAsia="Calibri" w:cs="Times New Roman"/>
                <w:w w:val="105"/>
              </w:rPr>
              <w:t>)</w:t>
            </w:r>
          </w:p>
        </w:tc>
        <w:tc>
          <w:tcPr>
            <w:tcW w:w="1922"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rsidTr="00D03191">
        <w:trPr>
          <w:trHeight w:val="20"/>
        </w:trPr>
        <w:tc>
          <w:tcPr>
            <w:tcW w:w="720" w:type="dxa"/>
          </w:tcPr>
          <w:p w14:paraId="05480B82" w14:textId="1D4F78FA"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4D0FD7">
              <w:rPr>
                <w:rFonts w:eastAsia="Calibri" w:cs="Times New Roman"/>
                <w:w w:val="105"/>
              </w:rPr>
              <w:t>16</w:t>
            </w:r>
          </w:p>
        </w:tc>
        <w:tc>
          <w:tcPr>
            <w:tcW w:w="4455" w:type="dxa"/>
          </w:tcPr>
          <w:p w14:paraId="37EE3545" w14:textId="3BF7EB7E"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r w:rsidR="00211D10">
              <w:rPr>
                <w:rFonts w:eastAsia="Calibri" w:cs="Times New Roman"/>
                <w:w w:val="105"/>
              </w:rPr>
              <w:t xml:space="preserve"> (</w:t>
            </w:r>
            <w:proofErr w:type="spellStart"/>
            <w:r w:rsidR="00211D10" w:rsidRPr="00211D10">
              <w:rPr>
                <w:rFonts w:eastAsia="Calibri" w:cs="Times New Roman"/>
                <w:b/>
                <w:w w:val="105"/>
              </w:rPr>
              <w:t>pcooker</w:t>
            </w:r>
            <w:proofErr w:type="spellEnd"/>
            <w:r w:rsidR="00211D10">
              <w:rPr>
                <w:rFonts w:eastAsia="Calibri" w:cs="Times New Roman"/>
                <w:w w:val="105"/>
              </w:rPr>
              <w:t>)</w:t>
            </w:r>
          </w:p>
        </w:tc>
        <w:tc>
          <w:tcPr>
            <w:tcW w:w="1922"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rsidTr="00D03191">
        <w:trPr>
          <w:trHeight w:val="20"/>
        </w:trPr>
        <w:tc>
          <w:tcPr>
            <w:tcW w:w="720" w:type="dxa"/>
          </w:tcPr>
          <w:p w14:paraId="2C2002EC" w14:textId="37518756" w:rsidR="00B07384" w:rsidRPr="00B07384"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4D0FD7">
              <w:rPr>
                <w:rFonts w:eastAsia="Calibri" w:cs="Times New Roman"/>
                <w:w w:val="105"/>
              </w:rPr>
              <w:t>17</w:t>
            </w:r>
          </w:p>
        </w:tc>
        <w:tc>
          <w:tcPr>
            <w:tcW w:w="4455" w:type="dxa"/>
          </w:tcPr>
          <w:p w14:paraId="631CDA32" w14:textId="058AE175"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r w:rsidR="00211D10">
              <w:rPr>
                <w:rFonts w:eastAsia="Calibri" w:cs="Times New Roman"/>
                <w:w w:val="105"/>
              </w:rPr>
              <w:t xml:space="preserve"> (</w:t>
            </w:r>
            <w:r w:rsidR="00211D10">
              <w:rPr>
                <w:rFonts w:eastAsia="Calibri" w:cs="Times New Roman"/>
                <w:b/>
                <w:w w:val="105"/>
              </w:rPr>
              <w:t>canoe</w:t>
            </w:r>
            <w:r w:rsidR="00211D10">
              <w:rPr>
                <w:rFonts w:eastAsia="Calibri" w:cs="Times New Roman"/>
                <w:w w:val="105"/>
              </w:rPr>
              <w:t>)</w:t>
            </w:r>
          </w:p>
        </w:tc>
        <w:tc>
          <w:tcPr>
            <w:tcW w:w="1922"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BC3B268" w14:textId="77777777" w:rsidR="00B07384" w:rsidRPr="00B07384" w:rsidRDefault="00B07384" w:rsidP="00F4369D">
            <w:pPr>
              <w:spacing w:afterLines="20" w:after="48" w:line="240" w:lineRule="auto"/>
              <w:contextualSpacing/>
              <w:rPr>
                <w:rFonts w:eastAsia="Calibri" w:cs="Times New Roman"/>
                <w:i/>
              </w:rPr>
            </w:pPr>
          </w:p>
        </w:tc>
      </w:tr>
      <w:tr w:rsidR="00F8304A" w:rsidRPr="00B07384" w14:paraId="4DFB9CAB" w14:textId="77777777" w:rsidTr="00D03191">
        <w:trPr>
          <w:trHeight w:val="20"/>
        </w:trPr>
        <w:tc>
          <w:tcPr>
            <w:tcW w:w="720" w:type="dxa"/>
          </w:tcPr>
          <w:p w14:paraId="5B7B2492" w14:textId="008FD310" w:rsidR="00F8304A"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4D0FD7">
              <w:rPr>
                <w:rFonts w:eastAsia="Calibri" w:cs="Times New Roman"/>
                <w:w w:val="105"/>
              </w:rPr>
              <w:t>18</w:t>
            </w:r>
          </w:p>
        </w:tc>
        <w:tc>
          <w:tcPr>
            <w:tcW w:w="4455" w:type="dxa"/>
          </w:tcPr>
          <w:p w14:paraId="1E36EBF4" w14:textId="49DFDDA6" w:rsidR="00F8304A" w:rsidRPr="00B07384" w:rsidRDefault="00F8304A" w:rsidP="00F4369D">
            <w:pPr>
              <w:spacing w:afterLines="20" w:after="48" w:line="240" w:lineRule="auto"/>
              <w:ind w:left="119"/>
              <w:contextualSpacing/>
              <w:rPr>
                <w:rFonts w:eastAsia="Calibri" w:cs="Times New Roman"/>
                <w:w w:val="105"/>
              </w:rPr>
            </w:pPr>
            <w:r>
              <w:rPr>
                <w:rFonts w:eastAsia="Calibri" w:cs="Times New Roman"/>
                <w:w w:val="105"/>
              </w:rPr>
              <w:t xml:space="preserve">Sewing machine </w:t>
            </w:r>
            <w:r w:rsidR="00211D10">
              <w:rPr>
                <w:rFonts w:eastAsia="Calibri" w:cs="Times New Roman"/>
                <w:w w:val="105"/>
              </w:rPr>
              <w:t>(</w:t>
            </w:r>
            <w:proofErr w:type="spellStart"/>
            <w:r w:rsidR="00211D10">
              <w:rPr>
                <w:rFonts w:eastAsia="Calibri" w:cs="Times New Roman"/>
                <w:b/>
                <w:w w:val="105"/>
              </w:rPr>
              <w:t>sewmach</w:t>
            </w:r>
            <w:proofErr w:type="spellEnd"/>
            <w:r w:rsidR="00211D10">
              <w:rPr>
                <w:rFonts w:eastAsia="Calibri" w:cs="Times New Roman"/>
                <w:w w:val="105"/>
              </w:rPr>
              <w:t>)</w:t>
            </w:r>
          </w:p>
        </w:tc>
        <w:tc>
          <w:tcPr>
            <w:tcW w:w="1922" w:type="dxa"/>
          </w:tcPr>
          <w:p w14:paraId="3C06AD3B" w14:textId="77777777" w:rsidR="00F8304A" w:rsidRPr="00B07384" w:rsidRDefault="00F8304A" w:rsidP="00F4369D">
            <w:pPr>
              <w:spacing w:afterLines="20" w:after="48" w:line="240" w:lineRule="auto"/>
              <w:contextualSpacing/>
              <w:rPr>
                <w:rFonts w:eastAsia="Calibri" w:cs="Times New Roman"/>
                <w:i/>
              </w:rPr>
            </w:pPr>
          </w:p>
        </w:tc>
        <w:tc>
          <w:tcPr>
            <w:tcW w:w="2250" w:type="dxa"/>
          </w:tcPr>
          <w:p w14:paraId="6730961C" w14:textId="77777777" w:rsidR="00F8304A" w:rsidRPr="00B07384" w:rsidRDefault="00F8304A" w:rsidP="00F4369D">
            <w:pPr>
              <w:spacing w:afterLines="20" w:after="48" w:line="240" w:lineRule="auto"/>
              <w:contextualSpacing/>
              <w:rPr>
                <w:rFonts w:eastAsia="Calibri" w:cs="Times New Roman"/>
                <w:i/>
              </w:rPr>
            </w:pPr>
          </w:p>
        </w:tc>
      </w:tr>
      <w:tr w:rsidR="00602EFE" w:rsidRPr="00B07384" w14:paraId="028D91D1" w14:textId="77777777" w:rsidTr="00D03191">
        <w:trPr>
          <w:trHeight w:val="20"/>
        </w:trPr>
        <w:tc>
          <w:tcPr>
            <w:tcW w:w="720" w:type="dxa"/>
          </w:tcPr>
          <w:p w14:paraId="178C3320" w14:textId="18B6A2E2" w:rsidR="00602EFE"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B760AE">
              <w:rPr>
                <w:rFonts w:eastAsia="Calibri" w:cs="Times New Roman"/>
                <w:w w:val="105"/>
              </w:rPr>
              <w:t>18</w:t>
            </w:r>
            <w:r>
              <w:rPr>
                <w:rFonts w:eastAsia="Calibri" w:cs="Times New Roman"/>
                <w:w w:val="105"/>
              </w:rPr>
              <w:t>b</w:t>
            </w:r>
          </w:p>
        </w:tc>
        <w:tc>
          <w:tcPr>
            <w:tcW w:w="4455" w:type="dxa"/>
          </w:tcPr>
          <w:p w14:paraId="789208F2" w14:textId="37E0A186" w:rsidR="00602EFE" w:rsidRDefault="00602EFE" w:rsidP="00F4369D">
            <w:pPr>
              <w:spacing w:afterLines="20" w:after="48" w:line="240" w:lineRule="auto"/>
              <w:ind w:left="119"/>
              <w:contextualSpacing/>
              <w:rPr>
                <w:rFonts w:eastAsia="Calibri" w:cs="Times New Roman"/>
                <w:w w:val="105"/>
              </w:rPr>
            </w:pPr>
            <w:r>
              <w:rPr>
                <w:rFonts w:eastAsia="Calibri" w:cs="Times New Roman"/>
                <w:w w:val="105"/>
              </w:rPr>
              <w:t>Hand Hoe</w:t>
            </w:r>
          </w:p>
        </w:tc>
        <w:tc>
          <w:tcPr>
            <w:tcW w:w="1922" w:type="dxa"/>
          </w:tcPr>
          <w:p w14:paraId="156E2035" w14:textId="77777777" w:rsidR="00602EFE" w:rsidRPr="00B07384" w:rsidRDefault="00602EFE" w:rsidP="00F4369D">
            <w:pPr>
              <w:spacing w:afterLines="20" w:after="48" w:line="240" w:lineRule="auto"/>
              <w:contextualSpacing/>
              <w:rPr>
                <w:rFonts w:eastAsia="Calibri" w:cs="Times New Roman"/>
                <w:i/>
              </w:rPr>
            </w:pPr>
          </w:p>
        </w:tc>
        <w:tc>
          <w:tcPr>
            <w:tcW w:w="2250" w:type="dxa"/>
          </w:tcPr>
          <w:p w14:paraId="3CD64122" w14:textId="77777777" w:rsidR="00602EFE" w:rsidRPr="00B07384" w:rsidRDefault="00602EFE"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9A0C98" w14:paraId="04D8A9A9" w14:textId="77777777" w:rsidTr="00CF545B">
        <w:tc>
          <w:tcPr>
            <w:tcW w:w="967" w:type="dxa"/>
          </w:tcPr>
          <w:p w14:paraId="3DF6E783" w14:textId="0708EF99" w:rsidR="006B4856" w:rsidRPr="00CF545B"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CF545B" w:rsidRPr="00CF545B">
              <w:rPr>
                <w:rFonts w:eastAsia="Calibri" w:cs="Times New Roman"/>
                <w:w w:val="105"/>
              </w:rPr>
              <w:t>19</w:t>
            </w:r>
          </w:p>
        </w:tc>
        <w:tc>
          <w:tcPr>
            <w:tcW w:w="5891" w:type="dxa"/>
          </w:tcPr>
          <w:p w14:paraId="441C580B" w14:textId="0C1FB7F3" w:rsidR="006B4856" w:rsidRPr="009A0C98" w:rsidRDefault="00CF545B" w:rsidP="00631C28">
            <w:pPr>
              <w:pStyle w:val="NoSpacing"/>
            </w:pPr>
            <w:r w:rsidRPr="00BE068B">
              <w:rPr>
                <w:w w:val="105"/>
              </w:rPr>
              <w:t>How many m</w:t>
            </w:r>
            <w:r>
              <w:rPr>
                <w:w w:val="105"/>
              </w:rPr>
              <w:t xml:space="preserve">eals did your household eat </w:t>
            </w:r>
            <w:r w:rsidR="00602EFE">
              <w:rPr>
                <w:w w:val="105"/>
              </w:rPr>
              <w:t xml:space="preserve">meat </w:t>
            </w:r>
            <w:r>
              <w:rPr>
                <w:w w:val="105"/>
              </w:rPr>
              <w:t>the following</w:t>
            </w:r>
            <w:r w:rsidRPr="00BE068B">
              <w:rPr>
                <w:w w:val="105"/>
              </w:rPr>
              <w:t xml:space="preserve"> in the last 7 days? (</w:t>
            </w:r>
            <w:proofErr w:type="gramStart"/>
            <w:r w:rsidRPr="00BE068B">
              <w:rPr>
                <w:b/>
                <w:w w:val="105"/>
              </w:rPr>
              <w:t>meals</w:t>
            </w:r>
            <w:proofErr w:type="gramEnd"/>
            <w:r w:rsidRPr="00BE068B">
              <w:rPr>
                <w:w w:val="105"/>
              </w:rPr>
              <w:t>)</w:t>
            </w:r>
          </w:p>
        </w:tc>
        <w:tc>
          <w:tcPr>
            <w:tcW w:w="2816" w:type="dxa"/>
          </w:tcPr>
          <w:p w14:paraId="0E6A7477" w14:textId="7BAD9138" w:rsidR="006B4856" w:rsidRPr="00CF545B" w:rsidRDefault="00CF545B" w:rsidP="00631C28">
            <w:pPr>
              <w:pStyle w:val="NoSpacing"/>
              <w:rPr>
                <w:i/>
              </w:rPr>
            </w:pPr>
            <w:r>
              <w:rPr>
                <w:i/>
              </w:rPr>
              <w:t>(</w:t>
            </w:r>
            <w:proofErr w:type="gramStart"/>
            <w:r>
              <w:rPr>
                <w:i/>
              </w:rPr>
              <w:t>integer</w:t>
            </w:r>
            <w:proofErr w:type="gramEnd"/>
            <w:r>
              <w:rPr>
                <w:i/>
              </w:rPr>
              <w:t>)</w:t>
            </w:r>
          </w:p>
        </w:tc>
      </w:tr>
    </w:tbl>
    <w:p w14:paraId="6BEB1321" w14:textId="77777777" w:rsidR="00856A82" w:rsidRDefault="00856A82" w:rsidP="00F85A49">
      <w:pPr>
        <w:pStyle w:val="NoSpacing"/>
      </w:pPr>
    </w:p>
    <w:p w14:paraId="3449BA05" w14:textId="122C1579" w:rsidR="00856A82" w:rsidRDefault="00BC052C" w:rsidP="00F85A49">
      <w:pPr>
        <w:pStyle w:val="NoSpacing"/>
      </w:pPr>
      <w:r>
        <w:t>Q</w:t>
      </w:r>
      <w:r w:rsidR="00475BCF">
        <w:t>20</w:t>
      </w:r>
      <w:r w:rsidR="00631C28">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r w:rsidR="004D0FD7">
        <w:t xml:space="preserve">  (</w:t>
      </w:r>
      <w:proofErr w:type="gramStart"/>
      <w:r w:rsidR="004D0FD7">
        <w:t>hunger</w:t>
      </w:r>
      <w:proofErr w:type="gramEnd"/>
      <w:r w:rsidR="004D0FD7">
        <w:t>)</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6ACA7FA7" w:rsidR="004B5576" w:rsidRDefault="00BC052C" w:rsidP="00F85A49">
            <w:pPr>
              <w:pStyle w:val="NoSpacing"/>
            </w:pPr>
            <w:r>
              <w:t>Q</w:t>
            </w:r>
            <w:r w:rsidR="00475BCF">
              <w:t>21</w:t>
            </w:r>
            <w:r w:rsidR="00631C28">
              <w:t xml:space="preserve">. </w:t>
            </w:r>
            <w:r w:rsidR="004B5576" w:rsidRPr="004B5576">
              <w:t>Does your household have access to clean water?</w:t>
            </w:r>
          </w:p>
          <w:p w14:paraId="223A570F" w14:textId="539A33E9" w:rsidR="004D19EC" w:rsidRPr="004B5576" w:rsidRDefault="004D19EC" w:rsidP="00F85A49">
            <w:pPr>
              <w:pStyle w:val="NoSpacing"/>
            </w:pPr>
            <w:r>
              <w:t>(</w:t>
            </w:r>
            <w:proofErr w:type="spellStart"/>
            <w:proofErr w:type="gramStart"/>
            <w:r>
              <w:t>access</w:t>
            </w:r>
            <w:proofErr w:type="gramEnd"/>
            <w:r>
              <w:t>_water</w:t>
            </w:r>
            <w:proofErr w:type="spellEnd"/>
            <w:r>
              <w:t>)</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4634CDB4" w:rsidR="004B5576" w:rsidRPr="004B5576" w:rsidRDefault="007576A0" w:rsidP="004D0FD7">
            <w:pPr>
              <w:pStyle w:val="NoSpacing"/>
            </w:pPr>
            <w:r>
              <w:rPr>
                <w:bCs/>
              </w:rPr>
              <w:t>Q</w:t>
            </w:r>
            <w:r w:rsidR="00475BCF">
              <w:rPr>
                <w:bCs/>
              </w:rPr>
              <w:t>22</w:t>
            </w:r>
            <w:r w:rsidR="00631C28">
              <w:rPr>
                <w:bCs/>
              </w:rPr>
              <w:t xml:space="preserve">. </w:t>
            </w:r>
            <w:r w:rsidR="004B5576" w:rsidRPr="004B5576">
              <w:rPr>
                <w:bCs/>
              </w:rPr>
              <w:t>Food (purchased)</w:t>
            </w:r>
            <w:r w:rsidR="0026304D">
              <w:rPr>
                <w:bCs/>
              </w:rPr>
              <w:t xml:space="preserve">  (</w:t>
            </w:r>
            <w:proofErr w:type="spellStart"/>
            <w:r w:rsidR="0026304D">
              <w:rPr>
                <w:bCs/>
              </w:rPr>
              <w:t>paid_food</w:t>
            </w:r>
            <w:proofErr w:type="spellEnd"/>
            <w:r w:rsidR="0026304D">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6E0F57BA" w:rsidR="004B5576" w:rsidRPr="004B5576" w:rsidRDefault="007576A0" w:rsidP="00D91B15">
            <w:pPr>
              <w:pStyle w:val="NoSpacing"/>
            </w:pPr>
            <w:r>
              <w:rPr>
                <w:bCs/>
              </w:rPr>
              <w:t>Q</w:t>
            </w:r>
            <w:r w:rsidR="00475BCF">
              <w:rPr>
                <w:bCs/>
              </w:rPr>
              <w:t>23</w:t>
            </w:r>
            <w:r w:rsidR="00631C28">
              <w:rPr>
                <w:bCs/>
              </w:rPr>
              <w:t xml:space="preserve">. </w:t>
            </w:r>
            <w:r w:rsidR="004B5576" w:rsidRPr="004B5576">
              <w:rPr>
                <w:bCs/>
              </w:rPr>
              <w:t>Domestic energy</w:t>
            </w:r>
            <w:r w:rsidR="004B5576" w:rsidRPr="004B5576">
              <w:t xml:space="preserve"> </w:t>
            </w:r>
            <w:r w:rsidR="0026304D">
              <w:t xml:space="preserve">  (</w:t>
            </w:r>
            <w:proofErr w:type="spellStart"/>
            <w:r w:rsidR="0026304D">
              <w:t>paid_energy</w:t>
            </w:r>
            <w:proofErr w:type="spellEnd"/>
            <w:r w:rsidR="0026304D">
              <w:t>)</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2D44B3A1" w:rsidR="00F56726" w:rsidRPr="004B5576" w:rsidDel="003D65F2" w:rsidRDefault="007576A0" w:rsidP="00F85A49">
            <w:pPr>
              <w:pStyle w:val="NoSpacing"/>
            </w:pPr>
            <w:r>
              <w:t>Q</w:t>
            </w:r>
            <w:r w:rsidR="00475BCF">
              <w:t>24</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44ECA2FD" w:rsidR="00F56726" w:rsidRPr="004B5576" w:rsidDel="003D65F2" w:rsidRDefault="007576A0" w:rsidP="00F85A49">
            <w:pPr>
              <w:pStyle w:val="NoSpacing"/>
            </w:pPr>
            <w:r>
              <w:t>Q</w:t>
            </w:r>
            <w:r w:rsidR="00475BCF">
              <w:t>25</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35E035B0" w:rsidR="00F56726" w:rsidRPr="004B5576" w:rsidDel="003D65F2" w:rsidRDefault="007576A0" w:rsidP="00F85A49">
            <w:pPr>
              <w:pStyle w:val="NoSpacing"/>
            </w:pPr>
            <w:r>
              <w:t>Q</w:t>
            </w:r>
            <w:r w:rsidR="00475BCF">
              <w:t>26</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2A75512E" w:rsidR="00F56726" w:rsidRPr="004B5576" w:rsidRDefault="007576A0" w:rsidP="00F85A49">
            <w:pPr>
              <w:pStyle w:val="NoSpacing"/>
            </w:pPr>
            <w:r>
              <w:t>Q</w:t>
            </w:r>
            <w:r w:rsidR="00475BCF">
              <w:t>27.</w:t>
            </w:r>
            <w:r w:rsidR="00D91B15">
              <w:t xml:space="preserve">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418290DC" w:rsidR="00F56726" w:rsidRPr="004B5576" w:rsidRDefault="007576A0" w:rsidP="00AF7BA5">
            <w:pPr>
              <w:pStyle w:val="NoSpacing"/>
            </w:pPr>
            <w:r>
              <w:t>Q</w:t>
            </w:r>
            <w:r w:rsidR="00475BCF">
              <w:t>28</w:t>
            </w:r>
            <w:r w:rsidR="00D91B15">
              <w:t xml:space="preserve">. </w:t>
            </w:r>
            <w:r w:rsidR="00AF7BA5">
              <w:t>Herbicide</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r w:rsidR="00433CD9" w:rsidRPr="004B5576" w14:paraId="68DF0EF5" w14:textId="77777777" w:rsidTr="005852F4">
        <w:trPr>
          <w:trHeight w:hRule="exact" w:val="367"/>
          <w:jc w:val="center"/>
          <w:ins w:id="100" w:author="Aleta Haflett" w:date="2015-03-15T12:40:00Z"/>
        </w:trPr>
        <w:tc>
          <w:tcPr>
            <w:tcW w:w="360" w:type="dxa"/>
            <w:tcBorders>
              <w:top w:val="single" w:sz="4" w:space="0" w:color="000000"/>
              <w:left w:val="single" w:sz="4" w:space="0" w:color="000000"/>
              <w:bottom w:val="single" w:sz="4" w:space="0" w:color="000000"/>
              <w:right w:val="single" w:sz="4" w:space="0" w:color="auto"/>
            </w:tcBorders>
          </w:tcPr>
          <w:p w14:paraId="5BA2AB4B" w14:textId="77777777" w:rsidR="00433CD9" w:rsidRPr="004B5576" w:rsidRDefault="00433CD9" w:rsidP="00F85A49">
            <w:pPr>
              <w:pStyle w:val="NoSpacing"/>
              <w:rPr>
                <w:ins w:id="101" w:author="Aleta Haflett" w:date="2015-03-15T12:40:00Z"/>
              </w:rPr>
            </w:pPr>
          </w:p>
        </w:tc>
        <w:tc>
          <w:tcPr>
            <w:tcW w:w="7033" w:type="dxa"/>
            <w:tcBorders>
              <w:top w:val="single" w:sz="4" w:space="0" w:color="000000"/>
              <w:left w:val="single" w:sz="4" w:space="0" w:color="auto"/>
              <w:bottom w:val="single" w:sz="4" w:space="0" w:color="000000"/>
              <w:right w:val="single" w:sz="18" w:space="0" w:color="000000"/>
            </w:tcBorders>
          </w:tcPr>
          <w:p w14:paraId="0A9232CB" w14:textId="504DB11C" w:rsidR="00433CD9" w:rsidRDefault="00433CD9" w:rsidP="00AF7BA5">
            <w:pPr>
              <w:pStyle w:val="NoSpacing"/>
              <w:rPr>
                <w:ins w:id="102" w:author="Aleta Haflett" w:date="2015-03-15T12:40:00Z"/>
              </w:rPr>
            </w:pPr>
            <w:ins w:id="103" w:author="Aleta Haflett" w:date="2015-03-15T12:40:00Z">
              <w:r>
                <w:t xml:space="preserve">Q.29 FIMA or other government input program </w:t>
              </w:r>
            </w:ins>
          </w:p>
        </w:tc>
        <w:tc>
          <w:tcPr>
            <w:tcW w:w="3600" w:type="dxa"/>
            <w:tcBorders>
              <w:top w:val="single" w:sz="18" w:space="0" w:color="000000"/>
              <w:left w:val="single" w:sz="18" w:space="0" w:color="000000"/>
              <w:bottom w:val="single" w:sz="18" w:space="0" w:color="000000"/>
              <w:right w:val="single" w:sz="18" w:space="0" w:color="000000"/>
            </w:tcBorders>
          </w:tcPr>
          <w:p w14:paraId="25B3415B" w14:textId="4F904C6C" w:rsidR="00433CD9" w:rsidRPr="004B5576" w:rsidRDefault="00433CD9" w:rsidP="00F85A49">
            <w:pPr>
              <w:pStyle w:val="NoSpacing"/>
              <w:rPr>
                <w:ins w:id="104" w:author="Aleta Haflett" w:date="2015-03-15T12:40:00Z"/>
                <w:i/>
              </w:rPr>
            </w:pPr>
            <w:ins w:id="105" w:author="Aleta Haflett" w:date="2015-03-15T12:40:00Z">
              <w:r>
                <w:rPr>
                  <w:i/>
                </w:rPr>
                <w:t>(</w:t>
              </w:r>
              <w:proofErr w:type="gramStart"/>
              <w:r>
                <w:rPr>
                  <w:i/>
                </w:rPr>
                <w:t>integer</w:t>
              </w:r>
              <w:proofErr w:type="gramEnd"/>
              <w:r>
                <w:rPr>
                  <w:i/>
                </w:rPr>
                <w:t>)</w:t>
              </w:r>
            </w:ins>
          </w:p>
        </w:tc>
      </w:tr>
    </w:tbl>
    <w:p w14:paraId="6935A3E6" w14:textId="77777777" w:rsidR="00F56726" w:rsidRPr="00F56726" w:rsidRDefault="00F56726" w:rsidP="00F85A49">
      <w:pPr>
        <w:pStyle w:val="NoSpacing"/>
        <w:rPr>
          <w:b/>
        </w:rPr>
      </w:pPr>
      <w:commentRangeStart w:id="106"/>
      <w:r w:rsidRPr="00F56726">
        <w:rPr>
          <w:b/>
        </w:rPr>
        <w:t>Other Expenses</w:t>
      </w:r>
      <w:commentRangeEnd w:id="106"/>
      <w:r w:rsidR="002C091B">
        <w:rPr>
          <w:rStyle w:val="CommentReference"/>
        </w:rPr>
        <w:commentReference w:id="106"/>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0C65BEFB" w:rsidR="00F56726" w:rsidRPr="004B5576" w:rsidRDefault="007576A0" w:rsidP="00475BCF">
            <w:pPr>
              <w:pStyle w:val="NoSpacing"/>
            </w:pPr>
            <w:r>
              <w:t>Q</w:t>
            </w:r>
            <w:r w:rsidR="00475BCF">
              <w:t>29</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0EDFE9CB" w:rsidR="00F56726" w:rsidRPr="004B5576" w:rsidRDefault="007576A0" w:rsidP="00F85A49">
            <w:pPr>
              <w:pStyle w:val="NoSpacing"/>
            </w:pPr>
            <w:r>
              <w:t>Q</w:t>
            </w:r>
            <w:r w:rsidR="00475BCF">
              <w:t>30</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3779AA5C" w:rsidR="00F56726" w:rsidRPr="004B5576" w:rsidRDefault="007576A0" w:rsidP="00F85A49">
            <w:pPr>
              <w:pStyle w:val="NoSpacing"/>
            </w:pPr>
            <w:r>
              <w:t>Q</w:t>
            </w:r>
            <w:r w:rsidR="00475BCF">
              <w:t>31</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1B94B454" w:rsidR="00F56726" w:rsidRPr="004B5576" w:rsidRDefault="007576A0" w:rsidP="00F85A49">
            <w:pPr>
              <w:pStyle w:val="NoSpacing"/>
            </w:pPr>
            <w:r>
              <w:t>Q</w:t>
            </w:r>
            <w:r w:rsidR="00475BCF">
              <w:t>32</w:t>
            </w:r>
            <w:r w:rsidR="00B057AA">
              <w:t xml:space="preserve">.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74925044" w:rsidR="00F56726" w:rsidRPr="004B5576" w:rsidRDefault="007576A0" w:rsidP="00F85A49">
            <w:pPr>
              <w:pStyle w:val="NoSpacing"/>
            </w:pPr>
            <w:r>
              <w:t>Q</w:t>
            </w:r>
            <w:r w:rsidR="00475BCF">
              <w:t>33</w:t>
            </w:r>
            <w:r w:rsidR="00B057AA">
              <w:t xml:space="preserve">. </w:t>
            </w:r>
            <w:r w:rsidR="00F56726" w:rsidRPr="004B5576">
              <w:t>Fodder/</w:t>
            </w:r>
            <w:r w:rsidR="00602EFE">
              <w:t xml:space="preserve">animal </w:t>
            </w:r>
            <w:r w:rsidR="00F56726" w:rsidRPr="004B5576">
              <w:t xml:space="preserve">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06748D" w:rsidR="00F56726" w:rsidRPr="004B5576" w:rsidRDefault="007576A0" w:rsidP="00F85A49">
            <w:pPr>
              <w:pStyle w:val="NoSpacing"/>
            </w:pPr>
            <w:r>
              <w:t>Q</w:t>
            </w:r>
            <w:r w:rsidR="00475BCF">
              <w:t>3</w:t>
            </w:r>
            <w:r w:rsidR="0068144E">
              <w:t>4</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189E3A2C" w:rsidR="00F56726" w:rsidRPr="004B5576" w:rsidRDefault="007576A0" w:rsidP="00F85A49">
            <w:pPr>
              <w:pStyle w:val="NoSpacing"/>
            </w:pPr>
            <w:r>
              <w:t>Q</w:t>
            </w:r>
            <w:r w:rsidR="00475BCF">
              <w:t>3</w:t>
            </w:r>
            <w:r w:rsidR="0068144E">
              <w:t>5</w:t>
            </w:r>
            <w:r w:rsidR="00475BCF">
              <w:t>.</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3B13953C" w:rsidR="00F56726" w:rsidRPr="004B5576" w:rsidRDefault="007576A0" w:rsidP="00F85A49">
            <w:pPr>
              <w:pStyle w:val="NoSpacing"/>
            </w:pPr>
            <w:r>
              <w:t>Q</w:t>
            </w:r>
            <w:r w:rsidR="00475BCF">
              <w:t>3</w:t>
            </w:r>
            <w:r w:rsidR="0068144E">
              <w:t>6</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33146EBE" w:rsidR="00F56726" w:rsidRPr="004B5576" w:rsidRDefault="007576A0" w:rsidP="00602EFE">
            <w:pPr>
              <w:pStyle w:val="NoSpacing"/>
            </w:pPr>
            <w:r>
              <w:t>Q</w:t>
            </w:r>
            <w:r w:rsidR="00475BCF">
              <w:t>3</w:t>
            </w:r>
            <w:r w:rsidR="0068144E">
              <w:t>7</w:t>
            </w:r>
            <w:r w:rsidR="00B057AA">
              <w:t xml:space="preserve">. </w:t>
            </w:r>
            <w:r w:rsidR="00602EFE">
              <w:t>Send money to relatives</w:t>
            </w:r>
            <w:r w:rsidR="00F5672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9250B6D" w:rsidR="00F56726" w:rsidRPr="004B5576" w:rsidRDefault="007576A0" w:rsidP="00F85A49">
            <w:pPr>
              <w:pStyle w:val="NoSpacing"/>
            </w:pPr>
            <w:r>
              <w:t>Q</w:t>
            </w:r>
            <w:r w:rsidR="00475BCF">
              <w:t>3</w:t>
            </w:r>
            <w:r w:rsidR="0068144E">
              <w:t>8</w:t>
            </w:r>
            <w:r w:rsidR="00B057AA">
              <w:t xml:space="preserve">. </w:t>
            </w:r>
            <w:r w:rsidR="00AF7BA5">
              <w:t xml:space="preserve">Festivals, funerals, weddings, </w:t>
            </w:r>
            <w:r w:rsidR="00F56726" w:rsidRPr="004B5576">
              <w:t>or</w:t>
            </w:r>
            <w:r w:rsidR="00AF7BA5">
              <w:t xml:space="preserve"> other</w:t>
            </w:r>
            <w:r w:rsidR="00F56726" w:rsidRPr="004B5576">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9F5C6D9" w:rsidR="00A40A7C" w:rsidRPr="00A40A7C" w:rsidRDefault="005C5376" w:rsidP="00F85A49">
            <w:pPr>
              <w:spacing w:after="0" w:line="240" w:lineRule="auto"/>
              <w:rPr>
                <w:rFonts w:eastAsia="Calibri" w:cs="Times New Roman"/>
                <w:color w:val="000000"/>
              </w:rPr>
            </w:pPr>
            <w:r>
              <w:rPr>
                <w:rFonts w:eastAsia="Calibri" w:cs="TimesNewRomanPSMT"/>
              </w:rPr>
              <w:t>Q39</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6F088010" w:rsidR="00A40A7C" w:rsidRPr="00A40A7C" w:rsidRDefault="005C5376" w:rsidP="00F4369D">
            <w:pPr>
              <w:spacing w:afterLines="20" w:after="48" w:line="240" w:lineRule="auto"/>
              <w:contextualSpacing/>
              <w:rPr>
                <w:rFonts w:eastAsia="Calibri" w:cs="Times New Roman"/>
                <w:w w:val="105"/>
              </w:rPr>
            </w:pPr>
            <w:r>
              <w:rPr>
                <w:rFonts w:eastAsia="Calibri" w:cs="Times New Roman"/>
                <w:w w:val="105"/>
              </w:rPr>
              <w:t>Q39</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365479" w:rsidR="00CB16FA" w:rsidRDefault="00701E1C" w:rsidP="00F85A49">
      <w:pPr>
        <w:pStyle w:val="Heading3"/>
        <w:spacing w:line="240" w:lineRule="auto"/>
      </w:pPr>
      <w:r w:rsidRPr="00A40A7C">
        <w:rPr>
          <w:caps w:val="0"/>
        </w:rPr>
        <w:t xml:space="preserve">SECTION </w:t>
      </w:r>
      <w:r w:rsidR="002C42B1">
        <w:rPr>
          <w:caps w:val="0"/>
        </w:rPr>
        <w:t>R</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4EF5217" w:rsidR="00DA3077" w:rsidRPr="00CB16FA" w:rsidRDefault="002C42B1" w:rsidP="00F85A49">
            <w:pPr>
              <w:pStyle w:val="NoSpacing"/>
            </w:pPr>
            <w:r>
              <w:t>R</w:t>
            </w:r>
            <w:r w:rsidR="00B057AA">
              <w:t xml:space="preserve">1. </w:t>
            </w:r>
            <w:r w:rsidR="00DA3077" w:rsidRPr="00CB16FA">
              <w:t>Does your household use charcoal?</w:t>
            </w:r>
          </w:p>
          <w:p w14:paraId="06F1E20A" w14:textId="2A213E17" w:rsidR="00DA3077" w:rsidRPr="00CB16FA" w:rsidRDefault="00DA3077" w:rsidP="0026304D">
            <w:pPr>
              <w:pStyle w:val="NoSpacing"/>
              <w:rPr>
                <w:i/>
              </w:rPr>
            </w:pPr>
            <w:r w:rsidRPr="00CB16FA">
              <w:rPr>
                <w:i/>
              </w:rPr>
              <w:t xml:space="preserve">If 0, skip to </w:t>
            </w:r>
            <w:r w:rsidR="0026304D">
              <w:rPr>
                <w:i/>
              </w:rPr>
              <w:t>Q</w:t>
            </w:r>
            <w:r w:rsidR="00475BCF">
              <w:rPr>
                <w:i/>
              </w:rPr>
              <w:t>.3</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0AB33727" w:rsidR="00DA3077" w:rsidRPr="00CB16FA" w:rsidRDefault="002C42B1" w:rsidP="00F85A49">
            <w:pPr>
              <w:pStyle w:val="NoSpacing"/>
              <w:rPr>
                <w:b/>
              </w:rPr>
            </w:pPr>
            <w:r>
              <w:t>R</w:t>
            </w:r>
            <w:r w:rsidR="00B057AA">
              <w:t xml:space="preserve">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proofErr w:type="gramStart"/>
            <w:r w:rsidRPr="00DA3077">
              <w:rPr>
                <w:i/>
              </w:rPr>
              <w:t>integer</w:t>
            </w:r>
            <w:proofErr w:type="gramEnd"/>
            <w:r w:rsidRPr="00DA3077">
              <w:rPr>
                <w:i/>
              </w:rPr>
              <w:t>)</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2594827" w:rsidR="00DA3077" w:rsidRPr="00CB16FA" w:rsidRDefault="002C42B1" w:rsidP="00F85A49">
            <w:pPr>
              <w:pStyle w:val="NoSpacing"/>
            </w:pPr>
            <w:r>
              <w:t>R</w:t>
            </w:r>
            <w:r w:rsidR="00B057AA">
              <w:t xml:space="preserve">2b. </w:t>
            </w:r>
            <w:r w:rsidR="00DA3077" w:rsidRPr="00CB16FA">
              <w:t>Unit</w:t>
            </w:r>
          </w:p>
        </w:tc>
        <w:tc>
          <w:tcPr>
            <w:tcW w:w="4320" w:type="dxa"/>
            <w:gridSpan w:val="2"/>
            <w:tcBorders>
              <w:left w:val="nil"/>
              <w:right w:val="single" w:sz="18" w:space="0" w:color="000000"/>
            </w:tcBorders>
          </w:tcPr>
          <w:p w14:paraId="66708139" w14:textId="70E5EB82" w:rsidR="00DA3077" w:rsidRPr="00CA0943" w:rsidRDefault="00DA3077" w:rsidP="00F85A49">
            <w:pPr>
              <w:pStyle w:val="NoSpacing"/>
              <w:rPr>
                <w:sz w:val="20"/>
              </w:rPr>
            </w:pPr>
            <w:r w:rsidRPr="00CA0943">
              <w:rPr>
                <w:sz w:val="20"/>
              </w:rPr>
              <w:t>1</w:t>
            </w:r>
            <w:r w:rsidR="00AF5F7A">
              <w:rPr>
                <w:sz w:val="20"/>
              </w:rPr>
              <w:t>=</w:t>
            </w:r>
            <w:r w:rsidR="00602EFE">
              <w:rPr>
                <w:sz w:val="20"/>
              </w:rPr>
              <w:t>Plastic</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3F88CF0A" w:rsidR="00DA3077" w:rsidRPr="00CA0943" w:rsidRDefault="00DA3077" w:rsidP="00F85A49">
            <w:pPr>
              <w:pStyle w:val="NoSpacing"/>
              <w:rPr>
                <w:sz w:val="20"/>
              </w:rPr>
            </w:pPr>
            <w:r w:rsidRPr="00CA0943">
              <w:rPr>
                <w:sz w:val="20"/>
              </w:rPr>
              <w:t>5=</w:t>
            </w:r>
            <w:r w:rsidR="00602EFE">
              <w:rPr>
                <w:sz w:val="20"/>
              </w:rPr>
              <w:t xml:space="preserve">90 </w:t>
            </w:r>
            <w:r w:rsidRPr="00CA0943">
              <w:rPr>
                <w:sz w:val="20"/>
              </w:rPr>
              <w:t>kg</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5262F37D" w:rsidR="00DA3077" w:rsidRPr="00CB16FA" w:rsidRDefault="002C42B1" w:rsidP="00F85A49">
            <w:pPr>
              <w:pStyle w:val="NoSpacing"/>
            </w:pPr>
            <w:r>
              <w:t>R</w:t>
            </w:r>
            <w:r w:rsidR="00B057AA">
              <w:t xml:space="preserve">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w:t>
            </w:r>
            <w:proofErr w:type="gramStart"/>
            <w:r w:rsidRPr="00DA3077">
              <w:rPr>
                <w:i/>
              </w:rPr>
              <w:t>integer</w:t>
            </w:r>
            <w:proofErr w:type="gramEnd"/>
            <w:r w:rsidRPr="00DA3077">
              <w:rPr>
                <w:i/>
              </w:rPr>
              <w:t>)</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B595643" w:rsidR="00DA3077" w:rsidRPr="00CB16FA" w:rsidRDefault="002C42B1" w:rsidP="00F85A49">
            <w:pPr>
              <w:pStyle w:val="NoSpacing"/>
            </w:pPr>
            <w:r>
              <w:t>R</w:t>
            </w:r>
            <w:r w:rsidR="00B057AA">
              <w:t xml:space="preserve">3b. </w:t>
            </w:r>
            <w:r w:rsidR="00DA3077" w:rsidRPr="00CB16FA">
              <w:t>Unit</w:t>
            </w:r>
          </w:p>
        </w:tc>
        <w:tc>
          <w:tcPr>
            <w:tcW w:w="4320" w:type="dxa"/>
            <w:gridSpan w:val="2"/>
            <w:tcBorders>
              <w:left w:val="nil"/>
              <w:right w:val="single" w:sz="18" w:space="0" w:color="000000"/>
            </w:tcBorders>
          </w:tcPr>
          <w:p w14:paraId="03B46EC3" w14:textId="6F1D400D" w:rsidR="00DA3077" w:rsidRDefault="00DA3077" w:rsidP="00F85A49">
            <w:pPr>
              <w:pStyle w:val="NoSpacing"/>
            </w:pPr>
            <w:r w:rsidRPr="00CB16FA">
              <w:t>1=</w:t>
            </w:r>
            <w:r w:rsidR="00565DA0">
              <w:t xml:space="preserve">Small </w:t>
            </w:r>
            <w:r w:rsidRPr="00CB16FA">
              <w:t>Bundle</w:t>
            </w:r>
          </w:p>
          <w:p w14:paraId="502F28CF" w14:textId="77777777" w:rsidR="00565DA0" w:rsidRDefault="00565DA0" w:rsidP="00F85A49">
            <w:pPr>
              <w:pStyle w:val="NoSpacing"/>
            </w:pPr>
            <w:r>
              <w:t>2= Large Bundle</w:t>
            </w:r>
          </w:p>
          <w:p w14:paraId="21604EE8" w14:textId="06BFE656" w:rsidR="00435F33" w:rsidRDefault="00435F33" w:rsidP="00F85A49">
            <w:pPr>
              <w:pStyle w:val="NoSpacing"/>
            </w:pPr>
            <w:r>
              <w:t>3=Piece</w:t>
            </w:r>
          </w:p>
          <w:p w14:paraId="3C3D713B" w14:textId="7E7B935D" w:rsidR="00565DA0" w:rsidRPr="00CB16FA" w:rsidRDefault="00435F33" w:rsidP="00F85A49">
            <w:pPr>
              <w:pStyle w:val="NoSpacing"/>
            </w:pPr>
            <w:r>
              <w:t>4</w:t>
            </w:r>
            <w:r w:rsidR="00565DA0">
              <w:t>- Oxcart</w:t>
            </w:r>
          </w:p>
          <w:p w14:paraId="3C09D701" w14:textId="65D143BB" w:rsidR="00DA3077" w:rsidRPr="00CB16FA" w:rsidRDefault="00DA3077"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1C2DAAB8" w:rsidR="00DA3077" w:rsidRPr="00CB16FA" w:rsidRDefault="00DA3077" w:rsidP="00F85A49">
            <w:pPr>
              <w:pStyle w:val="NoSpacing"/>
            </w:pPr>
          </w:p>
        </w:tc>
        <w:tc>
          <w:tcPr>
            <w:tcW w:w="6849" w:type="dxa"/>
            <w:gridSpan w:val="2"/>
            <w:tcBorders>
              <w:right w:val="single" w:sz="18" w:space="0" w:color="000000"/>
            </w:tcBorders>
          </w:tcPr>
          <w:p w14:paraId="4035A11C" w14:textId="29DAE1D7" w:rsidR="00DA3077" w:rsidRPr="00435F33" w:rsidRDefault="002C42B1" w:rsidP="00435F33">
            <w:pPr>
              <w:pStyle w:val="NoSpacing"/>
              <w:rPr>
                <w:i/>
              </w:rPr>
            </w:pPr>
            <w:r>
              <w:t>R</w:t>
            </w:r>
            <w:r w:rsidR="00B057AA">
              <w:t xml:space="preserve">4. </w:t>
            </w:r>
            <w:r w:rsidR="00435F33">
              <w:t xml:space="preserve">How many hours per week do household members spend gathering </w:t>
            </w:r>
            <w:proofErr w:type="spellStart"/>
            <w:r w:rsidR="00435F33">
              <w:t>fuelwood</w:t>
            </w:r>
            <w:proofErr w:type="spellEnd"/>
            <w:r w:rsidR="00435F33">
              <w:t xml:space="preserve">? </w:t>
            </w:r>
            <w:r w:rsidR="00435F33">
              <w:rPr>
                <w:i/>
              </w:rPr>
              <w:t xml:space="preserve">In person-hours </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w:t>
            </w:r>
            <w:proofErr w:type="gramStart"/>
            <w:r w:rsidRPr="00DA3077">
              <w:rPr>
                <w:i/>
              </w:rPr>
              <w:t>integer</w:t>
            </w:r>
            <w:proofErr w:type="gramEnd"/>
            <w:r w:rsidRPr="00DA3077">
              <w:rPr>
                <w:i/>
              </w:rPr>
              <w:t>)</w:t>
            </w:r>
          </w:p>
        </w:tc>
      </w:tr>
    </w:tbl>
    <w:p w14:paraId="65D78250" w14:textId="77777777" w:rsidR="00B07384" w:rsidRDefault="00B07384"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AF7BA5" w:rsidRPr="000420D2" w14:paraId="6BCFA854" w14:textId="77777777" w:rsidTr="00283D98">
        <w:trPr>
          <w:trHeight w:val="20"/>
        </w:trPr>
        <w:tc>
          <w:tcPr>
            <w:tcW w:w="1435" w:type="dxa"/>
            <w:vMerge w:val="restart"/>
          </w:tcPr>
          <w:p w14:paraId="19347343" w14:textId="77777777" w:rsidR="00AF7BA5" w:rsidRPr="000420D2" w:rsidRDefault="00AF7BA5" w:rsidP="00283D98">
            <w:pPr>
              <w:pStyle w:val="NoSpacing"/>
            </w:pPr>
            <w:r w:rsidRPr="000420D2">
              <w:t>Fuel source</w:t>
            </w:r>
          </w:p>
        </w:tc>
        <w:tc>
          <w:tcPr>
            <w:tcW w:w="2160" w:type="dxa"/>
            <w:vMerge w:val="restart"/>
          </w:tcPr>
          <w:p w14:paraId="0C3697B3" w14:textId="1415012B" w:rsidR="00AF7BA5" w:rsidRPr="000420D2" w:rsidRDefault="00AF7BA5" w:rsidP="00283D98">
            <w:pPr>
              <w:pStyle w:val="NoSpacing"/>
            </w:pPr>
            <w:commentRangeStart w:id="107"/>
            <w:commentRangeStart w:id="108"/>
            <w:r w:rsidRPr="000420D2">
              <w:t xml:space="preserve">Which alternative energy sources do you know? </w:t>
            </w:r>
          </w:p>
          <w:p w14:paraId="25667702" w14:textId="77777777" w:rsidR="00AF7BA5" w:rsidRDefault="00AF7BA5" w:rsidP="00283D98">
            <w:pPr>
              <w:pStyle w:val="NoSpacing"/>
            </w:pPr>
            <w:r w:rsidRPr="000420D2">
              <w:rPr>
                <w:i/>
              </w:rPr>
              <w:t>For each fuel source:</w:t>
            </w:r>
            <w:r>
              <w:t xml:space="preserve"> 0=No</w:t>
            </w:r>
          </w:p>
          <w:p w14:paraId="66F05E6B" w14:textId="77777777" w:rsidR="00AF7BA5" w:rsidRPr="000420D2" w:rsidRDefault="00AF7BA5" w:rsidP="00283D98">
            <w:pPr>
              <w:pStyle w:val="NoSpacing"/>
            </w:pPr>
            <w:r w:rsidRPr="000420D2">
              <w:t>1=Yes</w:t>
            </w:r>
          </w:p>
          <w:p w14:paraId="65ADD673" w14:textId="77777777" w:rsidR="00475BCF" w:rsidRDefault="00AF7BA5" w:rsidP="00283D98">
            <w:pPr>
              <w:pStyle w:val="NoSpacing"/>
              <w:rPr>
                <w:i/>
              </w:rPr>
            </w:pPr>
            <w:r w:rsidRPr="000420D2">
              <w:rPr>
                <w:i/>
              </w:rPr>
              <w:t>If 0, skip to next fuel source</w:t>
            </w:r>
            <w:r w:rsidR="00475BCF">
              <w:rPr>
                <w:i/>
              </w:rPr>
              <w:t xml:space="preserve"> </w:t>
            </w:r>
          </w:p>
          <w:commentRangeEnd w:id="107"/>
          <w:p w14:paraId="293AD551" w14:textId="72F25965" w:rsidR="00AF7BA5" w:rsidRPr="000420D2" w:rsidRDefault="0013587E" w:rsidP="00283D98">
            <w:pPr>
              <w:pStyle w:val="NoSpacing"/>
              <w:rPr>
                <w:i/>
              </w:rPr>
            </w:pPr>
            <w:r>
              <w:rPr>
                <w:rStyle w:val="CommentReference"/>
              </w:rPr>
              <w:commentReference w:id="107"/>
            </w:r>
            <w:commentRangeEnd w:id="108"/>
            <w:r>
              <w:rPr>
                <w:rStyle w:val="CommentReference"/>
              </w:rPr>
              <w:commentReference w:id="108"/>
            </w:r>
          </w:p>
        </w:tc>
        <w:tc>
          <w:tcPr>
            <w:tcW w:w="1800" w:type="dxa"/>
            <w:vMerge w:val="restart"/>
          </w:tcPr>
          <w:p w14:paraId="511642EA" w14:textId="23C176B1" w:rsidR="00AF7BA5" w:rsidRDefault="002C42B1" w:rsidP="00283D98">
            <w:pPr>
              <w:pStyle w:val="NoSpacing"/>
            </w:pPr>
            <w:proofErr w:type="spellStart"/>
            <w:r>
              <w:t>R#b</w:t>
            </w:r>
            <w:proofErr w:type="spellEnd"/>
            <w:r>
              <w:t xml:space="preserve">. </w:t>
            </w:r>
            <w:r w:rsidR="00AF7BA5" w:rsidRPr="000420D2">
              <w:t xml:space="preserve">Are you currently using &lt;fuel&gt; in your household? </w:t>
            </w:r>
          </w:p>
          <w:p w14:paraId="5E11F794" w14:textId="77777777" w:rsidR="00AF7BA5" w:rsidRDefault="00AF7BA5" w:rsidP="00283D98">
            <w:pPr>
              <w:pStyle w:val="NoSpacing"/>
            </w:pPr>
            <w:r>
              <w:t>0=No</w:t>
            </w:r>
          </w:p>
          <w:p w14:paraId="7253CA2B" w14:textId="77777777" w:rsidR="00AF7BA5" w:rsidRDefault="00AF7BA5" w:rsidP="00283D98">
            <w:pPr>
              <w:pStyle w:val="NoSpacing"/>
            </w:pPr>
            <w:r w:rsidRPr="000420D2">
              <w:t>1=Yes</w:t>
            </w:r>
          </w:p>
          <w:p w14:paraId="137FD8EC" w14:textId="77777777" w:rsidR="00AF7BA5" w:rsidRPr="00A63C67" w:rsidRDefault="00AF7BA5" w:rsidP="00283D98">
            <w:pPr>
              <w:pStyle w:val="NoSpacing"/>
              <w:rPr>
                <w:b/>
              </w:rPr>
            </w:pPr>
            <w:r w:rsidRPr="00A63C67">
              <w:rPr>
                <w:b/>
              </w:rPr>
              <w:t>(</w:t>
            </w:r>
            <w:proofErr w:type="gramStart"/>
            <w:r w:rsidRPr="00A63C67">
              <w:rPr>
                <w:b/>
              </w:rPr>
              <w:t>use</w:t>
            </w:r>
            <w:proofErr w:type="gramEnd"/>
            <w:r w:rsidRPr="00A63C67">
              <w:rPr>
                <w:b/>
              </w:rPr>
              <w:t>_${item})</w:t>
            </w:r>
          </w:p>
          <w:p w14:paraId="2AB18E9B" w14:textId="1A949772" w:rsidR="00AF7BA5" w:rsidRPr="000420D2" w:rsidRDefault="00B62465" w:rsidP="00283D98">
            <w:pPr>
              <w:pStyle w:val="NoSpacing"/>
              <w:rPr>
                <w:i/>
              </w:rPr>
            </w:pPr>
            <w:r>
              <w:rPr>
                <w:i/>
              </w:rPr>
              <w:t>If 1, skip Q.8</w:t>
            </w:r>
            <w:r w:rsidRPr="000420D2">
              <w:rPr>
                <w:i/>
              </w:rPr>
              <w:t xml:space="preserve"> and go to next fuel source</w:t>
            </w:r>
          </w:p>
        </w:tc>
        <w:tc>
          <w:tcPr>
            <w:tcW w:w="5405" w:type="dxa"/>
            <w:gridSpan w:val="2"/>
            <w:tcBorders>
              <w:bottom w:val="nil"/>
            </w:tcBorders>
          </w:tcPr>
          <w:p w14:paraId="78B8A4F9" w14:textId="035A28EC" w:rsidR="00AF7BA5" w:rsidRDefault="002C42B1" w:rsidP="00283D98">
            <w:pPr>
              <w:pStyle w:val="NoSpacing"/>
              <w:rPr>
                <w:sz w:val="20"/>
              </w:rPr>
            </w:pPr>
            <w:proofErr w:type="spellStart"/>
            <w:r>
              <w:t>R#c</w:t>
            </w:r>
            <w:proofErr w:type="spellEnd"/>
            <w:r w:rsidR="00AF7BA5">
              <w:t>.</w:t>
            </w:r>
            <w:r w:rsidR="00AF7BA5" w:rsidRPr="000420D2">
              <w:t xml:space="preserve"> What is the main reason you are not currently using &lt;fuel</w:t>
            </w:r>
            <w:r w:rsidR="00AF7BA5">
              <w:t>&gt;</w:t>
            </w:r>
            <w:r w:rsidR="00AF7BA5" w:rsidRPr="000420D2">
              <w:t>?</w:t>
            </w:r>
            <w:r w:rsidR="00AF7BA5" w:rsidRPr="00CA0943">
              <w:rPr>
                <w:sz w:val="20"/>
              </w:rPr>
              <w:t xml:space="preserve"> </w:t>
            </w:r>
          </w:p>
          <w:p w14:paraId="5E9DEE66" w14:textId="77777777" w:rsidR="00AF7BA5" w:rsidRPr="00A63C67" w:rsidRDefault="00AF7BA5" w:rsidP="00283D98">
            <w:pPr>
              <w:pStyle w:val="NoSpacing"/>
              <w:rPr>
                <w:b/>
              </w:rPr>
            </w:pPr>
            <w:r w:rsidRPr="00A63C67">
              <w:rPr>
                <w:b/>
              </w:rPr>
              <w:t>(</w:t>
            </w:r>
            <w:proofErr w:type="spellStart"/>
            <w:proofErr w:type="gramStart"/>
            <w:r w:rsidRPr="00A63C67">
              <w:rPr>
                <w:b/>
              </w:rPr>
              <w:t>nouse</w:t>
            </w:r>
            <w:proofErr w:type="spellEnd"/>
            <w:proofErr w:type="gramEnd"/>
            <w:r w:rsidRPr="00A63C67">
              <w:rPr>
                <w:b/>
              </w:rPr>
              <w:t>_${item})</w:t>
            </w:r>
          </w:p>
        </w:tc>
      </w:tr>
      <w:tr w:rsidR="00AF7BA5" w:rsidRPr="000420D2" w14:paraId="687D60E5" w14:textId="77777777" w:rsidTr="00283D98">
        <w:trPr>
          <w:trHeight w:val="20"/>
        </w:trPr>
        <w:tc>
          <w:tcPr>
            <w:tcW w:w="1435" w:type="dxa"/>
            <w:vMerge/>
          </w:tcPr>
          <w:p w14:paraId="1879803A" w14:textId="77777777" w:rsidR="00AF7BA5" w:rsidRPr="000420D2" w:rsidRDefault="00AF7BA5" w:rsidP="00283D98">
            <w:pPr>
              <w:pStyle w:val="NoSpacing"/>
            </w:pPr>
          </w:p>
        </w:tc>
        <w:tc>
          <w:tcPr>
            <w:tcW w:w="2160" w:type="dxa"/>
            <w:vMerge/>
          </w:tcPr>
          <w:p w14:paraId="0838DF28" w14:textId="77777777" w:rsidR="00AF7BA5" w:rsidRPr="000420D2" w:rsidRDefault="00AF7BA5" w:rsidP="00283D98">
            <w:pPr>
              <w:pStyle w:val="NoSpacing"/>
            </w:pPr>
          </w:p>
        </w:tc>
        <w:tc>
          <w:tcPr>
            <w:tcW w:w="1800" w:type="dxa"/>
            <w:vMerge/>
          </w:tcPr>
          <w:p w14:paraId="08D5A9D9" w14:textId="77777777" w:rsidR="00AF7BA5" w:rsidRPr="000420D2" w:rsidRDefault="00AF7BA5" w:rsidP="00283D98">
            <w:pPr>
              <w:pStyle w:val="NoSpacing"/>
            </w:pPr>
          </w:p>
        </w:tc>
        <w:tc>
          <w:tcPr>
            <w:tcW w:w="2702" w:type="dxa"/>
            <w:tcBorders>
              <w:top w:val="nil"/>
              <w:right w:val="nil"/>
            </w:tcBorders>
          </w:tcPr>
          <w:p w14:paraId="07E192AC" w14:textId="77777777" w:rsidR="00AF7BA5" w:rsidRPr="00CA0943" w:rsidRDefault="00AF7BA5" w:rsidP="00283D98">
            <w:pPr>
              <w:pStyle w:val="NoSpacing"/>
              <w:rPr>
                <w:sz w:val="20"/>
              </w:rPr>
            </w:pPr>
            <w:r w:rsidRPr="00CA0943">
              <w:rPr>
                <w:sz w:val="20"/>
              </w:rPr>
              <w:t>1=Too expensive</w:t>
            </w:r>
          </w:p>
          <w:p w14:paraId="73C483BC" w14:textId="77777777" w:rsidR="00AF7BA5" w:rsidRPr="00CA0943" w:rsidRDefault="00AF7BA5" w:rsidP="00283D98">
            <w:pPr>
              <w:pStyle w:val="NoSpacing"/>
              <w:rPr>
                <w:sz w:val="20"/>
              </w:rPr>
            </w:pPr>
            <w:r w:rsidRPr="00CA0943">
              <w:rPr>
                <w:sz w:val="20"/>
              </w:rPr>
              <w:t>2=Not available</w:t>
            </w:r>
          </w:p>
          <w:p w14:paraId="54FEA66D" w14:textId="77777777" w:rsidR="00AF7BA5" w:rsidRPr="00CA0943" w:rsidRDefault="00AF7BA5" w:rsidP="00283D98">
            <w:pPr>
              <w:pStyle w:val="NoSpacing"/>
              <w:rPr>
                <w:sz w:val="20"/>
              </w:rPr>
            </w:pPr>
            <w:r w:rsidRPr="00CA0943">
              <w:rPr>
                <w:sz w:val="20"/>
              </w:rPr>
              <w:t>3=Don’t know how to use it</w:t>
            </w:r>
            <w:r>
              <w:rPr>
                <w:sz w:val="20"/>
              </w:rPr>
              <w:t>/don’t know about it</w:t>
            </w:r>
          </w:p>
          <w:p w14:paraId="4843896D" w14:textId="77777777" w:rsidR="00AF7BA5" w:rsidRPr="00CA0943" w:rsidRDefault="00AF7BA5" w:rsidP="00283D98">
            <w:pPr>
              <w:pStyle w:val="NoSpacing"/>
              <w:rPr>
                <w:sz w:val="20"/>
              </w:rPr>
            </w:pPr>
            <w:r w:rsidRPr="00CA0943">
              <w:rPr>
                <w:sz w:val="20"/>
              </w:rPr>
              <w:t>4=More time-consuming</w:t>
            </w:r>
          </w:p>
          <w:p w14:paraId="1225B94E" w14:textId="77777777" w:rsidR="00565DA0" w:rsidRDefault="00AF7BA5" w:rsidP="00565DA0">
            <w:pPr>
              <w:pStyle w:val="NoSpacing"/>
              <w:rPr>
                <w:sz w:val="20"/>
              </w:rPr>
            </w:pPr>
            <w:r w:rsidRPr="00CA0943">
              <w:rPr>
                <w:sz w:val="20"/>
              </w:rPr>
              <w:t>5=Because of the smell</w:t>
            </w:r>
          </w:p>
          <w:p w14:paraId="61FBEEAA" w14:textId="3126DE29" w:rsidR="00AF7BA5" w:rsidRPr="00CA0943" w:rsidRDefault="00565DA0" w:rsidP="00283D98">
            <w:pPr>
              <w:pStyle w:val="NoSpacing"/>
              <w:rPr>
                <w:sz w:val="20"/>
              </w:rPr>
            </w:pPr>
            <w:r w:rsidRPr="00CA0943">
              <w:rPr>
                <w:sz w:val="20"/>
              </w:rPr>
              <w:t>6=Just don’t want to</w:t>
            </w:r>
          </w:p>
        </w:tc>
        <w:tc>
          <w:tcPr>
            <w:tcW w:w="2703" w:type="dxa"/>
            <w:tcBorders>
              <w:top w:val="nil"/>
              <w:left w:val="nil"/>
            </w:tcBorders>
          </w:tcPr>
          <w:p w14:paraId="2C804F3B" w14:textId="77777777" w:rsidR="00AF7BA5" w:rsidRPr="00CA0943" w:rsidRDefault="00AF7BA5" w:rsidP="00283D98">
            <w:pPr>
              <w:pStyle w:val="NoSpacing"/>
              <w:rPr>
                <w:sz w:val="20"/>
              </w:rPr>
            </w:pPr>
            <w:r w:rsidRPr="00CA0943">
              <w:rPr>
                <w:sz w:val="20"/>
              </w:rPr>
              <w:t>7=No reason to use an alternative – there is plenty of wood/charcoal</w:t>
            </w:r>
          </w:p>
          <w:p w14:paraId="516C622D" w14:textId="77777777" w:rsidR="00AF7BA5" w:rsidRDefault="00AF7BA5" w:rsidP="00283D98">
            <w:pPr>
              <w:pStyle w:val="NoSpacing"/>
              <w:rPr>
                <w:sz w:val="20"/>
              </w:rPr>
            </w:pPr>
            <w:r w:rsidRPr="00CA0943">
              <w:rPr>
                <w:sz w:val="20"/>
              </w:rPr>
              <w:t xml:space="preserve">8=Cultural reasons </w:t>
            </w:r>
            <w:r>
              <w:rPr>
                <w:sz w:val="20"/>
              </w:rPr>
              <w:t>/tradition</w:t>
            </w:r>
          </w:p>
          <w:p w14:paraId="3D1994C5" w14:textId="03FFF61C" w:rsidR="00565DA0" w:rsidRPr="00CA0943" w:rsidRDefault="00565DA0" w:rsidP="0068144E">
            <w:pPr>
              <w:pStyle w:val="NoSpacing"/>
              <w:rPr>
                <w:sz w:val="20"/>
              </w:rPr>
            </w:pPr>
            <w:r>
              <w:rPr>
                <w:sz w:val="20"/>
              </w:rPr>
              <w:t xml:space="preserve">9= </w:t>
            </w:r>
            <w:r w:rsidR="0068144E">
              <w:rPr>
                <w:sz w:val="20"/>
              </w:rPr>
              <w:t>Health/safety concerns</w:t>
            </w:r>
          </w:p>
          <w:p w14:paraId="45FF26B9" w14:textId="77777777" w:rsidR="00AF7BA5" w:rsidRPr="000420D2" w:rsidRDefault="00AF7BA5" w:rsidP="00283D98">
            <w:pPr>
              <w:pStyle w:val="NoSpacing"/>
            </w:pPr>
            <w:r>
              <w:rPr>
                <w:sz w:val="20"/>
              </w:rPr>
              <w:t>97=Other, please specify</w:t>
            </w:r>
          </w:p>
        </w:tc>
      </w:tr>
      <w:tr w:rsidR="00AF7BA5" w:rsidRPr="000420D2" w14:paraId="1E0F174E" w14:textId="77777777" w:rsidTr="00283D98">
        <w:trPr>
          <w:trHeight w:val="20"/>
        </w:trPr>
        <w:tc>
          <w:tcPr>
            <w:tcW w:w="1435" w:type="dxa"/>
          </w:tcPr>
          <w:p w14:paraId="2CFB1B4B" w14:textId="52D02BCA" w:rsidR="00AF7BA5" w:rsidRPr="000420D2" w:rsidRDefault="002C42B1" w:rsidP="00283D98">
            <w:pPr>
              <w:pStyle w:val="NoSpacing"/>
            </w:pPr>
            <w:r>
              <w:t>R5</w:t>
            </w:r>
            <w:r w:rsidR="00AF7BA5" w:rsidRPr="000420D2">
              <w:t>. Coal</w:t>
            </w:r>
          </w:p>
        </w:tc>
        <w:tc>
          <w:tcPr>
            <w:tcW w:w="2160" w:type="dxa"/>
          </w:tcPr>
          <w:p w14:paraId="3852C784" w14:textId="77777777" w:rsidR="00AF7BA5" w:rsidRPr="000420D2" w:rsidRDefault="00AF7BA5" w:rsidP="00283D98">
            <w:pPr>
              <w:pStyle w:val="NoSpacing"/>
            </w:pPr>
          </w:p>
        </w:tc>
        <w:tc>
          <w:tcPr>
            <w:tcW w:w="1800" w:type="dxa"/>
          </w:tcPr>
          <w:p w14:paraId="5ABCE06D" w14:textId="77777777" w:rsidR="00AF7BA5" w:rsidRPr="000420D2" w:rsidRDefault="00AF7BA5" w:rsidP="00283D98">
            <w:pPr>
              <w:pStyle w:val="NoSpacing"/>
            </w:pPr>
          </w:p>
        </w:tc>
        <w:tc>
          <w:tcPr>
            <w:tcW w:w="5405" w:type="dxa"/>
            <w:gridSpan w:val="2"/>
          </w:tcPr>
          <w:p w14:paraId="1AFAAEC2" w14:textId="77777777" w:rsidR="00AF7BA5" w:rsidRPr="000420D2" w:rsidRDefault="00AF7BA5" w:rsidP="00283D98">
            <w:pPr>
              <w:pStyle w:val="NoSpacing"/>
            </w:pPr>
          </w:p>
        </w:tc>
      </w:tr>
      <w:tr w:rsidR="00AF7BA5" w:rsidRPr="000420D2" w14:paraId="1FEAAAB2" w14:textId="77777777" w:rsidTr="00283D98">
        <w:trPr>
          <w:trHeight w:val="20"/>
        </w:trPr>
        <w:tc>
          <w:tcPr>
            <w:tcW w:w="1435" w:type="dxa"/>
          </w:tcPr>
          <w:p w14:paraId="43FDC21C" w14:textId="5678DAFE" w:rsidR="00AF7BA5" w:rsidRPr="000420D2" w:rsidRDefault="002C42B1" w:rsidP="00283D98">
            <w:pPr>
              <w:pStyle w:val="NoSpacing"/>
            </w:pPr>
            <w:r>
              <w:t>R6.</w:t>
            </w:r>
            <w:r w:rsidR="00AF7BA5" w:rsidRPr="000420D2">
              <w:t xml:space="preserve"> Diesel</w:t>
            </w:r>
          </w:p>
        </w:tc>
        <w:tc>
          <w:tcPr>
            <w:tcW w:w="2160" w:type="dxa"/>
          </w:tcPr>
          <w:p w14:paraId="790C7D8A" w14:textId="77777777" w:rsidR="00AF7BA5" w:rsidRPr="000420D2" w:rsidRDefault="00AF7BA5" w:rsidP="00283D98">
            <w:pPr>
              <w:pStyle w:val="NoSpacing"/>
            </w:pPr>
          </w:p>
        </w:tc>
        <w:tc>
          <w:tcPr>
            <w:tcW w:w="1800" w:type="dxa"/>
          </w:tcPr>
          <w:p w14:paraId="6F39215F" w14:textId="77777777" w:rsidR="00AF7BA5" w:rsidRPr="000420D2" w:rsidRDefault="00AF7BA5" w:rsidP="00283D98">
            <w:pPr>
              <w:pStyle w:val="NoSpacing"/>
            </w:pPr>
          </w:p>
        </w:tc>
        <w:tc>
          <w:tcPr>
            <w:tcW w:w="5405" w:type="dxa"/>
            <w:gridSpan w:val="2"/>
          </w:tcPr>
          <w:p w14:paraId="7DC23EA8" w14:textId="77777777" w:rsidR="00AF7BA5" w:rsidRPr="000420D2" w:rsidRDefault="00AF7BA5" w:rsidP="00283D98">
            <w:pPr>
              <w:pStyle w:val="NoSpacing"/>
            </w:pPr>
          </w:p>
        </w:tc>
      </w:tr>
      <w:tr w:rsidR="00AF7BA5" w:rsidRPr="000420D2" w14:paraId="1D25DF76" w14:textId="77777777" w:rsidTr="00283D98">
        <w:trPr>
          <w:trHeight w:val="20"/>
        </w:trPr>
        <w:tc>
          <w:tcPr>
            <w:tcW w:w="1435" w:type="dxa"/>
          </w:tcPr>
          <w:p w14:paraId="08A3254A" w14:textId="001D4F88" w:rsidR="00AF7BA5" w:rsidRPr="000420D2" w:rsidRDefault="002C42B1" w:rsidP="00283D98">
            <w:pPr>
              <w:pStyle w:val="NoSpacing"/>
            </w:pPr>
            <w:r>
              <w:t>R7</w:t>
            </w:r>
            <w:r w:rsidR="00AF7BA5" w:rsidRPr="000420D2">
              <w:t>. Manure</w:t>
            </w:r>
          </w:p>
        </w:tc>
        <w:tc>
          <w:tcPr>
            <w:tcW w:w="2160" w:type="dxa"/>
          </w:tcPr>
          <w:p w14:paraId="75DA4B51" w14:textId="77777777" w:rsidR="00AF7BA5" w:rsidRPr="000420D2" w:rsidRDefault="00AF7BA5" w:rsidP="00283D98">
            <w:pPr>
              <w:pStyle w:val="NoSpacing"/>
            </w:pPr>
          </w:p>
        </w:tc>
        <w:tc>
          <w:tcPr>
            <w:tcW w:w="1800" w:type="dxa"/>
          </w:tcPr>
          <w:p w14:paraId="52884E8C" w14:textId="77777777" w:rsidR="00AF7BA5" w:rsidRPr="000420D2" w:rsidRDefault="00AF7BA5" w:rsidP="00283D98">
            <w:pPr>
              <w:pStyle w:val="NoSpacing"/>
            </w:pPr>
          </w:p>
        </w:tc>
        <w:tc>
          <w:tcPr>
            <w:tcW w:w="5405" w:type="dxa"/>
            <w:gridSpan w:val="2"/>
          </w:tcPr>
          <w:p w14:paraId="523A2EE5" w14:textId="77777777" w:rsidR="00AF7BA5" w:rsidRPr="000420D2" w:rsidRDefault="00AF7BA5" w:rsidP="00283D98">
            <w:pPr>
              <w:pStyle w:val="NoSpacing"/>
            </w:pPr>
          </w:p>
        </w:tc>
      </w:tr>
      <w:tr w:rsidR="00AF7BA5" w:rsidRPr="000420D2" w14:paraId="35BBAC60" w14:textId="77777777" w:rsidTr="00283D98">
        <w:trPr>
          <w:trHeight w:val="20"/>
        </w:trPr>
        <w:tc>
          <w:tcPr>
            <w:tcW w:w="1435" w:type="dxa"/>
          </w:tcPr>
          <w:p w14:paraId="50FA644B" w14:textId="3A0BD8E7" w:rsidR="00AF7BA5" w:rsidRPr="000420D2" w:rsidRDefault="002C42B1" w:rsidP="00283D98">
            <w:pPr>
              <w:pStyle w:val="NoSpacing"/>
            </w:pPr>
            <w:r>
              <w:t>R8</w:t>
            </w:r>
            <w:r w:rsidR="00AF7BA5" w:rsidRPr="000420D2">
              <w:t>. Electricity</w:t>
            </w:r>
          </w:p>
        </w:tc>
        <w:tc>
          <w:tcPr>
            <w:tcW w:w="2160" w:type="dxa"/>
          </w:tcPr>
          <w:p w14:paraId="30E67474" w14:textId="77777777" w:rsidR="00AF7BA5" w:rsidRPr="000420D2" w:rsidRDefault="00AF7BA5" w:rsidP="00283D98">
            <w:pPr>
              <w:pStyle w:val="NoSpacing"/>
            </w:pPr>
          </w:p>
        </w:tc>
        <w:tc>
          <w:tcPr>
            <w:tcW w:w="1800" w:type="dxa"/>
          </w:tcPr>
          <w:p w14:paraId="140E4C80" w14:textId="77777777" w:rsidR="00AF7BA5" w:rsidRPr="000420D2" w:rsidRDefault="00AF7BA5" w:rsidP="00283D98">
            <w:pPr>
              <w:pStyle w:val="NoSpacing"/>
            </w:pPr>
          </w:p>
        </w:tc>
        <w:tc>
          <w:tcPr>
            <w:tcW w:w="5405" w:type="dxa"/>
            <w:gridSpan w:val="2"/>
          </w:tcPr>
          <w:p w14:paraId="0399937C" w14:textId="77777777" w:rsidR="00AF7BA5" w:rsidRPr="000420D2" w:rsidRDefault="00AF7BA5" w:rsidP="00283D98">
            <w:pPr>
              <w:pStyle w:val="NoSpacing"/>
            </w:pPr>
          </w:p>
        </w:tc>
      </w:tr>
      <w:tr w:rsidR="00AF7BA5" w:rsidRPr="000420D2" w14:paraId="51974C07" w14:textId="77777777" w:rsidTr="00283D98">
        <w:trPr>
          <w:trHeight w:val="20"/>
        </w:trPr>
        <w:tc>
          <w:tcPr>
            <w:tcW w:w="1435" w:type="dxa"/>
          </w:tcPr>
          <w:p w14:paraId="7BD0BEC8" w14:textId="016F9337" w:rsidR="00AF7BA5" w:rsidRPr="000420D2" w:rsidRDefault="002C42B1" w:rsidP="00283D98">
            <w:pPr>
              <w:pStyle w:val="NoSpacing"/>
            </w:pPr>
            <w:r>
              <w:t>R9</w:t>
            </w:r>
            <w:r w:rsidR="00AF7BA5" w:rsidRPr="000420D2">
              <w:t>. Gas</w:t>
            </w:r>
          </w:p>
        </w:tc>
        <w:tc>
          <w:tcPr>
            <w:tcW w:w="2160" w:type="dxa"/>
          </w:tcPr>
          <w:p w14:paraId="1233EBAE" w14:textId="77777777" w:rsidR="00AF7BA5" w:rsidRPr="000420D2" w:rsidRDefault="00AF7BA5" w:rsidP="00283D98">
            <w:pPr>
              <w:pStyle w:val="NoSpacing"/>
            </w:pPr>
          </w:p>
        </w:tc>
        <w:tc>
          <w:tcPr>
            <w:tcW w:w="1800" w:type="dxa"/>
          </w:tcPr>
          <w:p w14:paraId="6CE530C6" w14:textId="77777777" w:rsidR="00AF7BA5" w:rsidRPr="000420D2" w:rsidRDefault="00AF7BA5" w:rsidP="00283D98">
            <w:pPr>
              <w:pStyle w:val="NoSpacing"/>
            </w:pPr>
          </w:p>
        </w:tc>
        <w:tc>
          <w:tcPr>
            <w:tcW w:w="5405" w:type="dxa"/>
            <w:gridSpan w:val="2"/>
          </w:tcPr>
          <w:p w14:paraId="2F8D0F78" w14:textId="77777777" w:rsidR="00AF7BA5" w:rsidRPr="000420D2" w:rsidRDefault="00AF7BA5" w:rsidP="00283D98">
            <w:pPr>
              <w:pStyle w:val="NoSpacing"/>
            </w:pPr>
          </w:p>
        </w:tc>
      </w:tr>
      <w:tr w:rsidR="00AF7BA5" w:rsidRPr="000420D2" w14:paraId="7D3A1346" w14:textId="77777777" w:rsidTr="00283D98">
        <w:trPr>
          <w:trHeight w:val="20"/>
        </w:trPr>
        <w:tc>
          <w:tcPr>
            <w:tcW w:w="1435" w:type="dxa"/>
          </w:tcPr>
          <w:p w14:paraId="344C95CA" w14:textId="54E73138" w:rsidR="00AF7BA5" w:rsidRPr="000420D2" w:rsidRDefault="002C42B1" w:rsidP="00283D98">
            <w:pPr>
              <w:pStyle w:val="NoSpacing"/>
            </w:pPr>
            <w:r>
              <w:lastRenderedPageBreak/>
              <w:t>R10</w:t>
            </w:r>
            <w:r w:rsidR="00AF7BA5" w:rsidRPr="000420D2">
              <w:t>. Kerosene/</w:t>
            </w:r>
            <w:r w:rsidR="00AF7BA5">
              <w:t xml:space="preserve"> </w:t>
            </w:r>
            <w:r w:rsidR="00AF7BA5" w:rsidRPr="000420D2">
              <w:t>paraffin</w:t>
            </w:r>
          </w:p>
        </w:tc>
        <w:tc>
          <w:tcPr>
            <w:tcW w:w="2160" w:type="dxa"/>
          </w:tcPr>
          <w:p w14:paraId="791B39C6" w14:textId="77777777" w:rsidR="00AF7BA5" w:rsidRPr="000420D2" w:rsidRDefault="00AF7BA5" w:rsidP="00283D98">
            <w:pPr>
              <w:pStyle w:val="NoSpacing"/>
            </w:pPr>
          </w:p>
        </w:tc>
        <w:tc>
          <w:tcPr>
            <w:tcW w:w="1800" w:type="dxa"/>
          </w:tcPr>
          <w:p w14:paraId="24846781" w14:textId="77777777" w:rsidR="00AF7BA5" w:rsidRPr="000420D2" w:rsidRDefault="00AF7BA5" w:rsidP="00283D98">
            <w:pPr>
              <w:pStyle w:val="NoSpacing"/>
            </w:pPr>
          </w:p>
        </w:tc>
        <w:tc>
          <w:tcPr>
            <w:tcW w:w="5405" w:type="dxa"/>
            <w:gridSpan w:val="2"/>
          </w:tcPr>
          <w:p w14:paraId="06837C09" w14:textId="77777777" w:rsidR="00AF7BA5" w:rsidRPr="000420D2" w:rsidRDefault="00AF7BA5" w:rsidP="00283D98">
            <w:pPr>
              <w:pStyle w:val="NoSpacing"/>
            </w:pPr>
          </w:p>
        </w:tc>
      </w:tr>
      <w:tr w:rsidR="00AF7BA5" w:rsidRPr="000420D2" w14:paraId="25465DDD" w14:textId="77777777" w:rsidTr="00283D98">
        <w:trPr>
          <w:trHeight w:val="20"/>
        </w:trPr>
        <w:tc>
          <w:tcPr>
            <w:tcW w:w="1435" w:type="dxa"/>
          </w:tcPr>
          <w:p w14:paraId="38025280" w14:textId="75265859" w:rsidR="00AF7BA5" w:rsidRPr="000420D2" w:rsidRDefault="002C42B1" w:rsidP="00283D98">
            <w:pPr>
              <w:pStyle w:val="NoSpacing"/>
            </w:pPr>
            <w:r>
              <w:t>R11</w:t>
            </w:r>
            <w:r w:rsidR="00AF7BA5" w:rsidRPr="000420D2">
              <w:t>. Solar</w:t>
            </w:r>
          </w:p>
        </w:tc>
        <w:tc>
          <w:tcPr>
            <w:tcW w:w="2160" w:type="dxa"/>
          </w:tcPr>
          <w:p w14:paraId="4C23CBE5" w14:textId="77777777" w:rsidR="00AF7BA5" w:rsidRPr="000420D2" w:rsidRDefault="00AF7BA5" w:rsidP="00283D98">
            <w:pPr>
              <w:pStyle w:val="NoSpacing"/>
            </w:pPr>
          </w:p>
        </w:tc>
        <w:tc>
          <w:tcPr>
            <w:tcW w:w="1800" w:type="dxa"/>
          </w:tcPr>
          <w:p w14:paraId="1451F067" w14:textId="77777777" w:rsidR="00AF7BA5" w:rsidRPr="000420D2" w:rsidRDefault="00AF7BA5" w:rsidP="00283D98">
            <w:pPr>
              <w:pStyle w:val="NoSpacing"/>
            </w:pPr>
          </w:p>
        </w:tc>
        <w:tc>
          <w:tcPr>
            <w:tcW w:w="5405" w:type="dxa"/>
            <w:gridSpan w:val="2"/>
          </w:tcPr>
          <w:p w14:paraId="26805B96" w14:textId="77777777" w:rsidR="00AF7BA5" w:rsidRPr="000420D2" w:rsidRDefault="00AF7BA5" w:rsidP="00283D98">
            <w:pPr>
              <w:pStyle w:val="NoSpacing"/>
            </w:pPr>
          </w:p>
        </w:tc>
      </w:tr>
      <w:tr w:rsidR="00720A05" w:rsidRPr="000420D2" w14:paraId="62F03789" w14:textId="77777777" w:rsidTr="00283D98">
        <w:trPr>
          <w:trHeight w:val="20"/>
        </w:trPr>
        <w:tc>
          <w:tcPr>
            <w:tcW w:w="1435" w:type="dxa"/>
          </w:tcPr>
          <w:p w14:paraId="3172AD37" w14:textId="71ED6A9A" w:rsidR="00720A05" w:rsidRPr="000420D2" w:rsidRDefault="002C42B1" w:rsidP="00283D98">
            <w:pPr>
              <w:pStyle w:val="NoSpacing"/>
            </w:pPr>
            <w:r>
              <w:t>R12</w:t>
            </w:r>
            <w:r w:rsidR="00720A05">
              <w:t xml:space="preserve">. </w:t>
            </w:r>
            <w:proofErr w:type="gramStart"/>
            <w:r w:rsidR="00720A05">
              <w:t>energy</w:t>
            </w:r>
            <w:proofErr w:type="gramEnd"/>
            <w:r w:rsidR="00720A05">
              <w:t xml:space="preserve">-efficient </w:t>
            </w:r>
            <w:proofErr w:type="spellStart"/>
            <w:r w:rsidR="00720A05">
              <w:t>cookstove</w:t>
            </w:r>
            <w:proofErr w:type="spellEnd"/>
          </w:p>
        </w:tc>
        <w:tc>
          <w:tcPr>
            <w:tcW w:w="2160" w:type="dxa"/>
          </w:tcPr>
          <w:p w14:paraId="176BDC11" w14:textId="77777777" w:rsidR="00720A05" w:rsidRPr="000420D2" w:rsidRDefault="00720A05" w:rsidP="00283D98">
            <w:pPr>
              <w:pStyle w:val="NoSpacing"/>
            </w:pPr>
          </w:p>
        </w:tc>
        <w:tc>
          <w:tcPr>
            <w:tcW w:w="1800" w:type="dxa"/>
          </w:tcPr>
          <w:p w14:paraId="1FE63DC9" w14:textId="77777777" w:rsidR="00720A05" w:rsidRPr="000420D2" w:rsidRDefault="00720A05" w:rsidP="00283D98">
            <w:pPr>
              <w:pStyle w:val="NoSpacing"/>
            </w:pPr>
          </w:p>
        </w:tc>
        <w:tc>
          <w:tcPr>
            <w:tcW w:w="5405" w:type="dxa"/>
            <w:gridSpan w:val="2"/>
          </w:tcPr>
          <w:p w14:paraId="5EDD180B" w14:textId="77777777" w:rsidR="00720A05" w:rsidRPr="000420D2" w:rsidRDefault="00720A05" w:rsidP="00283D98">
            <w:pPr>
              <w:pStyle w:val="NoSpacing"/>
            </w:pPr>
          </w:p>
        </w:tc>
      </w:tr>
    </w:tbl>
    <w:p w14:paraId="6B8212F8" w14:textId="30636DCF" w:rsidR="000712E3" w:rsidRDefault="00701E1C" w:rsidP="00F85A49">
      <w:pPr>
        <w:pStyle w:val="Heading3"/>
        <w:spacing w:line="240" w:lineRule="auto"/>
      </w:pPr>
      <w:r>
        <w:rPr>
          <w:caps w:val="0"/>
        </w:rPr>
        <w:t xml:space="preserve">SECTION </w:t>
      </w:r>
      <w:r w:rsidR="002C42B1">
        <w:rPr>
          <w:caps w:val="0"/>
        </w:rPr>
        <w:t>S</w:t>
      </w:r>
      <w:r>
        <w:rPr>
          <w:caps w:val="0"/>
        </w:rPr>
        <w:t>.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34447EED" w:rsidR="00BB0235" w:rsidRPr="00BB0235" w:rsidRDefault="00C83042" w:rsidP="00F85A49">
            <w:pPr>
              <w:pStyle w:val="NoSpacing"/>
              <w:rPr>
                <w:rFonts w:cs="ArialNarrow"/>
              </w:rPr>
            </w:pPr>
            <w:r>
              <w:rPr>
                <w:rFonts w:cs="ArialNarrow"/>
              </w:rPr>
              <w:t>S</w:t>
            </w:r>
            <w:r w:rsidR="00D02242">
              <w:rPr>
                <w:rFonts w:cs="ArialNarrow"/>
              </w:rPr>
              <w:t xml:space="preserve">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AC1E27F" w:rsidR="00BB0235" w:rsidRPr="00BB0235" w:rsidRDefault="00BB0235" w:rsidP="00F85A49">
            <w:pPr>
              <w:pStyle w:val="NoSpacing"/>
              <w:rPr>
                <w:i/>
                <w:w w:val="105"/>
              </w:rPr>
            </w:pPr>
            <w:r w:rsidRPr="00BB0235">
              <w:rPr>
                <w:rFonts w:cs="ArialNarrow"/>
                <w:i/>
              </w:rPr>
              <w:t xml:space="preserve">If 0, skip to </w:t>
            </w:r>
            <w:r w:rsidR="00B62465">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6F0318CC" w:rsidR="0037747E" w:rsidRDefault="00C83042" w:rsidP="0037747E">
            <w:pPr>
              <w:pStyle w:val="NoSpacing"/>
              <w:rPr>
                <w:rFonts w:cs="ArialNarrow"/>
              </w:rPr>
            </w:pPr>
            <w:r>
              <w:rPr>
                <w:rFonts w:cs="ArialNarrow"/>
              </w:rPr>
              <w:t>S</w:t>
            </w:r>
            <w:r w:rsidR="00475BCF">
              <w:rPr>
                <w:rFonts w:cs="ArialNarrow"/>
              </w:rPr>
              <w:t>2</w:t>
            </w:r>
            <w:r w:rsidR="0037747E">
              <w:rPr>
                <w:rFonts w:cs="ArialNarrow"/>
              </w:rPr>
              <w:t xml:space="preserve">. </w:t>
            </w:r>
            <w:r w:rsidR="0037747E" w:rsidRPr="00BB0235">
              <w:rPr>
                <w:rFonts w:cs="ArialNarrow"/>
              </w:rPr>
              <w:t>Thinking of the worst drought, how well or poorly was your household able to respond to the drought?</w:t>
            </w:r>
          </w:p>
          <w:p w14:paraId="558167B1" w14:textId="7A6F3935" w:rsidR="000C4AAA" w:rsidRPr="00BB0235" w:rsidRDefault="000C4AAA" w:rsidP="0037747E">
            <w:pPr>
              <w:pStyle w:val="NoSpacing"/>
              <w:rPr>
                <w:color w:val="000000"/>
              </w:rPr>
            </w:pPr>
            <w:r>
              <w:rPr>
                <w:rFonts w:cs="ArialNarrow"/>
              </w:rPr>
              <w:t>(</w:t>
            </w:r>
            <w:proofErr w:type="gramStart"/>
            <w:r w:rsidRPr="000C4AAA">
              <w:rPr>
                <w:rFonts w:cs="ArialNarrow"/>
              </w:rPr>
              <w:t>respond</w:t>
            </w:r>
            <w:proofErr w:type="gramEnd"/>
            <w:r w:rsidRPr="000C4AAA">
              <w:rPr>
                <w:rFonts w:cs="ArialNarrow"/>
              </w:rPr>
              <w:t>_1</w:t>
            </w:r>
            <w:r>
              <w:rPr>
                <w:rFonts w:cs="ArialNarrow"/>
              </w:rPr>
              <w: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159ACEFA" w:rsidR="0037747E" w:rsidRDefault="00C83042" w:rsidP="0037747E">
            <w:pPr>
              <w:pStyle w:val="NoSpacing"/>
              <w:rPr>
                <w:rFonts w:cs="ArialNarrow"/>
              </w:rPr>
            </w:pPr>
            <w:r>
              <w:rPr>
                <w:rFonts w:cs="ArialNarrow"/>
              </w:rPr>
              <w:t>S</w:t>
            </w:r>
            <w:r w:rsidR="00475BCF">
              <w:rPr>
                <w:rFonts w:cs="ArialNarrow"/>
              </w:rPr>
              <w:t>3</w:t>
            </w:r>
            <w:r w:rsidR="0037747E">
              <w:rPr>
                <w:rFonts w:cs="ArialNarrow"/>
              </w:rPr>
              <w:t xml:space="preserve">. </w:t>
            </w:r>
            <w:r w:rsidR="0037747E" w:rsidRPr="00BB0235">
              <w:rPr>
                <w:rFonts w:cs="ArialNarrow"/>
              </w:rPr>
              <w:t>What was the result of the drought on your HH?</w:t>
            </w:r>
          </w:p>
          <w:p w14:paraId="78AA0F70" w14:textId="3D3832F4" w:rsidR="000C4AAA" w:rsidRPr="00BB0235" w:rsidRDefault="000C4AAA" w:rsidP="0037747E">
            <w:pPr>
              <w:pStyle w:val="NoSpacing"/>
              <w:rPr>
                <w:rFonts w:cs="ArialNarrow"/>
              </w:rPr>
            </w:pPr>
            <w:r>
              <w:rPr>
                <w:rFonts w:cs="ArialNarrow"/>
              </w:rPr>
              <w:t>(</w:t>
            </w:r>
            <w:proofErr w:type="gramStart"/>
            <w:r w:rsidRPr="000C4AAA">
              <w:rPr>
                <w:rFonts w:cs="ArialNarrow"/>
              </w:rPr>
              <w:t>result</w:t>
            </w:r>
            <w:proofErr w:type="gramEnd"/>
            <w:r w:rsidRPr="000C4AAA">
              <w:rPr>
                <w:rFonts w:cs="ArialNarrow"/>
              </w:rPr>
              <w:t>_1</w:t>
            </w:r>
            <w:r>
              <w:rPr>
                <w:rFonts w:cs="ArialNarrow"/>
              </w:rPr>
              <w:t>)</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3F45F602" w:rsidR="0037747E" w:rsidRPr="00E63A15" w:rsidRDefault="0037747E" w:rsidP="0037747E">
            <w:pPr>
              <w:pStyle w:val="NoSpacing"/>
              <w:rPr>
                <w:w w:val="105"/>
                <w:sz w:val="20"/>
              </w:rPr>
            </w:pPr>
            <w:r w:rsidRPr="00E63A15">
              <w:rPr>
                <w:w w:val="105"/>
                <w:sz w:val="20"/>
              </w:rPr>
              <w:t>11=Pests or diseases tha</w:t>
            </w:r>
            <w:r w:rsidR="00E120AE">
              <w:rPr>
                <w:w w:val="105"/>
                <w:sz w:val="20"/>
              </w:rPr>
              <w:t>t</w:t>
            </w:r>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0684DFA" w:rsidR="0037747E" w:rsidRDefault="00C83042" w:rsidP="0037747E">
            <w:pPr>
              <w:pStyle w:val="NoSpacing"/>
              <w:rPr>
                <w:rFonts w:cs="ArialNarrow"/>
              </w:rPr>
            </w:pPr>
            <w:r>
              <w:rPr>
                <w:rFonts w:cs="ArialNarrow"/>
              </w:rPr>
              <w:t>S</w:t>
            </w:r>
            <w:r w:rsidR="00475BCF">
              <w:rPr>
                <w:rFonts w:cs="ArialNarrow"/>
              </w:rPr>
              <w:t>4</w:t>
            </w:r>
            <w:r w:rsidR="0037747E">
              <w:rPr>
                <w:rFonts w:cs="ArialNarrow"/>
              </w:rPr>
              <w:t xml:space="preserve">. </w:t>
            </w:r>
            <w:r w:rsidR="0037747E" w:rsidRPr="00BB0235">
              <w:rPr>
                <w:rFonts w:cs="ArialNarrow"/>
              </w:rPr>
              <w:t xml:space="preserve">Thinking of the worst </w:t>
            </w:r>
            <w:r w:rsidR="0037747E" w:rsidRPr="00BB0235">
              <w:rPr>
                <w:rFonts w:cs="ArialNarrow"/>
                <w:b/>
              </w:rPr>
              <w:t>DROUGHT</w:t>
            </w:r>
            <w:r w:rsidR="0037747E" w:rsidRPr="00BB0235">
              <w:rPr>
                <w:rFonts w:cs="ArialNarrow"/>
              </w:rPr>
              <w:t xml:space="preserve"> that your household experienced</w:t>
            </w:r>
            <w:r w:rsidR="0037747E">
              <w:rPr>
                <w:rFonts w:cs="ArialNarrow"/>
              </w:rPr>
              <w:t xml:space="preserve"> during 2012</w:t>
            </w:r>
            <w:r w:rsidR="007316BB">
              <w:rPr>
                <w:rFonts w:ascii="Courier New" w:hAnsi="Courier New" w:cs="Courier New"/>
              </w:rPr>
              <w:t>–</w:t>
            </w:r>
            <w:r w:rsidR="0037747E">
              <w:rPr>
                <w:rFonts w:cs="ArialNarrow"/>
              </w:rPr>
              <w:t>2014</w:t>
            </w:r>
            <w:r w:rsidR="0037747E" w:rsidRPr="00BB0235">
              <w:rPr>
                <w:rFonts w:cs="ArialNarrow"/>
              </w:rPr>
              <w:t>, what adjustments/adaptations did your household make during the drought?</w:t>
            </w:r>
          </w:p>
          <w:p w14:paraId="1BDBC477" w14:textId="12D7B792" w:rsidR="000C4AAA" w:rsidRPr="00BB0235" w:rsidRDefault="000C4AAA" w:rsidP="0037747E">
            <w:pPr>
              <w:pStyle w:val="NoSpacing"/>
              <w:rPr>
                <w:rFonts w:cs="ArialNarrow"/>
              </w:rPr>
            </w:pPr>
            <w:r>
              <w:rPr>
                <w:rFonts w:cs="ArialNarrow"/>
              </w:rPr>
              <w:t>(</w:t>
            </w:r>
            <w:proofErr w:type="gramStart"/>
            <w:r w:rsidRPr="000C4AAA">
              <w:rPr>
                <w:rFonts w:cs="ArialNarrow"/>
              </w:rPr>
              <w:t>adapt</w:t>
            </w:r>
            <w:proofErr w:type="gramEnd"/>
            <w:r w:rsidRPr="000C4AAA">
              <w:rPr>
                <w:rFonts w:cs="ArialNarrow"/>
              </w:rPr>
              <w:t>_1</w:t>
            </w:r>
            <w:r>
              <w:rPr>
                <w:rFonts w:cs="ArialNarrow"/>
              </w:rPr>
              <w: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68DA39A" w:rsidR="0037747E" w:rsidRPr="00BB0235" w:rsidRDefault="00C83042" w:rsidP="0037747E">
            <w:pPr>
              <w:pStyle w:val="NoSpacing"/>
              <w:rPr>
                <w:w w:val="105"/>
              </w:rPr>
            </w:pPr>
            <w:r>
              <w:rPr>
                <w:w w:val="105"/>
              </w:rPr>
              <w:t>S</w:t>
            </w:r>
            <w:r w:rsidR="00475BCF">
              <w:rPr>
                <w:w w:val="105"/>
              </w:rPr>
              <w:t>4b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45985D48" w:rsidR="0037747E" w:rsidRDefault="00C83042" w:rsidP="0037747E">
            <w:pPr>
              <w:pStyle w:val="NoSpacing"/>
            </w:pPr>
            <w:r>
              <w:t>S</w:t>
            </w:r>
            <w:r w:rsidR="00475BCF">
              <w:t>5</w:t>
            </w:r>
            <w:r w:rsidR="0037747E">
              <w:t xml:space="preserve">. </w:t>
            </w:r>
            <w:r w:rsidR="0037747E" w:rsidRPr="00BB0235">
              <w:t xml:space="preserve">Are there any changes you wanted to make but were unable to make? </w:t>
            </w:r>
          </w:p>
          <w:p w14:paraId="0116A0EF" w14:textId="16998DA6" w:rsidR="000C4AAA" w:rsidRPr="00BB0235" w:rsidRDefault="000C4AAA" w:rsidP="0037747E">
            <w:pPr>
              <w:pStyle w:val="NoSpacing"/>
            </w:pPr>
            <w:r>
              <w:lastRenderedPageBreak/>
              <w:t>(</w:t>
            </w:r>
            <w:proofErr w:type="gramStart"/>
            <w:r w:rsidRPr="000C4AAA">
              <w:t>noadapt</w:t>
            </w:r>
            <w:proofErr w:type="gramEnd"/>
            <w:r w:rsidRPr="000C4AAA">
              <w:t>_1</w:t>
            </w:r>
            <w:r>
              <w:t>)</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68FA198B" w:rsidR="0037747E" w:rsidRPr="00BB0235" w:rsidRDefault="00C83042" w:rsidP="0037747E">
            <w:pPr>
              <w:pStyle w:val="NoSpacing"/>
              <w:rPr>
                <w:w w:val="105"/>
              </w:rPr>
            </w:pPr>
            <w:r>
              <w:rPr>
                <w:w w:val="105"/>
              </w:rPr>
              <w:t>S</w:t>
            </w:r>
            <w:r w:rsidR="00475BCF">
              <w:rPr>
                <w:w w:val="105"/>
              </w:rPr>
              <w:t>5</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2F585C44" w:rsidR="0037747E" w:rsidRDefault="00C83042" w:rsidP="0037747E">
            <w:pPr>
              <w:pStyle w:val="NoSpacing"/>
            </w:pPr>
            <w:r>
              <w:t>S</w:t>
            </w:r>
            <w:r w:rsidR="00475BCF">
              <w:t>6</w:t>
            </w:r>
            <w:r w:rsidR="0037747E">
              <w:t xml:space="preserve">. </w:t>
            </w:r>
            <w:r w:rsidR="0037747E" w:rsidRPr="00BB0235">
              <w:t>If so, why did you not make those changes?</w:t>
            </w:r>
          </w:p>
          <w:p w14:paraId="7396C84D" w14:textId="629173DC" w:rsidR="000C4AAA" w:rsidRDefault="000C4AAA" w:rsidP="0037747E">
            <w:pPr>
              <w:pStyle w:val="NoSpacing"/>
            </w:pPr>
            <w:r>
              <w:t>(</w:t>
            </w:r>
            <w:proofErr w:type="gramStart"/>
            <w:r w:rsidRPr="000C4AAA">
              <w:t>noadaptwhy</w:t>
            </w:r>
            <w:proofErr w:type="gramEnd"/>
            <w:r w:rsidRPr="000C4AAA">
              <w:t>_1</w:t>
            </w:r>
            <w:r>
              <w:t>)</w:t>
            </w:r>
          </w:p>
          <w:p w14:paraId="7B1B251C" w14:textId="2AE89F4A" w:rsidR="00B62465" w:rsidRPr="00BB0235" w:rsidRDefault="00B62465" w:rsidP="0037747E">
            <w:pPr>
              <w:pStyle w:val="NoSpacing"/>
            </w:pPr>
            <w:r>
              <w:t>Skip if R5= NONE</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6A3A24D0" w:rsidR="0037747E" w:rsidRPr="00BB0235" w:rsidRDefault="00C83042" w:rsidP="0037747E">
            <w:pPr>
              <w:pStyle w:val="NoSpacing"/>
              <w:rPr>
                <w:w w:val="105"/>
              </w:rPr>
            </w:pPr>
            <w:r>
              <w:rPr>
                <w:w w:val="105"/>
              </w:rPr>
              <w:t>S</w:t>
            </w:r>
            <w:r w:rsidR="00475BCF">
              <w:rPr>
                <w:w w:val="105"/>
              </w:rPr>
              <w:t>6</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361A732C" w:rsidR="0037747E" w:rsidRDefault="00C83042" w:rsidP="0037747E">
            <w:pPr>
              <w:pStyle w:val="NoSpacing"/>
              <w:rPr>
                <w:bCs/>
              </w:rPr>
            </w:pPr>
            <w:r>
              <w:rPr>
                <w:bCs/>
              </w:rPr>
              <w:t>S</w:t>
            </w:r>
            <w:r w:rsidR="00475BCF">
              <w:rPr>
                <w:bCs/>
              </w:rPr>
              <w:t>7</w:t>
            </w:r>
            <w:r w:rsidR="0037747E">
              <w:rPr>
                <w:bCs/>
              </w:rPr>
              <w:t xml:space="preserve">. </w:t>
            </w:r>
            <w:r w:rsidR="0037747E" w:rsidRPr="00BB0235">
              <w:rPr>
                <w:bCs/>
              </w:rPr>
              <w:t>How did your household cope with this shock?</w:t>
            </w:r>
          </w:p>
          <w:p w14:paraId="18FB4407" w14:textId="0CE62143" w:rsidR="000C4AAA" w:rsidRPr="00BB0235" w:rsidRDefault="000C4AAA" w:rsidP="0037747E">
            <w:pPr>
              <w:pStyle w:val="NoSpacing"/>
              <w:rPr>
                <w:bCs/>
              </w:rPr>
            </w:pPr>
            <w:r>
              <w:rPr>
                <w:bCs/>
              </w:rPr>
              <w:t>(</w:t>
            </w:r>
            <w:proofErr w:type="gramStart"/>
            <w:r w:rsidRPr="000C4AAA">
              <w:rPr>
                <w:bCs/>
              </w:rPr>
              <w:t>hhcope</w:t>
            </w:r>
            <w:proofErr w:type="gramEnd"/>
            <w:r w:rsidRPr="000C4AAA">
              <w:rPr>
                <w:bCs/>
              </w:rPr>
              <w:t>_1</w:t>
            </w:r>
            <w:r>
              <w:rPr>
                <w:bCs/>
              </w:rPr>
              <w:t>)</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 xml:space="preserve">8=Assistance from NGO, community organization, religious organization, </w:t>
            </w:r>
            <w:proofErr w:type="spellStart"/>
            <w:r w:rsidRPr="00E63A15">
              <w:rPr>
                <w:w w:val="105"/>
                <w:sz w:val="20"/>
              </w:rPr>
              <w:t>etc</w:t>
            </w:r>
            <w:proofErr w:type="spellEnd"/>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 xml:space="preserve">associations, </w:t>
            </w:r>
            <w:proofErr w:type="spellStart"/>
            <w:r w:rsidRPr="00E63A15">
              <w:rPr>
                <w:w w:val="105"/>
                <w:sz w:val="20"/>
              </w:rPr>
              <w:t>etc</w:t>
            </w:r>
            <w:proofErr w:type="spellEnd"/>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2296C95C" w:rsidR="0037747E" w:rsidRPr="00BB0235" w:rsidRDefault="00C83042" w:rsidP="0037747E">
            <w:pPr>
              <w:pStyle w:val="NoSpacing"/>
              <w:rPr>
                <w:w w:val="105"/>
              </w:rPr>
            </w:pPr>
            <w:r>
              <w:rPr>
                <w:w w:val="105"/>
              </w:rPr>
              <w:t>S</w:t>
            </w:r>
            <w:r w:rsidR="00475BCF">
              <w:rPr>
                <w:w w:val="105"/>
              </w:rPr>
              <w:t>7b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58DEAE19" w:rsidR="00E63A15" w:rsidRPr="00E63A15" w:rsidRDefault="00C83042" w:rsidP="00F85A49">
            <w:pPr>
              <w:pStyle w:val="NoSpacing"/>
            </w:pPr>
            <w:r>
              <w:t>S</w:t>
            </w:r>
            <w:r w:rsidR="00475BCF">
              <w:t>8</w:t>
            </w:r>
            <w:r w:rsidR="009817C8">
              <w:t xml:space="preserve">.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38D5BBD0" w:rsidR="00E63A15" w:rsidRPr="00E63A15" w:rsidRDefault="00D03191" w:rsidP="00F85A49">
            <w:pPr>
              <w:pStyle w:val="NoSpacing"/>
              <w:rPr>
                <w:i/>
              </w:rPr>
            </w:pPr>
            <w:r>
              <w:rPr>
                <w:i/>
              </w:rPr>
              <w:t>If 0, skip to R.</w:t>
            </w:r>
            <w:r w:rsidR="00B62465">
              <w:rPr>
                <w:i/>
              </w:rPr>
              <w:t>115</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415D688D" w14:textId="68306D17" w:rsidR="00E63A15" w:rsidRDefault="00C83042" w:rsidP="007316BB">
            <w:pPr>
              <w:pStyle w:val="NoSpacing"/>
            </w:pPr>
            <w:r>
              <w:t>S</w:t>
            </w:r>
            <w:r w:rsidR="00475BCF">
              <w:t>9</w:t>
            </w:r>
            <w:r w:rsidR="009817C8">
              <w:t xml:space="preserve">.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p w14:paraId="0B2166A4" w14:textId="38FBD927" w:rsidR="00463424" w:rsidRPr="00E63A15" w:rsidRDefault="00463424" w:rsidP="007316BB">
            <w:pPr>
              <w:pStyle w:val="NoSpacing"/>
            </w:pPr>
            <w:r>
              <w:t>(</w:t>
            </w:r>
            <w:proofErr w:type="gramStart"/>
            <w:r w:rsidRPr="00463424">
              <w:t>respond</w:t>
            </w:r>
            <w:proofErr w:type="gramEnd"/>
            <w:r w:rsidRPr="00463424">
              <w:t>_2</w:t>
            </w:r>
            <w:r>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41558C54" w:rsidR="00E63A15" w:rsidRDefault="00C83042" w:rsidP="00F85A49">
            <w:pPr>
              <w:pStyle w:val="NoSpacing"/>
            </w:pPr>
            <w:r>
              <w:t>S</w:t>
            </w:r>
            <w:r w:rsidR="00475BCF">
              <w:t>10</w:t>
            </w:r>
            <w:r w:rsidR="009817C8">
              <w:t xml:space="preserve">. </w:t>
            </w:r>
            <w:r w:rsidR="00E63A15" w:rsidRPr="00E63A15">
              <w:t xml:space="preserve">What was the result of the </w:t>
            </w:r>
            <w:r w:rsidR="00E63A15" w:rsidRPr="00E63A15">
              <w:rPr>
                <w:b/>
              </w:rPr>
              <w:t>RAIN/FLOODS</w:t>
            </w:r>
            <w:r w:rsidR="00E63A15" w:rsidRPr="00E63A15">
              <w:t xml:space="preserve"> on your HH?</w:t>
            </w:r>
          </w:p>
          <w:p w14:paraId="124ECB2A" w14:textId="374085E5" w:rsidR="00463424" w:rsidRPr="00E63A15" w:rsidRDefault="00463424" w:rsidP="00F85A49">
            <w:pPr>
              <w:pStyle w:val="NoSpacing"/>
            </w:pPr>
            <w:r>
              <w:t>(</w:t>
            </w:r>
            <w:proofErr w:type="gramStart"/>
            <w:r w:rsidRPr="00463424">
              <w:t>result</w:t>
            </w:r>
            <w:proofErr w:type="gramEnd"/>
            <w:r w:rsidRPr="00463424">
              <w:t>_2</w:t>
            </w:r>
            <w:r>
              <w:t>)</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lastRenderedPageBreak/>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lastRenderedPageBreak/>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24A6F7E7" w:rsidR="009F5813" w:rsidRDefault="00C83042" w:rsidP="009F5813">
            <w:pPr>
              <w:pStyle w:val="NoSpacing"/>
            </w:pPr>
            <w:r>
              <w:t>S</w:t>
            </w:r>
            <w:r w:rsidR="00475BCF">
              <w:t>11</w:t>
            </w:r>
            <w:r w:rsidR="009F5813">
              <w:t xml:space="preserve">. </w:t>
            </w:r>
            <w:r w:rsidR="009F5813" w:rsidRPr="00E63A15">
              <w:t xml:space="preserve">Thinking of the worst </w:t>
            </w:r>
            <w:r w:rsidR="009F5813" w:rsidRPr="00E63A15">
              <w:rPr>
                <w:b/>
              </w:rPr>
              <w:t>RAIN/FLOODS</w:t>
            </w:r>
            <w:r w:rsidR="009F5813" w:rsidRPr="00E63A15">
              <w:t xml:space="preserve"> that your household experienced</w:t>
            </w:r>
            <w:r w:rsidR="007316BB">
              <w:t xml:space="preserve"> during 2012</w:t>
            </w:r>
            <w:r w:rsidR="007316BB">
              <w:rPr>
                <w:rFonts w:ascii="Courier New" w:hAnsi="Courier New" w:cs="Courier New"/>
              </w:rPr>
              <w:t>–</w:t>
            </w:r>
            <w:r w:rsidR="00BF28DE">
              <w:t>2014</w:t>
            </w:r>
            <w:r w:rsidR="009F5813" w:rsidRPr="00E63A15">
              <w:t>, what adjustments/adaptations did your household make during the drought?</w:t>
            </w:r>
          </w:p>
          <w:p w14:paraId="106ACA20" w14:textId="43EDBBEA" w:rsidR="00463424" w:rsidRPr="00E63A15" w:rsidRDefault="00463424" w:rsidP="009F5813">
            <w:pPr>
              <w:pStyle w:val="NoSpacing"/>
            </w:pPr>
            <w:r>
              <w:t>(</w:t>
            </w:r>
            <w:proofErr w:type="gramStart"/>
            <w:r w:rsidRPr="00463424">
              <w:t>adapt</w:t>
            </w:r>
            <w:proofErr w:type="gramEnd"/>
            <w:r w:rsidRPr="00463424">
              <w:t>_2</w:t>
            </w:r>
            <w:r>
              <w: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57DBF84F" w:rsidR="00E63A15" w:rsidRPr="00E63A15" w:rsidRDefault="00C83042" w:rsidP="00F85A49">
            <w:pPr>
              <w:pStyle w:val="NoSpacing"/>
            </w:pPr>
            <w:r>
              <w:t>S</w:t>
            </w:r>
            <w:r w:rsidR="00475BCF">
              <w:t>11b</w:t>
            </w:r>
            <w:r w:rsidR="009817C8">
              <w:t xml:space="preserve">.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0712A74B" w:rsidR="009F5813" w:rsidRDefault="00C83042" w:rsidP="009F5813">
            <w:pPr>
              <w:pStyle w:val="NoSpacing"/>
            </w:pPr>
            <w:r>
              <w:t>S</w:t>
            </w:r>
            <w:r w:rsidR="00475BCF">
              <w:t>12.</w:t>
            </w:r>
            <w:r w:rsidR="009F5813">
              <w:t xml:space="preserve"> </w:t>
            </w:r>
            <w:r w:rsidR="009F5813" w:rsidRPr="00E63A15">
              <w:t xml:space="preserve">Are there any changes you wanted to make but were unable to make? </w:t>
            </w:r>
          </w:p>
          <w:p w14:paraId="06BA5C2C" w14:textId="69EEFCF2" w:rsidR="00463424" w:rsidRPr="00E63A15" w:rsidRDefault="00463424" w:rsidP="009F5813">
            <w:pPr>
              <w:pStyle w:val="NoSpacing"/>
            </w:pPr>
            <w:r>
              <w:t>(</w:t>
            </w:r>
            <w:proofErr w:type="gramStart"/>
            <w:r w:rsidRPr="00463424">
              <w:t>noadapt</w:t>
            </w:r>
            <w:proofErr w:type="gramEnd"/>
            <w:r w:rsidRPr="00463424">
              <w:t>_2</w:t>
            </w:r>
            <w:r>
              <w:t>)</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69E1371B" w:rsidR="00E63A15" w:rsidRPr="00E63A15" w:rsidRDefault="00C83042" w:rsidP="00F85A49">
            <w:pPr>
              <w:pStyle w:val="NoSpacing"/>
            </w:pPr>
            <w:r>
              <w:t>S</w:t>
            </w:r>
            <w:r w:rsidR="00475BCF">
              <w:t>12</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43D0063" w:rsidR="00E63A15" w:rsidRDefault="00C83042" w:rsidP="00F85A49">
            <w:pPr>
              <w:pStyle w:val="NoSpacing"/>
            </w:pPr>
            <w:r>
              <w:t>S</w:t>
            </w:r>
            <w:r w:rsidR="00475BCF">
              <w:t>13</w:t>
            </w:r>
            <w:r w:rsidR="009817C8">
              <w:t xml:space="preserve">. </w:t>
            </w:r>
            <w:r w:rsidR="00E63A15" w:rsidRPr="00E63A15">
              <w:t>If so, why did you not make those changes?</w:t>
            </w:r>
          </w:p>
          <w:p w14:paraId="37EBE72A" w14:textId="06871196" w:rsidR="00463424" w:rsidRDefault="00463424" w:rsidP="00F85A49">
            <w:pPr>
              <w:pStyle w:val="NoSpacing"/>
            </w:pPr>
            <w:r>
              <w:t>(</w:t>
            </w:r>
            <w:proofErr w:type="gramStart"/>
            <w:r w:rsidRPr="00463424">
              <w:t>noadaptwhy</w:t>
            </w:r>
            <w:proofErr w:type="gramEnd"/>
            <w:r w:rsidRPr="00463424">
              <w:t>_2</w:t>
            </w:r>
            <w:r>
              <w:t>)</w:t>
            </w:r>
          </w:p>
          <w:p w14:paraId="7A92FBAB" w14:textId="73CDB88B" w:rsidR="00B62465" w:rsidRPr="00E63A15" w:rsidRDefault="00B62465" w:rsidP="00F85A49">
            <w:pPr>
              <w:pStyle w:val="NoSpacing"/>
            </w:pPr>
            <w:r>
              <w:t>Skip if R12=NONE</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4F46F80E" w:rsidR="00E63A15" w:rsidRPr="00E63A15" w:rsidRDefault="00C83042" w:rsidP="00F85A49">
            <w:pPr>
              <w:pStyle w:val="NoSpacing"/>
            </w:pPr>
            <w:r>
              <w:t>S</w:t>
            </w:r>
            <w:r w:rsidR="00475BCF">
              <w:t>13</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548BAA0F" w:rsidR="00E63A15" w:rsidRDefault="00C83042" w:rsidP="00F85A49">
            <w:pPr>
              <w:pStyle w:val="NoSpacing"/>
              <w:rPr>
                <w:bCs/>
              </w:rPr>
            </w:pPr>
            <w:r>
              <w:rPr>
                <w:bCs/>
              </w:rPr>
              <w:t>S</w:t>
            </w:r>
            <w:r w:rsidR="00475BCF">
              <w:rPr>
                <w:bCs/>
              </w:rPr>
              <w:t>14</w:t>
            </w:r>
            <w:r w:rsidR="009817C8">
              <w:rPr>
                <w:bCs/>
              </w:rPr>
              <w:t xml:space="preserve">. </w:t>
            </w:r>
            <w:r w:rsidR="00E63A15" w:rsidRPr="00E63A15">
              <w:rPr>
                <w:bCs/>
              </w:rPr>
              <w:t>How did your household cope with this shock?</w:t>
            </w:r>
          </w:p>
          <w:p w14:paraId="460C5B4B" w14:textId="6C3492AD" w:rsidR="00463424" w:rsidRPr="00E63A15" w:rsidRDefault="00463424" w:rsidP="00F85A49">
            <w:pPr>
              <w:pStyle w:val="NoSpacing"/>
              <w:rPr>
                <w:bCs/>
              </w:rPr>
            </w:pPr>
            <w:r>
              <w:rPr>
                <w:bCs/>
              </w:rPr>
              <w:t>(</w:t>
            </w:r>
            <w:proofErr w:type="gramStart"/>
            <w:r w:rsidRPr="00463424">
              <w:rPr>
                <w:bCs/>
              </w:rPr>
              <w:t>hhcope</w:t>
            </w:r>
            <w:proofErr w:type="gramEnd"/>
            <w:r w:rsidRPr="00463424">
              <w:rPr>
                <w:bCs/>
              </w:rPr>
              <w:t>_2</w:t>
            </w:r>
            <w:r>
              <w:rPr>
                <w:bCs/>
              </w:rPr>
              <w:t>)</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 xml:space="preserve">Assistance from NGO, community organization, religious organization, </w:t>
            </w:r>
            <w:proofErr w:type="spellStart"/>
            <w:r w:rsidRPr="00E63A15">
              <w:rPr>
                <w:sz w:val="20"/>
              </w:rPr>
              <w:t>etc</w:t>
            </w:r>
            <w:proofErr w:type="spellEnd"/>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 xml:space="preserve">Get loan from money lender, credit associations, </w:t>
            </w:r>
            <w:proofErr w:type="spellStart"/>
            <w:r w:rsidRPr="00E63A15">
              <w:rPr>
                <w:sz w:val="20"/>
              </w:rPr>
              <w:t>etc</w:t>
            </w:r>
            <w:proofErr w:type="spellEnd"/>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04E9CFBA" w:rsidR="00E63A15" w:rsidRPr="00E63A15" w:rsidRDefault="00C83042" w:rsidP="00F85A49">
            <w:pPr>
              <w:pStyle w:val="NoSpacing"/>
            </w:pPr>
            <w:r>
              <w:t>S</w:t>
            </w:r>
            <w:r w:rsidR="00475BCF">
              <w:t>14</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6874D27F" w:rsidR="00A702D4" w:rsidRPr="00A702D4" w:rsidRDefault="00C83042" w:rsidP="00F85A49">
            <w:pPr>
              <w:pStyle w:val="NoSpacing"/>
            </w:pPr>
            <w:r>
              <w:t>S</w:t>
            </w:r>
            <w:r w:rsidR="00475BCF">
              <w:t>15.</w:t>
            </w:r>
            <w:r w:rsidR="009817C8">
              <w:t xml:space="preserve">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5A2A9F37" w:rsidR="00A702D4" w:rsidRDefault="007576A0" w:rsidP="007316BB">
            <w:pPr>
              <w:pStyle w:val="NoSpacing"/>
            </w:pPr>
            <w:r>
              <w:t>S</w:t>
            </w:r>
            <w:r w:rsidR="00475BCF">
              <w:t>16</w:t>
            </w:r>
            <w:r w:rsidR="009817C8">
              <w:t xml:space="preserve">.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287B13E1" w:rsidR="00463424" w:rsidRPr="00A702D4" w:rsidRDefault="00463424" w:rsidP="007316BB">
            <w:pPr>
              <w:pStyle w:val="NoSpacing"/>
            </w:pPr>
            <w:r>
              <w:t>(</w:t>
            </w:r>
            <w:proofErr w:type="gramStart"/>
            <w:r w:rsidRPr="00463424">
              <w:t>respond</w:t>
            </w:r>
            <w:proofErr w:type="gramEnd"/>
            <w:r w:rsidRPr="00463424">
              <w:t>_3</w:t>
            </w:r>
            <w:r>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810B0D6" w:rsidR="00A702D4" w:rsidRDefault="007576A0" w:rsidP="00F85A49">
            <w:pPr>
              <w:pStyle w:val="NoSpacing"/>
            </w:pPr>
            <w:r>
              <w:t>S</w:t>
            </w:r>
            <w:r w:rsidR="00475BCF">
              <w:t>17</w:t>
            </w:r>
            <w:r w:rsidR="009817C8">
              <w:t xml:space="preserve">. </w:t>
            </w:r>
            <w:r w:rsidR="00A702D4" w:rsidRPr="00A702D4">
              <w:t xml:space="preserve">What was the result of the </w:t>
            </w:r>
            <w:r w:rsidR="00A702D4" w:rsidRPr="00A702D4">
              <w:rPr>
                <w:b/>
              </w:rPr>
              <w:t>ERRATIC RAINS</w:t>
            </w:r>
            <w:r w:rsidR="00A702D4" w:rsidRPr="00A702D4">
              <w:t xml:space="preserve"> on your HH?</w:t>
            </w:r>
          </w:p>
          <w:p w14:paraId="1D52C44B" w14:textId="414CAA5E" w:rsidR="00463424" w:rsidRPr="00A702D4" w:rsidRDefault="00463424" w:rsidP="00F85A49">
            <w:pPr>
              <w:pStyle w:val="NoSpacing"/>
            </w:pPr>
            <w:r>
              <w:t>(</w:t>
            </w:r>
            <w:proofErr w:type="gramStart"/>
            <w:r w:rsidRPr="00463424">
              <w:t>result</w:t>
            </w:r>
            <w:proofErr w:type="gramEnd"/>
            <w:r w:rsidRPr="00463424">
              <w:t>_3</w:t>
            </w:r>
            <w:r>
              <w:t>)</w:t>
            </w:r>
          </w:p>
          <w:p w14:paraId="5B1C31FE" w14:textId="77777777" w:rsidR="00A702D4" w:rsidRPr="00A702D4" w:rsidRDefault="00A702D4" w:rsidP="00F85A49">
            <w:pPr>
              <w:pStyle w:val="NoSpacing"/>
            </w:pPr>
            <w:r w:rsidRPr="00A702D4">
              <w:rPr>
                <w:bCs/>
                <w:i/>
              </w:rPr>
              <w:lastRenderedPageBreak/>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lastRenderedPageBreak/>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lastRenderedPageBreak/>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lastRenderedPageBreak/>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10B08338" w:rsidR="009F5813" w:rsidRDefault="007576A0" w:rsidP="009F5813">
            <w:pPr>
              <w:pStyle w:val="NoSpacing"/>
            </w:pPr>
            <w:r>
              <w:t>S</w:t>
            </w:r>
            <w:r w:rsidR="00475BCF">
              <w:t>18</w:t>
            </w:r>
            <w:r w:rsidR="009F5813">
              <w:t xml:space="preserve">. </w:t>
            </w:r>
            <w:r w:rsidR="009F5813" w:rsidRPr="00A702D4">
              <w:t xml:space="preserve">Thinking of the worst </w:t>
            </w:r>
            <w:r w:rsidR="009F5813" w:rsidRPr="00A702D4">
              <w:rPr>
                <w:b/>
              </w:rPr>
              <w:t>ERRATIC RAINS</w:t>
            </w:r>
            <w:r w:rsidR="009F5813" w:rsidRPr="00A702D4">
              <w:t xml:space="preserve"> that your household experienced, what adjustments/adaptations did your household make during the drought?</w:t>
            </w:r>
          </w:p>
          <w:p w14:paraId="5D1D2432" w14:textId="1587FF1D" w:rsidR="00463424" w:rsidRPr="00A702D4" w:rsidRDefault="00463424" w:rsidP="009F5813">
            <w:pPr>
              <w:pStyle w:val="NoSpacing"/>
            </w:pPr>
            <w:r>
              <w:t>(</w:t>
            </w:r>
            <w:proofErr w:type="gramStart"/>
            <w:r w:rsidRPr="00463424">
              <w:t>adapt</w:t>
            </w:r>
            <w:proofErr w:type="gramEnd"/>
            <w:r w:rsidRPr="00463424">
              <w:t>_3</w:t>
            </w:r>
            <w:r>
              <w: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3B17A544" w:rsidR="00A702D4" w:rsidRPr="00A702D4" w:rsidRDefault="007576A0" w:rsidP="00F85A49">
            <w:pPr>
              <w:pStyle w:val="NoSpacing"/>
            </w:pPr>
            <w:r>
              <w:t>S</w:t>
            </w:r>
            <w:r w:rsidR="00475BCF">
              <w:t>18</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4FDFDD63" w:rsidR="009F5813" w:rsidRDefault="007576A0" w:rsidP="009F5813">
            <w:pPr>
              <w:pStyle w:val="NoSpacing"/>
            </w:pPr>
            <w:r>
              <w:t>S</w:t>
            </w:r>
            <w:r w:rsidR="00475BCF">
              <w:t>19</w:t>
            </w:r>
            <w:r w:rsidR="009F5813">
              <w:t xml:space="preserve">. </w:t>
            </w:r>
            <w:r w:rsidR="009F5813" w:rsidRPr="00A702D4">
              <w:t xml:space="preserve">Are there any changes you wanted to make but were unable to make? </w:t>
            </w:r>
          </w:p>
          <w:p w14:paraId="7A768B28" w14:textId="51524B3C" w:rsidR="00463424" w:rsidRPr="00A702D4" w:rsidRDefault="00463424" w:rsidP="009F5813">
            <w:pPr>
              <w:pStyle w:val="NoSpacing"/>
            </w:pPr>
            <w:r>
              <w:t>(</w:t>
            </w:r>
            <w:proofErr w:type="gramStart"/>
            <w:r w:rsidRPr="00463424">
              <w:t>noadapt</w:t>
            </w:r>
            <w:proofErr w:type="gramEnd"/>
            <w:r w:rsidRPr="00463424">
              <w:t>_3</w:t>
            </w:r>
            <w:r>
              <w:t>)</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2694E40" w:rsidR="00A702D4" w:rsidRPr="00A702D4" w:rsidRDefault="007576A0" w:rsidP="00F85A49">
            <w:pPr>
              <w:pStyle w:val="NoSpacing"/>
            </w:pPr>
            <w:r>
              <w:t>S</w:t>
            </w:r>
            <w:r w:rsidR="00475BCF">
              <w:t>19</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130CA0CA" w:rsidR="00A702D4" w:rsidRDefault="007576A0" w:rsidP="00F85A49">
            <w:pPr>
              <w:pStyle w:val="NoSpacing"/>
            </w:pPr>
            <w:r>
              <w:t>S</w:t>
            </w:r>
            <w:r w:rsidR="00475BCF">
              <w:t>20</w:t>
            </w:r>
            <w:r w:rsidR="00DB1710">
              <w:t xml:space="preserve">. </w:t>
            </w:r>
            <w:r w:rsidR="00A702D4" w:rsidRPr="00A702D4">
              <w:t>If so, why did you not make those changes?</w:t>
            </w:r>
          </w:p>
          <w:p w14:paraId="362D9C37" w14:textId="0ECEBD3B" w:rsidR="00B62465" w:rsidRDefault="00B62465" w:rsidP="00F85A49">
            <w:pPr>
              <w:pStyle w:val="NoSpacing"/>
            </w:pPr>
            <w:r>
              <w:t>Skip if R19=NONE</w:t>
            </w:r>
          </w:p>
          <w:p w14:paraId="79B99839" w14:textId="4D9223DC" w:rsidR="00463424" w:rsidRPr="00A702D4" w:rsidRDefault="00463424" w:rsidP="00F85A49">
            <w:pPr>
              <w:pStyle w:val="NoSpacing"/>
            </w:pPr>
            <w:r>
              <w:t>(</w:t>
            </w:r>
            <w:proofErr w:type="gramStart"/>
            <w:r w:rsidRPr="00463424">
              <w:t>noadaptwhy</w:t>
            </w:r>
            <w:proofErr w:type="gramEnd"/>
            <w:r w:rsidRPr="00463424">
              <w:t>_3</w:t>
            </w:r>
            <w:r>
              <w:t>)</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01A0A1BA" w:rsidR="00A702D4" w:rsidRPr="00A702D4" w:rsidRDefault="007576A0" w:rsidP="00F85A49">
            <w:pPr>
              <w:pStyle w:val="NoSpacing"/>
            </w:pPr>
            <w:r>
              <w:t>S</w:t>
            </w:r>
            <w:r w:rsidR="00475BCF">
              <w:t>20</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C2647B1" w:rsidR="00A702D4" w:rsidRDefault="007576A0" w:rsidP="00F85A49">
            <w:pPr>
              <w:pStyle w:val="NoSpacing"/>
              <w:rPr>
                <w:bCs/>
              </w:rPr>
            </w:pPr>
            <w:r>
              <w:rPr>
                <w:bCs/>
              </w:rPr>
              <w:t>S</w:t>
            </w:r>
            <w:r w:rsidR="00475BCF">
              <w:rPr>
                <w:bCs/>
              </w:rPr>
              <w:t>21</w:t>
            </w:r>
            <w:r w:rsidR="00DB1710">
              <w:rPr>
                <w:bCs/>
              </w:rPr>
              <w:t xml:space="preserve">. </w:t>
            </w:r>
            <w:r w:rsidR="00A702D4" w:rsidRPr="00A702D4">
              <w:rPr>
                <w:bCs/>
              </w:rPr>
              <w:t>How did your household cope with this shock?</w:t>
            </w:r>
          </w:p>
          <w:p w14:paraId="74245C26" w14:textId="2124FC5C" w:rsidR="00463424" w:rsidRPr="00A702D4" w:rsidRDefault="00463424" w:rsidP="00F85A49">
            <w:pPr>
              <w:pStyle w:val="NoSpacing"/>
              <w:rPr>
                <w:bCs/>
              </w:rPr>
            </w:pPr>
            <w:r>
              <w:rPr>
                <w:bCs/>
              </w:rPr>
              <w:t>(</w:t>
            </w:r>
            <w:proofErr w:type="gramStart"/>
            <w:r>
              <w:rPr>
                <w:bCs/>
              </w:rPr>
              <w:t>hhcope</w:t>
            </w:r>
            <w:proofErr w:type="gramEnd"/>
            <w:r>
              <w:rPr>
                <w:bCs/>
              </w:rPr>
              <w:t>_3)</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 xml:space="preserve">Assistance from NGO, community organization, religious organization, </w:t>
            </w:r>
            <w:proofErr w:type="spellStart"/>
            <w:r w:rsidRPr="00A702D4">
              <w:rPr>
                <w:sz w:val="20"/>
              </w:rPr>
              <w:t>etc</w:t>
            </w:r>
            <w:proofErr w:type="spellEnd"/>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 xml:space="preserve">Get loan from money lender, credit associations, </w:t>
            </w:r>
            <w:proofErr w:type="spellStart"/>
            <w:r w:rsidRPr="00A702D4">
              <w:rPr>
                <w:sz w:val="20"/>
              </w:rPr>
              <w:t>etc</w:t>
            </w:r>
            <w:proofErr w:type="spellEnd"/>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0BFC81F6" w:rsidR="00A702D4" w:rsidRPr="00A702D4" w:rsidRDefault="007576A0" w:rsidP="00F85A49">
            <w:pPr>
              <w:pStyle w:val="NoSpacing"/>
            </w:pPr>
            <w:r>
              <w:t>S</w:t>
            </w:r>
            <w:r w:rsidR="00475BCF">
              <w:t>21</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lastRenderedPageBreak/>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lastRenderedPageBreak/>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lastRenderedPageBreak/>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6988BA99" w:rsidR="00A702D4" w:rsidRDefault="00701E1C" w:rsidP="00F85A49">
      <w:pPr>
        <w:pStyle w:val="Heading3"/>
        <w:spacing w:line="240" w:lineRule="auto"/>
      </w:pPr>
      <w:r w:rsidRPr="00E859CB">
        <w:rPr>
          <w:caps w:val="0"/>
        </w:rPr>
        <w:lastRenderedPageBreak/>
        <w:t xml:space="preserve">SECTION </w:t>
      </w:r>
      <w:r w:rsidR="007576A0">
        <w:rPr>
          <w:caps w:val="0"/>
        </w:rPr>
        <w:t>T</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140DEDB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6DA50C18" w:rsidR="00E859CB" w:rsidRPr="00E859CB" w:rsidRDefault="00BB2400" w:rsidP="00F85A49">
            <w:pPr>
              <w:pStyle w:val="NoSpacing"/>
            </w:pPr>
            <w:r>
              <w:t>T</w:t>
            </w:r>
            <w:r w:rsidR="00B93AE1">
              <w:t xml:space="preserve">1. </w:t>
            </w:r>
            <w:r w:rsidR="00E859CB" w:rsidRPr="00E859CB">
              <w:t>Is the headman in this village related to you or your spouse? (</w:t>
            </w:r>
            <w:proofErr w:type="spellStart"/>
            <w:proofErr w:type="gramStart"/>
            <w:r w:rsidR="002D012A">
              <w:rPr>
                <w:b/>
              </w:rPr>
              <w:t>hm</w:t>
            </w:r>
            <w:r w:rsidR="00E859CB" w:rsidRPr="00E859CB">
              <w:rPr>
                <w:b/>
              </w:rPr>
              <w:t>relate</w:t>
            </w:r>
            <w:proofErr w:type="spellEnd"/>
            <w:proofErr w:type="gramEnd"/>
            <w:r w:rsidR="00E859CB" w:rsidRPr="00E859CB">
              <w:t>)</w:t>
            </w:r>
          </w:p>
          <w:p w14:paraId="1E11D788" w14:textId="77777777" w:rsidR="00E859CB" w:rsidRPr="00ED0018" w:rsidRDefault="00E859CB" w:rsidP="00F85A49">
            <w:pPr>
              <w:pStyle w:val="NoSpacing"/>
              <w:rPr>
                <w:i/>
              </w:rPr>
            </w:pPr>
            <w:r w:rsidRPr="00ED0018">
              <w:rPr>
                <w:i/>
              </w:rPr>
              <w:t>Ask only if A11=1,2</w:t>
            </w:r>
          </w:p>
          <w:p w14:paraId="20541AFD" w14:textId="61AA9C3E" w:rsidR="00D03191" w:rsidRDefault="00E859CB" w:rsidP="00D03191">
            <w:pPr>
              <w:pStyle w:val="NoSpacing"/>
              <w:rPr>
                <w:i/>
              </w:rPr>
            </w:pPr>
            <w:r w:rsidRPr="00E859CB">
              <w:rPr>
                <w:i/>
              </w:rPr>
              <w:t xml:space="preserve">If </w:t>
            </w:r>
            <w:r w:rsidR="00540C06">
              <w:rPr>
                <w:i/>
              </w:rPr>
              <w:t>S.</w:t>
            </w:r>
            <w:r w:rsidR="00D03191">
              <w:rPr>
                <w:i/>
              </w:rPr>
              <w:t>1</w:t>
            </w:r>
            <w:r w:rsidR="00540C06">
              <w:rPr>
                <w:i/>
              </w:rPr>
              <w:t>=0</w:t>
            </w:r>
            <w:r w:rsidR="00D03191">
              <w:rPr>
                <w:i/>
              </w:rPr>
              <w:t>, skip to S.</w:t>
            </w:r>
            <w:r w:rsidR="00540C06">
              <w:rPr>
                <w:i/>
              </w:rPr>
              <w:t>5</w:t>
            </w:r>
          </w:p>
          <w:p w14:paraId="2D863BB9" w14:textId="559C20FE" w:rsidR="00540C06" w:rsidRPr="00E859CB" w:rsidRDefault="00540C06" w:rsidP="00D03191">
            <w:pPr>
              <w:pStyle w:val="NoSpacing"/>
              <w:rPr>
                <w:i/>
              </w:rPr>
            </w:pPr>
            <w:r>
              <w:rPr>
                <w:i/>
              </w:rPr>
              <w:t xml:space="preserve">If S.1=1, skip to S.3 </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5474A9CB" w:rsidR="00E859CB" w:rsidRPr="00E859CB" w:rsidRDefault="00BB2400" w:rsidP="00F85A49">
            <w:pPr>
              <w:pStyle w:val="NoSpacing"/>
            </w:pPr>
            <w:commentRangeStart w:id="109"/>
            <w:r>
              <w:t>T</w:t>
            </w:r>
            <w:r w:rsidR="00B93AE1">
              <w:t xml:space="preserve">2. </w:t>
            </w:r>
            <w:r w:rsidR="00E859CB" w:rsidRPr="00E859CB">
              <w:t>Is the headman in this village related to either the head of household or the spouse of the head of household? (</w:t>
            </w:r>
            <w:proofErr w:type="gramStart"/>
            <w:r w:rsidR="00E859CB" w:rsidRPr="00E859CB">
              <w:rPr>
                <w:b/>
              </w:rPr>
              <w:t>h</w:t>
            </w:r>
            <w:r w:rsidR="002D012A">
              <w:rPr>
                <w:b/>
              </w:rPr>
              <w:t>m</w:t>
            </w:r>
            <w:r w:rsidR="00E859CB" w:rsidRPr="00E859CB">
              <w:rPr>
                <w:b/>
              </w:rPr>
              <w:t>relate1</w:t>
            </w:r>
            <w:proofErr w:type="gramEnd"/>
            <w:r w:rsidR="00E859CB" w:rsidRPr="00E859CB">
              <w:t>)</w:t>
            </w:r>
          </w:p>
          <w:p w14:paraId="00F01939" w14:textId="77777777" w:rsidR="00E859CB" w:rsidRPr="00ED0018" w:rsidRDefault="00E859CB" w:rsidP="00F85A49">
            <w:pPr>
              <w:pStyle w:val="NoSpacing"/>
              <w:rPr>
                <w:i/>
              </w:rPr>
            </w:pPr>
            <w:r w:rsidRPr="00ED0018">
              <w:rPr>
                <w:i/>
              </w:rPr>
              <w:t>Ask only if A11=3</w:t>
            </w:r>
          </w:p>
          <w:p w14:paraId="4A73673C" w14:textId="7C60BA74" w:rsidR="00E859CB" w:rsidRDefault="00540C06" w:rsidP="00F85A49">
            <w:pPr>
              <w:pStyle w:val="NoSpacing"/>
              <w:rPr>
                <w:i/>
              </w:rPr>
            </w:pPr>
            <w:r>
              <w:rPr>
                <w:i/>
              </w:rPr>
              <w:t>If S.2=0, skip to S. 6</w:t>
            </w:r>
          </w:p>
          <w:p w14:paraId="16044360" w14:textId="25DDEC2D" w:rsidR="00540C06" w:rsidRPr="00E859CB" w:rsidRDefault="00540C06" w:rsidP="00F85A49">
            <w:pPr>
              <w:pStyle w:val="NoSpacing"/>
              <w:rPr>
                <w:i/>
              </w:rPr>
            </w:pPr>
            <w:r>
              <w:rPr>
                <w:i/>
              </w:rPr>
              <w:t xml:space="preserve">If S.2=1, skip to S.4 </w:t>
            </w:r>
            <w:commentRangeEnd w:id="109"/>
            <w:r w:rsidR="00570029">
              <w:rPr>
                <w:rStyle w:val="CommentReference"/>
              </w:rPr>
              <w:commentReference w:id="109"/>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1FAC42BD"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commentRangeStart w:id="110"/>
          </w:p>
        </w:tc>
        <w:tc>
          <w:tcPr>
            <w:tcW w:w="5233" w:type="dxa"/>
            <w:tcBorders>
              <w:top w:val="single" w:sz="4" w:space="0" w:color="000000"/>
              <w:left w:val="single" w:sz="4" w:space="0" w:color="auto"/>
              <w:bottom w:val="single" w:sz="4" w:space="0" w:color="000000"/>
            </w:tcBorders>
          </w:tcPr>
          <w:p w14:paraId="1D766BE6" w14:textId="18045101" w:rsidR="00E859CB" w:rsidRPr="00E859CB" w:rsidRDefault="00BB2400" w:rsidP="00F85A49">
            <w:pPr>
              <w:pStyle w:val="NoSpacing"/>
            </w:pPr>
            <w:r>
              <w:t>T</w:t>
            </w:r>
            <w:r w:rsidR="00B93AE1">
              <w:t>3.</w:t>
            </w:r>
            <w:r w:rsidR="00E859CB" w:rsidRPr="00E859CB">
              <w:t xml:space="preserve"> What is the relationship of the headman to you and/or your spouse? (</w:t>
            </w:r>
            <w:proofErr w:type="spellStart"/>
            <w:proofErr w:type="gramStart"/>
            <w:r w:rsidR="00E859CB" w:rsidRPr="00E859CB">
              <w:rPr>
                <w:b/>
              </w:rPr>
              <w:t>h</w:t>
            </w:r>
            <w:r w:rsidR="002D012A">
              <w:rPr>
                <w:b/>
              </w:rPr>
              <w:t>m</w:t>
            </w:r>
            <w:r w:rsidR="00E859CB" w:rsidRPr="00E859CB">
              <w:rPr>
                <w:b/>
              </w:rPr>
              <w:t>relpec</w:t>
            </w:r>
            <w:proofErr w:type="spellEnd"/>
            <w:proofErr w:type="gramEnd"/>
            <w:r w:rsidR="00E859CB" w:rsidRPr="00E859CB">
              <w:t>)</w:t>
            </w:r>
          </w:p>
          <w:p w14:paraId="63209D52" w14:textId="003107A2" w:rsidR="00E859CB" w:rsidRPr="00E859CB" w:rsidRDefault="00540C06" w:rsidP="00B93AE1">
            <w:pPr>
              <w:pStyle w:val="NoSpacing"/>
              <w:rPr>
                <w:i/>
              </w:rPr>
            </w:pPr>
            <w:r>
              <w:rPr>
                <w:i/>
              </w:rPr>
              <w:t xml:space="preserve">Skip to </w:t>
            </w:r>
            <w:proofErr w:type="gramStart"/>
            <w:r>
              <w:rPr>
                <w:i/>
              </w:rPr>
              <w:t xml:space="preserve">S.5 </w:t>
            </w:r>
            <w:r w:rsidR="00E859CB" w:rsidRPr="00E859CB">
              <w:rPr>
                <w:i/>
              </w:rPr>
              <w:t xml:space="preserve"> </w:t>
            </w:r>
            <w:commentRangeEnd w:id="110"/>
            <w:proofErr w:type="gramEnd"/>
            <w:r w:rsidR="00570029">
              <w:rPr>
                <w:rStyle w:val="CommentReference"/>
              </w:rPr>
              <w:commentReference w:id="110"/>
            </w:r>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t>1=Immediate family</w:t>
            </w:r>
          </w:p>
          <w:p w14:paraId="3E219E70" w14:textId="77777777" w:rsidR="00E859CB" w:rsidRPr="00E859CB" w:rsidRDefault="00E859CB" w:rsidP="00F85A49">
            <w:pPr>
              <w:pStyle w:val="NoSpacing"/>
            </w:pPr>
            <w:r w:rsidRPr="00E859CB">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276D1DE0" w:rsidR="00E859CB" w:rsidRPr="00E859CB" w:rsidRDefault="00BB2400" w:rsidP="00F85A49">
            <w:pPr>
              <w:pStyle w:val="NoSpacing"/>
            </w:pPr>
            <w:r>
              <w:t>T</w:t>
            </w:r>
            <w:r w:rsidR="00B93AE1">
              <w:t xml:space="preserve">4. </w:t>
            </w:r>
            <w:r w:rsidR="00E859CB" w:rsidRPr="00E859CB">
              <w:t>What is the relationship of the headman to the head of household or the spouse of the head of household? (</w:t>
            </w:r>
            <w:proofErr w:type="gramStart"/>
            <w:r w:rsidR="00E859CB" w:rsidRPr="00E859CB">
              <w:rPr>
                <w:b/>
              </w:rPr>
              <w:t>h</w:t>
            </w:r>
            <w:r w:rsidR="002D012A">
              <w:rPr>
                <w:b/>
              </w:rPr>
              <w:t>m</w:t>
            </w:r>
            <w:r w:rsidR="00E859CB" w:rsidRPr="00E859CB">
              <w:rPr>
                <w:b/>
              </w:rPr>
              <w:t>relspec1</w:t>
            </w:r>
            <w:proofErr w:type="gramEnd"/>
            <w:r w:rsidR="00E859CB" w:rsidRPr="00E859CB">
              <w:t>)</w:t>
            </w:r>
          </w:p>
          <w:p w14:paraId="40801FA4" w14:textId="201FE3CF" w:rsidR="00E859CB" w:rsidRPr="00E859CB" w:rsidRDefault="00E859CB" w:rsidP="00F85A49">
            <w:pPr>
              <w:pStyle w:val="NoSpacing"/>
              <w:rPr>
                <w:i/>
              </w:rPr>
            </w:pP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57E52B70" w:rsidR="00E859CB" w:rsidRPr="00E859CB" w:rsidRDefault="00BB2400" w:rsidP="00F85A49">
            <w:pPr>
              <w:pStyle w:val="NoSpacing"/>
            </w:pPr>
            <w:commentRangeStart w:id="111"/>
            <w:r>
              <w:t>T</w:t>
            </w:r>
            <w:r w:rsidR="00B93AE1">
              <w:t xml:space="preserve">5. </w:t>
            </w:r>
            <w:r w:rsidR="00E859CB" w:rsidRPr="00E859CB">
              <w:t>Is the chief of this village related to either you or your spouse? (</w:t>
            </w:r>
            <w:proofErr w:type="spellStart"/>
            <w:proofErr w:type="gramStart"/>
            <w:r w:rsidR="00E859CB" w:rsidRPr="00E859CB">
              <w:rPr>
                <w:b/>
              </w:rPr>
              <w:t>chiefrelate</w:t>
            </w:r>
            <w:proofErr w:type="spellEnd"/>
            <w:proofErr w:type="gramEnd"/>
            <w:r w:rsidR="00E859CB" w:rsidRPr="00E859CB">
              <w:t>)</w:t>
            </w:r>
          </w:p>
          <w:p w14:paraId="7BBA7C26" w14:textId="77777777" w:rsidR="00E859CB" w:rsidRPr="00E859CB" w:rsidRDefault="00E859CB" w:rsidP="00F85A49">
            <w:pPr>
              <w:pStyle w:val="NoSpacing"/>
            </w:pPr>
            <w:r w:rsidRPr="00E859CB">
              <w:t>Ask only if A11=1,2</w:t>
            </w:r>
          </w:p>
          <w:p w14:paraId="3C39BF35" w14:textId="66C2AC38" w:rsidR="00E859CB" w:rsidRPr="00E859CB" w:rsidRDefault="00E859CB" w:rsidP="00F85A49">
            <w:pPr>
              <w:pStyle w:val="NoSpacing"/>
              <w:rPr>
                <w:i/>
              </w:rPr>
            </w:pPr>
            <w:r w:rsidRPr="00E859CB">
              <w:rPr>
                <w:i/>
              </w:rPr>
              <w:t xml:space="preserve">If 0, skip to Section </w:t>
            </w:r>
            <w:r w:rsidR="00BB2400">
              <w:rPr>
                <w:i/>
              </w:rPr>
              <w:t>U</w:t>
            </w:r>
          </w:p>
          <w:p w14:paraId="0E692268" w14:textId="62D27244" w:rsidR="00E859CB" w:rsidRPr="00E859CB" w:rsidRDefault="00E859CB" w:rsidP="00540C06">
            <w:pPr>
              <w:pStyle w:val="NoSpacing"/>
              <w:rPr>
                <w:i/>
              </w:rPr>
            </w:pPr>
            <w:r w:rsidRPr="00E859CB">
              <w:rPr>
                <w:i/>
              </w:rPr>
              <w:t xml:space="preserve">If 1, skip to </w:t>
            </w:r>
            <w:r w:rsidR="00BB2400">
              <w:rPr>
                <w:i/>
              </w:rPr>
              <w:t>T.</w:t>
            </w:r>
            <w:r w:rsidR="00540C06">
              <w:rPr>
                <w:i/>
              </w:rPr>
              <w:t>7</w:t>
            </w:r>
            <w:commentRangeEnd w:id="111"/>
            <w:r w:rsidR="00BF71D5">
              <w:rPr>
                <w:rStyle w:val="CommentReference"/>
              </w:rPr>
              <w:commentReference w:id="111"/>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0E7ADC2B" w:rsidR="00E859CB" w:rsidRPr="00E859CB" w:rsidRDefault="00BB2400" w:rsidP="00F85A49">
            <w:pPr>
              <w:pStyle w:val="NoSpacing"/>
            </w:pPr>
            <w:r>
              <w:t>T</w:t>
            </w:r>
            <w:r w:rsidR="00B93AE1">
              <w:t xml:space="preserve">6. </w:t>
            </w:r>
            <w:r w:rsidR="00E859CB" w:rsidRPr="00E859CB">
              <w:t>Is the chief of this village related to either the head of household or the spouse of the head of household? (</w:t>
            </w:r>
            <w:proofErr w:type="gramStart"/>
            <w:r w:rsidR="00E859CB" w:rsidRPr="00E859CB">
              <w:rPr>
                <w:b/>
              </w:rPr>
              <w:t>chiefrelate1</w:t>
            </w:r>
            <w:proofErr w:type="gramEnd"/>
            <w:r w:rsidR="00E859CB" w:rsidRPr="00E859CB">
              <w:t>)</w:t>
            </w:r>
          </w:p>
          <w:p w14:paraId="05A22ACE" w14:textId="67553538" w:rsidR="00E859CB" w:rsidRPr="00E859CB" w:rsidRDefault="00E859CB" w:rsidP="00F85A49">
            <w:pPr>
              <w:pStyle w:val="NoSpacing"/>
              <w:rPr>
                <w:i/>
              </w:rPr>
            </w:pPr>
            <w:r w:rsidRPr="00E859CB">
              <w:rPr>
                <w:i/>
              </w:rPr>
              <w:t xml:space="preserve">If 0, skip to Section </w:t>
            </w:r>
            <w:r w:rsidR="00BB2400">
              <w:rPr>
                <w:i/>
              </w:rPr>
              <w:t>U</w:t>
            </w:r>
          </w:p>
          <w:p w14:paraId="3950CA1F" w14:textId="32458EDD" w:rsidR="00E859CB" w:rsidRPr="00E859CB" w:rsidRDefault="00E859CB" w:rsidP="00F85A49">
            <w:pPr>
              <w:pStyle w:val="NoSpacing"/>
              <w:rPr>
                <w:i/>
              </w:rPr>
            </w:pPr>
            <w:r w:rsidRPr="00E859CB">
              <w:rPr>
                <w:i/>
              </w:rPr>
              <w:t xml:space="preserve">If 1, skip to </w:t>
            </w:r>
            <w:r w:rsidR="00BB2400">
              <w:rPr>
                <w:i/>
              </w:rPr>
              <w:t>T</w:t>
            </w:r>
            <w:r w:rsidR="00540C06">
              <w:rPr>
                <w:i/>
              </w:rPr>
              <w:t xml:space="preserve">.8 </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commentRangeStart w:id="112"/>
          </w:p>
        </w:tc>
        <w:tc>
          <w:tcPr>
            <w:tcW w:w="5233" w:type="dxa"/>
            <w:tcBorders>
              <w:top w:val="single" w:sz="4" w:space="0" w:color="000000"/>
              <w:left w:val="single" w:sz="4" w:space="0" w:color="auto"/>
              <w:bottom w:val="single" w:sz="4" w:space="0" w:color="000000"/>
            </w:tcBorders>
          </w:tcPr>
          <w:p w14:paraId="03DFF924" w14:textId="37485A3C" w:rsidR="00E859CB" w:rsidRPr="00E859CB" w:rsidRDefault="00BB2400" w:rsidP="00F85A49">
            <w:pPr>
              <w:pStyle w:val="NoSpacing"/>
            </w:pPr>
            <w:r>
              <w:t>T</w:t>
            </w:r>
            <w:r w:rsidR="00B93AE1">
              <w:t xml:space="preserve">7. </w:t>
            </w:r>
            <w:r w:rsidR="00E859CB" w:rsidRPr="00E859CB">
              <w:t>What is the relationship of the chief to you and/or your spouse? (</w:t>
            </w:r>
            <w:proofErr w:type="spellStart"/>
            <w:proofErr w:type="gramStart"/>
            <w:r w:rsidR="00E859CB" w:rsidRPr="00E859CB">
              <w:rPr>
                <w:b/>
              </w:rPr>
              <w:t>chiefrelspec</w:t>
            </w:r>
            <w:proofErr w:type="spellEnd"/>
            <w:proofErr w:type="gramEnd"/>
            <w:r w:rsidR="00E859CB" w:rsidRPr="00E859CB">
              <w:t>)</w:t>
            </w:r>
          </w:p>
          <w:p w14:paraId="42659F3D" w14:textId="293638C4" w:rsidR="00E859CB" w:rsidRPr="00E859CB" w:rsidRDefault="00E859CB" w:rsidP="00BB2400">
            <w:pPr>
              <w:pStyle w:val="NoSpacing"/>
              <w:rPr>
                <w:i/>
              </w:rPr>
            </w:pPr>
            <w:r w:rsidRPr="00E859CB">
              <w:rPr>
                <w:i/>
              </w:rPr>
              <w:t xml:space="preserve">Skip to Section </w:t>
            </w:r>
            <w:r w:rsidR="00BB2400">
              <w:rPr>
                <w:i/>
              </w:rPr>
              <w:t>U</w:t>
            </w:r>
            <w:commentRangeEnd w:id="112"/>
            <w:r w:rsidR="00BF71D5">
              <w:rPr>
                <w:rStyle w:val="CommentReference"/>
              </w:rPr>
              <w:commentReference w:id="112"/>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261D0CCB" w:rsidR="00E859CB" w:rsidRPr="00E859CB" w:rsidRDefault="00BB2400" w:rsidP="002D012A">
            <w:pPr>
              <w:pStyle w:val="NoSpacing"/>
            </w:pPr>
            <w:r>
              <w:t>T</w:t>
            </w:r>
            <w:r w:rsidR="00B93AE1">
              <w:t xml:space="preserve">8. </w:t>
            </w:r>
            <w:r w:rsidR="00E859CB" w:rsidRPr="00E859CB">
              <w:t>What is the relationship of the chief to the head of household or the spouse of the head of household? (</w:t>
            </w:r>
            <w:proofErr w:type="gramStart"/>
            <w:r w:rsidR="00E859CB" w:rsidRPr="00E859CB">
              <w:rPr>
                <w:b/>
              </w:rPr>
              <w:t>chiefrelspec1</w:t>
            </w:r>
            <w:proofErr w:type="gramEnd"/>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3106BB1E" w:rsidR="00E859CB" w:rsidRPr="00E859CB" w:rsidRDefault="007576A0" w:rsidP="00F85A49">
      <w:pPr>
        <w:pStyle w:val="Heading3"/>
        <w:spacing w:line="240" w:lineRule="auto"/>
      </w:pPr>
      <w:r>
        <w:rPr>
          <w:caps w:val="0"/>
        </w:rPr>
        <w:lastRenderedPageBreak/>
        <w:t>SECTION U</w:t>
      </w:r>
      <w:r w:rsidR="00701E1C"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FC6C4DA" w:rsidR="00E859CB" w:rsidRPr="00E859CB" w:rsidRDefault="007576A0" w:rsidP="00F85A49">
            <w:pPr>
              <w:pStyle w:val="NoSpacing"/>
            </w:pPr>
            <w:r>
              <w:t>U</w:t>
            </w:r>
            <w:r w:rsidR="00F5258A">
              <w:t xml:space="preserve">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117FAAB8" w:rsidR="00E859CB" w:rsidRPr="00E859CB" w:rsidRDefault="007576A0" w:rsidP="00F85A49">
            <w:pPr>
              <w:pStyle w:val="NoSpacing"/>
            </w:pPr>
            <w:r>
              <w:t>U</w:t>
            </w:r>
            <w:r w:rsidR="00F5258A">
              <w:t xml:space="preserve">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54226F30" w14:textId="47FF5666" w:rsidR="00E859CB" w:rsidRDefault="007576A0" w:rsidP="00F85A49">
            <w:pPr>
              <w:pStyle w:val="NoSpacing"/>
            </w:pPr>
            <w:r>
              <w:t>U</w:t>
            </w:r>
            <w:r w:rsidR="00F5258A">
              <w:t xml:space="preserve">3. </w:t>
            </w:r>
            <w:r w:rsidR="00E859CB" w:rsidRPr="00E859CB">
              <w:t>What is the roof of the household's house made of? (</w:t>
            </w:r>
            <w:proofErr w:type="gramStart"/>
            <w:r w:rsidR="00E859CB" w:rsidRPr="00E859CB">
              <w:rPr>
                <w:b/>
              </w:rPr>
              <w:t>roof</w:t>
            </w:r>
            <w:proofErr w:type="gramEnd"/>
            <w:r w:rsidR="00E859CB" w:rsidRPr="00E859CB">
              <w:t>)</w:t>
            </w:r>
          </w:p>
          <w:p w14:paraId="41001732" w14:textId="4810556F" w:rsidR="00565DA0" w:rsidRPr="00E859CB" w:rsidRDefault="00565DA0" w:rsidP="00F85A49">
            <w:pPr>
              <w:pStyle w:val="NoSpacing"/>
            </w:pPr>
            <w:r>
              <w:t>Observation Only</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139BFF57" w14:textId="556C2C9C" w:rsidR="00E859CB" w:rsidRPr="00E859CB" w:rsidRDefault="00E859CB" w:rsidP="00F85A49">
            <w:pPr>
              <w:pStyle w:val="NoSpacing"/>
            </w:pPr>
            <w:r w:rsidRPr="00E859CB">
              <w:t>2=Iron sheets</w:t>
            </w:r>
            <w:r w:rsidR="00565DA0">
              <w:t xml:space="preserve">, </w:t>
            </w:r>
            <w:r w:rsidRPr="00E859CB">
              <w:t>Ti</w:t>
            </w:r>
            <w:r w:rsidR="00565DA0">
              <w:t>n</w:t>
            </w:r>
            <w:proofErr w:type="gramStart"/>
            <w:r w:rsidR="00565DA0">
              <w:t>,3</w:t>
            </w:r>
            <w:r w:rsidRPr="00E859CB">
              <w:t>Zinc</w:t>
            </w:r>
            <w:proofErr w:type="gramEnd"/>
          </w:p>
          <w:p w14:paraId="629F774F" w14:textId="31F83F6E" w:rsidR="00E859CB" w:rsidRPr="00E859CB" w:rsidRDefault="00565DA0" w:rsidP="00F85A49">
            <w:pPr>
              <w:pStyle w:val="NoSpacing"/>
            </w:pPr>
            <w:r>
              <w:t>4</w:t>
            </w:r>
            <w:r w:rsidR="00E859CB" w:rsidRPr="00E859CB">
              <w:t>=Roofing Tile</w:t>
            </w:r>
          </w:p>
          <w:p w14:paraId="1AB0EF36" w14:textId="1BA621E0" w:rsidR="00E859CB" w:rsidRPr="00E859CB" w:rsidRDefault="00565DA0" w:rsidP="00F85A49">
            <w:pPr>
              <w:pStyle w:val="NoSpacing"/>
            </w:pPr>
            <w:r>
              <w:t>5</w:t>
            </w:r>
            <w:r w:rsidR="00E859CB" w:rsidRPr="00E859CB">
              <w:t>=Concrete</w:t>
            </w:r>
          </w:p>
        </w:tc>
        <w:tc>
          <w:tcPr>
            <w:tcW w:w="2520" w:type="dxa"/>
            <w:gridSpan w:val="2"/>
            <w:tcBorders>
              <w:top w:val="single" w:sz="4" w:space="0" w:color="000000"/>
              <w:bottom w:val="single" w:sz="4" w:space="0" w:color="000000"/>
              <w:right w:val="single" w:sz="18" w:space="0" w:color="000000"/>
            </w:tcBorders>
          </w:tcPr>
          <w:p w14:paraId="10D5B879" w14:textId="4F6E49B8" w:rsidR="00E859CB" w:rsidRPr="00E859CB" w:rsidRDefault="00565DA0" w:rsidP="00F85A49">
            <w:pPr>
              <w:pStyle w:val="NoSpacing"/>
            </w:pPr>
            <w:r>
              <w:t>6</w:t>
            </w:r>
            <w:r w:rsidR="00E859CB" w:rsidRPr="00E859CB">
              <w:t>=Cardboard</w:t>
            </w:r>
          </w:p>
          <w:p w14:paraId="7212A2DD" w14:textId="550EEC49" w:rsidR="00E859CB" w:rsidRPr="00E859CB" w:rsidRDefault="00565DA0" w:rsidP="00F85A49">
            <w:pPr>
              <w:pStyle w:val="NoSpacing"/>
            </w:pPr>
            <w:r>
              <w:t>7</w:t>
            </w:r>
            <w:r w:rsidR="00E859CB" w:rsidRPr="00E859CB">
              <w:t>=Asbestos</w:t>
            </w:r>
          </w:p>
          <w:p w14:paraId="4FFEFF3B" w14:textId="388BA18F" w:rsidR="00E859CB" w:rsidRPr="00E859CB" w:rsidRDefault="00565DA0" w:rsidP="00F85A49">
            <w:pPr>
              <w:pStyle w:val="NoSpacing"/>
            </w:pPr>
            <w:r>
              <w:t>8</w:t>
            </w:r>
            <w:r w:rsidR="00E859CB" w:rsidRPr="00E859CB">
              <w:t>=Shingles</w:t>
            </w:r>
          </w:p>
          <w:p w14:paraId="04925986" w14:textId="5FC1BA26" w:rsidR="00E859CB" w:rsidRPr="00E859CB" w:rsidRDefault="00565DA0" w:rsidP="00F85A49">
            <w:pPr>
              <w:pStyle w:val="NoSpacing"/>
            </w:pPr>
            <w:r>
              <w:t>9</w:t>
            </w:r>
            <w:r w:rsidR="00E859CB" w:rsidRPr="00E859CB">
              <w:t>=Plastic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563819AE" w:rsidR="00E859CB" w:rsidRPr="00E859CB" w:rsidRDefault="007576A0" w:rsidP="00F85A49">
            <w:pPr>
              <w:pStyle w:val="NoSpacing"/>
            </w:pPr>
            <w:r>
              <w:t>U</w:t>
            </w:r>
            <w:r w:rsidR="00F5258A">
              <w:t xml:space="preserve">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35AA6ABA" w14:textId="04F54679" w:rsidR="00E859CB" w:rsidRDefault="007576A0" w:rsidP="00F85A49">
            <w:pPr>
              <w:pStyle w:val="NoSpacing"/>
            </w:pPr>
            <w:r>
              <w:t>U</w:t>
            </w:r>
            <w:r w:rsidR="00F5258A">
              <w:t xml:space="preserve">4. </w:t>
            </w:r>
            <w:r w:rsidR="00E859CB" w:rsidRPr="00E859CB">
              <w:t>Is the respondent’s house painted? (</w:t>
            </w:r>
            <w:proofErr w:type="spellStart"/>
            <w:proofErr w:type="gramStart"/>
            <w:r w:rsidR="00E859CB" w:rsidRPr="00E859CB">
              <w:rPr>
                <w:b/>
              </w:rPr>
              <w:t>housepaint</w:t>
            </w:r>
            <w:proofErr w:type="spellEnd"/>
            <w:proofErr w:type="gramEnd"/>
            <w:r w:rsidR="00E859CB" w:rsidRPr="00E859CB">
              <w:t>)</w:t>
            </w:r>
          </w:p>
          <w:p w14:paraId="7E4BB449" w14:textId="65CD2E85" w:rsidR="00565DA0" w:rsidRPr="00E859CB" w:rsidRDefault="00565DA0" w:rsidP="00F85A49">
            <w:pPr>
              <w:pStyle w:val="NoSpacing"/>
            </w:pPr>
            <w:r>
              <w:t>Observation Only</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2122D994" w:rsidR="00E859CB" w:rsidRPr="00E859CB" w:rsidRDefault="007576A0" w:rsidP="00F85A49">
      <w:pPr>
        <w:pStyle w:val="Heading3"/>
        <w:spacing w:line="240" w:lineRule="auto"/>
      </w:pPr>
      <w:r>
        <w:rPr>
          <w:caps w:val="0"/>
        </w:rPr>
        <w:t>SECTION V</w:t>
      </w:r>
      <w:r w:rsidR="00701E1C"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4B4BA817" w:rsidR="00E859CB" w:rsidRPr="00E859CB" w:rsidRDefault="007576A0" w:rsidP="00F85A49">
            <w:pPr>
              <w:pStyle w:val="NoSpacing"/>
            </w:pPr>
            <w:r>
              <w:t>V</w:t>
            </w:r>
            <w:r w:rsidR="00F5258A">
              <w:t xml:space="preserve">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2C6C1733" w:rsidR="00E859CB" w:rsidRPr="00E859CB" w:rsidRDefault="007576A0" w:rsidP="00F85A49">
            <w:pPr>
              <w:pStyle w:val="NoSpacing"/>
            </w:pPr>
            <w:r>
              <w:t>V</w:t>
            </w:r>
            <w:r w:rsidR="00F5258A">
              <w:t xml:space="preserve">2. </w:t>
            </w:r>
            <w:r w:rsidR="00E859CB" w:rsidRPr="00E859CB">
              <w:t>On a scale of 1 to 5, 5 being very reliable, how reliable was the respondent? (</w:t>
            </w:r>
            <w:proofErr w:type="spellStart"/>
            <w:proofErr w:type="gramStart"/>
            <w:r w:rsidR="00E859CB" w:rsidRPr="00E859CB">
              <w:rPr>
                <w:b/>
              </w:rPr>
              <w:t>s</w:t>
            </w:r>
            <w:proofErr w:type="gramEnd"/>
            <w:r w:rsidR="00E859CB" w:rsidRPr="00E859CB">
              <w:rPr>
                <w:b/>
              </w:rPr>
              <w:t>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51D7CB4E" w:rsidR="00E859CB" w:rsidRPr="00E859CB" w:rsidRDefault="007576A0" w:rsidP="00F85A49">
            <w:pPr>
              <w:pStyle w:val="NoSpacing"/>
            </w:pPr>
            <w:r>
              <w:t>V</w:t>
            </w:r>
            <w:r w:rsidR="00F5258A">
              <w:t xml:space="preserve">3. </w:t>
            </w:r>
            <w:r w:rsidR="00E859CB" w:rsidRPr="00E859CB">
              <w:t>Any additional comments?  (</w:t>
            </w:r>
            <w:proofErr w:type="spellStart"/>
            <w:proofErr w:type="gramStart"/>
            <w:r w:rsidR="00E859CB" w:rsidRPr="00E859CB">
              <w:rPr>
                <w:b/>
              </w:rPr>
              <w:t>s</w:t>
            </w:r>
            <w:proofErr w:type="gramEnd"/>
            <w:r w:rsidR="00E859CB" w:rsidRPr="00E859CB">
              <w:rPr>
                <w:b/>
              </w:rPr>
              <w:t>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5-03-11T04:27:00Z" w:initials="HH">
    <w:p w14:paraId="18D534CA" w14:textId="0E71E971" w:rsidR="00EB3CC7" w:rsidRDefault="00EB3CC7">
      <w:pPr>
        <w:pStyle w:val="CommentText"/>
      </w:pPr>
      <w:r>
        <w:rPr>
          <w:rStyle w:val="CommentReference"/>
        </w:rPr>
        <w:annotationRef/>
      </w:r>
      <w:r>
        <w:t xml:space="preserve">Add names from RN next week. </w:t>
      </w:r>
    </w:p>
  </w:comment>
  <w:comment w:id="1" w:author="Heather Huntington" w:date="2015-03-11T04:27:00Z" w:initials="HH">
    <w:p w14:paraId="43154355" w14:textId="18AA36FF" w:rsidR="00EB3CC7" w:rsidRDefault="00EB3CC7">
      <w:pPr>
        <w:pStyle w:val="CommentText"/>
      </w:pPr>
      <w:r>
        <w:rPr>
          <w:rStyle w:val="CommentReference"/>
        </w:rPr>
        <w:annotationRef/>
      </w:r>
      <w:r>
        <w:t xml:space="preserve">IBID </w:t>
      </w:r>
    </w:p>
  </w:comment>
  <w:comment w:id="2" w:author="Heather Huntington" w:date="2015-03-11T04:27:00Z" w:initials="HH">
    <w:p w14:paraId="550C8DE2" w14:textId="26F9AE3A" w:rsidR="00EB3CC7" w:rsidRDefault="00EB3CC7">
      <w:pPr>
        <w:pStyle w:val="CommentText"/>
      </w:pPr>
      <w:r>
        <w:rPr>
          <w:rStyle w:val="CommentReference"/>
        </w:rPr>
        <w:annotationRef/>
      </w:r>
      <w:r>
        <w:t>Ibid</w:t>
      </w:r>
    </w:p>
  </w:comment>
  <w:comment w:id="3" w:author="Heather Huntington" w:date="2015-03-11T04:27:00Z" w:initials="HH">
    <w:p w14:paraId="539DABC7" w14:textId="744EEDDE" w:rsidR="00EB3CC7" w:rsidRDefault="00EB3CC7">
      <w:pPr>
        <w:pStyle w:val="CommentText"/>
      </w:pPr>
      <w:r>
        <w:rPr>
          <w:rStyle w:val="CommentReference"/>
        </w:rPr>
        <w:annotationRef/>
      </w:r>
      <w:r>
        <w:t xml:space="preserve">Should we ask this twice – the same as we did for the HH survey? </w:t>
      </w:r>
    </w:p>
    <w:p w14:paraId="3B880D43" w14:textId="77777777" w:rsidR="00EB3CC7" w:rsidRDefault="00EB3CC7">
      <w:pPr>
        <w:pStyle w:val="CommentText"/>
      </w:pPr>
    </w:p>
    <w:p w14:paraId="457967E5" w14:textId="0F47144A" w:rsidR="00EB3CC7" w:rsidRDefault="00EB3CC7">
      <w:pPr>
        <w:pStyle w:val="CommentText"/>
      </w:pPr>
      <w:r>
        <w:t>SF: Added to paper HH and wives</w:t>
      </w:r>
    </w:p>
  </w:comment>
  <w:comment w:id="4" w:author="Heather Huntington" w:date="2015-03-11T04:27:00Z" w:initials="HH">
    <w:p w14:paraId="1308656D" w14:textId="785FA151" w:rsidR="00EB3CC7" w:rsidRDefault="00EB3CC7">
      <w:pPr>
        <w:pStyle w:val="CommentText"/>
      </w:pPr>
      <w:r>
        <w:rPr>
          <w:rStyle w:val="CommentReference"/>
        </w:rPr>
        <w:annotationRef/>
      </w:r>
      <w:r>
        <w:t xml:space="preserve">Just an FYI for the training that I am getting a really big delay here.  The enumerators will just need to be patient for a minute. </w:t>
      </w:r>
    </w:p>
  </w:comment>
  <w:comment w:id="5" w:author="Heather Huntington" w:date="2015-03-11T04:27:00Z" w:initials="HH">
    <w:p w14:paraId="0284FBDB" w14:textId="5BE31B94" w:rsidR="00EB3CC7" w:rsidRDefault="00EB3CC7">
      <w:pPr>
        <w:pStyle w:val="CommentText"/>
      </w:pPr>
      <w:r>
        <w:rPr>
          <w:rStyle w:val="CommentReference"/>
        </w:rPr>
        <w:annotationRef/>
      </w:r>
      <w:r>
        <w:t xml:space="preserve">Do we want this for the HH or for the individual?  </w:t>
      </w:r>
    </w:p>
    <w:p w14:paraId="32A5EFDB" w14:textId="34E21182" w:rsidR="00EB3CC7" w:rsidRDefault="00EB3CC7">
      <w:pPr>
        <w:pStyle w:val="CommentText"/>
      </w:pPr>
      <w:r>
        <w:t>SF: Changed to, ‘How many children does your household have’ on HH survey. N/A for Wives</w:t>
      </w:r>
    </w:p>
  </w:comment>
  <w:comment w:id="6" w:author="Heather Huntington" w:date="2015-03-11T04:27:00Z" w:initials="HH">
    <w:p w14:paraId="36D526BC" w14:textId="505241E9" w:rsidR="00EB3CC7" w:rsidRDefault="00EB3CC7">
      <w:pPr>
        <w:pStyle w:val="CommentText"/>
      </w:pPr>
      <w:r>
        <w:rPr>
          <w:rStyle w:val="CommentReference"/>
        </w:rPr>
        <w:annotationRef/>
      </w:r>
      <w:r>
        <w:t xml:space="preserve">Traditional is not listed in ODK </w:t>
      </w:r>
    </w:p>
  </w:comment>
  <w:comment w:id="7" w:author="Stephanie Fenner" w:date="2015-03-11T04:27:00Z" w:initials="SF">
    <w:p w14:paraId="25E2026C" w14:textId="5858EA2E" w:rsidR="00EB3CC7" w:rsidRDefault="00EB3CC7">
      <w:pPr>
        <w:pStyle w:val="CommentText"/>
      </w:pPr>
      <w:r>
        <w:rPr>
          <w:rStyle w:val="CommentReference"/>
        </w:rPr>
        <w:annotationRef/>
      </w:r>
      <w:r>
        <w:t>ODK was updated 3/9 based on conversations with Rural Net</w:t>
      </w:r>
    </w:p>
    <w:p w14:paraId="5915710C" w14:textId="5A1D1E84" w:rsidR="00EB3CC7" w:rsidRDefault="00EB3CC7">
      <w:pPr>
        <w:pStyle w:val="CommentText"/>
      </w:pPr>
      <w:r>
        <w:t>Both wives and HH surveys should say, “</w:t>
      </w:r>
      <w:r w:rsidRPr="0078543F">
        <w:t>The people at the top (10) are the wealthiest and live very comfortably. The people at the very bottom (1) are the poorest.</w:t>
      </w:r>
      <w:r>
        <w:t>”</w:t>
      </w:r>
    </w:p>
  </w:comment>
  <w:comment w:id="9" w:author="Heather Huntington" w:date="2015-03-11T04:27:00Z" w:initials="HH">
    <w:p w14:paraId="7E8F4B23" w14:textId="77777777" w:rsidR="00EB3CC7" w:rsidRDefault="00EB3CC7">
      <w:pPr>
        <w:pStyle w:val="CommentText"/>
      </w:pPr>
      <w:r>
        <w:rPr>
          <w:rStyle w:val="CommentReference"/>
        </w:rPr>
        <w:annotationRef/>
      </w:r>
      <w:r>
        <w:t xml:space="preserve">Can we provide the enumerators with a printed list for week 1 and/or the pilot? These are such long lists and I doubt they are going to be able to memorize everything. </w:t>
      </w:r>
    </w:p>
    <w:p w14:paraId="5A4268DC" w14:textId="77777777" w:rsidR="00EB3CC7" w:rsidRDefault="00EB3CC7">
      <w:pPr>
        <w:pStyle w:val="CommentText"/>
      </w:pPr>
    </w:p>
    <w:p w14:paraId="40BDB689" w14:textId="77777777" w:rsidR="00EB3CC7" w:rsidRDefault="00EB3CC7">
      <w:pPr>
        <w:pStyle w:val="CommentText"/>
      </w:pPr>
      <w:r>
        <w:t xml:space="preserve">For week1, it would be good to check that all of the responses are not falling at the top or bottom of the list. </w:t>
      </w:r>
    </w:p>
    <w:p w14:paraId="694C7367" w14:textId="49106DDA" w:rsidR="00EB3CC7" w:rsidRDefault="00EB3CC7">
      <w:pPr>
        <w:pStyle w:val="CommentText"/>
      </w:pPr>
    </w:p>
  </w:comment>
  <w:comment w:id="10" w:author="Heather Huntington" w:date="2015-03-11T04:27:00Z" w:initials="HH">
    <w:p w14:paraId="171F5998" w14:textId="3B5731E4" w:rsidR="00EB3CC7" w:rsidRDefault="00EB3CC7">
      <w:pPr>
        <w:pStyle w:val="CommentText"/>
      </w:pPr>
      <w:r>
        <w:rPr>
          <w:rStyle w:val="CommentReference"/>
        </w:rPr>
        <w:annotationRef/>
      </w:r>
      <w:r>
        <w:t xml:space="preserve">If they only answer 4, 5 or 6 to D.3, should we skip this series? I think that will be highly unlikely – but maybe we should either add a “not applicable” category and train enumerators OR put a skip pattern in. </w:t>
      </w:r>
    </w:p>
  </w:comment>
  <w:comment w:id="11" w:author="Stephanie Fenner" w:date="2015-03-11T04:27:00Z" w:initials="SF">
    <w:p w14:paraId="1567E85F" w14:textId="17365320" w:rsidR="00EB3CC7" w:rsidRDefault="00EB3CC7">
      <w:pPr>
        <w:pStyle w:val="CommentText"/>
      </w:pPr>
      <w:r>
        <w:rPr>
          <w:rStyle w:val="CommentReference"/>
        </w:rPr>
        <w:annotationRef/>
      </w:r>
      <w:r>
        <w:t xml:space="preserve">D3?? D3 on ODK says, “What type of forest is this’, so I’m assuming you are referring to E25. In that case, I don’t think that we should add a skip. . </w:t>
      </w:r>
      <w:proofErr w:type="gramStart"/>
      <w:r>
        <w:t>since</w:t>
      </w:r>
      <w:proofErr w:type="gramEnd"/>
      <w:r>
        <w:t xml:space="preserve"> we ask about the chief himself , and investors maybe from the chiefdom. </w:t>
      </w:r>
    </w:p>
  </w:comment>
  <w:comment w:id="12" w:author="Heather Huntington" w:date="2015-03-11T04:27:00Z" w:initials="HH">
    <w:p w14:paraId="23A8C938" w14:textId="6FC4673B" w:rsidR="00EB3CC7" w:rsidRDefault="00EB3CC7">
      <w:pPr>
        <w:pStyle w:val="CommentText"/>
      </w:pPr>
      <w:r>
        <w:rPr>
          <w:rStyle w:val="CommentReference"/>
        </w:rPr>
        <w:annotationRef/>
      </w:r>
      <w:r>
        <w:t>Sorry – I wasn’t clear!</w:t>
      </w:r>
    </w:p>
    <w:p w14:paraId="48B3DE2C" w14:textId="77777777" w:rsidR="00EB3CC7" w:rsidRDefault="00EB3CC7">
      <w:pPr>
        <w:pStyle w:val="CommentText"/>
      </w:pPr>
    </w:p>
    <w:p w14:paraId="58639154" w14:textId="6F7BCFB2" w:rsidR="00EB3CC7" w:rsidRDefault="00EB3CC7">
      <w:pPr>
        <w:pStyle w:val="CommentText"/>
      </w:pPr>
      <w:r>
        <w:t xml:space="preserve">If they respond that they only access private forests, then this series of questions about customary forests might not make sense. </w:t>
      </w:r>
    </w:p>
    <w:p w14:paraId="7D02CCE8" w14:textId="77777777" w:rsidR="00EB3CC7" w:rsidRDefault="00EB3CC7">
      <w:pPr>
        <w:pStyle w:val="CommentText"/>
      </w:pPr>
    </w:p>
    <w:p w14:paraId="7BDBE3C2" w14:textId="3AE6DE39" w:rsidR="00EB3CC7" w:rsidRDefault="00EB3CC7">
      <w:pPr>
        <w:pStyle w:val="CommentText"/>
      </w:pPr>
      <w:r>
        <w:t xml:space="preserve">I think it is extremely unlikely that we are going to </w:t>
      </w:r>
      <w:proofErr w:type="gramStart"/>
      <w:r>
        <w:t>experience…..so</w:t>
      </w:r>
      <w:proofErr w:type="gramEnd"/>
      <w:r>
        <w:t xml:space="preserve"> Aleta can decide whether she thinks it is worth adding the skips here. </w:t>
      </w:r>
    </w:p>
    <w:p w14:paraId="7ECB2C90" w14:textId="77777777" w:rsidR="00EB3CC7" w:rsidRDefault="00EB3CC7">
      <w:pPr>
        <w:pStyle w:val="CommentText"/>
      </w:pPr>
    </w:p>
    <w:p w14:paraId="5379837A" w14:textId="77777777" w:rsidR="00EB3CC7" w:rsidRDefault="00EB3CC7">
      <w:pPr>
        <w:pStyle w:val="CommentText"/>
      </w:pPr>
    </w:p>
    <w:p w14:paraId="77B5C033" w14:textId="77777777" w:rsidR="00EB3CC7" w:rsidRDefault="00EB3CC7">
      <w:pPr>
        <w:pStyle w:val="CommentText"/>
      </w:pPr>
    </w:p>
    <w:p w14:paraId="129B5F6A" w14:textId="77777777" w:rsidR="00EB3CC7" w:rsidRDefault="00EB3CC7">
      <w:pPr>
        <w:pStyle w:val="CommentText"/>
      </w:pPr>
    </w:p>
  </w:comment>
  <w:comment w:id="21" w:author="Heather Huntington" w:date="2015-03-15T12:14:00Z" w:initials="HH">
    <w:p w14:paraId="0BFB5313" w14:textId="77777777" w:rsidR="00EB3CC7" w:rsidRDefault="00EB3CC7">
      <w:pPr>
        <w:pStyle w:val="CommentText"/>
      </w:pPr>
      <w:r>
        <w:rPr>
          <w:rStyle w:val="CommentReference"/>
        </w:rPr>
        <w:annotationRef/>
      </w:r>
      <w:r>
        <w:t xml:space="preserve">In theory, they might only use the forest for subsistence AND/OR they might only collect 1 or 2 products for income purposes. </w:t>
      </w:r>
    </w:p>
    <w:p w14:paraId="1DDCDC2A" w14:textId="77777777" w:rsidR="00EB3CC7" w:rsidRDefault="00EB3CC7">
      <w:pPr>
        <w:pStyle w:val="CommentText"/>
      </w:pPr>
    </w:p>
    <w:p w14:paraId="3CF7093B" w14:textId="605C3734" w:rsidR="00EB3CC7" w:rsidRDefault="00EB3CC7">
      <w:pPr>
        <w:pStyle w:val="CommentText"/>
      </w:pPr>
      <w:r>
        <w:t xml:space="preserve">We should add </w:t>
      </w:r>
      <w:r w:rsidRPr="00723756">
        <w:rPr>
          <w:b/>
        </w:rPr>
        <w:t>NONE</w:t>
      </w:r>
      <w:r>
        <w:t xml:space="preserve"> categories to F1</w:t>
      </w:r>
      <w:proofErr w:type="gramStart"/>
      <w:r>
        <w:t>.,</w:t>
      </w:r>
      <w:proofErr w:type="gramEnd"/>
      <w:r>
        <w:t xml:space="preserve"> F2 and F3 in the ODK version and make sure that the section skips if /when they answer </w:t>
      </w:r>
      <w:r w:rsidRPr="00723756">
        <w:rPr>
          <w:b/>
        </w:rPr>
        <w:t>NONE.</w:t>
      </w:r>
      <w:r>
        <w:t xml:space="preserve">  (It already does this if they select “Don’t know” or “Prefer not to respond” – but those mean something different than NONE.</w:t>
      </w:r>
    </w:p>
    <w:p w14:paraId="391A3250" w14:textId="77777777" w:rsidR="00EB3CC7" w:rsidRDefault="00EB3CC7">
      <w:pPr>
        <w:pStyle w:val="CommentText"/>
      </w:pPr>
    </w:p>
    <w:p w14:paraId="3D08FCC8" w14:textId="5FDCB6FE" w:rsidR="00EB3CC7" w:rsidRDefault="00EB3CC7">
      <w:pPr>
        <w:pStyle w:val="CommentText"/>
      </w:pPr>
      <w:r>
        <w:t>I don’t think this needs to be ready for Enumerator training tomorrow.</w:t>
      </w:r>
    </w:p>
    <w:p w14:paraId="4FD2D47D" w14:textId="77777777" w:rsidR="00EB3CC7" w:rsidRDefault="00EB3CC7">
      <w:pPr>
        <w:pStyle w:val="CommentText"/>
      </w:pPr>
    </w:p>
    <w:p w14:paraId="662E8EAF" w14:textId="42E908A0" w:rsidR="00EB3CC7" w:rsidRDefault="00EB3CC7">
      <w:pPr>
        <w:pStyle w:val="CommentText"/>
      </w:pPr>
      <w:r>
        <w:t>SF: None added to HH and wives Paper, income and consumption rosters</w:t>
      </w:r>
    </w:p>
    <w:p w14:paraId="6C29EB55" w14:textId="77777777" w:rsidR="00EB3CC7" w:rsidRDefault="00EB3CC7">
      <w:pPr>
        <w:pStyle w:val="CommentText"/>
      </w:pPr>
    </w:p>
    <w:p w14:paraId="7BBA7D68" w14:textId="3C69F099" w:rsidR="00EB3CC7" w:rsidRDefault="00EB3CC7">
      <w:pPr>
        <w:pStyle w:val="CommentText"/>
      </w:pPr>
      <w:r>
        <w:t>Fixed</w:t>
      </w:r>
    </w:p>
    <w:p w14:paraId="1B21BB44" w14:textId="43AEA42B" w:rsidR="00EB3CC7" w:rsidRDefault="00EB3CC7">
      <w:pPr>
        <w:pStyle w:val="CommentText"/>
      </w:pPr>
    </w:p>
  </w:comment>
  <w:comment w:id="51" w:author="Heather Huntington" w:date="2015-03-11T04:27:00Z" w:initials="HH">
    <w:p w14:paraId="624A9E1D" w14:textId="32C0C39A" w:rsidR="00EB3CC7" w:rsidRDefault="00EB3CC7">
      <w:pPr>
        <w:pStyle w:val="CommentText"/>
      </w:pPr>
      <w:r>
        <w:rPr>
          <w:rStyle w:val="CommentReference"/>
        </w:rPr>
        <w:annotationRef/>
      </w:r>
      <w:r>
        <w:t>If they select “0” for G5, G7 should be skipped. Otherwise, the skips for this section look great!!!</w:t>
      </w:r>
    </w:p>
  </w:comment>
  <w:comment w:id="52" w:author="Heather Huntington" w:date="2015-03-11T04:27:00Z" w:initials="HH">
    <w:p w14:paraId="77EB6809" w14:textId="2722B1E4" w:rsidR="00EB3CC7" w:rsidRDefault="00EB3CC7">
      <w:pPr>
        <w:pStyle w:val="CommentText"/>
      </w:pPr>
      <w:r>
        <w:rPr>
          <w:rStyle w:val="CommentReference"/>
        </w:rPr>
        <w:annotationRef/>
      </w:r>
      <w:r>
        <w:t>I don’t think this section lines up with the changes that I recommended. Please double check my notes on this…</w:t>
      </w:r>
      <w:proofErr w:type="gramStart"/>
      <w:r>
        <w:t>.they</w:t>
      </w:r>
      <w:proofErr w:type="gramEnd"/>
      <w:r>
        <w:t xml:space="preserve"> were on the written piece of paper. </w:t>
      </w:r>
    </w:p>
  </w:comment>
  <w:comment w:id="53" w:author="Heather Huntington" w:date="2015-03-11T04:27:00Z" w:initials="HH">
    <w:p w14:paraId="6752E85A" w14:textId="263B1BFB" w:rsidR="00EB3CC7" w:rsidRDefault="00EB3CC7">
      <w:pPr>
        <w:pStyle w:val="CommentText"/>
      </w:pPr>
      <w:r>
        <w:rPr>
          <w:rStyle w:val="CommentReference"/>
        </w:rPr>
        <w:annotationRef/>
      </w:r>
      <w:r>
        <w:t xml:space="preserve">I thought we were supposed to have 2 questions here on a scale from 1 – 10. </w:t>
      </w:r>
    </w:p>
    <w:p w14:paraId="75B4700A" w14:textId="77777777" w:rsidR="00EB3CC7" w:rsidRDefault="00EB3CC7">
      <w:pPr>
        <w:pStyle w:val="CommentText"/>
      </w:pPr>
    </w:p>
    <w:p w14:paraId="44AD38D6" w14:textId="35945054" w:rsidR="00EB3CC7" w:rsidRDefault="00EB3CC7">
      <w:pPr>
        <w:pStyle w:val="CommentText"/>
      </w:pPr>
      <w:r>
        <w:t xml:space="preserve">Q1 – How big of a problem is change in temperature to development of your village? </w:t>
      </w:r>
    </w:p>
    <w:p w14:paraId="08F83108" w14:textId="77777777" w:rsidR="00EB3CC7" w:rsidRDefault="00EB3CC7">
      <w:pPr>
        <w:pStyle w:val="CommentText"/>
      </w:pPr>
    </w:p>
    <w:p w14:paraId="52FBE36E" w14:textId="1C5B6047" w:rsidR="00EB3CC7" w:rsidRDefault="00EB3CC7">
      <w:pPr>
        <w:pStyle w:val="CommentText"/>
      </w:pPr>
      <w:r>
        <w:t>Q2 – How big of a problem is change in rainfall pattern?</w:t>
      </w:r>
    </w:p>
  </w:comment>
  <w:comment w:id="54" w:author="Stephanie Fenner" w:date="2015-03-11T04:27:00Z" w:initials="SF">
    <w:p w14:paraId="37044358" w14:textId="5EAA2FEB" w:rsidR="00EB3CC7" w:rsidRDefault="00EB3CC7">
      <w:pPr>
        <w:pStyle w:val="CommentText"/>
      </w:pPr>
      <w:r>
        <w:rPr>
          <w:rStyle w:val="CommentReference"/>
        </w:rPr>
        <w:annotationRef/>
      </w:r>
      <w:r>
        <w:t>See new H4 and H5 below. Added to HH and Wives Surveys</w:t>
      </w:r>
    </w:p>
  </w:comment>
  <w:comment w:id="62" w:author="Heather Huntington" w:date="2015-03-11T04:27:00Z" w:initials="HH">
    <w:p w14:paraId="59F118DA" w14:textId="43F9F5AE" w:rsidR="00EB3CC7" w:rsidRDefault="00EB3CC7">
      <w:pPr>
        <w:pStyle w:val="CommentText"/>
      </w:pPr>
      <w:r>
        <w:rPr>
          <w:rStyle w:val="CommentReference"/>
        </w:rPr>
        <w:annotationRef/>
      </w:r>
      <w:r>
        <w:t xml:space="preserve">I think I suggested removing </w:t>
      </w:r>
      <w:proofErr w:type="spellStart"/>
      <w:r>
        <w:t>bc</w:t>
      </w:r>
      <w:proofErr w:type="spellEnd"/>
      <w:r>
        <w:t xml:space="preserve"> we aren’t going to get variation here.</w:t>
      </w:r>
    </w:p>
    <w:p w14:paraId="52266A37" w14:textId="4081FEB0" w:rsidR="00EB3CC7" w:rsidRDefault="00EB3CC7">
      <w:pPr>
        <w:pStyle w:val="CommentText"/>
      </w:pPr>
      <w:r>
        <w:t xml:space="preserve">SF: Deleted from paper </w:t>
      </w:r>
      <w:r w:rsidRPr="00366566">
        <w:t>HH and wives</w:t>
      </w:r>
    </w:p>
  </w:comment>
  <w:comment w:id="63" w:author="Heather Huntington" w:date="2015-03-11T04:27:00Z" w:initials="HH">
    <w:p w14:paraId="76B37F96" w14:textId="32AAB511" w:rsidR="00EB3CC7" w:rsidRDefault="00EB3CC7">
      <w:pPr>
        <w:pStyle w:val="CommentText"/>
      </w:pPr>
      <w:r>
        <w:rPr>
          <w:rStyle w:val="CommentReference"/>
        </w:rPr>
        <w:annotationRef/>
      </w:r>
      <w:r>
        <w:t xml:space="preserve">I think I suggested removing </w:t>
      </w:r>
      <w:proofErr w:type="spellStart"/>
      <w:r>
        <w:t>bc</w:t>
      </w:r>
      <w:proofErr w:type="spellEnd"/>
      <w:r>
        <w:t xml:space="preserve"> we aren’t going to get variation here.</w:t>
      </w:r>
    </w:p>
    <w:p w14:paraId="04CD88EC" w14:textId="5ADF19FE" w:rsidR="00EB3CC7" w:rsidRDefault="00EB3CC7">
      <w:pPr>
        <w:pStyle w:val="CommentText"/>
      </w:pPr>
      <w:r>
        <w:t xml:space="preserve">SF: Deleted from paper </w:t>
      </w:r>
      <w:r w:rsidRPr="00366566">
        <w:t>HH and wives</w:t>
      </w:r>
    </w:p>
  </w:comment>
  <w:comment w:id="64" w:author="Heather Huntington" w:date="2015-03-11T04:27:00Z" w:initials="HH">
    <w:p w14:paraId="36F9AF29" w14:textId="3C290D97" w:rsidR="00EB3CC7" w:rsidRDefault="00EB3CC7">
      <w:pPr>
        <w:pStyle w:val="CommentText"/>
      </w:pPr>
      <w:r>
        <w:rPr>
          <w:rStyle w:val="CommentReference"/>
        </w:rPr>
        <w:annotationRef/>
      </w:r>
      <w:r>
        <w:t xml:space="preserve">I think I suggested removing </w:t>
      </w:r>
      <w:proofErr w:type="spellStart"/>
      <w:r>
        <w:t>bc</w:t>
      </w:r>
      <w:proofErr w:type="spellEnd"/>
      <w:r>
        <w:t xml:space="preserve"> we aren’t going to get variation here. </w:t>
      </w:r>
    </w:p>
    <w:p w14:paraId="1D6999BC" w14:textId="10705B7D" w:rsidR="00EB3CC7" w:rsidRDefault="00EB3CC7">
      <w:pPr>
        <w:pStyle w:val="CommentText"/>
      </w:pPr>
      <w:r>
        <w:t>SF: Deleted from paper HH and wives</w:t>
      </w:r>
    </w:p>
  </w:comment>
  <w:comment w:id="70" w:author="Stephanie Fenner" w:date="2015-03-11T04:27:00Z" w:initials="SF">
    <w:p w14:paraId="1CD1408A" w14:textId="6912D0BB" w:rsidR="00EB3CC7" w:rsidRDefault="00EB3CC7">
      <w:pPr>
        <w:pStyle w:val="CommentText"/>
      </w:pPr>
      <w:r>
        <w:rPr>
          <w:rStyle w:val="CommentReference"/>
        </w:rPr>
        <w:annotationRef/>
      </w:r>
      <w:r>
        <w:t xml:space="preserve">Prompt changed. </w:t>
      </w:r>
    </w:p>
  </w:comment>
  <w:comment w:id="72" w:author="Heather Huntington" w:date="2015-03-11T04:27:00Z" w:initials="HH">
    <w:p w14:paraId="7889534A" w14:textId="144C4AB6" w:rsidR="00EB3CC7" w:rsidRDefault="00EB3CC7">
      <w:pPr>
        <w:pStyle w:val="CommentText"/>
      </w:pPr>
      <w:r>
        <w:rPr>
          <w:rStyle w:val="CommentReference"/>
        </w:rPr>
        <w:annotationRef/>
      </w:r>
      <w:r>
        <w:t xml:space="preserve">This is still an integer in ODK. </w:t>
      </w:r>
    </w:p>
  </w:comment>
  <w:comment w:id="73" w:author="Heather Huntington" w:date="2015-03-11T04:27:00Z" w:initials="HH">
    <w:p w14:paraId="3E318C93" w14:textId="7E7F66D1" w:rsidR="00EB3CC7" w:rsidRDefault="00EB3CC7">
      <w:pPr>
        <w:pStyle w:val="CommentText"/>
      </w:pPr>
      <w:r>
        <w:rPr>
          <w:rStyle w:val="CommentReference"/>
        </w:rPr>
        <w:annotationRef/>
      </w:r>
      <w:r>
        <w:t>Can you fix the ODK phrasing of this question? It might not matter for Nyanja but it is confusing in English.</w:t>
      </w:r>
    </w:p>
  </w:comment>
  <w:comment w:id="74" w:author="Heather Huntington" w:date="2015-03-11T04:27:00Z" w:initials="HH">
    <w:p w14:paraId="6B37753C" w14:textId="1B93CF69" w:rsidR="00EB3CC7" w:rsidRDefault="00EB3CC7">
      <w:pPr>
        <w:pStyle w:val="CommentText"/>
      </w:pPr>
      <w:r>
        <w:rPr>
          <w:rStyle w:val="CommentReference"/>
        </w:rPr>
        <w:annotationRef/>
      </w:r>
      <w:r>
        <w:t xml:space="preserve">Please change to 3 years in ODK. </w:t>
      </w:r>
    </w:p>
    <w:p w14:paraId="3A112700" w14:textId="3BF509D4" w:rsidR="00EB3CC7" w:rsidRDefault="00EB3CC7">
      <w:pPr>
        <w:pStyle w:val="CommentText"/>
      </w:pPr>
      <w:r>
        <w:t>SF: Changed on paper wives and HH</w:t>
      </w:r>
    </w:p>
  </w:comment>
  <w:comment w:id="77" w:author="Heather Huntington" w:date="2015-03-11T04:27:00Z" w:initials="HH">
    <w:p w14:paraId="1088A326" w14:textId="24B983F3" w:rsidR="00EB3CC7" w:rsidRDefault="00EB3CC7">
      <w:pPr>
        <w:pStyle w:val="CommentText"/>
      </w:pPr>
      <w:r>
        <w:rPr>
          <w:rStyle w:val="CommentReference"/>
        </w:rPr>
        <w:annotationRef/>
      </w:r>
      <w:r>
        <w:t xml:space="preserve">Please change to 3 years in ODK. </w:t>
      </w:r>
    </w:p>
    <w:p w14:paraId="0B2E560B" w14:textId="0BA79C6C" w:rsidR="00EB3CC7" w:rsidRDefault="00EB3CC7">
      <w:pPr>
        <w:pStyle w:val="CommentText"/>
      </w:pPr>
      <w:r>
        <w:t>SF: Changed on paper</w:t>
      </w:r>
    </w:p>
  </w:comment>
  <w:comment w:id="80" w:author="Heather Huntington" w:date="2015-03-11T04:27:00Z" w:initials="HH">
    <w:p w14:paraId="44BD6A61" w14:textId="77777777" w:rsidR="00EB3CC7" w:rsidRDefault="00EB3CC7">
      <w:pPr>
        <w:pStyle w:val="CommentText"/>
      </w:pPr>
      <w:r>
        <w:rPr>
          <w:rStyle w:val="CommentReference"/>
        </w:rPr>
        <w:annotationRef/>
      </w:r>
      <w:r>
        <w:t xml:space="preserve">Can we make this a text question and ask them to tell us what compensation they received? If they were given land or in-kind payments, this value question in ZMK will not make sense. </w:t>
      </w:r>
    </w:p>
    <w:p w14:paraId="69E8AADC" w14:textId="77777777" w:rsidR="00EB3CC7" w:rsidRDefault="00EB3CC7">
      <w:pPr>
        <w:pStyle w:val="CommentText"/>
      </w:pPr>
    </w:p>
    <w:p w14:paraId="7C07D21F" w14:textId="1DEFA320" w:rsidR="00EB3CC7" w:rsidRDefault="00EB3CC7">
      <w:pPr>
        <w:pStyle w:val="CommentText"/>
      </w:pPr>
      <w:r>
        <w:t xml:space="preserve">I really we are going to have more than a handful of respondents actually answering this question. </w:t>
      </w:r>
    </w:p>
    <w:p w14:paraId="663D6A56" w14:textId="77777777" w:rsidR="00EB3CC7" w:rsidRDefault="00EB3CC7">
      <w:pPr>
        <w:pStyle w:val="CommentText"/>
      </w:pPr>
    </w:p>
    <w:p w14:paraId="5D2544B3" w14:textId="3295CD92" w:rsidR="00EB3CC7" w:rsidRDefault="00EB3CC7">
      <w:pPr>
        <w:pStyle w:val="CommentText"/>
      </w:pPr>
      <w:r>
        <w:t>SF: HH survey, Question is now a text question and reads, “</w:t>
      </w:r>
      <w:r w:rsidRPr="007C4B7A">
        <w:t>K.28 Please describe the compensation the household received. Please include any land given, a description of any in-kind payments, and the value of monetary compensation received.</w:t>
      </w:r>
      <w:r>
        <w:t>”</w:t>
      </w:r>
    </w:p>
    <w:p w14:paraId="37FC348E" w14:textId="52D5BEA6" w:rsidR="00EB3CC7" w:rsidRDefault="00EB3CC7">
      <w:pPr>
        <w:pStyle w:val="CommentText"/>
      </w:pPr>
      <w:r>
        <w:t>This question wasn’t included in the Wives survey at all, so added it as J12b, slightly different wording.</w:t>
      </w:r>
    </w:p>
    <w:p w14:paraId="5B0A0685" w14:textId="35C0CEB8" w:rsidR="00EB3CC7" w:rsidRDefault="00EB3CC7">
      <w:pPr>
        <w:pStyle w:val="CommentText"/>
      </w:pPr>
      <w:r>
        <w:t>“</w:t>
      </w:r>
      <w:r w:rsidRPr="00366566">
        <w:t>Please describe the compensation you received.  Please include any land given, a description of any in-kind payments, and the value of monetary compensation received.</w:t>
      </w:r>
      <w:r>
        <w:t>”</w:t>
      </w:r>
    </w:p>
    <w:p w14:paraId="38CE0655" w14:textId="77777777" w:rsidR="00EB3CC7" w:rsidRDefault="00EB3CC7">
      <w:pPr>
        <w:pStyle w:val="CommentText"/>
      </w:pPr>
    </w:p>
  </w:comment>
  <w:comment w:id="81" w:author="Heather Huntington" w:date="2015-03-11T04:27:00Z" w:initials="HH">
    <w:p w14:paraId="7018885A" w14:textId="753DF2C9" w:rsidR="00EB3CC7" w:rsidRDefault="00EB3CC7">
      <w:pPr>
        <w:pStyle w:val="CommentText"/>
      </w:pPr>
      <w:r>
        <w:rPr>
          <w:rStyle w:val="CommentReference"/>
        </w:rPr>
        <w:annotationRef/>
      </w:r>
      <w:r>
        <w:t xml:space="preserve">Can we please add the one way from the main household prompt in the ODK? </w:t>
      </w:r>
    </w:p>
  </w:comment>
  <w:comment w:id="84" w:author="Heather Huntington" w:date="2015-03-11T04:27:00Z" w:initials="HH">
    <w:p w14:paraId="6DAE3E67" w14:textId="2C10134F" w:rsidR="00EB3CC7" w:rsidRDefault="00EB3CC7">
      <w:pPr>
        <w:pStyle w:val="CommentText"/>
      </w:pPr>
      <w:r>
        <w:rPr>
          <w:rStyle w:val="CommentReference"/>
        </w:rPr>
        <w:annotationRef/>
      </w:r>
      <w:r>
        <w:t>During the training, can you please review decimal responses with the enumerators? Basic math lesson about .25, .5 and .75. Thank you!!</w:t>
      </w:r>
    </w:p>
  </w:comment>
  <w:comment w:id="85" w:author="Heather Huntington" w:date="2015-03-11T04:27:00Z" w:initials="HH">
    <w:p w14:paraId="6497FE6E" w14:textId="06F12F3F" w:rsidR="00EB3CC7" w:rsidRDefault="00EB3CC7">
      <w:pPr>
        <w:pStyle w:val="CommentText"/>
      </w:pPr>
      <w:r>
        <w:rPr>
          <w:rStyle w:val="CommentReference"/>
        </w:rPr>
        <w:annotationRef/>
      </w:r>
      <w:r>
        <w:t xml:space="preserve">Is this an example? </w:t>
      </w:r>
    </w:p>
    <w:p w14:paraId="10108E4F" w14:textId="3711B1F1" w:rsidR="00EB3CC7" w:rsidRDefault="00EB3CC7">
      <w:pPr>
        <w:pStyle w:val="CommentText"/>
      </w:pPr>
      <w:r>
        <w:t>SF: Deleted</w:t>
      </w:r>
    </w:p>
  </w:comment>
  <w:comment w:id="86" w:author="Heather Huntington" w:date="2015-03-15T12:34:00Z" w:initials="HH">
    <w:p w14:paraId="5BC36F0F" w14:textId="77777777" w:rsidR="00EB3CC7" w:rsidRDefault="00EB3CC7">
      <w:pPr>
        <w:pStyle w:val="CommentText"/>
      </w:pPr>
      <w:r>
        <w:rPr>
          <w:rStyle w:val="CommentReference"/>
        </w:rPr>
        <w:annotationRef/>
      </w:r>
      <w:r>
        <w:t xml:space="preserve">Do we want to change this to an integer? </w:t>
      </w:r>
    </w:p>
    <w:p w14:paraId="5344C957" w14:textId="77777777" w:rsidR="00EB3CC7" w:rsidRDefault="00EB3CC7">
      <w:pPr>
        <w:pStyle w:val="CommentText"/>
      </w:pPr>
    </w:p>
    <w:p w14:paraId="10ECE719" w14:textId="77777777" w:rsidR="00EB3CC7" w:rsidRDefault="00EB3CC7">
      <w:pPr>
        <w:pStyle w:val="CommentText"/>
      </w:pPr>
      <w:r>
        <w:t xml:space="preserve">How much would you be willing to pay? </w:t>
      </w:r>
    </w:p>
    <w:p w14:paraId="6D8DC659" w14:textId="77777777" w:rsidR="00EB3CC7" w:rsidRDefault="00EB3CC7">
      <w:pPr>
        <w:pStyle w:val="CommentText"/>
      </w:pPr>
      <w:r>
        <w:t>OR</w:t>
      </w:r>
    </w:p>
    <w:p w14:paraId="7FC18ED8" w14:textId="4337AD12" w:rsidR="00EB3CC7" w:rsidRDefault="00EB3CC7">
      <w:pPr>
        <w:pStyle w:val="CommentText"/>
      </w:pPr>
      <w:r>
        <w:t xml:space="preserve">Is that too sensitive? </w:t>
      </w:r>
    </w:p>
    <w:p w14:paraId="37518BF1" w14:textId="77777777" w:rsidR="00EB3CC7" w:rsidRDefault="00EB3CC7">
      <w:pPr>
        <w:pStyle w:val="CommentText"/>
      </w:pPr>
    </w:p>
    <w:p w14:paraId="4E727C15" w14:textId="190F222D" w:rsidR="00EB3CC7" w:rsidRDefault="00EB3CC7">
      <w:pPr>
        <w:pStyle w:val="CommentText"/>
      </w:pPr>
      <w:r>
        <w:t>Nope</w:t>
      </w:r>
      <w:proofErr w:type="gramStart"/>
      <w:r>
        <w:t>,  too</w:t>
      </w:r>
      <w:proofErr w:type="gramEnd"/>
      <w:r>
        <w:t xml:space="preserve"> sensitive </w:t>
      </w:r>
    </w:p>
    <w:p w14:paraId="3CE42F69" w14:textId="77777777" w:rsidR="00EB3CC7" w:rsidRDefault="00EB3CC7">
      <w:pPr>
        <w:pStyle w:val="CommentText"/>
      </w:pPr>
    </w:p>
    <w:p w14:paraId="034D34D7" w14:textId="2802A4AC" w:rsidR="00EB3CC7" w:rsidRDefault="00EB3CC7">
      <w:pPr>
        <w:pStyle w:val="CommentText"/>
      </w:pPr>
      <w:r>
        <w:t>SF: HH survey, Integer question added, ‘M7b. About how much would you be willing to pay. In ZMK’ Will only ask if M7=1</w:t>
      </w:r>
    </w:p>
    <w:p w14:paraId="3302D13A" w14:textId="0C9B04B6" w:rsidR="00EB3CC7" w:rsidRDefault="00EB3CC7">
      <w:pPr>
        <w:pStyle w:val="CommentText"/>
      </w:pPr>
      <w:r>
        <w:t>Same change to wives survey, question L7b</w:t>
      </w:r>
    </w:p>
  </w:comment>
  <w:comment w:id="87" w:author="Heather Huntington" w:date="2015-03-11T04:27:00Z" w:initials="HH">
    <w:p w14:paraId="4CE865B8" w14:textId="77777777" w:rsidR="00EB3CC7" w:rsidRDefault="00EB3CC7">
      <w:pPr>
        <w:pStyle w:val="CommentText"/>
      </w:pPr>
      <w:r>
        <w:rPr>
          <w:rStyle w:val="CommentReference"/>
        </w:rPr>
        <w:annotationRef/>
      </w:r>
      <w:r>
        <w:t>Please update this language in ODK. I just want to make sure that it is clear that this is about field management decisions, like cropping, investment and selling crops.</w:t>
      </w:r>
    </w:p>
    <w:p w14:paraId="0533D59C" w14:textId="493409C7" w:rsidR="00EB3CC7" w:rsidRDefault="00EB3CC7">
      <w:pPr>
        <w:pStyle w:val="CommentText"/>
      </w:pPr>
      <w:r>
        <w:t xml:space="preserve">SF: Paper HH and wives updated </w:t>
      </w:r>
    </w:p>
  </w:comment>
  <w:comment w:id="94" w:author="Heather Huntington" w:date="2015-03-11T04:27:00Z" w:initials="HH">
    <w:p w14:paraId="178B6808" w14:textId="00D06889" w:rsidR="00EB3CC7" w:rsidRDefault="00EB3CC7">
      <w:pPr>
        <w:pStyle w:val="CommentText"/>
      </w:pPr>
      <w:r>
        <w:rPr>
          <w:rStyle w:val="CommentReference"/>
        </w:rPr>
        <w:annotationRef/>
      </w:r>
      <w:r>
        <w:t xml:space="preserve">There is a residual prompt/hint in ODK that needs to be removed. </w:t>
      </w:r>
    </w:p>
  </w:comment>
  <w:comment w:id="95" w:author="Heather Huntington" w:date="2015-03-11T04:27:00Z" w:initials="HH">
    <w:p w14:paraId="4BAE0E3C" w14:textId="77777777" w:rsidR="00EB3CC7" w:rsidRDefault="00EB3CC7">
      <w:pPr>
        <w:pStyle w:val="CommentText"/>
      </w:pPr>
      <w:r>
        <w:rPr>
          <w:rStyle w:val="CommentReference"/>
        </w:rPr>
        <w:annotationRef/>
      </w:r>
      <w:r>
        <w:t xml:space="preserve">SKIP PATTERN PROBLEM. </w:t>
      </w:r>
    </w:p>
    <w:p w14:paraId="0F284A71" w14:textId="77777777" w:rsidR="00EB3CC7" w:rsidRDefault="00EB3CC7">
      <w:pPr>
        <w:pStyle w:val="CommentText"/>
      </w:pPr>
    </w:p>
    <w:p w14:paraId="5646F95B" w14:textId="637F68EC" w:rsidR="00EB3CC7" w:rsidRDefault="00EB3CC7">
      <w:pPr>
        <w:pStyle w:val="CommentText"/>
      </w:pPr>
      <w:r>
        <w:t xml:space="preserve">If I select “1” here – It takes me to the specify Other category. </w:t>
      </w:r>
    </w:p>
  </w:comment>
  <w:comment w:id="97" w:author="Heather Huntington" w:date="2015-03-11T04:27:00Z" w:initials="HH">
    <w:p w14:paraId="51E65154" w14:textId="03695D67" w:rsidR="00EB3CC7" w:rsidRDefault="00EB3CC7">
      <w:pPr>
        <w:pStyle w:val="CommentText"/>
      </w:pPr>
      <w:r>
        <w:rPr>
          <w:rStyle w:val="CommentReference"/>
        </w:rPr>
        <w:annotationRef/>
      </w:r>
      <w:r>
        <w:t xml:space="preserve">We can remove to save time. </w:t>
      </w:r>
    </w:p>
    <w:p w14:paraId="05FED09C" w14:textId="7A45F847" w:rsidR="00EB3CC7" w:rsidRDefault="00EB3CC7">
      <w:pPr>
        <w:pStyle w:val="CommentText"/>
      </w:pPr>
      <w:r>
        <w:t>SF: Deleted from HH and wives</w:t>
      </w:r>
    </w:p>
  </w:comment>
  <w:comment w:id="98" w:author="Heather Huntington" w:date="2015-03-11T04:27:00Z" w:initials="HH">
    <w:p w14:paraId="39F4F564" w14:textId="3996F066" w:rsidR="00EB3CC7" w:rsidRDefault="00EB3CC7">
      <w:pPr>
        <w:pStyle w:val="CommentText"/>
      </w:pPr>
      <w:r>
        <w:rPr>
          <w:rStyle w:val="CommentReference"/>
        </w:rPr>
        <w:annotationRef/>
      </w:r>
      <w:r>
        <w:t>We can remove to save time.</w:t>
      </w:r>
    </w:p>
    <w:p w14:paraId="54DE6D76" w14:textId="68C8CBF9" w:rsidR="00EB3CC7" w:rsidRDefault="00EB3CC7">
      <w:pPr>
        <w:pStyle w:val="CommentText"/>
      </w:pPr>
      <w:r>
        <w:t>SF: Deleted from HH and wives</w:t>
      </w:r>
    </w:p>
  </w:comment>
  <w:comment w:id="99" w:author="Heather Huntington" w:date="2015-03-11T04:27:00Z" w:initials="HH">
    <w:p w14:paraId="6E9153F1" w14:textId="49D67E25" w:rsidR="00EB3CC7" w:rsidRDefault="00EB3CC7">
      <w:pPr>
        <w:pStyle w:val="CommentText"/>
      </w:pPr>
      <w:r>
        <w:rPr>
          <w:rStyle w:val="CommentReference"/>
        </w:rPr>
        <w:annotationRef/>
      </w:r>
      <w:r>
        <w:t>We can remove to save time.</w:t>
      </w:r>
    </w:p>
    <w:p w14:paraId="2AFBDDE0" w14:textId="6C67E4FE" w:rsidR="00EB3CC7" w:rsidRDefault="00EB3CC7">
      <w:pPr>
        <w:pStyle w:val="CommentText"/>
      </w:pPr>
      <w:r>
        <w:t>SF: Deleted from HH and wives</w:t>
      </w:r>
    </w:p>
  </w:comment>
  <w:comment w:id="106" w:author="Heather Huntington" w:date="2015-03-11T04:27:00Z" w:initials="HH">
    <w:p w14:paraId="29E907AB" w14:textId="36A94C88" w:rsidR="00EB3CC7" w:rsidRDefault="00EB3CC7">
      <w:pPr>
        <w:pStyle w:val="CommentText"/>
      </w:pPr>
      <w:r>
        <w:rPr>
          <w:rStyle w:val="CommentReference"/>
        </w:rPr>
        <w:annotationRef/>
      </w:r>
      <w:r>
        <w:t>For ODK, remove Q.30 “FIMA or other government input programs.”</w:t>
      </w:r>
    </w:p>
  </w:comment>
  <w:comment w:id="107" w:author="Heather Huntington" w:date="2015-03-11T04:27:00Z" w:initials="HH">
    <w:p w14:paraId="1B53CEDB" w14:textId="39FD027B" w:rsidR="00EB3CC7" w:rsidRDefault="00EB3CC7">
      <w:pPr>
        <w:pStyle w:val="CommentText"/>
      </w:pPr>
      <w:r>
        <w:rPr>
          <w:rStyle w:val="CommentReference"/>
        </w:rPr>
        <w:annotationRef/>
      </w:r>
      <w:r>
        <w:t xml:space="preserve">Let’s get rid of R5 – which is reading as “charcoal” in ODK and it doesn’t seem to make sense given the previous questions. </w:t>
      </w:r>
    </w:p>
    <w:p w14:paraId="0D5E3A47" w14:textId="77777777" w:rsidR="00EB3CC7" w:rsidRDefault="00EB3CC7">
      <w:pPr>
        <w:pStyle w:val="CommentText"/>
      </w:pPr>
    </w:p>
    <w:p w14:paraId="72EE7EEC" w14:textId="23381A5C" w:rsidR="00EB3CC7" w:rsidRDefault="00EB3CC7">
      <w:pPr>
        <w:pStyle w:val="CommentText"/>
      </w:pPr>
      <w:r>
        <w:t>SF: Deleted R5- Charcoal, W and HH</w:t>
      </w:r>
    </w:p>
  </w:comment>
  <w:comment w:id="108" w:author="Heather Huntington" w:date="2015-03-11T04:27:00Z" w:initials="HH">
    <w:p w14:paraId="6142EAE5" w14:textId="77777777" w:rsidR="00EB3CC7" w:rsidRDefault="00EB3CC7">
      <w:pPr>
        <w:pStyle w:val="CommentText"/>
      </w:pPr>
      <w:r>
        <w:rPr>
          <w:rStyle w:val="CommentReference"/>
        </w:rPr>
        <w:annotationRef/>
      </w:r>
      <w:r>
        <w:t>Lets remove the intro question for this series – “Are you familiar with X”</w:t>
      </w:r>
    </w:p>
    <w:p w14:paraId="5F3A3DBD" w14:textId="77777777" w:rsidR="00EB3CC7" w:rsidRDefault="00EB3CC7">
      <w:pPr>
        <w:pStyle w:val="CommentText"/>
      </w:pPr>
    </w:p>
    <w:p w14:paraId="3A550273" w14:textId="06057E96" w:rsidR="00EB3CC7" w:rsidRDefault="00EB3CC7">
      <w:pPr>
        <w:pStyle w:val="CommentText"/>
      </w:pPr>
      <w:r>
        <w:t>Lets just ask “Are you currently using X in your household”</w:t>
      </w:r>
    </w:p>
    <w:p w14:paraId="3E18AC4D" w14:textId="77777777" w:rsidR="00EB3CC7" w:rsidRDefault="00EB3CC7">
      <w:pPr>
        <w:pStyle w:val="CommentText"/>
      </w:pPr>
    </w:p>
    <w:p w14:paraId="5396E595" w14:textId="3A57FCAF" w:rsidR="00EB3CC7" w:rsidRDefault="00EB3CC7">
      <w:pPr>
        <w:pStyle w:val="CommentText"/>
      </w:pPr>
      <w:r>
        <w:t>SF: Deleted intro W and HH</w:t>
      </w:r>
    </w:p>
  </w:comment>
  <w:comment w:id="109" w:author="Heather Huntington" w:date="2015-03-11T04:27:00Z" w:initials="HH">
    <w:p w14:paraId="1BD5F685" w14:textId="53673B80" w:rsidR="00EB3CC7" w:rsidRDefault="00EB3CC7">
      <w:pPr>
        <w:pStyle w:val="CommentText"/>
      </w:pPr>
      <w:r>
        <w:rPr>
          <w:rStyle w:val="CommentReference"/>
        </w:rPr>
        <w:annotationRef/>
      </w:r>
      <w:r>
        <w:t xml:space="preserve">Can’t we get rid of T1 and just keep T2? </w:t>
      </w:r>
    </w:p>
    <w:p w14:paraId="751FC45A" w14:textId="5C85A76E" w:rsidR="00EB3CC7" w:rsidRDefault="00EB3CC7">
      <w:pPr>
        <w:pStyle w:val="CommentText"/>
      </w:pPr>
      <w:r>
        <w:t>SF: T1 deleted HH</w:t>
      </w:r>
    </w:p>
  </w:comment>
  <w:comment w:id="110" w:author="Heather Huntington" w:date="2015-03-11T04:27:00Z" w:initials="HH">
    <w:p w14:paraId="3A627CF6" w14:textId="223BC9FB" w:rsidR="00EB3CC7" w:rsidRDefault="00EB3CC7">
      <w:pPr>
        <w:pStyle w:val="CommentText"/>
      </w:pPr>
      <w:r>
        <w:rPr>
          <w:rStyle w:val="CommentReference"/>
        </w:rPr>
        <w:annotationRef/>
      </w:r>
      <w:r>
        <w:t xml:space="preserve">Ibid – can’t we just keep T4? </w:t>
      </w:r>
    </w:p>
    <w:p w14:paraId="1122B291" w14:textId="0E750958" w:rsidR="00EB3CC7" w:rsidRDefault="00EB3CC7">
      <w:pPr>
        <w:pStyle w:val="CommentText"/>
      </w:pPr>
      <w:r>
        <w:t>SF: T3 deleted HH</w:t>
      </w:r>
    </w:p>
  </w:comment>
  <w:comment w:id="111" w:author="Heather Huntington" w:date="2015-03-11T04:27:00Z" w:initials="HH">
    <w:p w14:paraId="4A15A623" w14:textId="37264AB0" w:rsidR="00EB3CC7" w:rsidRDefault="00EB3CC7">
      <w:pPr>
        <w:pStyle w:val="CommentText"/>
      </w:pPr>
      <w:r>
        <w:rPr>
          <w:rStyle w:val="CommentReference"/>
        </w:rPr>
        <w:annotationRef/>
      </w:r>
      <w:r>
        <w:t xml:space="preserve">Can’t we just keep T6? I don’t understand why we need T5. </w:t>
      </w:r>
    </w:p>
    <w:p w14:paraId="0E9394C1" w14:textId="4697AE5E" w:rsidR="00EB3CC7" w:rsidRDefault="00EB3CC7">
      <w:pPr>
        <w:pStyle w:val="CommentText"/>
      </w:pPr>
      <w:r>
        <w:t>SF: T5 deleted HH</w:t>
      </w:r>
    </w:p>
  </w:comment>
  <w:comment w:id="112" w:author="Heather Huntington" w:date="2015-03-11T04:27:00Z" w:initials="HH">
    <w:p w14:paraId="77F135AE" w14:textId="77777777" w:rsidR="00EB3CC7" w:rsidRDefault="00EB3CC7">
      <w:pPr>
        <w:pStyle w:val="CommentText"/>
      </w:pPr>
      <w:r>
        <w:rPr>
          <w:rStyle w:val="CommentReference"/>
        </w:rPr>
        <w:annotationRef/>
      </w:r>
      <w:r>
        <w:t xml:space="preserve">Ibid </w:t>
      </w:r>
    </w:p>
    <w:p w14:paraId="530C067F" w14:textId="44091EB8" w:rsidR="00EB3CC7" w:rsidRDefault="00EB3CC7">
      <w:pPr>
        <w:pStyle w:val="CommentText"/>
      </w:pPr>
      <w:r>
        <w:t>SF: T7 deleted HH</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3BC728" w14:textId="77777777" w:rsidR="00EB3CC7" w:rsidRDefault="00EB3CC7" w:rsidP="008A1BAA">
      <w:pPr>
        <w:spacing w:after="0" w:line="240" w:lineRule="auto"/>
      </w:pPr>
      <w:r>
        <w:separator/>
      </w:r>
    </w:p>
  </w:endnote>
  <w:endnote w:type="continuationSeparator" w:id="0">
    <w:p w14:paraId="22EBCD85" w14:textId="77777777" w:rsidR="00EB3CC7" w:rsidRDefault="00EB3CC7"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Segoe UI">
    <w:altName w:val="Calibr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panose1 w:val="00000000000000000000"/>
    <w:charset w:val="86"/>
    <w:family w:val="auto"/>
    <w:notTrueType/>
    <w:pitch w:val="variable"/>
    <w:sig w:usb0="00000001" w:usb1="080E0000" w:usb2="00000010" w:usb3="00000000" w:csb0="00040000"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EB3CC7" w:rsidRDefault="00EB3CC7"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EB3CC7" w:rsidRDefault="00EB3CC7"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EB3CC7" w:rsidRDefault="00EB3CC7"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E1729">
      <w:rPr>
        <w:rStyle w:val="PageNumber"/>
        <w:noProof/>
      </w:rPr>
      <w:t>1</w:t>
    </w:r>
    <w:r>
      <w:rPr>
        <w:rStyle w:val="PageNumber"/>
      </w:rPr>
      <w:fldChar w:fldCharType="end"/>
    </w:r>
  </w:p>
  <w:p w14:paraId="2205376E" w14:textId="77777777" w:rsidR="00EB3CC7" w:rsidRDefault="00EB3CC7"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8475C1" w14:textId="77777777" w:rsidR="00EB3CC7" w:rsidRDefault="00EB3CC7" w:rsidP="008A1BAA">
      <w:pPr>
        <w:spacing w:after="0" w:line="240" w:lineRule="auto"/>
      </w:pPr>
      <w:r>
        <w:separator/>
      </w:r>
    </w:p>
  </w:footnote>
  <w:footnote w:type="continuationSeparator" w:id="0">
    <w:p w14:paraId="4545B224" w14:textId="77777777" w:rsidR="00EB3CC7" w:rsidRDefault="00EB3CC7"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1F792FAB"/>
    <w:multiLevelType w:val="hybridMultilevel"/>
    <w:tmpl w:val="EA5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1A0BA3"/>
    <w:multiLevelType w:val="hybridMultilevel"/>
    <w:tmpl w:val="230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4"/>
  </w:num>
  <w:num w:numId="10">
    <w:abstractNumId w:val="10"/>
  </w:num>
  <w:num w:numId="11">
    <w:abstractNumId w:val="13"/>
  </w:num>
  <w:num w:numId="12">
    <w:abstractNumId w:val="11"/>
  </w:num>
  <w:num w:numId="13">
    <w:abstractNumId w:val="6"/>
  </w:num>
  <w:num w:numId="14">
    <w:abstractNumId w:val="12"/>
  </w:num>
  <w:num w:numId="1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trackRevisions/>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0B7B"/>
    <w:rsid w:val="000010A3"/>
    <w:rsid w:val="000026D3"/>
    <w:rsid w:val="00005B61"/>
    <w:rsid w:val="00007B0D"/>
    <w:rsid w:val="00012229"/>
    <w:rsid w:val="000144DD"/>
    <w:rsid w:val="000145DB"/>
    <w:rsid w:val="00020333"/>
    <w:rsid w:val="00020591"/>
    <w:rsid w:val="0002185A"/>
    <w:rsid w:val="00033F32"/>
    <w:rsid w:val="00041D27"/>
    <w:rsid w:val="000420D2"/>
    <w:rsid w:val="00051EBA"/>
    <w:rsid w:val="00052889"/>
    <w:rsid w:val="000572F7"/>
    <w:rsid w:val="00060F96"/>
    <w:rsid w:val="00061C59"/>
    <w:rsid w:val="000621FE"/>
    <w:rsid w:val="0007070F"/>
    <w:rsid w:val="000712E3"/>
    <w:rsid w:val="0007617A"/>
    <w:rsid w:val="00084381"/>
    <w:rsid w:val="0008536A"/>
    <w:rsid w:val="00087923"/>
    <w:rsid w:val="00091926"/>
    <w:rsid w:val="00092985"/>
    <w:rsid w:val="000A057E"/>
    <w:rsid w:val="000A2760"/>
    <w:rsid w:val="000A2BF6"/>
    <w:rsid w:val="000A6ABC"/>
    <w:rsid w:val="000B1A28"/>
    <w:rsid w:val="000B4083"/>
    <w:rsid w:val="000B798A"/>
    <w:rsid w:val="000C259C"/>
    <w:rsid w:val="000C3B8C"/>
    <w:rsid w:val="000C4AAA"/>
    <w:rsid w:val="000D3282"/>
    <w:rsid w:val="000D6DE0"/>
    <w:rsid w:val="000E586F"/>
    <w:rsid w:val="000F3128"/>
    <w:rsid w:val="00105369"/>
    <w:rsid w:val="00111D72"/>
    <w:rsid w:val="00112EE1"/>
    <w:rsid w:val="00117AE3"/>
    <w:rsid w:val="0012352E"/>
    <w:rsid w:val="001241F8"/>
    <w:rsid w:val="001309EB"/>
    <w:rsid w:val="00132711"/>
    <w:rsid w:val="001343D4"/>
    <w:rsid w:val="0013587E"/>
    <w:rsid w:val="00136A65"/>
    <w:rsid w:val="00143C87"/>
    <w:rsid w:val="00144157"/>
    <w:rsid w:val="00154BF1"/>
    <w:rsid w:val="00156E1C"/>
    <w:rsid w:val="00157842"/>
    <w:rsid w:val="00164E9E"/>
    <w:rsid w:val="00167A1C"/>
    <w:rsid w:val="0018737C"/>
    <w:rsid w:val="00190B4F"/>
    <w:rsid w:val="0019265C"/>
    <w:rsid w:val="00194101"/>
    <w:rsid w:val="00194727"/>
    <w:rsid w:val="001A175A"/>
    <w:rsid w:val="001A3B5A"/>
    <w:rsid w:val="001A55C6"/>
    <w:rsid w:val="001B3B6A"/>
    <w:rsid w:val="001B47D3"/>
    <w:rsid w:val="001B4CC1"/>
    <w:rsid w:val="001B7F0A"/>
    <w:rsid w:val="001C49AF"/>
    <w:rsid w:val="001C6381"/>
    <w:rsid w:val="001C737E"/>
    <w:rsid w:val="001D1DFB"/>
    <w:rsid w:val="001D532F"/>
    <w:rsid w:val="001D5F33"/>
    <w:rsid w:val="001E6389"/>
    <w:rsid w:val="001E72EA"/>
    <w:rsid w:val="001E7DDD"/>
    <w:rsid w:val="001F021A"/>
    <w:rsid w:val="001F250D"/>
    <w:rsid w:val="001F3AAA"/>
    <w:rsid w:val="001F3B9F"/>
    <w:rsid w:val="001F43FB"/>
    <w:rsid w:val="001F4EB7"/>
    <w:rsid w:val="002061F9"/>
    <w:rsid w:val="0020660B"/>
    <w:rsid w:val="00210424"/>
    <w:rsid w:val="00211404"/>
    <w:rsid w:val="00211D10"/>
    <w:rsid w:val="00216E63"/>
    <w:rsid w:val="00223015"/>
    <w:rsid w:val="0022351F"/>
    <w:rsid w:val="00226249"/>
    <w:rsid w:val="00227DC6"/>
    <w:rsid w:val="002302F1"/>
    <w:rsid w:val="00230778"/>
    <w:rsid w:val="00234524"/>
    <w:rsid w:val="00254561"/>
    <w:rsid w:val="00255E71"/>
    <w:rsid w:val="0026304D"/>
    <w:rsid w:val="002746E1"/>
    <w:rsid w:val="00276BD6"/>
    <w:rsid w:val="002806DF"/>
    <w:rsid w:val="0028137A"/>
    <w:rsid w:val="002823F9"/>
    <w:rsid w:val="00283D4A"/>
    <w:rsid w:val="00283D98"/>
    <w:rsid w:val="00283E71"/>
    <w:rsid w:val="002932D3"/>
    <w:rsid w:val="00293570"/>
    <w:rsid w:val="00297A87"/>
    <w:rsid w:val="002A063F"/>
    <w:rsid w:val="002A1DE3"/>
    <w:rsid w:val="002A540C"/>
    <w:rsid w:val="002B129D"/>
    <w:rsid w:val="002B45B8"/>
    <w:rsid w:val="002B587F"/>
    <w:rsid w:val="002C091B"/>
    <w:rsid w:val="002C0C4A"/>
    <w:rsid w:val="002C18CC"/>
    <w:rsid w:val="002C3A80"/>
    <w:rsid w:val="002C3BA2"/>
    <w:rsid w:val="002C42B1"/>
    <w:rsid w:val="002D012A"/>
    <w:rsid w:val="002D374D"/>
    <w:rsid w:val="002E3E36"/>
    <w:rsid w:val="002E63A3"/>
    <w:rsid w:val="002F26B6"/>
    <w:rsid w:val="002F691A"/>
    <w:rsid w:val="003001F3"/>
    <w:rsid w:val="00300D58"/>
    <w:rsid w:val="00301E94"/>
    <w:rsid w:val="00303852"/>
    <w:rsid w:val="00304CBE"/>
    <w:rsid w:val="003058A1"/>
    <w:rsid w:val="00305AF3"/>
    <w:rsid w:val="003135FA"/>
    <w:rsid w:val="00315B52"/>
    <w:rsid w:val="0031605E"/>
    <w:rsid w:val="003202B2"/>
    <w:rsid w:val="00321A13"/>
    <w:rsid w:val="0032315F"/>
    <w:rsid w:val="003242D8"/>
    <w:rsid w:val="00325E86"/>
    <w:rsid w:val="003268CD"/>
    <w:rsid w:val="0033128A"/>
    <w:rsid w:val="00336984"/>
    <w:rsid w:val="003400B9"/>
    <w:rsid w:val="003434E4"/>
    <w:rsid w:val="003444EC"/>
    <w:rsid w:val="003450A2"/>
    <w:rsid w:val="00355018"/>
    <w:rsid w:val="00357C79"/>
    <w:rsid w:val="00366566"/>
    <w:rsid w:val="00372185"/>
    <w:rsid w:val="0037747E"/>
    <w:rsid w:val="0037763A"/>
    <w:rsid w:val="00383DF1"/>
    <w:rsid w:val="00395908"/>
    <w:rsid w:val="003A17BF"/>
    <w:rsid w:val="003A4589"/>
    <w:rsid w:val="003A63C5"/>
    <w:rsid w:val="003A6E10"/>
    <w:rsid w:val="003B1634"/>
    <w:rsid w:val="003B1C99"/>
    <w:rsid w:val="003B3BC4"/>
    <w:rsid w:val="003B4E75"/>
    <w:rsid w:val="003B66C1"/>
    <w:rsid w:val="003C1039"/>
    <w:rsid w:val="003C223A"/>
    <w:rsid w:val="003C352E"/>
    <w:rsid w:val="003C4506"/>
    <w:rsid w:val="003C712D"/>
    <w:rsid w:val="003D154A"/>
    <w:rsid w:val="003D6837"/>
    <w:rsid w:val="003E0DFD"/>
    <w:rsid w:val="003E0E6D"/>
    <w:rsid w:val="003E2B3A"/>
    <w:rsid w:val="003E7353"/>
    <w:rsid w:val="003F283D"/>
    <w:rsid w:val="003F4426"/>
    <w:rsid w:val="003F565E"/>
    <w:rsid w:val="003F7B84"/>
    <w:rsid w:val="004009E3"/>
    <w:rsid w:val="00402C7A"/>
    <w:rsid w:val="004070F8"/>
    <w:rsid w:val="00411178"/>
    <w:rsid w:val="00414B4F"/>
    <w:rsid w:val="004234C5"/>
    <w:rsid w:val="004238FB"/>
    <w:rsid w:val="0042425C"/>
    <w:rsid w:val="00425A4B"/>
    <w:rsid w:val="004302B3"/>
    <w:rsid w:val="00433CD9"/>
    <w:rsid w:val="00434FB1"/>
    <w:rsid w:val="00435E2D"/>
    <w:rsid w:val="00435F33"/>
    <w:rsid w:val="00443FEC"/>
    <w:rsid w:val="004457EE"/>
    <w:rsid w:val="004508FC"/>
    <w:rsid w:val="00454724"/>
    <w:rsid w:val="00455709"/>
    <w:rsid w:val="004627D1"/>
    <w:rsid w:val="004632CC"/>
    <w:rsid w:val="00463424"/>
    <w:rsid w:val="00463724"/>
    <w:rsid w:val="0047141C"/>
    <w:rsid w:val="00475BCF"/>
    <w:rsid w:val="00481C5C"/>
    <w:rsid w:val="00492A19"/>
    <w:rsid w:val="004A62FF"/>
    <w:rsid w:val="004A63A4"/>
    <w:rsid w:val="004B5576"/>
    <w:rsid w:val="004B6B45"/>
    <w:rsid w:val="004B7BF4"/>
    <w:rsid w:val="004C2559"/>
    <w:rsid w:val="004C6C8C"/>
    <w:rsid w:val="004D0FD7"/>
    <w:rsid w:val="004D19EC"/>
    <w:rsid w:val="004E1729"/>
    <w:rsid w:val="004E2864"/>
    <w:rsid w:val="004E5ECA"/>
    <w:rsid w:val="004F29AE"/>
    <w:rsid w:val="004F2D06"/>
    <w:rsid w:val="004F68B3"/>
    <w:rsid w:val="004F778B"/>
    <w:rsid w:val="005010F4"/>
    <w:rsid w:val="00506035"/>
    <w:rsid w:val="00517780"/>
    <w:rsid w:val="00520C32"/>
    <w:rsid w:val="00520C5F"/>
    <w:rsid w:val="00526E7B"/>
    <w:rsid w:val="00527094"/>
    <w:rsid w:val="00536FB6"/>
    <w:rsid w:val="00537546"/>
    <w:rsid w:val="00540C06"/>
    <w:rsid w:val="00542E97"/>
    <w:rsid w:val="00544A42"/>
    <w:rsid w:val="00547629"/>
    <w:rsid w:val="00551080"/>
    <w:rsid w:val="00553E89"/>
    <w:rsid w:val="005603B9"/>
    <w:rsid w:val="005643BC"/>
    <w:rsid w:val="005647CC"/>
    <w:rsid w:val="00565DA0"/>
    <w:rsid w:val="00570029"/>
    <w:rsid w:val="0057102F"/>
    <w:rsid w:val="00573095"/>
    <w:rsid w:val="00584829"/>
    <w:rsid w:val="005852F4"/>
    <w:rsid w:val="00591711"/>
    <w:rsid w:val="0059171D"/>
    <w:rsid w:val="00595BAD"/>
    <w:rsid w:val="005A0EF7"/>
    <w:rsid w:val="005A1C1E"/>
    <w:rsid w:val="005A57E5"/>
    <w:rsid w:val="005B61F0"/>
    <w:rsid w:val="005C4111"/>
    <w:rsid w:val="005C5376"/>
    <w:rsid w:val="005C7288"/>
    <w:rsid w:val="005D1E77"/>
    <w:rsid w:val="005D3593"/>
    <w:rsid w:val="005D6A5B"/>
    <w:rsid w:val="005F518A"/>
    <w:rsid w:val="005F7078"/>
    <w:rsid w:val="0060120B"/>
    <w:rsid w:val="00601606"/>
    <w:rsid w:val="00602EFE"/>
    <w:rsid w:val="006075F1"/>
    <w:rsid w:val="00612229"/>
    <w:rsid w:val="0061392C"/>
    <w:rsid w:val="006139C7"/>
    <w:rsid w:val="00623ECC"/>
    <w:rsid w:val="00624EDD"/>
    <w:rsid w:val="00625196"/>
    <w:rsid w:val="00631C28"/>
    <w:rsid w:val="006438C7"/>
    <w:rsid w:val="00646FB0"/>
    <w:rsid w:val="0065283A"/>
    <w:rsid w:val="006641A7"/>
    <w:rsid w:val="00666973"/>
    <w:rsid w:val="006719D7"/>
    <w:rsid w:val="00672203"/>
    <w:rsid w:val="006734A1"/>
    <w:rsid w:val="006738B7"/>
    <w:rsid w:val="0068144E"/>
    <w:rsid w:val="006829B6"/>
    <w:rsid w:val="00690DBB"/>
    <w:rsid w:val="00692041"/>
    <w:rsid w:val="00693345"/>
    <w:rsid w:val="0069375B"/>
    <w:rsid w:val="006940E6"/>
    <w:rsid w:val="006941FB"/>
    <w:rsid w:val="006A0056"/>
    <w:rsid w:val="006A0842"/>
    <w:rsid w:val="006B0073"/>
    <w:rsid w:val="006B4856"/>
    <w:rsid w:val="006B5E07"/>
    <w:rsid w:val="006B658E"/>
    <w:rsid w:val="006B7E2A"/>
    <w:rsid w:val="006C214D"/>
    <w:rsid w:val="006C787A"/>
    <w:rsid w:val="006D70FA"/>
    <w:rsid w:val="006E0116"/>
    <w:rsid w:val="006F0E52"/>
    <w:rsid w:val="006F708D"/>
    <w:rsid w:val="00700732"/>
    <w:rsid w:val="00701E1C"/>
    <w:rsid w:val="007075D6"/>
    <w:rsid w:val="00716716"/>
    <w:rsid w:val="00717140"/>
    <w:rsid w:val="00720A05"/>
    <w:rsid w:val="00723756"/>
    <w:rsid w:val="007316BB"/>
    <w:rsid w:val="00736907"/>
    <w:rsid w:val="007434E1"/>
    <w:rsid w:val="007576A0"/>
    <w:rsid w:val="007665FF"/>
    <w:rsid w:val="0077083B"/>
    <w:rsid w:val="00770A9F"/>
    <w:rsid w:val="0078543F"/>
    <w:rsid w:val="00797067"/>
    <w:rsid w:val="00797598"/>
    <w:rsid w:val="007A4D96"/>
    <w:rsid w:val="007A5595"/>
    <w:rsid w:val="007B3164"/>
    <w:rsid w:val="007C1A0F"/>
    <w:rsid w:val="007C4702"/>
    <w:rsid w:val="007C4B7A"/>
    <w:rsid w:val="007C5F24"/>
    <w:rsid w:val="007C61A8"/>
    <w:rsid w:val="007E4363"/>
    <w:rsid w:val="00800504"/>
    <w:rsid w:val="008021EF"/>
    <w:rsid w:val="008078AA"/>
    <w:rsid w:val="00807D6E"/>
    <w:rsid w:val="00833D3D"/>
    <w:rsid w:val="00836317"/>
    <w:rsid w:val="00842AB8"/>
    <w:rsid w:val="00846587"/>
    <w:rsid w:val="008503E5"/>
    <w:rsid w:val="00856A82"/>
    <w:rsid w:val="00860585"/>
    <w:rsid w:val="00861797"/>
    <w:rsid w:val="00875F5F"/>
    <w:rsid w:val="008771BA"/>
    <w:rsid w:val="00881CA3"/>
    <w:rsid w:val="00884A64"/>
    <w:rsid w:val="00887F38"/>
    <w:rsid w:val="008A1BAA"/>
    <w:rsid w:val="008A4B1F"/>
    <w:rsid w:val="008A71C4"/>
    <w:rsid w:val="008B10DA"/>
    <w:rsid w:val="008C0342"/>
    <w:rsid w:val="008C099A"/>
    <w:rsid w:val="008C11EF"/>
    <w:rsid w:val="008C4618"/>
    <w:rsid w:val="008C572E"/>
    <w:rsid w:val="008D3261"/>
    <w:rsid w:val="008D55D1"/>
    <w:rsid w:val="008E2C62"/>
    <w:rsid w:val="008E3D10"/>
    <w:rsid w:val="008E6895"/>
    <w:rsid w:val="008E6C52"/>
    <w:rsid w:val="008E76B9"/>
    <w:rsid w:val="008E7CAD"/>
    <w:rsid w:val="008F1A89"/>
    <w:rsid w:val="008F55E6"/>
    <w:rsid w:val="009003DD"/>
    <w:rsid w:val="0090694C"/>
    <w:rsid w:val="0091195B"/>
    <w:rsid w:val="009135B5"/>
    <w:rsid w:val="00923C4B"/>
    <w:rsid w:val="00924925"/>
    <w:rsid w:val="00937FCD"/>
    <w:rsid w:val="00943B66"/>
    <w:rsid w:val="00947858"/>
    <w:rsid w:val="009509D9"/>
    <w:rsid w:val="00951AC2"/>
    <w:rsid w:val="00961CDF"/>
    <w:rsid w:val="0096299C"/>
    <w:rsid w:val="00963CF9"/>
    <w:rsid w:val="00970833"/>
    <w:rsid w:val="009724E5"/>
    <w:rsid w:val="009754AD"/>
    <w:rsid w:val="00975852"/>
    <w:rsid w:val="00975B09"/>
    <w:rsid w:val="009817C8"/>
    <w:rsid w:val="00987A08"/>
    <w:rsid w:val="00990B9D"/>
    <w:rsid w:val="009938DD"/>
    <w:rsid w:val="00995F62"/>
    <w:rsid w:val="009A0C98"/>
    <w:rsid w:val="009A1DEB"/>
    <w:rsid w:val="009A4F1C"/>
    <w:rsid w:val="009C157A"/>
    <w:rsid w:val="009C1A20"/>
    <w:rsid w:val="009C3B70"/>
    <w:rsid w:val="009D4005"/>
    <w:rsid w:val="009D511F"/>
    <w:rsid w:val="009D57A6"/>
    <w:rsid w:val="009E1B28"/>
    <w:rsid w:val="009E5838"/>
    <w:rsid w:val="009F4C75"/>
    <w:rsid w:val="009F5813"/>
    <w:rsid w:val="009F6812"/>
    <w:rsid w:val="00A01E6E"/>
    <w:rsid w:val="00A03B1B"/>
    <w:rsid w:val="00A14195"/>
    <w:rsid w:val="00A17730"/>
    <w:rsid w:val="00A200B1"/>
    <w:rsid w:val="00A23642"/>
    <w:rsid w:val="00A237AB"/>
    <w:rsid w:val="00A239A4"/>
    <w:rsid w:val="00A2554F"/>
    <w:rsid w:val="00A25EE3"/>
    <w:rsid w:val="00A332E3"/>
    <w:rsid w:val="00A367BA"/>
    <w:rsid w:val="00A37864"/>
    <w:rsid w:val="00A40A7C"/>
    <w:rsid w:val="00A40C0B"/>
    <w:rsid w:val="00A42B20"/>
    <w:rsid w:val="00A543FD"/>
    <w:rsid w:val="00A57BD0"/>
    <w:rsid w:val="00A63C67"/>
    <w:rsid w:val="00A66B8B"/>
    <w:rsid w:val="00A702D4"/>
    <w:rsid w:val="00A7613B"/>
    <w:rsid w:val="00A76B4A"/>
    <w:rsid w:val="00A84EB0"/>
    <w:rsid w:val="00A9073D"/>
    <w:rsid w:val="00A90CFD"/>
    <w:rsid w:val="00A95F67"/>
    <w:rsid w:val="00AA18E9"/>
    <w:rsid w:val="00AA56DA"/>
    <w:rsid w:val="00AB5A77"/>
    <w:rsid w:val="00AC2AF6"/>
    <w:rsid w:val="00AC3AE2"/>
    <w:rsid w:val="00AD1710"/>
    <w:rsid w:val="00AF4ABB"/>
    <w:rsid w:val="00AF5F7A"/>
    <w:rsid w:val="00AF7BA5"/>
    <w:rsid w:val="00B00F85"/>
    <w:rsid w:val="00B02B59"/>
    <w:rsid w:val="00B057AA"/>
    <w:rsid w:val="00B05D62"/>
    <w:rsid w:val="00B07384"/>
    <w:rsid w:val="00B1013E"/>
    <w:rsid w:val="00B12BC9"/>
    <w:rsid w:val="00B151DA"/>
    <w:rsid w:val="00B16237"/>
    <w:rsid w:val="00B17844"/>
    <w:rsid w:val="00B26BB1"/>
    <w:rsid w:val="00B36520"/>
    <w:rsid w:val="00B36982"/>
    <w:rsid w:val="00B43768"/>
    <w:rsid w:val="00B43846"/>
    <w:rsid w:val="00B45CB8"/>
    <w:rsid w:val="00B467B6"/>
    <w:rsid w:val="00B516EB"/>
    <w:rsid w:val="00B53095"/>
    <w:rsid w:val="00B62465"/>
    <w:rsid w:val="00B64B86"/>
    <w:rsid w:val="00B652AD"/>
    <w:rsid w:val="00B657BE"/>
    <w:rsid w:val="00B65AFD"/>
    <w:rsid w:val="00B760AE"/>
    <w:rsid w:val="00B80705"/>
    <w:rsid w:val="00B80F2C"/>
    <w:rsid w:val="00B864D9"/>
    <w:rsid w:val="00B86649"/>
    <w:rsid w:val="00B87313"/>
    <w:rsid w:val="00B93AE1"/>
    <w:rsid w:val="00BA0F3F"/>
    <w:rsid w:val="00BB0235"/>
    <w:rsid w:val="00BB2400"/>
    <w:rsid w:val="00BC052C"/>
    <w:rsid w:val="00BC45EA"/>
    <w:rsid w:val="00BD6021"/>
    <w:rsid w:val="00BE65B6"/>
    <w:rsid w:val="00BF28DE"/>
    <w:rsid w:val="00BF71D5"/>
    <w:rsid w:val="00C302D3"/>
    <w:rsid w:val="00C32CFC"/>
    <w:rsid w:val="00C3656B"/>
    <w:rsid w:val="00C45F5E"/>
    <w:rsid w:val="00C52126"/>
    <w:rsid w:val="00C566D4"/>
    <w:rsid w:val="00C57210"/>
    <w:rsid w:val="00C642C4"/>
    <w:rsid w:val="00C65641"/>
    <w:rsid w:val="00C707AC"/>
    <w:rsid w:val="00C70F94"/>
    <w:rsid w:val="00C715F3"/>
    <w:rsid w:val="00C755D3"/>
    <w:rsid w:val="00C76EF1"/>
    <w:rsid w:val="00C827CB"/>
    <w:rsid w:val="00C83042"/>
    <w:rsid w:val="00C83163"/>
    <w:rsid w:val="00C87D62"/>
    <w:rsid w:val="00C9044B"/>
    <w:rsid w:val="00C95E66"/>
    <w:rsid w:val="00CA0943"/>
    <w:rsid w:val="00CA6A96"/>
    <w:rsid w:val="00CA7548"/>
    <w:rsid w:val="00CB16FA"/>
    <w:rsid w:val="00CB1D23"/>
    <w:rsid w:val="00CB2D1F"/>
    <w:rsid w:val="00CB43AB"/>
    <w:rsid w:val="00CB44B2"/>
    <w:rsid w:val="00CB4EA9"/>
    <w:rsid w:val="00CC1A89"/>
    <w:rsid w:val="00CC2465"/>
    <w:rsid w:val="00CC2596"/>
    <w:rsid w:val="00CD44D6"/>
    <w:rsid w:val="00CE273F"/>
    <w:rsid w:val="00CE532A"/>
    <w:rsid w:val="00CF1898"/>
    <w:rsid w:val="00CF440B"/>
    <w:rsid w:val="00CF545B"/>
    <w:rsid w:val="00CF79E8"/>
    <w:rsid w:val="00D02242"/>
    <w:rsid w:val="00D03191"/>
    <w:rsid w:val="00D032F9"/>
    <w:rsid w:val="00D1042E"/>
    <w:rsid w:val="00D13572"/>
    <w:rsid w:val="00D162C1"/>
    <w:rsid w:val="00D21AEB"/>
    <w:rsid w:val="00D22D14"/>
    <w:rsid w:val="00D24367"/>
    <w:rsid w:val="00D3513D"/>
    <w:rsid w:val="00D46A4F"/>
    <w:rsid w:val="00D46E92"/>
    <w:rsid w:val="00D53B49"/>
    <w:rsid w:val="00D56BFE"/>
    <w:rsid w:val="00D62D1A"/>
    <w:rsid w:val="00D64C21"/>
    <w:rsid w:val="00D77EA0"/>
    <w:rsid w:val="00D82E8E"/>
    <w:rsid w:val="00D86FE6"/>
    <w:rsid w:val="00D91B15"/>
    <w:rsid w:val="00D936F4"/>
    <w:rsid w:val="00D94898"/>
    <w:rsid w:val="00DA2665"/>
    <w:rsid w:val="00DA2B8F"/>
    <w:rsid w:val="00DA3077"/>
    <w:rsid w:val="00DA3EA3"/>
    <w:rsid w:val="00DA658E"/>
    <w:rsid w:val="00DB0C52"/>
    <w:rsid w:val="00DB1710"/>
    <w:rsid w:val="00DC5CA6"/>
    <w:rsid w:val="00DD6731"/>
    <w:rsid w:val="00DD6BDD"/>
    <w:rsid w:val="00DE1384"/>
    <w:rsid w:val="00DE33B3"/>
    <w:rsid w:val="00DE6A90"/>
    <w:rsid w:val="00DF3DE5"/>
    <w:rsid w:val="00DF445D"/>
    <w:rsid w:val="00E075DC"/>
    <w:rsid w:val="00E120AE"/>
    <w:rsid w:val="00E15CDF"/>
    <w:rsid w:val="00E3787B"/>
    <w:rsid w:val="00E514AA"/>
    <w:rsid w:val="00E524EF"/>
    <w:rsid w:val="00E560F4"/>
    <w:rsid w:val="00E61BE6"/>
    <w:rsid w:val="00E63360"/>
    <w:rsid w:val="00E63A15"/>
    <w:rsid w:val="00E65CE2"/>
    <w:rsid w:val="00E66A21"/>
    <w:rsid w:val="00E7642B"/>
    <w:rsid w:val="00E76EA6"/>
    <w:rsid w:val="00E8536F"/>
    <w:rsid w:val="00E859CB"/>
    <w:rsid w:val="00E923DB"/>
    <w:rsid w:val="00E93A03"/>
    <w:rsid w:val="00EA10A6"/>
    <w:rsid w:val="00EA2D6B"/>
    <w:rsid w:val="00EA506E"/>
    <w:rsid w:val="00EB3CC7"/>
    <w:rsid w:val="00EB4F0B"/>
    <w:rsid w:val="00EB6DE8"/>
    <w:rsid w:val="00EB76FC"/>
    <w:rsid w:val="00ED0018"/>
    <w:rsid w:val="00ED030A"/>
    <w:rsid w:val="00EE244B"/>
    <w:rsid w:val="00EE4E13"/>
    <w:rsid w:val="00EF1523"/>
    <w:rsid w:val="00EF56CB"/>
    <w:rsid w:val="00EF74B9"/>
    <w:rsid w:val="00F05996"/>
    <w:rsid w:val="00F1309A"/>
    <w:rsid w:val="00F14774"/>
    <w:rsid w:val="00F15112"/>
    <w:rsid w:val="00F16651"/>
    <w:rsid w:val="00F179D5"/>
    <w:rsid w:val="00F17BF4"/>
    <w:rsid w:val="00F24D00"/>
    <w:rsid w:val="00F37091"/>
    <w:rsid w:val="00F41CAD"/>
    <w:rsid w:val="00F4369D"/>
    <w:rsid w:val="00F4419C"/>
    <w:rsid w:val="00F47D62"/>
    <w:rsid w:val="00F51CDB"/>
    <w:rsid w:val="00F5258A"/>
    <w:rsid w:val="00F55690"/>
    <w:rsid w:val="00F55B83"/>
    <w:rsid w:val="00F56726"/>
    <w:rsid w:val="00F57DE3"/>
    <w:rsid w:val="00F61C0F"/>
    <w:rsid w:val="00F6206C"/>
    <w:rsid w:val="00F6352C"/>
    <w:rsid w:val="00F72E90"/>
    <w:rsid w:val="00F80E90"/>
    <w:rsid w:val="00F8304A"/>
    <w:rsid w:val="00F83B3F"/>
    <w:rsid w:val="00F85A49"/>
    <w:rsid w:val="00F877CA"/>
    <w:rsid w:val="00F93759"/>
    <w:rsid w:val="00FA3415"/>
    <w:rsid w:val="00FB523B"/>
    <w:rsid w:val="00FC2110"/>
    <w:rsid w:val="00FC3873"/>
    <w:rsid w:val="00FC7A89"/>
    <w:rsid w:val="00FD4D32"/>
    <w:rsid w:val="00FD52B4"/>
    <w:rsid w:val="00FF1853"/>
    <w:rsid w:val="00FF281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21C35-1E05-3D4B-AA8A-003295C3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51</Pages>
  <Words>12670</Words>
  <Characters>72220</Characters>
  <Application>Microsoft Macintosh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84721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14</cp:revision>
  <dcterms:created xsi:type="dcterms:W3CDTF">2015-03-09T16:49:00Z</dcterms:created>
  <dcterms:modified xsi:type="dcterms:W3CDTF">2015-03-17T16:00:00Z</dcterms:modified>
</cp:coreProperties>
</file>