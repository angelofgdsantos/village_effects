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6AD0A1" w14:textId="77777777" w:rsidR="00026305" w:rsidRPr="00F71A9A" w:rsidRDefault="00E4168E" w:rsidP="00AC7CBE">
      <w:pPr>
        <w:spacing w:after="0" w:line="240" w:lineRule="auto"/>
        <w:contextualSpacing/>
        <w:jc w:val="center"/>
        <w:rPr>
          <w:rFonts w:ascii="Gill Sans MT" w:hAnsi="Gill Sans MT"/>
          <w:sz w:val="20"/>
          <w:szCs w:val="20"/>
        </w:rPr>
      </w:pPr>
      <w:r w:rsidRPr="00F71A9A">
        <w:rPr>
          <w:rFonts w:ascii="Gill Sans MT" w:hAnsi="Gill Sans MT"/>
          <w:sz w:val="20"/>
          <w:szCs w:val="20"/>
        </w:rPr>
        <w:t>Community Forest Project</w:t>
      </w:r>
    </w:p>
    <w:p w14:paraId="34D2A288" w14:textId="77777777" w:rsidR="00E4168E" w:rsidRPr="00F71A9A" w:rsidRDefault="00FA0451" w:rsidP="00AC7CBE">
      <w:pPr>
        <w:spacing w:after="0" w:line="240" w:lineRule="auto"/>
        <w:contextualSpacing/>
        <w:jc w:val="center"/>
        <w:rPr>
          <w:rFonts w:ascii="Gill Sans MT" w:hAnsi="Gill Sans MT"/>
          <w:sz w:val="20"/>
          <w:szCs w:val="20"/>
        </w:rPr>
      </w:pPr>
      <w:r w:rsidRPr="00F71A9A">
        <w:rPr>
          <w:rFonts w:ascii="Gill Sans MT" w:hAnsi="Gill Sans MT"/>
          <w:sz w:val="20"/>
          <w:szCs w:val="20"/>
        </w:rPr>
        <w:t xml:space="preserve">Headperson </w:t>
      </w:r>
      <w:r w:rsidR="00E4168E" w:rsidRPr="00F71A9A">
        <w:rPr>
          <w:rFonts w:ascii="Gill Sans MT" w:hAnsi="Gill Sans MT"/>
          <w:sz w:val="20"/>
          <w:szCs w:val="20"/>
        </w:rPr>
        <w:t>Survey</w:t>
      </w:r>
    </w:p>
    <w:p w14:paraId="0FB20091" w14:textId="77777777" w:rsidR="00303B9C" w:rsidRPr="00F71A9A" w:rsidRDefault="00303B9C" w:rsidP="00AC7CBE">
      <w:pPr>
        <w:spacing w:after="0" w:line="240" w:lineRule="auto"/>
        <w:contextualSpacing/>
        <w:jc w:val="center"/>
        <w:rPr>
          <w:rFonts w:ascii="Gill Sans MT" w:hAnsi="Gill Sans MT"/>
          <w:sz w:val="20"/>
          <w:szCs w:val="20"/>
        </w:rPr>
      </w:pPr>
    </w:p>
    <w:p w14:paraId="536D9484" w14:textId="77777777" w:rsidR="00303B9C" w:rsidRPr="00F71A9A" w:rsidRDefault="00303B9C" w:rsidP="00AC7CBE">
      <w:pPr>
        <w:autoSpaceDE w:val="0"/>
        <w:autoSpaceDN w:val="0"/>
        <w:adjustRightInd w:val="0"/>
        <w:spacing w:after="0" w:line="240" w:lineRule="auto"/>
        <w:contextualSpacing/>
        <w:rPr>
          <w:rFonts w:ascii="Gill Sans MT" w:hAnsi="Gill Sans MT" w:cs="TimesNewRomanPSMT"/>
          <w:sz w:val="20"/>
          <w:szCs w:val="20"/>
        </w:rPr>
      </w:pPr>
    </w:p>
    <w:p w14:paraId="089E811F" w14:textId="77777777" w:rsidR="008F39A8" w:rsidRPr="00F71A9A" w:rsidRDefault="008F39A8" w:rsidP="00AC7CBE">
      <w:pPr>
        <w:autoSpaceDE w:val="0"/>
        <w:autoSpaceDN w:val="0"/>
        <w:adjustRightInd w:val="0"/>
        <w:spacing w:after="0" w:line="240" w:lineRule="auto"/>
        <w:contextualSpacing/>
        <w:rPr>
          <w:rFonts w:ascii="Gill Sans MT" w:hAnsi="Gill Sans MT" w:cs="TimesNewRomanPSMT"/>
          <w:sz w:val="20"/>
          <w:szCs w:val="20"/>
        </w:rPr>
      </w:pPr>
    </w:p>
    <w:tbl>
      <w:tblPr>
        <w:tblW w:w="10080" w:type="dxa"/>
        <w:tblInd w:w="-5" w:type="dxa"/>
        <w:tblLayout w:type="fixed"/>
        <w:tblCellMar>
          <w:left w:w="29" w:type="dxa"/>
          <w:right w:w="29" w:type="dxa"/>
        </w:tblCellMar>
        <w:tblLook w:val="0000" w:firstRow="0" w:lastRow="0" w:firstColumn="0" w:lastColumn="0" w:noHBand="0" w:noVBand="0"/>
      </w:tblPr>
      <w:tblGrid>
        <w:gridCol w:w="360"/>
        <w:gridCol w:w="7200"/>
        <w:gridCol w:w="2520"/>
      </w:tblGrid>
      <w:tr w:rsidR="003D66BB" w:rsidRPr="00F71A9A" w14:paraId="70D620C4" w14:textId="77777777" w:rsidTr="00036578">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2DE765DE" w14:textId="77777777" w:rsidR="003D66BB" w:rsidRPr="00F71A9A" w:rsidRDefault="003D66BB" w:rsidP="00AC7CBE">
            <w:pPr>
              <w:kinsoku w:val="0"/>
              <w:overflowPunct w:val="0"/>
              <w:spacing w:beforeLines="20" w:before="48" w:afterLines="20" w:after="48" w:line="240" w:lineRule="auto"/>
              <w:ind w:left="104"/>
              <w:contextualSpacing/>
              <w:rPr>
                <w:rFonts w:ascii="Gill Sans MT" w:hAnsi="Gill Sans MT"/>
                <w:sz w:val="20"/>
                <w:szCs w:val="20"/>
              </w:rPr>
            </w:pPr>
          </w:p>
        </w:tc>
        <w:tc>
          <w:tcPr>
            <w:tcW w:w="7200" w:type="dxa"/>
            <w:tcBorders>
              <w:top w:val="single" w:sz="4" w:space="0" w:color="000000"/>
              <w:left w:val="single" w:sz="4" w:space="0" w:color="000000"/>
              <w:bottom w:val="single" w:sz="4" w:space="0" w:color="000000"/>
              <w:right w:val="single" w:sz="18" w:space="0" w:color="000000"/>
            </w:tcBorders>
          </w:tcPr>
          <w:p w14:paraId="213BCE4A" w14:textId="77777777" w:rsidR="003D66BB" w:rsidRPr="00F71A9A" w:rsidRDefault="003D66BB" w:rsidP="00AC7CBE">
            <w:pPr>
              <w:kinsoku w:val="0"/>
              <w:overflowPunct w:val="0"/>
              <w:spacing w:beforeLines="20" w:before="48" w:afterLines="20" w:after="48" w:line="240" w:lineRule="auto"/>
              <w:contextualSpacing/>
              <w:rPr>
                <w:rFonts w:ascii="Gill Sans MT" w:hAnsi="Gill Sans MT"/>
                <w:sz w:val="20"/>
                <w:szCs w:val="20"/>
              </w:rPr>
            </w:pPr>
            <w:r w:rsidRPr="00F71A9A">
              <w:rPr>
                <w:rFonts w:ascii="Gill Sans MT" w:hAnsi="Gill Sans MT"/>
                <w:w w:val="105"/>
                <w:sz w:val="20"/>
                <w:szCs w:val="20"/>
              </w:rPr>
              <w:t xml:space="preserve">start time </w:t>
            </w:r>
            <w:r w:rsidRPr="00F71A9A">
              <w:rPr>
                <w:rFonts w:ascii="Gill Sans MT" w:hAnsi="Gill Sans MT"/>
                <w:b/>
                <w:w w:val="105"/>
                <w:sz w:val="20"/>
                <w:szCs w:val="20"/>
              </w:rPr>
              <w:t>(start)</w:t>
            </w:r>
            <w:r w:rsidRPr="00F71A9A">
              <w:rPr>
                <w:rFonts w:ascii="Gill Sans MT" w:hAnsi="Gill Sans MT"/>
                <w:w w:val="105"/>
                <w:sz w:val="20"/>
                <w:szCs w:val="20"/>
              </w:rPr>
              <w:t xml:space="preserve"> </w:t>
            </w:r>
          </w:p>
        </w:tc>
        <w:tc>
          <w:tcPr>
            <w:tcW w:w="2520" w:type="dxa"/>
            <w:tcBorders>
              <w:top w:val="single" w:sz="18" w:space="0" w:color="000000"/>
              <w:left w:val="single" w:sz="18" w:space="0" w:color="000000"/>
              <w:bottom w:val="single" w:sz="18" w:space="0" w:color="000000"/>
              <w:right w:val="single" w:sz="18" w:space="0" w:color="000000"/>
            </w:tcBorders>
          </w:tcPr>
          <w:p w14:paraId="0E65C228" w14:textId="77777777" w:rsidR="003D66BB" w:rsidRPr="00F71A9A" w:rsidRDefault="003D66BB" w:rsidP="00AC7CBE">
            <w:pPr>
              <w:spacing w:beforeLines="20" w:before="48" w:afterLines="20" w:after="48"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hour/minute</w:t>
            </w:r>
          </w:p>
        </w:tc>
      </w:tr>
      <w:tr w:rsidR="003D66BB" w:rsidRPr="00F71A9A" w14:paraId="39E4D8FB" w14:textId="77777777" w:rsidTr="00036578">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61B3EDCC" w14:textId="77777777" w:rsidR="003D66BB" w:rsidRPr="00F71A9A" w:rsidRDefault="003D66BB" w:rsidP="00AC7CBE">
            <w:pPr>
              <w:kinsoku w:val="0"/>
              <w:overflowPunct w:val="0"/>
              <w:spacing w:beforeLines="20" w:before="48" w:afterLines="20" w:after="48" w:line="240" w:lineRule="auto"/>
              <w:ind w:left="75"/>
              <w:contextualSpacing/>
              <w:rPr>
                <w:rFonts w:ascii="Gill Sans MT" w:hAnsi="Gill Sans MT"/>
                <w:sz w:val="20"/>
                <w:szCs w:val="20"/>
              </w:rPr>
            </w:pPr>
          </w:p>
        </w:tc>
        <w:tc>
          <w:tcPr>
            <w:tcW w:w="7200" w:type="dxa"/>
            <w:tcBorders>
              <w:top w:val="single" w:sz="4" w:space="0" w:color="000000"/>
              <w:left w:val="single" w:sz="4" w:space="0" w:color="000000"/>
              <w:bottom w:val="single" w:sz="4" w:space="0" w:color="000000"/>
              <w:right w:val="single" w:sz="18" w:space="0" w:color="000000"/>
            </w:tcBorders>
          </w:tcPr>
          <w:p w14:paraId="4EB688D8" w14:textId="77777777" w:rsidR="003D66BB" w:rsidRPr="00F71A9A" w:rsidRDefault="003D66BB" w:rsidP="00AC7CBE">
            <w:pPr>
              <w:kinsoku w:val="0"/>
              <w:overflowPunct w:val="0"/>
              <w:spacing w:beforeLines="20" w:before="48" w:afterLines="20" w:after="48" w:line="240" w:lineRule="auto"/>
              <w:contextualSpacing/>
              <w:rPr>
                <w:rFonts w:ascii="Gill Sans MT" w:hAnsi="Gill Sans MT"/>
                <w:b/>
                <w:w w:val="105"/>
                <w:sz w:val="20"/>
                <w:szCs w:val="20"/>
              </w:rPr>
            </w:pPr>
            <w:r w:rsidRPr="00F71A9A">
              <w:rPr>
                <w:rFonts w:ascii="Gill Sans MT" w:hAnsi="Gill Sans MT"/>
                <w:w w:val="105"/>
                <w:sz w:val="20"/>
                <w:szCs w:val="20"/>
              </w:rPr>
              <w:t xml:space="preserve">End time </w:t>
            </w:r>
            <w:r w:rsidRPr="00F71A9A">
              <w:rPr>
                <w:rFonts w:ascii="Gill Sans MT" w:hAnsi="Gill Sans MT"/>
                <w:b/>
                <w:w w:val="105"/>
                <w:sz w:val="20"/>
                <w:szCs w:val="20"/>
              </w:rPr>
              <w:t>(end)</w:t>
            </w:r>
          </w:p>
        </w:tc>
        <w:tc>
          <w:tcPr>
            <w:tcW w:w="2520" w:type="dxa"/>
            <w:tcBorders>
              <w:top w:val="single" w:sz="18" w:space="0" w:color="000000"/>
              <w:left w:val="single" w:sz="18" w:space="0" w:color="auto"/>
              <w:bottom w:val="single" w:sz="18" w:space="0" w:color="000000"/>
              <w:right w:val="single" w:sz="18" w:space="0" w:color="000000"/>
            </w:tcBorders>
          </w:tcPr>
          <w:p w14:paraId="4BACA939" w14:textId="77777777" w:rsidR="003D66BB" w:rsidRPr="00F71A9A" w:rsidRDefault="003D66BB" w:rsidP="00AC7CBE">
            <w:pPr>
              <w:kinsoku w:val="0"/>
              <w:overflowPunct w:val="0"/>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hour/minute</w:t>
            </w:r>
          </w:p>
        </w:tc>
      </w:tr>
    </w:tbl>
    <w:p w14:paraId="1B64F6E5" w14:textId="325979DF" w:rsidR="003D66BB" w:rsidRPr="00F71A9A" w:rsidRDefault="003D66BB" w:rsidP="00AC7CBE">
      <w:pPr>
        <w:tabs>
          <w:tab w:val="center" w:pos="5620"/>
          <w:tab w:val="right" w:pos="11240"/>
        </w:tabs>
        <w:spacing w:beforeLines="20" w:before="48" w:afterLines="20" w:after="48" w:line="240" w:lineRule="auto"/>
        <w:contextualSpacing/>
        <w:rPr>
          <w:rFonts w:ascii="Gill Sans MT" w:hAnsi="Gill Sans MT"/>
          <w:sz w:val="20"/>
          <w:szCs w:val="20"/>
        </w:rPr>
      </w:pPr>
    </w:p>
    <w:p w14:paraId="0B605D47" w14:textId="612F814B" w:rsidR="003D66BB" w:rsidRPr="00F71A9A" w:rsidRDefault="003D66BB" w:rsidP="00AC7CBE">
      <w:pPr>
        <w:pStyle w:val="Subtitle"/>
        <w:contextualSpacing/>
        <w:rPr>
          <w:rFonts w:ascii="Gill Sans MT" w:hAnsi="Gill Sans MT"/>
          <w:sz w:val="20"/>
          <w:szCs w:val="20"/>
        </w:rPr>
      </w:pPr>
      <w:r w:rsidRPr="00F71A9A">
        <w:rPr>
          <w:rFonts w:ascii="Gill Sans MT" w:hAnsi="Gill Sans MT"/>
          <w:sz w:val="20"/>
          <w:szCs w:val="20"/>
        </w:rPr>
        <w:t>A</w:t>
      </w:r>
      <w:r w:rsidR="00471179" w:rsidRPr="00F71A9A">
        <w:rPr>
          <w:rFonts w:ascii="Gill Sans MT" w:hAnsi="Gill Sans MT"/>
          <w:sz w:val="20"/>
          <w:szCs w:val="20"/>
        </w:rPr>
        <w:t>.</w:t>
      </w:r>
      <w:r w:rsidR="003450C1">
        <w:rPr>
          <w:rFonts w:ascii="Gill Sans MT" w:hAnsi="Gill Sans MT"/>
          <w:sz w:val="20"/>
          <w:szCs w:val="20"/>
        </w:rPr>
        <w:t>HEADPERSON</w:t>
      </w:r>
      <w:r w:rsidRPr="00F71A9A">
        <w:rPr>
          <w:rFonts w:ascii="Gill Sans MT" w:hAnsi="Gill Sans MT"/>
          <w:sz w:val="20"/>
          <w:szCs w:val="20"/>
        </w:rPr>
        <w:t xml:space="preserve"> IDENTIFICATION AND CONSENT</w:t>
      </w:r>
    </w:p>
    <w:tbl>
      <w:tblPr>
        <w:tblW w:w="10080" w:type="dxa"/>
        <w:tblInd w:w="-5" w:type="dxa"/>
        <w:tblLayout w:type="fixed"/>
        <w:tblCellMar>
          <w:left w:w="0" w:type="dxa"/>
          <w:right w:w="0" w:type="dxa"/>
        </w:tblCellMar>
        <w:tblLook w:val="0000" w:firstRow="0" w:lastRow="0" w:firstColumn="0" w:lastColumn="0" w:noHBand="0" w:noVBand="0"/>
      </w:tblPr>
      <w:tblGrid>
        <w:gridCol w:w="360"/>
        <w:gridCol w:w="4680"/>
        <w:gridCol w:w="2520"/>
        <w:gridCol w:w="2520"/>
      </w:tblGrid>
      <w:tr w:rsidR="003D66BB" w:rsidRPr="00F71A9A" w14:paraId="01688FD4" w14:textId="77777777" w:rsidTr="00AC7CBE">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5E217C02" w14:textId="77777777" w:rsidR="003D66BB" w:rsidRPr="00F71A9A" w:rsidRDefault="003D66BB" w:rsidP="00AC7CBE">
            <w:pPr>
              <w:kinsoku w:val="0"/>
              <w:overflowPunct w:val="0"/>
              <w:spacing w:beforeLines="20" w:before="48" w:afterLines="20" w:after="48" w:line="240" w:lineRule="auto"/>
              <w:ind w:left="104"/>
              <w:contextualSpacing/>
              <w:rPr>
                <w:rFonts w:ascii="Gill Sans MT" w:hAnsi="Gill Sans MT"/>
                <w:sz w:val="20"/>
                <w:szCs w:val="20"/>
              </w:rPr>
            </w:pPr>
          </w:p>
        </w:tc>
        <w:tc>
          <w:tcPr>
            <w:tcW w:w="7200" w:type="dxa"/>
            <w:gridSpan w:val="2"/>
            <w:tcBorders>
              <w:top w:val="single" w:sz="4" w:space="0" w:color="000000"/>
              <w:left w:val="single" w:sz="4" w:space="0" w:color="000000"/>
              <w:bottom w:val="single" w:sz="4" w:space="0" w:color="000000"/>
              <w:right w:val="single" w:sz="18" w:space="0" w:color="000000"/>
            </w:tcBorders>
          </w:tcPr>
          <w:p w14:paraId="459F3257" w14:textId="77777777" w:rsidR="003D66BB" w:rsidRPr="00F71A9A" w:rsidRDefault="003D66BB" w:rsidP="00AC7CBE">
            <w:pPr>
              <w:kinsoku w:val="0"/>
              <w:overflowPunct w:val="0"/>
              <w:spacing w:beforeLines="20" w:before="48" w:afterLines="20" w:after="48" w:line="240" w:lineRule="auto"/>
              <w:contextualSpacing/>
              <w:rPr>
                <w:rFonts w:ascii="Gill Sans MT" w:hAnsi="Gill Sans MT"/>
                <w:sz w:val="20"/>
                <w:szCs w:val="20"/>
              </w:rPr>
            </w:pPr>
            <w:r w:rsidRPr="00F71A9A">
              <w:rPr>
                <w:rFonts w:ascii="Gill Sans MT" w:hAnsi="Gill Sans MT"/>
                <w:w w:val="105"/>
                <w:sz w:val="20"/>
                <w:szCs w:val="20"/>
              </w:rPr>
              <w:t>A1.Date of Survey</w:t>
            </w:r>
            <w:r w:rsidRPr="00F71A9A">
              <w:rPr>
                <w:rFonts w:ascii="Gill Sans MT" w:hAnsi="Gill Sans MT"/>
                <w:b/>
                <w:w w:val="105"/>
                <w:sz w:val="20"/>
                <w:szCs w:val="20"/>
              </w:rPr>
              <w:t xml:space="preserve"> (</w:t>
            </w:r>
            <w:proofErr w:type="spellStart"/>
            <w:r w:rsidRPr="00F71A9A">
              <w:rPr>
                <w:rFonts w:ascii="Gill Sans MT" w:hAnsi="Gill Sans MT"/>
                <w:b/>
                <w:w w:val="105"/>
                <w:sz w:val="20"/>
                <w:szCs w:val="20"/>
              </w:rPr>
              <w:t>time_st</w:t>
            </w:r>
            <w:proofErr w:type="spellEnd"/>
            <w:r w:rsidRPr="00F71A9A">
              <w:rPr>
                <w:rFonts w:ascii="Gill Sans MT" w:hAnsi="Gill Sans MT"/>
                <w:b/>
                <w:w w:val="105"/>
                <w:sz w:val="20"/>
                <w:szCs w:val="20"/>
              </w:rPr>
              <w:t>)</w:t>
            </w:r>
            <w:r w:rsidRPr="00F71A9A">
              <w:rPr>
                <w:rFonts w:ascii="Gill Sans MT" w:hAnsi="Gill Sans MT"/>
                <w:w w:val="105"/>
                <w:sz w:val="20"/>
                <w:szCs w:val="20"/>
              </w:rPr>
              <w:t xml:space="preserve"> </w:t>
            </w:r>
          </w:p>
        </w:tc>
        <w:tc>
          <w:tcPr>
            <w:tcW w:w="2520" w:type="dxa"/>
            <w:tcBorders>
              <w:top w:val="single" w:sz="18" w:space="0" w:color="000000"/>
              <w:left w:val="single" w:sz="18" w:space="0" w:color="000000"/>
              <w:bottom w:val="single" w:sz="18" w:space="0" w:color="000000"/>
              <w:right w:val="single" w:sz="18" w:space="0" w:color="000000"/>
            </w:tcBorders>
          </w:tcPr>
          <w:p w14:paraId="075B16BD" w14:textId="77777777" w:rsidR="003D66BB" w:rsidRPr="00F71A9A" w:rsidRDefault="003D66BB" w:rsidP="00AC7CBE">
            <w:pPr>
              <w:spacing w:beforeLines="20" w:before="48" w:afterLines="20" w:after="48"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mm/</w:t>
            </w:r>
            <w:proofErr w:type="spellStart"/>
            <w:r w:rsidRPr="00F71A9A">
              <w:rPr>
                <w:rFonts w:ascii="Gill Sans MT" w:hAnsi="Gill Sans MT"/>
                <w:i/>
                <w:color w:val="A6A6A6" w:themeColor="background1" w:themeShade="A6"/>
                <w:sz w:val="20"/>
                <w:szCs w:val="20"/>
              </w:rPr>
              <w:t>dd</w:t>
            </w:r>
            <w:proofErr w:type="spellEnd"/>
            <w:r w:rsidRPr="00F71A9A">
              <w:rPr>
                <w:rFonts w:ascii="Gill Sans MT" w:hAnsi="Gill Sans MT"/>
                <w:i/>
                <w:color w:val="A6A6A6" w:themeColor="background1" w:themeShade="A6"/>
                <w:sz w:val="20"/>
                <w:szCs w:val="20"/>
              </w:rPr>
              <w:t xml:space="preserve">    </w:t>
            </w:r>
          </w:p>
          <w:p w14:paraId="4C84100D" w14:textId="77777777" w:rsidR="003D66BB" w:rsidRPr="00F71A9A" w:rsidRDefault="003D66BB" w:rsidP="00AC7CBE">
            <w:pPr>
              <w:spacing w:beforeLines="20" w:before="48" w:afterLines="20" w:after="48"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hour/minute</w:t>
            </w:r>
          </w:p>
        </w:tc>
      </w:tr>
      <w:tr w:rsidR="003D66BB" w:rsidRPr="00F71A9A" w14:paraId="035EB671" w14:textId="77777777" w:rsidTr="00AC7CBE">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236267F9" w14:textId="77777777" w:rsidR="003D66BB" w:rsidRPr="00F71A9A" w:rsidRDefault="003D66BB" w:rsidP="00AC7CBE">
            <w:pPr>
              <w:tabs>
                <w:tab w:val="center" w:pos="5620"/>
                <w:tab w:val="right" w:pos="11240"/>
              </w:tabs>
              <w:kinsoku w:val="0"/>
              <w:overflowPunct w:val="0"/>
              <w:spacing w:beforeLines="20" w:before="48" w:afterLines="20" w:after="48" w:line="240" w:lineRule="auto"/>
              <w:ind w:left="75"/>
              <w:contextualSpacing/>
              <w:jc w:val="center"/>
              <w:rPr>
                <w:rFonts w:ascii="Gill Sans MT" w:hAnsi="Gill Sans MT"/>
                <w:spacing w:val="1"/>
                <w:w w:val="105"/>
                <w:sz w:val="20"/>
                <w:szCs w:val="20"/>
              </w:rPr>
            </w:pPr>
          </w:p>
        </w:tc>
        <w:tc>
          <w:tcPr>
            <w:tcW w:w="4680" w:type="dxa"/>
            <w:tcBorders>
              <w:top w:val="single" w:sz="4" w:space="0" w:color="000000"/>
              <w:left w:val="single" w:sz="4" w:space="0" w:color="000000"/>
              <w:bottom w:val="single" w:sz="4" w:space="0" w:color="000000"/>
              <w:right w:val="single" w:sz="18" w:space="0" w:color="000000"/>
            </w:tcBorders>
          </w:tcPr>
          <w:p w14:paraId="113B7887" w14:textId="77777777" w:rsidR="003D66BB" w:rsidRPr="00F71A9A" w:rsidRDefault="003D66BB" w:rsidP="00AC7CBE">
            <w:pPr>
              <w:kinsoku w:val="0"/>
              <w:overflowPunct w:val="0"/>
              <w:spacing w:beforeLines="20" w:before="48" w:afterLines="20" w:after="48" w:line="240" w:lineRule="auto"/>
              <w:contextualSpacing/>
              <w:rPr>
                <w:rFonts w:ascii="Gill Sans MT" w:hAnsi="Gill Sans MT"/>
                <w:b/>
                <w:w w:val="105"/>
                <w:sz w:val="20"/>
                <w:szCs w:val="20"/>
              </w:rPr>
            </w:pPr>
            <w:r w:rsidRPr="00F71A9A">
              <w:rPr>
                <w:rFonts w:ascii="Gill Sans MT" w:hAnsi="Gill Sans MT"/>
                <w:w w:val="105"/>
                <w:sz w:val="20"/>
                <w:szCs w:val="20"/>
              </w:rPr>
              <w:t>A2.Name of Supervisor</w:t>
            </w:r>
            <w:r w:rsidRPr="00F71A9A">
              <w:rPr>
                <w:rFonts w:ascii="Gill Sans MT" w:hAnsi="Gill Sans MT"/>
                <w:b/>
                <w:w w:val="105"/>
                <w:sz w:val="20"/>
                <w:szCs w:val="20"/>
              </w:rPr>
              <w:t xml:space="preserve"> (</w:t>
            </w:r>
            <w:proofErr w:type="spellStart"/>
            <w:r w:rsidRPr="00F71A9A">
              <w:rPr>
                <w:rFonts w:ascii="Gill Sans MT" w:hAnsi="Gill Sans MT"/>
                <w:b/>
                <w:w w:val="105"/>
                <w:sz w:val="20"/>
                <w:szCs w:val="20"/>
              </w:rPr>
              <w:t>superv</w:t>
            </w:r>
            <w:proofErr w:type="spellEnd"/>
            <w:r w:rsidRPr="00F71A9A">
              <w:rPr>
                <w:rFonts w:ascii="Gill Sans MT" w:hAnsi="Gill Sans MT"/>
                <w:b/>
                <w:w w:val="105"/>
                <w:sz w:val="20"/>
                <w:szCs w:val="20"/>
              </w:rPr>
              <w:t>)</w:t>
            </w:r>
          </w:p>
        </w:tc>
        <w:tc>
          <w:tcPr>
            <w:tcW w:w="5040" w:type="dxa"/>
            <w:gridSpan w:val="2"/>
            <w:tcBorders>
              <w:top w:val="single" w:sz="18" w:space="0" w:color="000000"/>
              <w:left w:val="single" w:sz="18" w:space="0" w:color="000000"/>
              <w:bottom w:val="single" w:sz="18" w:space="0" w:color="000000"/>
              <w:right w:val="single" w:sz="18" w:space="0" w:color="000000"/>
            </w:tcBorders>
          </w:tcPr>
          <w:p w14:paraId="318B9372" w14:textId="77777777" w:rsidR="003D66BB" w:rsidRPr="00F71A9A" w:rsidRDefault="003D66BB" w:rsidP="00AC7CBE">
            <w:pPr>
              <w:kinsoku w:val="0"/>
              <w:overflowPunct w:val="0"/>
              <w:spacing w:after="0" w:line="240" w:lineRule="auto"/>
              <w:contextualSpacing/>
              <w:rPr>
                <w:rFonts w:ascii="Gill Sans MT" w:hAnsi="Gill Sans MT"/>
                <w:w w:val="105"/>
                <w:sz w:val="20"/>
                <w:szCs w:val="20"/>
              </w:rPr>
            </w:pPr>
            <w:r w:rsidRPr="00F71A9A">
              <w:rPr>
                <w:rFonts w:ascii="Gill Sans MT" w:hAnsi="Gill Sans MT"/>
                <w:i/>
                <w:color w:val="A6A6A6" w:themeColor="background1" w:themeShade="A6"/>
                <w:sz w:val="20"/>
                <w:szCs w:val="20"/>
              </w:rPr>
              <w:t>(Text)</w:t>
            </w:r>
          </w:p>
          <w:p w14:paraId="52A447AE" w14:textId="77777777" w:rsidR="003D66BB" w:rsidRPr="00F71A9A" w:rsidRDefault="003D66BB" w:rsidP="00AC7CBE">
            <w:pPr>
              <w:spacing w:beforeLines="20" w:before="48" w:afterLines="20" w:after="48" w:line="240" w:lineRule="auto"/>
              <w:ind w:left="120"/>
              <w:contextualSpacing/>
              <w:rPr>
                <w:rFonts w:ascii="Gill Sans MT" w:hAnsi="Gill Sans MT"/>
                <w:sz w:val="20"/>
                <w:szCs w:val="20"/>
              </w:rPr>
            </w:pPr>
          </w:p>
        </w:tc>
      </w:tr>
      <w:tr w:rsidR="003D66BB" w:rsidRPr="00F71A9A" w14:paraId="5924DAF1" w14:textId="77777777" w:rsidTr="00AC7CBE">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6389CF23" w14:textId="77777777" w:rsidR="003D66BB" w:rsidRPr="00F71A9A" w:rsidRDefault="003D66BB" w:rsidP="00AC7CBE">
            <w:pPr>
              <w:kinsoku w:val="0"/>
              <w:overflowPunct w:val="0"/>
              <w:spacing w:beforeLines="20" w:before="48" w:afterLines="20" w:after="48" w:line="240" w:lineRule="auto"/>
              <w:ind w:left="75"/>
              <w:contextualSpacing/>
              <w:rPr>
                <w:rFonts w:ascii="Gill Sans MT" w:hAnsi="Gill Sans MT"/>
                <w:sz w:val="20"/>
                <w:szCs w:val="20"/>
              </w:rPr>
            </w:pPr>
          </w:p>
        </w:tc>
        <w:tc>
          <w:tcPr>
            <w:tcW w:w="4680" w:type="dxa"/>
            <w:tcBorders>
              <w:top w:val="single" w:sz="4" w:space="0" w:color="000000"/>
              <w:left w:val="single" w:sz="4" w:space="0" w:color="000000"/>
              <w:bottom w:val="single" w:sz="4" w:space="0" w:color="000000"/>
              <w:right w:val="single" w:sz="18" w:space="0" w:color="000000"/>
            </w:tcBorders>
          </w:tcPr>
          <w:p w14:paraId="38DC537F" w14:textId="77777777" w:rsidR="003D66BB" w:rsidRPr="00F71A9A" w:rsidRDefault="003D66BB" w:rsidP="00AC7CBE">
            <w:pPr>
              <w:kinsoku w:val="0"/>
              <w:overflowPunct w:val="0"/>
              <w:spacing w:beforeLines="20" w:before="48" w:afterLines="20" w:after="48" w:line="240" w:lineRule="auto"/>
              <w:contextualSpacing/>
              <w:rPr>
                <w:rFonts w:ascii="Gill Sans MT" w:hAnsi="Gill Sans MT"/>
                <w:b/>
                <w:sz w:val="20"/>
                <w:szCs w:val="20"/>
              </w:rPr>
            </w:pPr>
            <w:r w:rsidRPr="00F71A9A">
              <w:rPr>
                <w:rFonts w:ascii="Gill Sans MT" w:hAnsi="Gill Sans MT"/>
                <w:w w:val="105"/>
                <w:sz w:val="20"/>
                <w:szCs w:val="20"/>
              </w:rPr>
              <w:t xml:space="preserve">A3.Village Name </w:t>
            </w:r>
            <w:r w:rsidRPr="00F71A9A">
              <w:rPr>
                <w:rFonts w:ascii="Gill Sans MT" w:hAnsi="Gill Sans MT"/>
                <w:b/>
                <w:w w:val="105"/>
                <w:sz w:val="20"/>
                <w:szCs w:val="20"/>
              </w:rPr>
              <w:t>(</w:t>
            </w:r>
            <w:proofErr w:type="spellStart"/>
            <w:r w:rsidRPr="00F71A9A">
              <w:rPr>
                <w:rFonts w:ascii="Gill Sans MT" w:hAnsi="Gill Sans MT"/>
                <w:b/>
                <w:w w:val="105"/>
                <w:sz w:val="20"/>
                <w:szCs w:val="20"/>
              </w:rPr>
              <w:t>h_vil</w:t>
            </w:r>
            <w:proofErr w:type="spellEnd"/>
            <w:r w:rsidRPr="00F71A9A">
              <w:rPr>
                <w:rFonts w:ascii="Gill Sans MT" w:hAnsi="Gill Sans MT"/>
                <w:b/>
                <w:w w:val="105"/>
                <w:sz w:val="20"/>
                <w:szCs w:val="20"/>
              </w:rPr>
              <w:t>)</w:t>
            </w:r>
          </w:p>
        </w:tc>
        <w:tc>
          <w:tcPr>
            <w:tcW w:w="5040" w:type="dxa"/>
            <w:gridSpan w:val="2"/>
            <w:tcBorders>
              <w:top w:val="single" w:sz="18" w:space="0" w:color="000000"/>
              <w:left w:val="single" w:sz="18" w:space="0" w:color="000000"/>
              <w:bottom w:val="single" w:sz="18" w:space="0" w:color="000000"/>
              <w:right w:val="single" w:sz="18" w:space="0" w:color="000000"/>
            </w:tcBorders>
          </w:tcPr>
          <w:p w14:paraId="777C0A8C" w14:textId="77777777" w:rsidR="003D66BB" w:rsidRPr="00F71A9A" w:rsidRDefault="003D66BB" w:rsidP="00AC7CBE">
            <w:pPr>
              <w:kinsoku w:val="0"/>
              <w:overflowPunct w:val="0"/>
              <w:spacing w:after="0" w:line="240" w:lineRule="auto"/>
              <w:contextualSpacing/>
              <w:rPr>
                <w:rFonts w:ascii="Gill Sans MT" w:hAnsi="Gill Sans MT"/>
                <w:w w:val="105"/>
                <w:sz w:val="20"/>
                <w:szCs w:val="20"/>
              </w:rPr>
            </w:pPr>
            <w:r w:rsidRPr="00F71A9A">
              <w:rPr>
                <w:rFonts w:ascii="Gill Sans MT" w:hAnsi="Gill Sans MT"/>
                <w:i/>
                <w:color w:val="A6A6A6" w:themeColor="background1" w:themeShade="A6"/>
                <w:sz w:val="20"/>
                <w:szCs w:val="20"/>
              </w:rPr>
              <w:t>(Text)</w:t>
            </w:r>
          </w:p>
          <w:p w14:paraId="6CAD8DC6" w14:textId="77777777" w:rsidR="003D66BB" w:rsidRPr="00F71A9A" w:rsidRDefault="003D66BB" w:rsidP="00AC7CBE">
            <w:pPr>
              <w:spacing w:beforeLines="20" w:before="48" w:afterLines="20" w:after="48" w:line="240" w:lineRule="auto"/>
              <w:ind w:left="120"/>
              <w:contextualSpacing/>
              <w:rPr>
                <w:rFonts w:ascii="Gill Sans MT" w:hAnsi="Gill Sans MT"/>
                <w:sz w:val="20"/>
                <w:szCs w:val="20"/>
              </w:rPr>
            </w:pPr>
          </w:p>
        </w:tc>
      </w:tr>
      <w:tr w:rsidR="003D66BB" w:rsidRPr="00F71A9A" w14:paraId="50E7AD0A" w14:textId="77777777" w:rsidTr="00AC7CBE">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48BF2D5B" w14:textId="77777777" w:rsidR="003D66BB" w:rsidRPr="00F71A9A" w:rsidRDefault="003D66BB" w:rsidP="00AC7CBE">
            <w:pPr>
              <w:tabs>
                <w:tab w:val="center" w:pos="5620"/>
                <w:tab w:val="right" w:pos="11240"/>
              </w:tabs>
              <w:kinsoku w:val="0"/>
              <w:overflowPunct w:val="0"/>
              <w:spacing w:beforeLines="20" w:before="48" w:afterLines="20" w:after="48" w:line="240" w:lineRule="auto"/>
              <w:ind w:left="75"/>
              <w:contextualSpacing/>
              <w:jc w:val="center"/>
              <w:rPr>
                <w:rFonts w:ascii="Gill Sans MT" w:hAnsi="Gill Sans MT"/>
                <w:spacing w:val="1"/>
                <w:w w:val="105"/>
                <w:sz w:val="20"/>
                <w:szCs w:val="20"/>
              </w:rPr>
            </w:pPr>
          </w:p>
        </w:tc>
        <w:tc>
          <w:tcPr>
            <w:tcW w:w="7200" w:type="dxa"/>
            <w:gridSpan w:val="2"/>
            <w:tcBorders>
              <w:top w:val="single" w:sz="4" w:space="0" w:color="000000"/>
              <w:left w:val="single" w:sz="4" w:space="0" w:color="000000"/>
              <w:bottom w:val="single" w:sz="4" w:space="0" w:color="000000"/>
              <w:right w:val="single" w:sz="18" w:space="0" w:color="000000"/>
            </w:tcBorders>
          </w:tcPr>
          <w:p w14:paraId="693BD6DF" w14:textId="35D43949" w:rsidR="003D66BB" w:rsidRPr="00F71A9A" w:rsidRDefault="0012712C" w:rsidP="00AC7CBE">
            <w:pPr>
              <w:kinsoku w:val="0"/>
              <w:overflowPunct w:val="0"/>
              <w:spacing w:beforeLines="20" w:before="48" w:afterLines="20" w:after="48" w:line="240" w:lineRule="auto"/>
              <w:contextualSpacing/>
              <w:rPr>
                <w:rFonts w:ascii="Gill Sans MT" w:hAnsi="Gill Sans MT"/>
                <w:w w:val="105"/>
                <w:sz w:val="20"/>
                <w:szCs w:val="20"/>
              </w:rPr>
            </w:pPr>
            <w:r w:rsidRPr="00F71A9A">
              <w:rPr>
                <w:rFonts w:ascii="Gill Sans MT" w:hAnsi="Gill Sans MT"/>
                <w:w w:val="105"/>
                <w:sz w:val="20"/>
                <w:szCs w:val="20"/>
              </w:rPr>
              <w:t>A4</w:t>
            </w:r>
            <w:r w:rsidR="003D66BB" w:rsidRPr="00F71A9A">
              <w:rPr>
                <w:rFonts w:ascii="Gill Sans MT" w:hAnsi="Gill Sans MT"/>
                <w:w w:val="105"/>
                <w:sz w:val="20"/>
                <w:szCs w:val="20"/>
              </w:rPr>
              <w:t xml:space="preserve">.Village ID: </w:t>
            </w:r>
            <w:r w:rsidR="003D66BB" w:rsidRPr="00F71A9A">
              <w:rPr>
                <w:rFonts w:ascii="Gill Sans MT" w:hAnsi="Gill Sans MT"/>
                <w:b/>
                <w:w w:val="105"/>
                <w:sz w:val="20"/>
                <w:szCs w:val="20"/>
              </w:rPr>
              <w:t>(</w:t>
            </w:r>
            <w:proofErr w:type="spellStart"/>
            <w:r w:rsidR="003D66BB" w:rsidRPr="00F71A9A">
              <w:rPr>
                <w:rFonts w:ascii="Gill Sans MT" w:hAnsi="Gill Sans MT"/>
                <w:b/>
                <w:w w:val="105"/>
                <w:sz w:val="20"/>
                <w:szCs w:val="20"/>
              </w:rPr>
              <w:t>h_vilid</w:t>
            </w:r>
            <w:proofErr w:type="spellEnd"/>
            <w:r w:rsidR="003D66BB" w:rsidRPr="00F71A9A">
              <w:rPr>
                <w:rFonts w:ascii="Gill Sans MT" w:hAnsi="Gill Sans MT"/>
                <w:b/>
                <w:w w:val="105"/>
                <w:sz w:val="20"/>
                <w:szCs w:val="20"/>
              </w:rPr>
              <w:t>)</w:t>
            </w:r>
            <w:r w:rsidR="003D66BB" w:rsidRPr="00F71A9A">
              <w:rPr>
                <w:rFonts w:ascii="Gill Sans MT" w:hAnsi="Gill Sans MT"/>
                <w:w w:val="105"/>
                <w:sz w:val="20"/>
                <w:szCs w:val="20"/>
              </w:rPr>
              <w:t xml:space="preserve"> </w:t>
            </w:r>
          </w:p>
        </w:tc>
        <w:tc>
          <w:tcPr>
            <w:tcW w:w="2520" w:type="dxa"/>
            <w:tcBorders>
              <w:top w:val="single" w:sz="18" w:space="0" w:color="000000"/>
              <w:left w:val="single" w:sz="18" w:space="0" w:color="000000"/>
              <w:bottom w:val="single" w:sz="18" w:space="0" w:color="000000"/>
              <w:right w:val="single" w:sz="18" w:space="0" w:color="000000"/>
            </w:tcBorders>
          </w:tcPr>
          <w:p w14:paraId="37AF088C" w14:textId="77777777" w:rsidR="003D66BB" w:rsidRPr="00F71A9A" w:rsidRDefault="003D66BB" w:rsidP="00AC7CBE">
            <w:pPr>
              <w:spacing w:beforeLines="20" w:before="48" w:afterLines="20" w:after="48" w:line="240" w:lineRule="auto"/>
              <w:contextualSpacing/>
              <w:rPr>
                <w:rFonts w:ascii="Gill Sans MT" w:hAnsi="Gill Sans MT"/>
                <w:i/>
                <w:sz w:val="20"/>
                <w:szCs w:val="20"/>
              </w:rPr>
            </w:pPr>
            <w:r w:rsidRPr="00F71A9A">
              <w:rPr>
                <w:rFonts w:ascii="Gill Sans MT" w:hAnsi="Gill Sans MT"/>
                <w:i/>
                <w:color w:val="A6A6A6" w:themeColor="background1" w:themeShade="A6"/>
                <w:sz w:val="20"/>
                <w:szCs w:val="20"/>
              </w:rPr>
              <w:t xml:space="preserve">(Integer) </w:t>
            </w:r>
          </w:p>
        </w:tc>
      </w:tr>
      <w:tr w:rsidR="003D66BB" w:rsidRPr="00F71A9A" w14:paraId="39018DB7" w14:textId="77777777" w:rsidTr="00AC7CBE">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62E62BBA" w14:textId="77777777" w:rsidR="003D66BB" w:rsidRPr="00F71A9A" w:rsidRDefault="003D66BB" w:rsidP="00AC7CBE">
            <w:pPr>
              <w:tabs>
                <w:tab w:val="center" w:pos="5620"/>
                <w:tab w:val="right" w:pos="11240"/>
              </w:tabs>
              <w:kinsoku w:val="0"/>
              <w:overflowPunct w:val="0"/>
              <w:spacing w:beforeLines="20" w:before="48" w:afterLines="20" w:after="48" w:line="240" w:lineRule="auto"/>
              <w:ind w:left="75"/>
              <w:contextualSpacing/>
              <w:jc w:val="center"/>
              <w:rPr>
                <w:rFonts w:ascii="Gill Sans MT" w:hAnsi="Gill Sans MT"/>
                <w:spacing w:val="1"/>
                <w:w w:val="105"/>
                <w:sz w:val="20"/>
                <w:szCs w:val="20"/>
              </w:rPr>
            </w:pPr>
          </w:p>
        </w:tc>
        <w:tc>
          <w:tcPr>
            <w:tcW w:w="7200" w:type="dxa"/>
            <w:gridSpan w:val="2"/>
            <w:tcBorders>
              <w:top w:val="single" w:sz="4" w:space="0" w:color="000000"/>
              <w:left w:val="single" w:sz="4" w:space="0" w:color="000000"/>
              <w:bottom w:val="single" w:sz="4" w:space="0" w:color="000000"/>
              <w:right w:val="single" w:sz="18" w:space="0" w:color="000000"/>
            </w:tcBorders>
          </w:tcPr>
          <w:p w14:paraId="33286945" w14:textId="6F65ECA6" w:rsidR="003D66BB" w:rsidRPr="00F71A9A" w:rsidRDefault="0012712C" w:rsidP="00AC7CBE">
            <w:pPr>
              <w:kinsoku w:val="0"/>
              <w:overflowPunct w:val="0"/>
              <w:spacing w:beforeLines="20" w:before="48" w:afterLines="20" w:after="48" w:line="240" w:lineRule="auto"/>
              <w:contextualSpacing/>
              <w:rPr>
                <w:rFonts w:ascii="Gill Sans MT" w:hAnsi="Gill Sans MT"/>
                <w:b/>
                <w:w w:val="105"/>
                <w:sz w:val="20"/>
                <w:szCs w:val="20"/>
              </w:rPr>
            </w:pPr>
            <w:r w:rsidRPr="00F71A9A">
              <w:rPr>
                <w:rFonts w:ascii="Gill Sans MT" w:hAnsi="Gill Sans MT"/>
                <w:w w:val="105"/>
                <w:sz w:val="20"/>
                <w:szCs w:val="20"/>
              </w:rPr>
              <w:t>A5</w:t>
            </w:r>
            <w:r w:rsidR="003D66BB" w:rsidRPr="00F71A9A">
              <w:rPr>
                <w:rFonts w:ascii="Gill Sans MT" w:hAnsi="Gill Sans MT"/>
                <w:w w:val="105"/>
                <w:sz w:val="20"/>
                <w:szCs w:val="20"/>
              </w:rPr>
              <w:t xml:space="preserve">.Confirm village ID: </w:t>
            </w:r>
            <w:r w:rsidR="003D66BB" w:rsidRPr="00F71A9A">
              <w:rPr>
                <w:rFonts w:ascii="Gill Sans MT" w:hAnsi="Gill Sans MT"/>
                <w:b/>
                <w:w w:val="105"/>
                <w:sz w:val="20"/>
                <w:szCs w:val="20"/>
              </w:rPr>
              <w:t>(h_vilid2)</w:t>
            </w:r>
          </w:p>
        </w:tc>
        <w:tc>
          <w:tcPr>
            <w:tcW w:w="2520" w:type="dxa"/>
            <w:tcBorders>
              <w:top w:val="single" w:sz="18" w:space="0" w:color="000000"/>
              <w:left w:val="single" w:sz="18" w:space="0" w:color="000000"/>
              <w:bottom w:val="single" w:sz="18" w:space="0" w:color="000000"/>
              <w:right w:val="single" w:sz="18" w:space="0" w:color="000000"/>
            </w:tcBorders>
          </w:tcPr>
          <w:p w14:paraId="305B48B8" w14:textId="77777777" w:rsidR="003D66BB" w:rsidRPr="00F71A9A" w:rsidRDefault="003D66BB" w:rsidP="00AC7CBE">
            <w:pPr>
              <w:spacing w:beforeLines="20" w:before="48" w:afterLines="20" w:after="48"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bl>
    <w:p w14:paraId="0BA67B47" w14:textId="77777777" w:rsidR="003D66BB" w:rsidRPr="00F71A9A" w:rsidRDefault="003D66BB" w:rsidP="00AC7CBE">
      <w:pPr>
        <w:pStyle w:val="BodyText"/>
        <w:kinsoku w:val="0"/>
        <w:overflowPunct w:val="0"/>
        <w:spacing w:beforeLines="20" w:before="48" w:afterLines="20" w:after="48"/>
        <w:ind w:right="160"/>
        <w:contextualSpacing/>
        <w:rPr>
          <w:rFonts w:ascii="Gill Sans MT" w:hAnsi="Gill Sans MT"/>
          <w:sz w:val="20"/>
          <w:szCs w:val="20"/>
        </w:rPr>
      </w:pPr>
    </w:p>
    <w:p w14:paraId="0CD40573" w14:textId="77777777" w:rsidR="003D66BB" w:rsidRPr="00F71A9A" w:rsidRDefault="003D66BB" w:rsidP="00AC7CBE">
      <w:pPr>
        <w:pStyle w:val="BodyText"/>
        <w:kinsoku w:val="0"/>
        <w:overflowPunct w:val="0"/>
        <w:spacing w:beforeLines="20" w:before="48" w:afterLines="20" w:after="48"/>
        <w:ind w:right="160"/>
        <w:contextualSpacing/>
        <w:rPr>
          <w:rFonts w:ascii="Gill Sans MT" w:hAnsi="Gill Sans MT"/>
          <w:sz w:val="20"/>
          <w:szCs w:val="20"/>
        </w:rPr>
      </w:pPr>
      <w:r w:rsidRPr="00F71A9A">
        <w:rPr>
          <w:rFonts w:ascii="Gill Sans MT" w:eastAsia="Times New Roman" w:hAnsi="Gill Sans MT"/>
          <w:sz w:val="20"/>
          <w:szCs w:val="20"/>
          <w:lang w:eastAsia="zh-CN"/>
        </w:rPr>
        <w:t>INFORMED CONSENT - PLEASE READ THE PAPER CONSENT FORM CAREFULY AND WORD FOR WORD</w:t>
      </w:r>
    </w:p>
    <w:p w14:paraId="3CE1B829" w14:textId="77777777" w:rsidR="003D66BB" w:rsidRPr="00F71A9A" w:rsidRDefault="003D66BB" w:rsidP="00AC7CBE">
      <w:pPr>
        <w:pStyle w:val="BodyText"/>
        <w:kinsoku w:val="0"/>
        <w:overflowPunct w:val="0"/>
        <w:spacing w:beforeLines="20" w:before="48" w:afterLines="20" w:after="48"/>
        <w:ind w:right="160"/>
        <w:contextualSpacing/>
        <w:rPr>
          <w:rFonts w:ascii="Gill Sans MT" w:hAnsi="Gill Sans MT"/>
          <w:sz w:val="20"/>
          <w:szCs w:val="20"/>
        </w:rPr>
      </w:pPr>
    </w:p>
    <w:p w14:paraId="3A62DD41" w14:textId="77777777" w:rsidR="003D66BB" w:rsidRPr="00F71A9A" w:rsidRDefault="003D66BB" w:rsidP="00AC7CBE">
      <w:pPr>
        <w:pStyle w:val="BodyText"/>
        <w:kinsoku w:val="0"/>
        <w:overflowPunct w:val="0"/>
        <w:spacing w:beforeLines="20" w:before="48" w:afterLines="20" w:after="48"/>
        <w:ind w:right="160"/>
        <w:contextualSpacing/>
        <w:rPr>
          <w:rFonts w:ascii="Gill Sans MT" w:hAnsi="Gill Sans MT"/>
          <w:sz w:val="20"/>
          <w:szCs w:val="20"/>
        </w:rPr>
      </w:pPr>
    </w:p>
    <w:tbl>
      <w:tblPr>
        <w:tblW w:w="1008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360"/>
        <w:gridCol w:w="4680"/>
        <w:gridCol w:w="4320"/>
        <w:gridCol w:w="720"/>
      </w:tblGrid>
      <w:tr w:rsidR="003D66BB" w:rsidRPr="00F71A9A" w14:paraId="5F148F92" w14:textId="77777777" w:rsidTr="00AC7CBE">
        <w:trPr>
          <w:trHeight w:val="20"/>
        </w:trPr>
        <w:tc>
          <w:tcPr>
            <w:tcW w:w="360" w:type="dxa"/>
          </w:tcPr>
          <w:p w14:paraId="7DCED0B7" w14:textId="77777777" w:rsidR="003D66BB" w:rsidRPr="00F71A9A" w:rsidRDefault="003D66BB" w:rsidP="00AC7CBE">
            <w:pPr>
              <w:kinsoku w:val="0"/>
              <w:overflowPunct w:val="0"/>
              <w:spacing w:after="0" w:line="240" w:lineRule="auto"/>
              <w:ind w:left="104"/>
              <w:contextualSpacing/>
              <w:rPr>
                <w:rFonts w:ascii="Gill Sans MT" w:hAnsi="Gill Sans MT"/>
                <w:sz w:val="20"/>
                <w:szCs w:val="20"/>
              </w:rPr>
            </w:pPr>
          </w:p>
        </w:tc>
        <w:tc>
          <w:tcPr>
            <w:tcW w:w="4680" w:type="dxa"/>
            <w:tcBorders>
              <w:right w:val="nil"/>
            </w:tcBorders>
          </w:tcPr>
          <w:p w14:paraId="37A78A2F" w14:textId="5F70CF79" w:rsidR="003D66BB" w:rsidRPr="00F71A9A" w:rsidRDefault="0012712C" w:rsidP="00AC7CBE">
            <w:pPr>
              <w:kinsoku w:val="0"/>
              <w:overflowPunct w:val="0"/>
              <w:spacing w:afterLines="20" w:after="48" w:line="240" w:lineRule="auto"/>
              <w:contextualSpacing/>
              <w:rPr>
                <w:rFonts w:ascii="Gill Sans MT" w:hAnsi="Gill Sans MT"/>
                <w:b/>
                <w:w w:val="105"/>
                <w:sz w:val="20"/>
                <w:szCs w:val="20"/>
              </w:rPr>
            </w:pPr>
            <w:r w:rsidRPr="00F71A9A">
              <w:rPr>
                <w:rFonts w:ascii="Gill Sans MT" w:hAnsi="Gill Sans MT"/>
                <w:w w:val="105"/>
                <w:sz w:val="20"/>
                <w:szCs w:val="20"/>
              </w:rPr>
              <w:t xml:space="preserve">A6 </w:t>
            </w:r>
            <w:r w:rsidR="003D66BB" w:rsidRPr="00F71A9A">
              <w:rPr>
                <w:rFonts w:ascii="Gill Sans MT" w:hAnsi="Gill Sans MT"/>
                <w:w w:val="105"/>
                <w:sz w:val="20"/>
                <w:szCs w:val="20"/>
              </w:rPr>
              <w:t xml:space="preserve">Did the respondent consent? </w:t>
            </w:r>
            <w:r w:rsidR="003D66BB" w:rsidRPr="00F71A9A">
              <w:rPr>
                <w:rFonts w:ascii="Gill Sans MT" w:hAnsi="Gill Sans MT"/>
                <w:b/>
                <w:w w:val="105"/>
                <w:sz w:val="20"/>
                <w:szCs w:val="20"/>
              </w:rPr>
              <w:t>(consent)</w:t>
            </w:r>
          </w:p>
          <w:p w14:paraId="0229EEFA" w14:textId="316D00B3" w:rsidR="00CB0E2D" w:rsidRPr="00F71A9A" w:rsidRDefault="00CB0E2D" w:rsidP="00AC7CBE">
            <w:pPr>
              <w:kinsoku w:val="0"/>
              <w:overflowPunct w:val="0"/>
              <w:spacing w:afterLines="20" w:after="48" w:line="240" w:lineRule="auto"/>
              <w:contextualSpacing/>
              <w:rPr>
                <w:rFonts w:ascii="Gill Sans MT" w:hAnsi="Gill Sans MT"/>
                <w:w w:val="105"/>
                <w:sz w:val="20"/>
                <w:szCs w:val="20"/>
              </w:rPr>
            </w:pPr>
            <w:r w:rsidRPr="00F71A9A">
              <w:rPr>
                <w:rFonts w:ascii="Gill Sans MT" w:hAnsi="Gill Sans MT"/>
                <w:w w:val="105"/>
                <w:sz w:val="20"/>
                <w:szCs w:val="20"/>
              </w:rPr>
              <w:t>If 1, skip to Module B</w:t>
            </w:r>
          </w:p>
        </w:tc>
        <w:tc>
          <w:tcPr>
            <w:tcW w:w="4320" w:type="dxa"/>
            <w:tcBorders>
              <w:left w:val="nil"/>
              <w:right w:val="single" w:sz="18" w:space="0" w:color="000000"/>
            </w:tcBorders>
          </w:tcPr>
          <w:p w14:paraId="1FBDDFF9" w14:textId="77777777" w:rsidR="00CB0E2D" w:rsidRPr="00F71A9A" w:rsidRDefault="00CB0E2D" w:rsidP="00AC7CBE">
            <w:pPr>
              <w:spacing w:after="0" w:line="240" w:lineRule="auto"/>
              <w:contextualSpacing/>
              <w:rPr>
                <w:rFonts w:ascii="Gill Sans MT" w:hAnsi="Gill Sans MT"/>
                <w:sz w:val="20"/>
                <w:szCs w:val="20"/>
              </w:rPr>
            </w:pPr>
            <w:r w:rsidRPr="00F71A9A">
              <w:rPr>
                <w:rFonts w:ascii="Gill Sans MT" w:hAnsi="Gill Sans MT"/>
                <w:sz w:val="20"/>
                <w:szCs w:val="20"/>
              </w:rPr>
              <w:t>1=No</w:t>
            </w:r>
          </w:p>
          <w:p w14:paraId="4B17A4EA" w14:textId="4725C8AF" w:rsidR="003D66BB" w:rsidRPr="00F71A9A" w:rsidRDefault="00CB0E2D" w:rsidP="00AC7CBE">
            <w:pPr>
              <w:spacing w:after="0" w:line="240" w:lineRule="auto"/>
              <w:contextualSpacing/>
              <w:rPr>
                <w:rFonts w:ascii="Gill Sans MT" w:hAnsi="Gill Sans MT"/>
                <w:sz w:val="20"/>
                <w:szCs w:val="20"/>
              </w:rPr>
            </w:pPr>
            <w:r w:rsidRPr="00F71A9A">
              <w:rPr>
                <w:rFonts w:ascii="Gill Sans MT" w:hAnsi="Gill Sans MT"/>
                <w:sz w:val="20"/>
                <w:szCs w:val="20"/>
              </w:rPr>
              <w:t>2=Yes</w:t>
            </w:r>
          </w:p>
        </w:tc>
        <w:tc>
          <w:tcPr>
            <w:tcW w:w="720" w:type="dxa"/>
            <w:tcBorders>
              <w:top w:val="single" w:sz="18" w:space="0" w:color="000000"/>
              <w:left w:val="single" w:sz="18" w:space="0" w:color="000000"/>
              <w:bottom w:val="single" w:sz="18" w:space="0" w:color="000000"/>
              <w:right w:val="single" w:sz="18" w:space="0" w:color="000000"/>
            </w:tcBorders>
          </w:tcPr>
          <w:p w14:paraId="651E8656" w14:textId="77777777" w:rsidR="003D66BB" w:rsidRPr="00F71A9A" w:rsidRDefault="003D66BB" w:rsidP="00AC7CBE">
            <w:pPr>
              <w:kinsoku w:val="0"/>
              <w:overflowPunct w:val="0"/>
              <w:spacing w:after="0" w:line="240" w:lineRule="auto"/>
              <w:ind w:left="22"/>
              <w:contextualSpacing/>
              <w:rPr>
                <w:rFonts w:ascii="Gill Sans MT" w:hAnsi="Gill Sans MT"/>
                <w:w w:val="105"/>
                <w:sz w:val="20"/>
                <w:szCs w:val="20"/>
              </w:rPr>
            </w:pPr>
            <w:r w:rsidRPr="00F71A9A">
              <w:rPr>
                <w:rFonts w:ascii="Gill Sans MT" w:hAnsi="Gill Sans MT"/>
                <w:i/>
                <w:color w:val="A6A6A6" w:themeColor="background1" w:themeShade="A6"/>
                <w:sz w:val="20"/>
                <w:szCs w:val="20"/>
              </w:rPr>
              <w:t>(Code)</w:t>
            </w:r>
          </w:p>
        </w:tc>
      </w:tr>
      <w:tr w:rsidR="003D66BB" w:rsidRPr="00F71A9A" w14:paraId="0E351898" w14:textId="77777777" w:rsidTr="00AC7CBE">
        <w:trPr>
          <w:trHeight w:val="20"/>
        </w:trPr>
        <w:tc>
          <w:tcPr>
            <w:tcW w:w="360" w:type="dxa"/>
          </w:tcPr>
          <w:p w14:paraId="32D4B752" w14:textId="77777777" w:rsidR="003D66BB" w:rsidRPr="00F71A9A" w:rsidRDefault="003D66BB" w:rsidP="00AC7CBE">
            <w:pPr>
              <w:kinsoku w:val="0"/>
              <w:overflowPunct w:val="0"/>
              <w:spacing w:after="0" w:line="240" w:lineRule="auto"/>
              <w:ind w:left="75"/>
              <w:contextualSpacing/>
              <w:rPr>
                <w:rFonts w:ascii="Gill Sans MT" w:hAnsi="Gill Sans MT"/>
                <w:sz w:val="20"/>
                <w:szCs w:val="20"/>
              </w:rPr>
            </w:pPr>
          </w:p>
        </w:tc>
        <w:tc>
          <w:tcPr>
            <w:tcW w:w="4680" w:type="dxa"/>
            <w:tcBorders>
              <w:right w:val="single" w:sz="18" w:space="0" w:color="000000"/>
            </w:tcBorders>
          </w:tcPr>
          <w:p w14:paraId="2589921E" w14:textId="3D07C0C0" w:rsidR="003D66BB" w:rsidRPr="00F71A9A" w:rsidRDefault="0012712C" w:rsidP="00AC7CBE">
            <w:pPr>
              <w:spacing w:after="0" w:line="240" w:lineRule="auto"/>
              <w:contextualSpacing/>
              <w:rPr>
                <w:rFonts w:ascii="Gill Sans MT" w:hAnsi="Gill Sans MT"/>
                <w:b/>
                <w:sz w:val="20"/>
                <w:szCs w:val="20"/>
              </w:rPr>
            </w:pPr>
            <w:r w:rsidRPr="00F71A9A">
              <w:rPr>
                <w:rFonts w:ascii="Gill Sans MT" w:hAnsi="Gill Sans MT"/>
                <w:sz w:val="20"/>
                <w:szCs w:val="20"/>
              </w:rPr>
              <w:t>A7</w:t>
            </w:r>
            <w:r w:rsidR="003D66BB" w:rsidRPr="00F71A9A">
              <w:rPr>
                <w:rFonts w:ascii="Gill Sans MT" w:hAnsi="Gill Sans MT"/>
                <w:sz w:val="20"/>
                <w:szCs w:val="20"/>
              </w:rPr>
              <w:t xml:space="preserve">.If you have chosen not to participate, can you please tell me why? </w:t>
            </w:r>
            <w:r w:rsidR="003D66BB" w:rsidRPr="00F71A9A">
              <w:rPr>
                <w:rFonts w:ascii="Gill Sans MT" w:hAnsi="Gill Sans MT"/>
                <w:b/>
                <w:sz w:val="20"/>
                <w:szCs w:val="20"/>
              </w:rPr>
              <w:t>(refuse)</w:t>
            </w:r>
          </w:p>
          <w:p w14:paraId="782EE28A" w14:textId="30FC7702" w:rsidR="003D66BB" w:rsidRPr="00F71A9A" w:rsidRDefault="003D66BB" w:rsidP="00AC7CBE">
            <w:pPr>
              <w:keepNext/>
              <w:spacing w:afterLines="20" w:after="48" w:line="240" w:lineRule="auto"/>
              <w:contextualSpacing/>
              <w:outlineLvl w:val="4"/>
              <w:rPr>
                <w:rFonts w:ascii="Gill Sans MT" w:hAnsi="Gill Sans MT"/>
                <w:w w:val="105"/>
                <w:sz w:val="20"/>
                <w:szCs w:val="20"/>
              </w:rPr>
            </w:pPr>
            <w:r w:rsidRPr="00F71A9A">
              <w:rPr>
                <w:rFonts w:ascii="Gill Sans MT" w:hAnsi="Gill Sans MT" w:cs="Times New Roman"/>
                <w:w w:val="105"/>
                <w:sz w:val="20"/>
                <w:szCs w:val="20"/>
              </w:rPr>
              <w:t>Skip to</w:t>
            </w:r>
            <w:r w:rsidRPr="00F71A9A">
              <w:rPr>
                <w:rFonts w:ascii="Gill Sans MT" w:hAnsi="Gill Sans MT" w:cs="Times New Roman"/>
                <w:i/>
                <w:w w:val="105"/>
                <w:sz w:val="20"/>
                <w:szCs w:val="20"/>
              </w:rPr>
              <w:t xml:space="preserve"> </w:t>
            </w:r>
            <w:r w:rsidRPr="00F71A9A">
              <w:rPr>
                <w:rFonts w:ascii="Gill Sans MT" w:hAnsi="Gill Sans MT" w:cs="Times New Roman"/>
                <w:b/>
                <w:w w:val="105"/>
                <w:sz w:val="20"/>
                <w:szCs w:val="20"/>
              </w:rPr>
              <w:t>Module J-&gt; Conclusion</w:t>
            </w:r>
          </w:p>
        </w:tc>
        <w:tc>
          <w:tcPr>
            <w:tcW w:w="5040" w:type="dxa"/>
            <w:gridSpan w:val="2"/>
            <w:tcBorders>
              <w:top w:val="single" w:sz="18" w:space="0" w:color="000000"/>
              <w:left w:val="single" w:sz="18" w:space="0" w:color="000000"/>
              <w:bottom w:val="single" w:sz="18" w:space="0" w:color="000000"/>
              <w:right w:val="single" w:sz="18" w:space="0" w:color="000000"/>
            </w:tcBorders>
          </w:tcPr>
          <w:p w14:paraId="39B5CAE2" w14:textId="2F6D484B" w:rsidR="003D66BB" w:rsidRPr="00F71A9A" w:rsidRDefault="003D66BB" w:rsidP="00AC7CBE">
            <w:pPr>
              <w:kinsoku w:val="0"/>
              <w:overflowPunct w:val="0"/>
              <w:spacing w:after="0" w:line="240" w:lineRule="auto"/>
              <w:contextualSpacing/>
              <w:rPr>
                <w:rFonts w:ascii="Gill Sans MT" w:hAnsi="Gill Sans MT"/>
                <w:w w:val="105"/>
                <w:sz w:val="20"/>
                <w:szCs w:val="20"/>
              </w:rPr>
            </w:pPr>
            <w:r w:rsidRPr="00F71A9A">
              <w:rPr>
                <w:rFonts w:ascii="Gill Sans MT" w:hAnsi="Gill Sans MT"/>
                <w:i/>
                <w:color w:val="A6A6A6" w:themeColor="background1" w:themeShade="A6"/>
                <w:sz w:val="20"/>
                <w:szCs w:val="20"/>
              </w:rPr>
              <w:t>(Text)</w:t>
            </w:r>
          </w:p>
        </w:tc>
      </w:tr>
    </w:tbl>
    <w:p w14:paraId="0F78B80D" w14:textId="77777777" w:rsidR="003D66BB" w:rsidRPr="00F71A9A" w:rsidRDefault="003D66BB" w:rsidP="00AC7CBE">
      <w:pPr>
        <w:tabs>
          <w:tab w:val="left" w:pos="5490"/>
        </w:tabs>
        <w:spacing w:after="0" w:line="240" w:lineRule="auto"/>
        <w:contextualSpacing/>
        <w:rPr>
          <w:rFonts w:ascii="Gill Sans MT" w:eastAsia="Times New Roman" w:hAnsi="Gill Sans MT" w:cs="Times New Roman"/>
          <w:b/>
          <w:color w:val="000000"/>
          <w:sz w:val="20"/>
          <w:szCs w:val="20"/>
        </w:rPr>
      </w:pPr>
    </w:p>
    <w:p w14:paraId="253991E8" w14:textId="77777777" w:rsidR="003D66BB" w:rsidRPr="00F71A9A" w:rsidRDefault="003D66BB" w:rsidP="00AC7CBE">
      <w:pPr>
        <w:spacing w:after="0" w:line="240" w:lineRule="auto"/>
        <w:contextualSpacing/>
        <w:rPr>
          <w:rFonts w:ascii="Gill Sans MT" w:eastAsia="Times New Roman" w:hAnsi="Gill Sans MT" w:cs="Times New Roman"/>
          <w:b/>
          <w:color w:val="000000"/>
          <w:sz w:val="20"/>
          <w:szCs w:val="20"/>
        </w:rPr>
      </w:pPr>
    </w:p>
    <w:p w14:paraId="3FD15367" w14:textId="77777777" w:rsidR="00CB0E2D" w:rsidRPr="00F71A9A" w:rsidRDefault="00CB0E2D" w:rsidP="00AC7CBE">
      <w:pPr>
        <w:spacing w:after="0" w:line="240" w:lineRule="auto"/>
        <w:contextualSpacing/>
        <w:rPr>
          <w:rFonts w:ascii="Gill Sans MT" w:eastAsia="Times New Roman" w:hAnsi="Gill Sans MT" w:cs="Times New Roman"/>
          <w:b/>
          <w:color w:val="000000"/>
          <w:sz w:val="20"/>
          <w:szCs w:val="20"/>
        </w:rPr>
      </w:pPr>
      <w:r w:rsidRPr="00F71A9A">
        <w:rPr>
          <w:rFonts w:ascii="Gill Sans MT" w:eastAsia="Times New Roman" w:hAnsi="Gill Sans MT" w:cs="Times New Roman"/>
          <w:b/>
          <w:color w:val="000000"/>
          <w:sz w:val="20"/>
          <w:szCs w:val="20"/>
        </w:rPr>
        <w:br w:type="page"/>
      </w:r>
    </w:p>
    <w:p w14:paraId="2C9F3A30" w14:textId="16B6E3E7" w:rsidR="003D66BB" w:rsidRPr="00F71A9A" w:rsidRDefault="003450C1" w:rsidP="00AC7CBE">
      <w:pPr>
        <w:spacing w:after="0" w:line="240" w:lineRule="auto"/>
        <w:contextualSpacing/>
        <w:rPr>
          <w:rFonts w:ascii="Gill Sans MT" w:eastAsia="Times New Roman" w:hAnsi="Gill Sans MT" w:cs="Times New Roman"/>
          <w:b/>
          <w:color w:val="000000"/>
          <w:sz w:val="20"/>
          <w:szCs w:val="20"/>
        </w:rPr>
      </w:pPr>
      <w:r>
        <w:rPr>
          <w:rFonts w:ascii="Gill Sans MT" w:eastAsia="Times New Roman" w:hAnsi="Gill Sans MT" w:cs="Times New Roman"/>
          <w:b/>
          <w:color w:val="000000"/>
          <w:sz w:val="20"/>
          <w:szCs w:val="20"/>
        </w:rPr>
        <w:lastRenderedPageBreak/>
        <w:t xml:space="preserve">HEADPERSON INFO </w:t>
      </w:r>
    </w:p>
    <w:tbl>
      <w:tblPr>
        <w:tblW w:w="10082"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359"/>
        <w:gridCol w:w="5321"/>
        <w:gridCol w:w="1520"/>
        <w:gridCol w:w="357"/>
        <w:gridCol w:w="1803"/>
        <w:gridCol w:w="18"/>
        <w:gridCol w:w="697"/>
        <w:gridCol w:w="7"/>
      </w:tblGrid>
      <w:tr w:rsidR="00A95A91" w:rsidRPr="00F71A9A" w14:paraId="3EE36861" w14:textId="77777777" w:rsidTr="004F4072">
        <w:trPr>
          <w:gridAfter w:val="1"/>
          <w:wAfter w:w="7" w:type="dxa"/>
          <w:trHeight w:val="20"/>
        </w:trPr>
        <w:tc>
          <w:tcPr>
            <w:tcW w:w="359" w:type="dxa"/>
            <w:tcBorders>
              <w:right w:val="single" w:sz="4" w:space="0" w:color="auto"/>
            </w:tcBorders>
          </w:tcPr>
          <w:p w14:paraId="7051956C" w14:textId="77777777" w:rsidR="00A95A91" w:rsidRPr="00F71A9A" w:rsidRDefault="00A95A91" w:rsidP="00AC7CBE">
            <w:pPr>
              <w:spacing w:after="0" w:line="240" w:lineRule="auto"/>
              <w:contextualSpacing/>
              <w:rPr>
                <w:rFonts w:ascii="Gill Sans MT" w:hAnsi="Gill Sans MT"/>
                <w:sz w:val="20"/>
                <w:szCs w:val="20"/>
              </w:rPr>
            </w:pPr>
          </w:p>
        </w:tc>
        <w:tc>
          <w:tcPr>
            <w:tcW w:w="5321" w:type="dxa"/>
            <w:tcBorders>
              <w:left w:val="single" w:sz="4" w:space="0" w:color="auto"/>
              <w:right w:val="single" w:sz="18" w:space="0" w:color="000000"/>
            </w:tcBorders>
          </w:tcPr>
          <w:p w14:paraId="04DE3970" w14:textId="2FD62DCE" w:rsidR="00A95A91" w:rsidRPr="00F71A9A" w:rsidRDefault="003450C1" w:rsidP="00AC7CBE">
            <w:pPr>
              <w:spacing w:after="0" w:line="240" w:lineRule="auto"/>
              <w:contextualSpacing/>
              <w:rPr>
                <w:rFonts w:ascii="Gill Sans MT" w:hAnsi="Gill Sans MT"/>
                <w:w w:val="105"/>
                <w:sz w:val="20"/>
                <w:szCs w:val="20"/>
              </w:rPr>
            </w:pPr>
            <w:r>
              <w:rPr>
                <w:rFonts w:ascii="Gill Sans MT" w:eastAsia="Calibri" w:hAnsi="Gill Sans MT" w:cs="Times New Roman"/>
                <w:w w:val="105"/>
                <w:sz w:val="20"/>
                <w:szCs w:val="20"/>
              </w:rPr>
              <w:t>B1.Full name of Headperson</w:t>
            </w:r>
            <w:r w:rsidR="00A95A91" w:rsidRPr="00F71A9A">
              <w:rPr>
                <w:rFonts w:ascii="Gill Sans MT" w:eastAsia="Calibri" w:hAnsi="Gill Sans MT" w:cs="Times New Roman"/>
                <w:w w:val="105"/>
                <w:sz w:val="20"/>
                <w:szCs w:val="20"/>
              </w:rPr>
              <w:t xml:space="preserve"> </w:t>
            </w:r>
            <w:r w:rsidR="00A95A91" w:rsidRPr="00F71A9A">
              <w:rPr>
                <w:rFonts w:ascii="Gill Sans MT" w:eastAsia="Calibri" w:hAnsi="Gill Sans MT" w:cs="Times New Roman"/>
                <w:b/>
                <w:w w:val="105"/>
                <w:sz w:val="20"/>
                <w:szCs w:val="20"/>
              </w:rPr>
              <w:t>(</w:t>
            </w:r>
            <w:proofErr w:type="spellStart"/>
            <w:r w:rsidR="00A95A91" w:rsidRPr="00F71A9A">
              <w:rPr>
                <w:rFonts w:ascii="Gill Sans MT" w:eastAsia="Calibri" w:hAnsi="Gill Sans MT" w:cs="Times New Roman"/>
                <w:b/>
                <w:w w:val="105"/>
                <w:sz w:val="20"/>
                <w:szCs w:val="20"/>
              </w:rPr>
              <w:t>hname</w:t>
            </w:r>
            <w:proofErr w:type="spellEnd"/>
            <w:r w:rsidR="00A95A91" w:rsidRPr="00F71A9A">
              <w:rPr>
                <w:rFonts w:ascii="Gill Sans MT" w:eastAsia="Calibri" w:hAnsi="Gill Sans MT" w:cs="Times New Roman"/>
                <w:b/>
                <w:w w:val="105"/>
                <w:sz w:val="20"/>
                <w:szCs w:val="20"/>
              </w:rPr>
              <w:t>)</w:t>
            </w:r>
          </w:p>
        </w:tc>
        <w:tc>
          <w:tcPr>
            <w:tcW w:w="4395" w:type="dxa"/>
            <w:gridSpan w:val="5"/>
            <w:tcBorders>
              <w:top w:val="single" w:sz="18" w:space="0" w:color="000000"/>
              <w:left w:val="single" w:sz="18" w:space="0" w:color="000000"/>
              <w:bottom w:val="single" w:sz="18" w:space="0" w:color="000000"/>
              <w:right w:val="single" w:sz="18" w:space="0" w:color="000000"/>
            </w:tcBorders>
          </w:tcPr>
          <w:p w14:paraId="5C4E3210" w14:textId="77777777" w:rsidR="00A95A91" w:rsidRPr="00F71A9A" w:rsidRDefault="00A95A91" w:rsidP="00AC7CBE">
            <w:pPr>
              <w:spacing w:after="0" w:line="240" w:lineRule="auto"/>
              <w:contextualSpacing/>
              <w:rPr>
                <w:rFonts w:ascii="Gill Sans MT" w:hAnsi="Gill Sans MT"/>
                <w:w w:val="105"/>
                <w:sz w:val="20"/>
                <w:szCs w:val="20"/>
              </w:rPr>
            </w:pPr>
            <w:r w:rsidRPr="00F71A9A">
              <w:rPr>
                <w:rFonts w:ascii="Gill Sans MT" w:hAnsi="Gill Sans MT"/>
                <w:i/>
                <w:color w:val="A6A6A6" w:themeColor="background1" w:themeShade="A6"/>
                <w:sz w:val="20"/>
                <w:szCs w:val="20"/>
              </w:rPr>
              <w:t>(Text)</w:t>
            </w:r>
          </w:p>
        </w:tc>
      </w:tr>
      <w:tr w:rsidR="00A95A91" w:rsidRPr="00F71A9A" w14:paraId="373173C4" w14:textId="77777777" w:rsidTr="004F4072">
        <w:trPr>
          <w:gridAfter w:val="1"/>
          <w:wAfter w:w="7" w:type="dxa"/>
          <w:trHeight w:val="20"/>
        </w:trPr>
        <w:tc>
          <w:tcPr>
            <w:tcW w:w="359" w:type="dxa"/>
            <w:tcBorders>
              <w:top w:val="single" w:sz="4" w:space="0" w:color="000000"/>
              <w:left w:val="single" w:sz="4" w:space="0" w:color="auto"/>
              <w:bottom w:val="single" w:sz="4" w:space="0" w:color="000000"/>
              <w:right w:val="single" w:sz="4" w:space="0" w:color="auto"/>
            </w:tcBorders>
          </w:tcPr>
          <w:p w14:paraId="35281F8A" w14:textId="77777777" w:rsidR="00A95A91" w:rsidRPr="00F71A9A" w:rsidRDefault="00A95A91" w:rsidP="00AC7CBE">
            <w:pPr>
              <w:spacing w:after="0" w:line="240" w:lineRule="auto"/>
              <w:contextualSpacing/>
              <w:rPr>
                <w:rFonts w:ascii="Gill Sans MT" w:hAnsi="Gill Sans MT"/>
                <w:sz w:val="20"/>
                <w:szCs w:val="20"/>
              </w:rPr>
            </w:pPr>
          </w:p>
        </w:tc>
        <w:tc>
          <w:tcPr>
            <w:tcW w:w="5321" w:type="dxa"/>
            <w:tcBorders>
              <w:top w:val="single" w:sz="4" w:space="0" w:color="000000"/>
              <w:left w:val="single" w:sz="4" w:space="0" w:color="auto"/>
              <w:bottom w:val="single" w:sz="4" w:space="0" w:color="000000"/>
              <w:right w:val="single" w:sz="18" w:space="0" w:color="000000"/>
            </w:tcBorders>
          </w:tcPr>
          <w:p w14:paraId="5F4EC3DA" w14:textId="3972E33E" w:rsidR="00A95A91" w:rsidRPr="00F71A9A" w:rsidRDefault="00A95A91" w:rsidP="00AC7CBE">
            <w:pPr>
              <w:spacing w:after="0" w:line="240" w:lineRule="auto"/>
              <w:contextualSpacing/>
              <w:rPr>
                <w:rFonts w:ascii="Gill Sans MT" w:hAnsi="Gill Sans MT"/>
                <w:w w:val="105"/>
                <w:sz w:val="20"/>
                <w:szCs w:val="20"/>
              </w:rPr>
            </w:pPr>
            <w:r w:rsidRPr="00F71A9A">
              <w:rPr>
                <w:rFonts w:ascii="Gill Sans MT" w:eastAsia="Calibri" w:hAnsi="Gill Sans MT" w:cs="Times New Roman"/>
                <w:w w:val="105"/>
                <w:sz w:val="20"/>
                <w:szCs w:val="20"/>
              </w:rPr>
              <w:t>B2</w:t>
            </w:r>
            <w:r w:rsidR="00471179" w:rsidRPr="00F71A9A">
              <w:rPr>
                <w:rFonts w:ascii="Gill Sans MT" w:eastAsia="Calibri" w:hAnsi="Gill Sans MT" w:cs="Times New Roman"/>
                <w:w w:val="105"/>
                <w:sz w:val="20"/>
                <w:szCs w:val="20"/>
              </w:rPr>
              <w:t>.</w:t>
            </w:r>
            <w:r w:rsidRPr="00F71A9A">
              <w:rPr>
                <w:rFonts w:ascii="Gill Sans MT" w:eastAsia="Calibri" w:hAnsi="Gill Sans MT" w:cs="Times New Roman"/>
                <w:w w:val="105"/>
                <w:sz w:val="20"/>
                <w:szCs w:val="20"/>
              </w:rPr>
              <w:t xml:space="preserve">Nickname of </w:t>
            </w:r>
            <w:r w:rsidR="003450C1">
              <w:rPr>
                <w:rFonts w:ascii="Gill Sans MT" w:eastAsia="Calibri" w:hAnsi="Gill Sans MT" w:cs="Times New Roman"/>
                <w:w w:val="105"/>
                <w:sz w:val="20"/>
                <w:szCs w:val="20"/>
              </w:rPr>
              <w:t>headperson</w:t>
            </w:r>
            <w:r w:rsidRPr="00F71A9A">
              <w:rPr>
                <w:rFonts w:ascii="Gill Sans MT" w:eastAsia="Calibri" w:hAnsi="Gill Sans MT" w:cs="Times New Roman"/>
                <w:w w:val="105"/>
                <w:sz w:val="20"/>
                <w:szCs w:val="20"/>
              </w:rPr>
              <w:t xml:space="preserve"> </w:t>
            </w:r>
            <w:r w:rsidRPr="00F71A9A">
              <w:rPr>
                <w:rFonts w:ascii="Gill Sans MT" w:eastAsia="Calibri" w:hAnsi="Gill Sans MT" w:cs="Times New Roman"/>
                <w:b/>
                <w:w w:val="105"/>
                <w:sz w:val="20"/>
                <w:szCs w:val="20"/>
              </w:rPr>
              <w:t>(</w:t>
            </w:r>
            <w:proofErr w:type="spellStart"/>
            <w:r w:rsidRPr="00F71A9A">
              <w:rPr>
                <w:rFonts w:ascii="Gill Sans MT" w:eastAsia="Calibri" w:hAnsi="Gill Sans MT" w:cs="Times New Roman"/>
                <w:b/>
                <w:w w:val="105"/>
                <w:sz w:val="20"/>
                <w:szCs w:val="20"/>
              </w:rPr>
              <w:t>hnickname</w:t>
            </w:r>
            <w:proofErr w:type="spellEnd"/>
            <w:r w:rsidRPr="00F71A9A">
              <w:rPr>
                <w:rFonts w:ascii="Gill Sans MT" w:eastAsia="Calibri" w:hAnsi="Gill Sans MT" w:cs="Times New Roman"/>
                <w:b/>
                <w:w w:val="105"/>
                <w:sz w:val="20"/>
                <w:szCs w:val="20"/>
              </w:rPr>
              <w:t>)</w:t>
            </w:r>
          </w:p>
        </w:tc>
        <w:tc>
          <w:tcPr>
            <w:tcW w:w="4395" w:type="dxa"/>
            <w:gridSpan w:val="5"/>
            <w:tcBorders>
              <w:top w:val="single" w:sz="18" w:space="0" w:color="000000"/>
              <w:left w:val="single" w:sz="18" w:space="0" w:color="000000"/>
              <w:bottom w:val="single" w:sz="18" w:space="0" w:color="000000"/>
              <w:right w:val="single" w:sz="18" w:space="0" w:color="000000"/>
            </w:tcBorders>
          </w:tcPr>
          <w:p w14:paraId="6BBC706A" w14:textId="77777777" w:rsidR="00A95A91" w:rsidRPr="00F71A9A" w:rsidRDefault="00A95A9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(Text)</w:t>
            </w:r>
          </w:p>
        </w:tc>
      </w:tr>
      <w:tr w:rsidR="00A95A91" w:rsidRPr="00F71A9A" w14:paraId="0B048172"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auto"/>
            </w:tcBorders>
          </w:tcPr>
          <w:p w14:paraId="17DAE808" w14:textId="77777777" w:rsidR="00A95A91" w:rsidRPr="00F71A9A" w:rsidRDefault="00A95A91" w:rsidP="00AC7CBE">
            <w:pPr>
              <w:spacing w:after="0" w:line="240" w:lineRule="auto"/>
              <w:contextualSpacing/>
              <w:rPr>
                <w:rFonts w:ascii="Gill Sans MT" w:hAnsi="Gill Sans MT"/>
                <w:w w:val="105"/>
                <w:sz w:val="20"/>
                <w:szCs w:val="20"/>
              </w:rPr>
            </w:pPr>
          </w:p>
        </w:tc>
        <w:tc>
          <w:tcPr>
            <w:tcW w:w="7198" w:type="dxa"/>
            <w:gridSpan w:val="3"/>
            <w:tcBorders>
              <w:top w:val="single" w:sz="4" w:space="0" w:color="000000"/>
              <w:left w:val="single" w:sz="4" w:space="0" w:color="auto"/>
              <w:bottom w:val="single" w:sz="4" w:space="0" w:color="000000"/>
              <w:right w:val="single" w:sz="18" w:space="0" w:color="000000"/>
            </w:tcBorders>
          </w:tcPr>
          <w:p w14:paraId="440448AF" w14:textId="05EFC8F6" w:rsidR="00A95A91" w:rsidRPr="00F71A9A" w:rsidRDefault="00A95A91" w:rsidP="00AC7CBE">
            <w:pPr>
              <w:spacing w:after="0" w:line="240" w:lineRule="auto"/>
              <w:contextualSpacing/>
              <w:rPr>
                <w:rFonts w:ascii="Gill Sans MT" w:hAnsi="Gill Sans MT"/>
                <w:w w:val="105"/>
                <w:sz w:val="20"/>
                <w:szCs w:val="20"/>
              </w:rPr>
            </w:pPr>
            <w:r w:rsidRPr="00F71A9A">
              <w:rPr>
                <w:rFonts w:ascii="Gill Sans MT" w:eastAsia="Calibri" w:hAnsi="Gill Sans MT" w:cs="Times New Roman"/>
                <w:w w:val="105"/>
                <w:sz w:val="20"/>
                <w:szCs w:val="20"/>
              </w:rPr>
              <w:t>B3</w:t>
            </w:r>
            <w:r w:rsidR="00471179" w:rsidRPr="00F71A9A">
              <w:rPr>
                <w:rFonts w:ascii="Gill Sans MT" w:eastAsia="Calibri" w:hAnsi="Gill Sans MT" w:cs="Times New Roman"/>
                <w:w w:val="105"/>
                <w:sz w:val="20"/>
                <w:szCs w:val="20"/>
              </w:rPr>
              <w:t>.</w:t>
            </w:r>
            <w:r w:rsidRPr="00F71A9A">
              <w:rPr>
                <w:rFonts w:ascii="Gill Sans MT" w:eastAsia="Calibri" w:hAnsi="Gill Sans MT" w:cs="Times New Roman"/>
                <w:w w:val="105"/>
                <w:sz w:val="20"/>
                <w:szCs w:val="20"/>
              </w:rPr>
              <w:t xml:space="preserve">NRC of </w:t>
            </w:r>
            <w:r w:rsidR="003450C1">
              <w:rPr>
                <w:rFonts w:ascii="Gill Sans MT" w:eastAsia="Calibri" w:hAnsi="Gill Sans MT" w:cs="Times New Roman"/>
                <w:w w:val="105"/>
                <w:sz w:val="20"/>
                <w:szCs w:val="20"/>
              </w:rPr>
              <w:t>headperson</w:t>
            </w:r>
            <w:r w:rsidRPr="00F71A9A">
              <w:rPr>
                <w:rFonts w:ascii="Gill Sans MT" w:eastAsia="Calibri" w:hAnsi="Gill Sans MT" w:cs="Times New Roman"/>
                <w:w w:val="105"/>
                <w:sz w:val="20"/>
                <w:szCs w:val="20"/>
              </w:rPr>
              <w:t xml:space="preserve"> </w:t>
            </w:r>
            <w:r w:rsidRPr="00F71A9A">
              <w:rPr>
                <w:rFonts w:ascii="Gill Sans MT" w:eastAsia="Calibri" w:hAnsi="Gill Sans MT" w:cs="Times New Roman"/>
                <w:b/>
                <w:w w:val="105"/>
                <w:sz w:val="20"/>
                <w:szCs w:val="20"/>
              </w:rPr>
              <w:t>(</w:t>
            </w:r>
            <w:proofErr w:type="spellStart"/>
            <w:r w:rsidRPr="00F71A9A">
              <w:rPr>
                <w:rFonts w:ascii="Gill Sans MT" w:eastAsia="Calibri" w:hAnsi="Gill Sans MT" w:cs="Times New Roman"/>
                <w:b/>
                <w:w w:val="105"/>
                <w:sz w:val="20"/>
                <w:szCs w:val="20"/>
              </w:rPr>
              <w:t>hnrc</w:t>
            </w:r>
            <w:proofErr w:type="spellEnd"/>
            <w:r w:rsidRPr="00F71A9A">
              <w:rPr>
                <w:rFonts w:ascii="Gill Sans MT" w:eastAsia="Calibri" w:hAnsi="Gill Sans MT" w:cs="Times New Roman"/>
                <w:b/>
                <w:w w:val="105"/>
                <w:sz w:val="20"/>
                <w:szCs w:val="20"/>
              </w:rPr>
              <w:t>)</w:t>
            </w:r>
          </w:p>
        </w:tc>
        <w:tc>
          <w:tcPr>
            <w:tcW w:w="2525" w:type="dxa"/>
            <w:gridSpan w:val="4"/>
            <w:tcBorders>
              <w:top w:val="single" w:sz="18" w:space="0" w:color="000000"/>
              <w:left w:val="single" w:sz="18" w:space="0" w:color="000000"/>
              <w:bottom w:val="single" w:sz="18" w:space="0" w:color="000000"/>
              <w:right w:val="single" w:sz="18" w:space="0" w:color="000000"/>
            </w:tcBorders>
          </w:tcPr>
          <w:p w14:paraId="736529E1" w14:textId="77777777" w:rsidR="00A95A91" w:rsidRPr="00F71A9A" w:rsidRDefault="00A95A9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A95A91" w:rsidRPr="00F71A9A" w14:paraId="11F86031"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auto"/>
            </w:tcBorders>
          </w:tcPr>
          <w:p w14:paraId="06165175" w14:textId="77777777" w:rsidR="00A95A91" w:rsidRPr="00F71A9A" w:rsidRDefault="00A95A91" w:rsidP="00AC7CBE">
            <w:pPr>
              <w:spacing w:after="0" w:line="240" w:lineRule="auto"/>
              <w:contextualSpacing/>
              <w:rPr>
                <w:rFonts w:ascii="Gill Sans MT" w:hAnsi="Gill Sans MT"/>
                <w:w w:val="105"/>
                <w:sz w:val="20"/>
                <w:szCs w:val="20"/>
              </w:rPr>
            </w:pPr>
          </w:p>
        </w:tc>
        <w:tc>
          <w:tcPr>
            <w:tcW w:w="7198" w:type="dxa"/>
            <w:gridSpan w:val="3"/>
            <w:tcBorders>
              <w:top w:val="single" w:sz="4" w:space="0" w:color="000000"/>
              <w:left w:val="single" w:sz="4" w:space="0" w:color="auto"/>
              <w:bottom w:val="single" w:sz="4" w:space="0" w:color="000000"/>
              <w:right w:val="single" w:sz="18" w:space="0" w:color="000000"/>
            </w:tcBorders>
          </w:tcPr>
          <w:p w14:paraId="3795B224" w14:textId="3E16182D" w:rsidR="00A95A91" w:rsidRPr="00F71A9A" w:rsidRDefault="00A95A91" w:rsidP="00AC7CBE">
            <w:pPr>
              <w:kinsoku w:val="0"/>
              <w:overflowPunct w:val="0"/>
              <w:spacing w:beforeLines="20" w:before="48" w:afterLines="20" w:after="48" w:line="240" w:lineRule="auto"/>
              <w:contextualSpacing/>
              <w:rPr>
                <w:rFonts w:ascii="Gill Sans MT" w:eastAsia="Calibri" w:hAnsi="Gill Sans MT" w:cs="Times New Roman"/>
                <w:b/>
                <w:w w:val="105"/>
                <w:sz w:val="20"/>
                <w:szCs w:val="20"/>
              </w:rPr>
            </w:pPr>
            <w:r w:rsidRPr="00F71A9A">
              <w:rPr>
                <w:rFonts w:ascii="Gill Sans MT" w:eastAsia="Calibri" w:hAnsi="Gill Sans MT" w:cs="Times New Roman"/>
                <w:w w:val="105"/>
                <w:sz w:val="20"/>
                <w:szCs w:val="20"/>
              </w:rPr>
              <w:t>B4a</w:t>
            </w:r>
            <w:r w:rsidR="00471179" w:rsidRPr="00F71A9A">
              <w:rPr>
                <w:rFonts w:ascii="Gill Sans MT" w:eastAsia="Calibri" w:hAnsi="Gill Sans MT" w:cs="Times New Roman"/>
                <w:w w:val="105"/>
                <w:sz w:val="20"/>
                <w:szCs w:val="20"/>
              </w:rPr>
              <w:t>.</w:t>
            </w:r>
            <w:r w:rsidRPr="00F71A9A">
              <w:rPr>
                <w:rFonts w:ascii="Gill Sans MT" w:eastAsia="Calibri" w:hAnsi="Gill Sans MT" w:cs="Times New Roman"/>
                <w:w w:val="105"/>
                <w:sz w:val="20"/>
                <w:szCs w:val="20"/>
              </w:rPr>
              <w:t xml:space="preserve">Enter the mobile number of the </w:t>
            </w:r>
            <w:r w:rsidR="003450C1">
              <w:rPr>
                <w:rFonts w:ascii="Gill Sans MT" w:eastAsia="Calibri" w:hAnsi="Gill Sans MT" w:cs="Times New Roman"/>
                <w:w w:val="105"/>
                <w:sz w:val="20"/>
                <w:szCs w:val="20"/>
              </w:rPr>
              <w:t>headperson</w:t>
            </w:r>
            <w:r w:rsidRPr="00F71A9A">
              <w:rPr>
                <w:rFonts w:ascii="Gill Sans MT" w:eastAsia="Calibri" w:hAnsi="Gill Sans MT" w:cs="Times New Roman"/>
                <w:w w:val="105"/>
                <w:sz w:val="20"/>
                <w:szCs w:val="20"/>
              </w:rPr>
              <w:t xml:space="preserve"> </w:t>
            </w:r>
            <w:r w:rsidRPr="00F71A9A">
              <w:rPr>
                <w:rFonts w:ascii="Gill Sans MT" w:eastAsia="Calibri" w:hAnsi="Gill Sans MT" w:cs="Times New Roman"/>
                <w:b/>
                <w:w w:val="105"/>
                <w:sz w:val="20"/>
                <w:szCs w:val="20"/>
              </w:rPr>
              <w:t>(hcell1)</w:t>
            </w:r>
          </w:p>
          <w:p w14:paraId="213FB319" w14:textId="70FC0E92" w:rsidR="00A95A91" w:rsidRPr="00F71A9A" w:rsidRDefault="00A95A91" w:rsidP="00AC7CBE">
            <w:pPr>
              <w:spacing w:after="0" w:line="240" w:lineRule="auto"/>
              <w:contextualSpacing/>
              <w:rPr>
                <w:rFonts w:ascii="Gill Sans MT" w:hAnsi="Gill Sans MT"/>
                <w:w w:val="105"/>
                <w:sz w:val="20"/>
                <w:szCs w:val="20"/>
              </w:rPr>
            </w:pPr>
            <w:r w:rsidRPr="00F71A9A">
              <w:rPr>
                <w:rFonts w:ascii="Gill Sans MT" w:eastAsia="Calibri" w:hAnsi="Gill Sans MT" w:cs="Times New Roman"/>
                <w:i/>
                <w:w w:val="105"/>
                <w:sz w:val="20"/>
                <w:szCs w:val="20"/>
              </w:rPr>
              <w:t>If no mobile number, enter 0</w:t>
            </w:r>
            <w:r w:rsidR="00471179" w:rsidRPr="00F71A9A">
              <w:rPr>
                <w:rFonts w:ascii="Gill Sans MT" w:eastAsia="Calibri" w:hAnsi="Gill Sans MT" w:cs="Times New Roman"/>
                <w:i/>
                <w:w w:val="105"/>
                <w:sz w:val="20"/>
                <w:szCs w:val="20"/>
              </w:rPr>
              <w:t>.</w:t>
            </w:r>
          </w:p>
        </w:tc>
        <w:tc>
          <w:tcPr>
            <w:tcW w:w="2525" w:type="dxa"/>
            <w:gridSpan w:val="4"/>
            <w:tcBorders>
              <w:top w:val="single" w:sz="18" w:space="0" w:color="000000"/>
              <w:left w:val="single" w:sz="18" w:space="0" w:color="000000"/>
              <w:bottom w:val="single" w:sz="18" w:space="0" w:color="000000"/>
              <w:right w:val="single" w:sz="18" w:space="0" w:color="000000"/>
            </w:tcBorders>
          </w:tcPr>
          <w:p w14:paraId="23C68566" w14:textId="77777777" w:rsidR="00A95A91" w:rsidRPr="00F71A9A" w:rsidRDefault="00A95A9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A95A91" w:rsidRPr="00F71A9A" w14:paraId="5AAED91B"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auto"/>
            </w:tcBorders>
          </w:tcPr>
          <w:p w14:paraId="008EEBE1" w14:textId="77777777" w:rsidR="00A95A91" w:rsidRPr="00F71A9A" w:rsidRDefault="00A95A91" w:rsidP="00AC7CBE">
            <w:pPr>
              <w:spacing w:after="0" w:line="240" w:lineRule="auto"/>
              <w:contextualSpacing/>
              <w:rPr>
                <w:rFonts w:ascii="Gill Sans MT" w:hAnsi="Gill Sans MT"/>
                <w:w w:val="105"/>
                <w:sz w:val="20"/>
                <w:szCs w:val="20"/>
              </w:rPr>
            </w:pPr>
          </w:p>
        </w:tc>
        <w:tc>
          <w:tcPr>
            <w:tcW w:w="7198" w:type="dxa"/>
            <w:gridSpan w:val="3"/>
            <w:tcBorders>
              <w:top w:val="single" w:sz="4" w:space="0" w:color="000000"/>
              <w:left w:val="single" w:sz="4" w:space="0" w:color="auto"/>
              <w:bottom w:val="single" w:sz="4" w:space="0" w:color="000000"/>
              <w:right w:val="single" w:sz="18" w:space="0" w:color="000000"/>
            </w:tcBorders>
          </w:tcPr>
          <w:p w14:paraId="17888153" w14:textId="52993EAD" w:rsidR="00A95A91" w:rsidRPr="00F71A9A" w:rsidRDefault="00A95A91" w:rsidP="00AC7CBE">
            <w:pPr>
              <w:kinsoku w:val="0"/>
              <w:overflowPunct w:val="0"/>
              <w:spacing w:beforeLines="20" w:before="48" w:afterLines="20" w:after="48"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B4b</w:t>
            </w:r>
            <w:r w:rsidR="00471179" w:rsidRPr="00F71A9A">
              <w:rPr>
                <w:rFonts w:ascii="Gill Sans MT" w:eastAsia="Calibri" w:hAnsi="Gill Sans MT" w:cs="Times New Roman"/>
                <w:w w:val="105"/>
                <w:sz w:val="20"/>
                <w:szCs w:val="20"/>
              </w:rPr>
              <w:t>.</w:t>
            </w:r>
            <w:r w:rsidRPr="00F71A9A">
              <w:rPr>
                <w:rFonts w:ascii="Gill Sans MT" w:eastAsia="Calibri" w:hAnsi="Gill Sans MT" w:cs="Times New Roman"/>
                <w:w w:val="105"/>
                <w:sz w:val="20"/>
                <w:szCs w:val="20"/>
              </w:rPr>
              <w:t xml:space="preserve">Enter the second mobile number of the </w:t>
            </w:r>
            <w:r w:rsidR="003450C1">
              <w:rPr>
                <w:rFonts w:ascii="Gill Sans MT" w:eastAsia="Calibri" w:hAnsi="Gill Sans MT" w:cs="Times New Roman"/>
                <w:w w:val="105"/>
                <w:sz w:val="20"/>
                <w:szCs w:val="20"/>
              </w:rPr>
              <w:t>headperson</w:t>
            </w:r>
            <w:r w:rsidRPr="00F71A9A">
              <w:rPr>
                <w:rFonts w:ascii="Gill Sans MT" w:eastAsia="Calibri" w:hAnsi="Gill Sans MT" w:cs="Times New Roman"/>
                <w:w w:val="105"/>
                <w:sz w:val="20"/>
                <w:szCs w:val="20"/>
              </w:rPr>
              <w:t xml:space="preserve"> </w:t>
            </w:r>
            <w:r w:rsidRPr="00F71A9A">
              <w:rPr>
                <w:rFonts w:ascii="Gill Sans MT" w:eastAsia="Calibri" w:hAnsi="Gill Sans MT" w:cs="Times New Roman"/>
                <w:b/>
                <w:w w:val="105"/>
                <w:sz w:val="20"/>
                <w:szCs w:val="20"/>
              </w:rPr>
              <w:t>(hcell2)</w:t>
            </w:r>
          </w:p>
          <w:p w14:paraId="05FBD36F" w14:textId="6AD5FDDA" w:rsidR="00A95A91" w:rsidRPr="00F71A9A" w:rsidRDefault="00A95A91" w:rsidP="00AC7CBE">
            <w:pPr>
              <w:spacing w:after="0" w:line="240" w:lineRule="auto"/>
              <w:contextualSpacing/>
              <w:rPr>
                <w:rFonts w:ascii="Gill Sans MT" w:hAnsi="Gill Sans MT"/>
                <w:w w:val="105"/>
                <w:sz w:val="20"/>
                <w:szCs w:val="20"/>
              </w:rPr>
            </w:pPr>
            <w:r w:rsidRPr="00F71A9A">
              <w:rPr>
                <w:rFonts w:ascii="Gill Sans MT" w:eastAsia="Calibri" w:hAnsi="Gill Sans MT" w:cs="Times New Roman"/>
                <w:i/>
                <w:w w:val="105"/>
                <w:sz w:val="20"/>
                <w:szCs w:val="20"/>
              </w:rPr>
              <w:t>If no mobile number, enter 0.</w:t>
            </w:r>
          </w:p>
        </w:tc>
        <w:tc>
          <w:tcPr>
            <w:tcW w:w="2525" w:type="dxa"/>
            <w:gridSpan w:val="4"/>
            <w:tcBorders>
              <w:top w:val="single" w:sz="18" w:space="0" w:color="000000"/>
              <w:left w:val="single" w:sz="18" w:space="0" w:color="000000"/>
              <w:bottom w:val="single" w:sz="18" w:space="0" w:color="000000"/>
              <w:right w:val="single" w:sz="18" w:space="0" w:color="000000"/>
            </w:tcBorders>
          </w:tcPr>
          <w:p w14:paraId="28EB01C0" w14:textId="77777777" w:rsidR="00A95A91" w:rsidRPr="00F71A9A" w:rsidRDefault="00A95A9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A95A91" w:rsidRPr="00F71A9A" w14:paraId="22CDD1B5"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auto"/>
            </w:tcBorders>
          </w:tcPr>
          <w:p w14:paraId="00CBBDC3" w14:textId="77777777" w:rsidR="00A95A91" w:rsidRPr="00F71A9A" w:rsidRDefault="00A95A91" w:rsidP="00AC7CBE">
            <w:pPr>
              <w:spacing w:after="0" w:line="240" w:lineRule="auto"/>
              <w:contextualSpacing/>
              <w:rPr>
                <w:rFonts w:ascii="Gill Sans MT" w:hAnsi="Gill Sans MT"/>
                <w:w w:val="105"/>
                <w:sz w:val="20"/>
                <w:szCs w:val="20"/>
              </w:rPr>
            </w:pPr>
          </w:p>
        </w:tc>
        <w:tc>
          <w:tcPr>
            <w:tcW w:w="7198" w:type="dxa"/>
            <w:gridSpan w:val="3"/>
            <w:tcBorders>
              <w:top w:val="single" w:sz="4" w:space="0" w:color="000000"/>
              <w:left w:val="single" w:sz="4" w:space="0" w:color="auto"/>
              <w:bottom w:val="single" w:sz="4" w:space="0" w:color="000000"/>
              <w:right w:val="single" w:sz="18" w:space="0" w:color="000000"/>
            </w:tcBorders>
          </w:tcPr>
          <w:p w14:paraId="2E7896F2" w14:textId="78CFCC92" w:rsidR="00A95A91" w:rsidRPr="00F71A9A" w:rsidRDefault="00A95A91" w:rsidP="00AC7CBE">
            <w:pPr>
              <w:kinsoku w:val="0"/>
              <w:overflowPunct w:val="0"/>
              <w:spacing w:beforeLines="20" w:before="48" w:afterLines="20" w:after="48"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B4c</w:t>
            </w:r>
            <w:r w:rsidR="00471179" w:rsidRPr="00F71A9A">
              <w:rPr>
                <w:rFonts w:ascii="Gill Sans MT" w:eastAsia="Calibri" w:hAnsi="Gill Sans MT" w:cs="Times New Roman"/>
                <w:w w:val="105"/>
                <w:sz w:val="20"/>
                <w:szCs w:val="20"/>
              </w:rPr>
              <w:t>.</w:t>
            </w:r>
            <w:r w:rsidRPr="00F71A9A">
              <w:rPr>
                <w:rFonts w:ascii="Gill Sans MT" w:eastAsia="Calibri" w:hAnsi="Gill Sans MT" w:cs="Times New Roman"/>
                <w:w w:val="105"/>
                <w:sz w:val="20"/>
                <w:szCs w:val="20"/>
              </w:rPr>
              <w:t xml:space="preserve">Enter the third mobile number of the </w:t>
            </w:r>
            <w:r w:rsidR="003450C1">
              <w:rPr>
                <w:rFonts w:ascii="Gill Sans MT" w:eastAsia="Calibri" w:hAnsi="Gill Sans MT" w:cs="Times New Roman"/>
                <w:w w:val="105"/>
                <w:sz w:val="20"/>
                <w:szCs w:val="20"/>
              </w:rPr>
              <w:t>headperson</w:t>
            </w:r>
            <w:r w:rsidRPr="00F71A9A">
              <w:rPr>
                <w:rFonts w:ascii="Gill Sans MT" w:eastAsia="Calibri" w:hAnsi="Gill Sans MT" w:cs="Times New Roman"/>
                <w:w w:val="105"/>
                <w:sz w:val="20"/>
                <w:szCs w:val="20"/>
              </w:rPr>
              <w:t xml:space="preserve"> </w:t>
            </w:r>
            <w:r w:rsidRPr="00F71A9A">
              <w:rPr>
                <w:rFonts w:ascii="Gill Sans MT" w:eastAsia="Calibri" w:hAnsi="Gill Sans MT" w:cs="Times New Roman"/>
                <w:b/>
                <w:w w:val="105"/>
                <w:sz w:val="20"/>
                <w:szCs w:val="20"/>
              </w:rPr>
              <w:t>(hcell3)</w:t>
            </w:r>
          </w:p>
          <w:p w14:paraId="233B8EA6" w14:textId="63439A67" w:rsidR="00A95A91" w:rsidRPr="00F71A9A" w:rsidRDefault="00A95A91" w:rsidP="00AC7CBE">
            <w:pPr>
              <w:spacing w:after="0" w:line="240" w:lineRule="auto"/>
              <w:contextualSpacing/>
              <w:rPr>
                <w:rFonts w:ascii="Gill Sans MT" w:hAnsi="Gill Sans MT"/>
                <w:w w:val="105"/>
                <w:sz w:val="20"/>
                <w:szCs w:val="20"/>
              </w:rPr>
            </w:pPr>
            <w:r w:rsidRPr="00F71A9A">
              <w:rPr>
                <w:rFonts w:ascii="Gill Sans MT" w:eastAsia="Calibri" w:hAnsi="Gill Sans MT" w:cs="Times New Roman"/>
                <w:i/>
                <w:w w:val="105"/>
                <w:sz w:val="20"/>
                <w:szCs w:val="20"/>
              </w:rPr>
              <w:t>If no mobile number, enter 0.</w:t>
            </w:r>
          </w:p>
        </w:tc>
        <w:tc>
          <w:tcPr>
            <w:tcW w:w="2525" w:type="dxa"/>
            <w:gridSpan w:val="4"/>
            <w:tcBorders>
              <w:top w:val="single" w:sz="18" w:space="0" w:color="000000"/>
              <w:left w:val="single" w:sz="18" w:space="0" w:color="000000"/>
              <w:bottom w:val="single" w:sz="18" w:space="0" w:color="000000"/>
              <w:right w:val="single" w:sz="18" w:space="0" w:color="000000"/>
            </w:tcBorders>
          </w:tcPr>
          <w:p w14:paraId="3EDC419C" w14:textId="77777777" w:rsidR="00A95A91" w:rsidRPr="00F71A9A" w:rsidRDefault="00A95A9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A95A91" w:rsidRPr="00F71A9A" w14:paraId="72B3AA60" w14:textId="77777777" w:rsidTr="004F407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auto"/>
            </w:tcBorders>
          </w:tcPr>
          <w:p w14:paraId="4D3E7DE6" w14:textId="77777777" w:rsidR="00A95A91" w:rsidRPr="00F71A9A" w:rsidRDefault="00A95A91" w:rsidP="00AC7CBE">
            <w:pPr>
              <w:spacing w:after="0" w:line="240" w:lineRule="auto"/>
              <w:contextualSpacing/>
              <w:rPr>
                <w:rFonts w:ascii="Gill Sans MT" w:eastAsia="Calibri" w:hAnsi="Gill Sans MT" w:cs="Times New Roman"/>
                <w:w w:val="105"/>
                <w:sz w:val="20"/>
                <w:szCs w:val="20"/>
              </w:rPr>
            </w:pPr>
          </w:p>
        </w:tc>
        <w:tc>
          <w:tcPr>
            <w:tcW w:w="5321" w:type="dxa"/>
            <w:tcBorders>
              <w:top w:val="single" w:sz="4" w:space="0" w:color="000000"/>
              <w:left w:val="single" w:sz="4" w:space="0" w:color="auto"/>
              <w:bottom w:val="single" w:sz="4" w:space="0" w:color="000000"/>
            </w:tcBorders>
          </w:tcPr>
          <w:p w14:paraId="7170B05A" w14:textId="358B6871" w:rsidR="00A95A91" w:rsidRPr="00F71A9A" w:rsidRDefault="00A95A91"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 xml:space="preserve">B5.Gender </w:t>
            </w:r>
            <w:r w:rsidRPr="00F71A9A">
              <w:rPr>
                <w:rFonts w:ascii="Gill Sans MT" w:eastAsia="Calibri" w:hAnsi="Gill Sans MT" w:cs="Times New Roman"/>
                <w:b/>
                <w:w w:val="105"/>
                <w:sz w:val="20"/>
                <w:szCs w:val="20"/>
              </w:rPr>
              <w:t>(</w:t>
            </w:r>
            <w:proofErr w:type="spellStart"/>
            <w:r w:rsidRPr="00F71A9A">
              <w:rPr>
                <w:rFonts w:ascii="Gill Sans MT" w:eastAsia="Calibri" w:hAnsi="Gill Sans MT" w:cs="Times New Roman"/>
                <w:b/>
                <w:w w:val="105"/>
                <w:sz w:val="20"/>
                <w:szCs w:val="20"/>
              </w:rPr>
              <w:t>hgender</w:t>
            </w:r>
            <w:proofErr w:type="spellEnd"/>
            <w:r w:rsidRPr="00F71A9A">
              <w:rPr>
                <w:rFonts w:ascii="Gill Sans MT" w:eastAsia="Calibri" w:hAnsi="Gill Sans MT" w:cs="Times New Roman"/>
                <w:b/>
                <w:w w:val="105"/>
                <w:sz w:val="20"/>
                <w:szCs w:val="20"/>
              </w:rPr>
              <w:t>)</w:t>
            </w:r>
            <w:r w:rsidRPr="00F71A9A">
              <w:rPr>
                <w:rFonts w:ascii="Gill Sans MT" w:eastAsia="Calibri" w:hAnsi="Gill Sans MT" w:cs="Times New Roman"/>
                <w:b/>
                <w:w w:val="105"/>
                <w:sz w:val="20"/>
                <w:szCs w:val="20"/>
              </w:rPr>
              <w:tab/>
            </w:r>
            <w:r w:rsidRPr="00F71A9A">
              <w:rPr>
                <w:rFonts w:ascii="Gill Sans MT" w:eastAsia="Calibri" w:hAnsi="Gill Sans MT" w:cs="Times New Roman"/>
                <w:i/>
                <w:w w:val="105"/>
                <w:sz w:val="20"/>
                <w:szCs w:val="20"/>
              </w:rPr>
              <w:t>Observation only</w:t>
            </w:r>
          </w:p>
        </w:tc>
        <w:tc>
          <w:tcPr>
            <w:tcW w:w="3698" w:type="dxa"/>
            <w:gridSpan w:val="4"/>
            <w:tcBorders>
              <w:top w:val="single" w:sz="4" w:space="0" w:color="000000"/>
              <w:bottom w:val="single" w:sz="4" w:space="0" w:color="000000"/>
              <w:right w:val="single" w:sz="18" w:space="0" w:color="000000"/>
            </w:tcBorders>
          </w:tcPr>
          <w:p w14:paraId="0B2A6EB3" w14:textId="4DB16189" w:rsidR="00A95A91" w:rsidRPr="00F71A9A" w:rsidRDefault="00A95A91" w:rsidP="00AC7CBE">
            <w:pPr>
              <w:spacing w:after="0" w:line="240" w:lineRule="auto"/>
              <w:contextualSpacing/>
              <w:rPr>
                <w:rFonts w:ascii="Gill Sans MT" w:hAnsi="Gill Sans MT"/>
                <w:sz w:val="20"/>
                <w:szCs w:val="20"/>
              </w:rPr>
            </w:pPr>
            <w:r w:rsidRPr="00F71A9A">
              <w:rPr>
                <w:rFonts w:ascii="Gill Sans MT" w:hAnsi="Gill Sans MT"/>
                <w:sz w:val="20"/>
                <w:szCs w:val="20"/>
              </w:rPr>
              <w:t>1=Male</w:t>
            </w:r>
          </w:p>
          <w:p w14:paraId="75E58232" w14:textId="1F3BE44B" w:rsidR="00A95A91" w:rsidRPr="00F71A9A" w:rsidRDefault="00A95A91" w:rsidP="00AC7CBE">
            <w:pPr>
              <w:spacing w:after="0" w:line="240" w:lineRule="auto"/>
              <w:contextualSpacing/>
              <w:rPr>
                <w:rFonts w:ascii="Gill Sans MT" w:hAnsi="Gill Sans MT"/>
                <w:sz w:val="20"/>
                <w:szCs w:val="20"/>
              </w:rPr>
            </w:pPr>
            <w:r w:rsidRPr="00F71A9A">
              <w:rPr>
                <w:rFonts w:ascii="Gill Sans MT" w:hAnsi="Gill Sans MT"/>
                <w:sz w:val="20"/>
                <w:szCs w:val="20"/>
              </w:rPr>
              <w:t>2=Female</w:t>
            </w:r>
          </w:p>
          <w:p w14:paraId="7A14FAFF" w14:textId="57B1E05F" w:rsidR="00A95A91" w:rsidRPr="00F71A9A" w:rsidRDefault="00A95A91" w:rsidP="00AC7CBE">
            <w:pPr>
              <w:spacing w:after="0" w:line="240" w:lineRule="auto"/>
              <w:contextualSpacing/>
              <w:rPr>
                <w:rFonts w:ascii="Gill Sans MT" w:hAnsi="Gill Sans MT"/>
                <w:sz w:val="20"/>
                <w:szCs w:val="20"/>
              </w:rPr>
            </w:pPr>
            <w:r w:rsidRPr="00F71A9A">
              <w:rPr>
                <w:rFonts w:ascii="Gill Sans MT" w:hAnsi="Gill Sans MT"/>
                <w:sz w:val="20"/>
                <w:szCs w:val="20"/>
              </w:rPr>
              <w:t>888=Don’t know</w:t>
            </w:r>
          </w:p>
        </w:tc>
        <w:tc>
          <w:tcPr>
            <w:tcW w:w="704" w:type="dxa"/>
            <w:gridSpan w:val="2"/>
            <w:tcBorders>
              <w:top w:val="single" w:sz="18" w:space="0" w:color="000000"/>
              <w:left w:val="single" w:sz="18" w:space="0" w:color="000000"/>
              <w:bottom w:val="single" w:sz="18" w:space="0" w:color="000000"/>
              <w:right w:val="single" w:sz="18" w:space="0" w:color="000000"/>
            </w:tcBorders>
          </w:tcPr>
          <w:p w14:paraId="11EE0147" w14:textId="77777777" w:rsidR="00A95A91" w:rsidRPr="00F71A9A" w:rsidRDefault="00A95A91"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A95A91" w:rsidRPr="00F71A9A" w14:paraId="66CFA1B8"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auto"/>
            </w:tcBorders>
          </w:tcPr>
          <w:p w14:paraId="32270F88" w14:textId="77777777" w:rsidR="00A95A91" w:rsidRPr="00F71A9A" w:rsidRDefault="00A95A91" w:rsidP="00AC7CBE">
            <w:pPr>
              <w:spacing w:after="0" w:line="240" w:lineRule="auto"/>
              <w:contextualSpacing/>
              <w:rPr>
                <w:rFonts w:ascii="Gill Sans MT" w:hAnsi="Gill Sans MT"/>
                <w:w w:val="105"/>
                <w:sz w:val="20"/>
                <w:szCs w:val="20"/>
              </w:rPr>
            </w:pPr>
          </w:p>
        </w:tc>
        <w:tc>
          <w:tcPr>
            <w:tcW w:w="7198" w:type="dxa"/>
            <w:gridSpan w:val="3"/>
            <w:tcBorders>
              <w:top w:val="single" w:sz="4" w:space="0" w:color="000000"/>
              <w:left w:val="single" w:sz="4" w:space="0" w:color="auto"/>
              <w:bottom w:val="single" w:sz="4" w:space="0" w:color="000000"/>
              <w:right w:val="single" w:sz="18" w:space="0" w:color="000000"/>
            </w:tcBorders>
          </w:tcPr>
          <w:p w14:paraId="1F8B9D8A" w14:textId="7C0BD02B" w:rsidR="00A95A91" w:rsidRPr="00F71A9A" w:rsidRDefault="00A95A91" w:rsidP="00AC7CBE">
            <w:pPr>
              <w:spacing w:after="0" w:line="240" w:lineRule="auto"/>
              <w:contextualSpacing/>
              <w:rPr>
                <w:rFonts w:ascii="Gill Sans MT" w:hAnsi="Gill Sans MT"/>
                <w:w w:val="105"/>
                <w:sz w:val="20"/>
                <w:szCs w:val="20"/>
              </w:rPr>
            </w:pPr>
            <w:r w:rsidRPr="00F71A9A">
              <w:rPr>
                <w:rFonts w:ascii="Gill Sans MT" w:eastAsia="Calibri" w:hAnsi="Gill Sans MT" w:cs="Times New Roman"/>
                <w:w w:val="105"/>
                <w:sz w:val="20"/>
                <w:szCs w:val="20"/>
              </w:rPr>
              <w:t xml:space="preserve">B6.What is your age? </w:t>
            </w:r>
            <w:r w:rsidRPr="00F71A9A">
              <w:rPr>
                <w:rFonts w:ascii="Gill Sans MT" w:eastAsia="Calibri" w:hAnsi="Gill Sans MT" w:cs="Times New Roman"/>
                <w:i/>
                <w:w w:val="105"/>
                <w:sz w:val="20"/>
                <w:szCs w:val="20"/>
              </w:rPr>
              <w:t>Respondent age at last birthday</w:t>
            </w:r>
            <w:r w:rsidRPr="00F71A9A">
              <w:rPr>
                <w:rFonts w:ascii="Gill Sans MT" w:eastAsia="Calibri" w:hAnsi="Gill Sans MT" w:cs="Times New Roman"/>
                <w:w w:val="105"/>
                <w:sz w:val="20"/>
                <w:szCs w:val="20"/>
              </w:rPr>
              <w:t xml:space="preserve"> </w:t>
            </w:r>
            <w:r w:rsidRPr="00F71A9A">
              <w:rPr>
                <w:rFonts w:ascii="Gill Sans MT" w:eastAsia="Calibri" w:hAnsi="Gill Sans MT" w:cs="Times New Roman"/>
                <w:b/>
                <w:w w:val="105"/>
                <w:sz w:val="20"/>
                <w:szCs w:val="20"/>
              </w:rPr>
              <w:t>(</w:t>
            </w:r>
            <w:proofErr w:type="spellStart"/>
            <w:r w:rsidRPr="00F71A9A">
              <w:rPr>
                <w:rFonts w:ascii="Gill Sans MT" w:eastAsia="Calibri" w:hAnsi="Gill Sans MT" w:cs="Times New Roman"/>
                <w:b/>
                <w:w w:val="105"/>
                <w:sz w:val="20"/>
                <w:szCs w:val="20"/>
              </w:rPr>
              <w:t>hage</w:t>
            </w:r>
            <w:proofErr w:type="spellEnd"/>
            <w:r w:rsidRPr="00F71A9A">
              <w:rPr>
                <w:rFonts w:ascii="Gill Sans MT" w:eastAsia="Calibri" w:hAnsi="Gill Sans MT" w:cs="Times New Roman"/>
                <w:b/>
                <w:w w:val="105"/>
                <w:sz w:val="20"/>
                <w:szCs w:val="20"/>
              </w:rPr>
              <w:t>)</w:t>
            </w:r>
          </w:p>
        </w:tc>
        <w:tc>
          <w:tcPr>
            <w:tcW w:w="2525" w:type="dxa"/>
            <w:gridSpan w:val="4"/>
            <w:tcBorders>
              <w:top w:val="single" w:sz="18" w:space="0" w:color="000000"/>
              <w:left w:val="single" w:sz="18" w:space="0" w:color="000000"/>
              <w:bottom w:val="single" w:sz="18" w:space="0" w:color="000000"/>
              <w:right w:val="single" w:sz="18" w:space="0" w:color="000000"/>
            </w:tcBorders>
          </w:tcPr>
          <w:p w14:paraId="4A277566" w14:textId="77777777" w:rsidR="00A95A91" w:rsidRPr="00F71A9A" w:rsidRDefault="00A95A9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A95A91" w:rsidRPr="00F71A9A" w14:paraId="3A9BEC43" w14:textId="77777777" w:rsidTr="004F407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000000"/>
            </w:tcBorders>
          </w:tcPr>
          <w:p w14:paraId="18E7BB3A" w14:textId="77777777" w:rsidR="00A95A91" w:rsidRPr="00F71A9A" w:rsidRDefault="00A95A91" w:rsidP="00AC7CBE">
            <w:pPr>
              <w:spacing w:after="0" w:line="240" w:lineRule="auto"/>
              <w:contextualSpacing/>
              <w:rPr>
                <w:rFonts w:ascii="Gill Sans MT" w:eastAsia="Calibri" w:hAnsi="Gill Sans MT" w:cs="Times New Roman"/>
                <w:sz w:val="20"/>
                <w:szCs w:val="20"/>
              </w:rPr>
            </w:pPr>
          </w:p>
        </w:tc>
        <w:tc>
          <w:tcPr>
            <w:tcW w:w="5321" w:type="dxa"/>
            <w:tcBorders>
              <w:top w:val="single" w:sz="4" w:space="0" w:color="000000"/>
              <w:left w:val="single" w:sz="4" w:space="0" w:color="000000"/>
              <w:bottom w:val="single" w:sz="4" w:space="0" w:color="000000"/>
            </w:tcBorders>
          </w:tcPr>
          <w:p w14:paraId="7F262061" w14:textId="77777777" w:rsidR="00A95A91" w:rsidRPr="00F71A9A" w:rsidRDefault="00A95A91" w:rsidP="00AC7CBE">
            <w:pPr>
              <w:spacing w:after="0" w:line="240" w:lineRule="auto"/>
              <w:contextualSpacing/>
              <w:rPr>
                <w:rFonts w:ascii="Gill Sans MT" w:hAnsi="Gill Sans MT"/>
                <w:b/>
                <w:color w:val="000000"/>
                <w:sz w:val="20"/>
                <w:szCs w:val="20"/>
              </w:rPr>
            </w:pPr>
            <w:r w:rsidRPr="00F71A9A">
              <w:rPr>
                <w:rFonts w:ascii="Gill Sans MT" w:hAnsi="Gill Sans MT"/>
                <w:color w:val="000000"/>
                <w:sz w:val="20"/>
                <w:szCs w:val="20"/>
              </w:rPr>
              <w:t xml:space="preserve">B7.What is your marital status?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hmaritial</w:t>
            </w:r>
            <w:proofErr w:type="spellEnd"/>
            <w:r w:rsidRPr="00F71A9A">
              <w:rPr>
                <w:rFonts w:ascii="Gill Sans MT" w:hAnsi="Gill Sans MT"/>
                <w:b/>
                <w:color w:val="000000"/>
                <w:sz w:val="20"/>
                <w:szCs w:val="20"/>
              </w:rPr>
              <w:t>)</w:t>
            </w:r>
          </w:p>
          <w:p w14:paraId="0D065247" w14:textId="77777777" w:rsidR="00A95A91" w:rsidRPr="00F71A9A" w:rsidRDefault="00A95A91" w:rsidP="00AC7CBE">
            <w:pPr>
              <w:spacing w:after="0" w:line="240" w:lineRule="auto"/>
              <w:contextualSpacing/>
              <w:rPr>
                <w:rFonts w:ascii="Gill Sans MT" w:hAnsi="Gill Sans MT"/>
                <w:color w:val="000000"/>
                <w:sz w:val="20"/>
                <w:szCs w:val="20"/>
              </w:rPr>
            </w:pPr>
          </w:p>
        </w:tc>
        <w:tc>
          <w:tcPr>
            <w:tcW w:w="3680" w:type="dxa"/>
            <w:gridSpan w:val="3"/>
            <w:tcBorders>
              <w:top w:val="single" w:sz="4" w:space="0" w:color="000000"/>
              <w:bottom w:val="single" w:sz="4" w:space="0" w:color="000000"/>
              <w:right w:val="single" w:sz="18" w:space="0" w:color="000000"/>
            </w:tcBorders>
          </w:tcPr>
          <w:p w14:paraId="468F15BB" w14:textId="6C3DF66F" w:rsidR="00A95A91" w:rsidRPr="00F71A9A" w:rsidRDefault="00A95A91"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w:t>
            </w:r>
            <w:proofErr w:type="spellStart"/>
            <w:r w:rsidRPr="00F71A9A">
              <w:rPr>
                <w:rFonts w:ascii="Gill Sans MT" w:hAnsi="Gill Sans MT" w:cs="Times New Roman"/>
                <w:w w:val="105"/>
                <w:sz w:val="20"/>
                <w:szCs w:val="20"/>
              </w:rPr>
              <w:t>Monogomously</w:t>
            </w:r>
            <w:proofErr w:type="spellEnd"/>
            <w:r w:rsidRPr="00F71A9A">
              <w:rPr>
                <w:rFonts w:ascii="Gill Sans MT" w:hAnsi="Gill Sans MT" w:cs="Times New Roman"/>
                <w:w w:val="105"/>
                <w:sz w:val="20"/>
                <w:szCs w:val="20"/>
              </w:rPr>
              <w:t xml:space="preserve"> married</w:t>
            </w:r>
          </w:p>
          <w:p w14:paraId="7A4179A7" w14:textId="4442C78A" w:rsidR="00A95A91" w:rsidRPr="00F71A9A" w:rsidRDefault="00A95A91"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2= </w:t>
            </w:r>
            <w:proofErr w:type="spellStart"/>
            <w:r w:rsidRPr="00F71A9A">
              <w:rPr>
                <w:rFonts w:ascii="Gill Sans MT" w:hAnsi="Gill Sans MT" w:cs="Times New Roman"/>
                <w:w w:val="105"/>
                <w:sz w:val="20"/>
                <w:szCs w:val="20"/>
              </w:rPr>
              <w:t>Polygamously</w:t>
            </w:r>
            <w:proofErr w:type="spellEnd"/>
            <w:r w:rsidRPr="00F71A9A">
              <w:rPr>
                <w:rFonts w:ascii="Gill Sans MT" w:hAnsi="Gill Sans MT" w:cs="Times New Roman"/>
                <w:w w:val="105"/>
                <w:sz w:val="20"/>
                <w:szCs w:val="20"/>
              </w:rPr>
              <w:t xml:space="preserve"> married</w:t>
            </w:r>
          </w:p>
          <w:p w14:paraId="3CE4E9E3" w14:textId="50EDCDE0" w:rsidR="00A95A91" w:rsidRPr="00F71A9A" w:rsidRDefault="00A95A91"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3=Never married</w:t>
            </w:r>
          </w:p>
          <w:p w14:paraId="34ED8ACC" w14:textId="4DFFF4EC" w:rsidR="00A95A91" w:rsidRPr="00F71A9A" w:rsidRDefault="00A95A91"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4=Widowed</w:t>
            </w:r>
          </w:p>
          <w:p w14:paraId="17F28C14" w14:textId="6F63E6CF" w:rsidR="00A95A91" w:rsidRPr="00F71A9A" w:rsidRDefault="00A95A91"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5=Divorced</w:t>
            </w:r>
          </w:p>
          <w:p w14:paraId="4EF4982F" w14:textId="0992949D" w:rsidR="00A95A91" w:rsidRPr="00F71A9A" w:rsidRDefault="00A95A91"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6=</w:t>
            </w:r>
            <w:r w:rsidR="000E1818" w:rsidRPr="00F71A9A">
              <w:rPr>
                <w:rFonts w:ascii="Gill Sans MT" w:hAnsi="Gill Sans MT" w:cs="Times New Roman"/>
                <w:w w:val="105"/>
                <w:sz w:val="20"/>
                <w:szCs w:val="20"/>
              </w:rPr>
              <w:t>Separated</w:t>
            </w:r>
          </w:p>
          <w:p w14:paraId="187F1067" w14:textId="534685E4" w:rsidR="00A95A91" w:rsidRPr="00F71A9A" w:rsidRDefault="00A95A91"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7=Cohabitating</w:t>
            </w:r>
          </w:p>
          <w:p w14:paraId="048280C6" w14:textId="77777777" w:rsidR="00A95A91" w:rsidRPr="00F71A9A" w:rsidRDefault="00A95A91" w:rsidP="00AC7CBE">
            <w:pPr>
              <w:spacing w:after="0" w:line="240" w:lineRule="auto"/>
              <w:contextualSpacing/>
              <w:rPr>
                <w:rFonts w:ascii="Gill Sans MT" w:hAnsi="Gill Sans MT"/>
                <w:sz w:val="20"/>
                <w:szCs w:val="20"/>
              </w:rPr>
            </w:pPr>
            <w:r w:rsidRPr="00F71A9A">
              <w:rPr>
                <w:rFonts w:ascii="Gill Sans MT" w:hAnsi="Gill Sans MT"/>
                <w:sz w:val="20"/>
                <w:szCs w:val="20"/>
              </w:rPr>
              <w:t>97=Other, please specify</w:t>
            </w:r>
          </w:p>
          <w:p w14:paraId="45554A4F" w14:textId="1D92DFEF" w:rsidR="00A95A91" w:rsidRPr="00F71A9A" w:rsidRDefault="00A95A91" w:rsidP="00AC7CBE">
            <w:pPr>
              <w:spacing w:after="0" w:line="240" w:lineRule="auto"/>
              <w:contextualSpacing/>
              <w:rPr>
                <w:rFonts w:ascii="Gill Sans MT" w:hAnsi="Gill Sans MT"/>
                <w:sz w:val="20"/>
                <w:szCs w:val="20"/>
              </w:rPr>
            </w:pPr>
            <w:r w:rsidRPr="00F71A9A">
              <w:rPr>
                <w:rFonts w:ascii="Gill Sans MT" w:hAnsi="Gill Sans MT" w:cs="Times New Roman"/>
                <w:w w:val="105"/>
                <w:sz w:val="20"/>
                <w:szCs w:val="20"/>
              </w:rPr>
              <w:t>999=Prefer not to respond</w:t>
            </w:r>
          </w:p>
        </w:tc>
        <w:tc>
          <w:tcPr>
            <w:tcW w:w="722" w:type="dxa"/>
            <w:gridSpan w:val="3"/>
            <w:tcBorders>
              <w:top w:val="single" w:sz="18" w:space="0" w:color="000000"/>
              <w:left w:val="single" w:sz="18" w:space="0" w:color="000000"/>
              <w:bottom w:val="single" w:sz="18" w:space="0" w:color="000000"/>
              <w:right w:val="single" w:sz="18" w:space="0" w:color="000000"/>
            </w:tcBorders>
          </w:tcPr>
          <w:p w14:paraId="7410911D" w14:textId="77777777" w:rsidR="00A95A91" w:rsidRPr="00F71A9A" w:rsidRDefault="00A95A91"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A95A91" w:rsidRPr="00F71A9A" w14:paraId="19419B30" w14:textId="77777777" w:rsidTr="004F407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000000"/>
            </w:tcBorders>
          </w:tcPr>
          <w:p w14:paraId="0AC3A162" w14:textId="1B7DC31C" w:rsidR="00A95A91" w:rsidRPr="00F71A9A" w:rsidRDefault="00A95A91" w:rsidP="00AC7CBE">
            <w:pPr>
              <w:spacing w:after="0" w:line="240" w:lineRule="auto"/>
              <w:contextualSpacing/>
              <w:rPr>
                <w:rFonts w:ascii="Gill Sans MT" w:eastAsia="Calibri" w:hAnsi="Gill Sans MT" w:cs="Times New Roman"/>
                <w:sz w:val="20"/>
                <w:szCs w:val="20"/>
              </w:rPr>
            </w:pPr>
          </w:p>
        </w:tc>
        <w:tc>
          <w:tcPr>
            <w:tcW w:w="5321" w:type="dxa"/>
            <w:tcBorders>
              <w:top w:val="single" w:sz="4" w:space="0" w:color="000000"/>
              <w:left w:val="single" w:sz="4" w:space="0" w:color="000000"/>
              <w:bottom w:val="single" w:sz="4" w:space="0" w:color="000000"/>
            </w:tcBorders>
          </w:tcPr>
          <w:p w14:paraId="0E12D451" w14:textId="74B52F5C" w:rsidR="00A95A91" w:rsidRPr="00F71A9A" w:rsidRDefault="00A95A91" w:rsidP="00AC7CBE">
            <w:pPr>
              <w:spacing w:after="0" w:line="240" w:lineRule="auto"/>
              <w:contextualSpacing/>
              <w:rPr>
                <w:rFonts w:ascii="Gill Sans MT" w:hAnsi="Gill Sans MT"/>
                <w:color w:val="000000"/>
                <w:sz w:val="20"/>
                <w:szCs w:val="20"/>
              </w:rPr>
            </w:pPr>
            <w:r w:rsidRPr="00F71A9A">
              <w:rPr>
                <w:rFonts w:ascii="Gill Sans MT" w:eastAsia="Calibri" w:hAnsi="Gill Sans MT" w:cs="Times New Roman"/>
                <w:w w:val="105"/>
                <w:sz w:val="20"/>
                <w:szCs w:val="20"/>
              </w:rPr>
              <w:t xml:space="preserve">B8.What is your tribe? </w:t>
            </w:r>
            <w:r w:rsidRPr="00F71A9A">
              <w:rPr>
                <w:rFonts w:ascii="Gill Sans MT" w:eastAsia="Calibri" w:hAnsi="Gill Sans MT" w:cs="Times New Roman"/>
                <w:b/>
                <w:w w:val="105"/>
                <w:sz w:val="20"/>
                <w:szCs w:val="20"/>
              </w:rPr>
              <w:t>(</w:t>
            </w:r>
            <w:proofErr w:type="spellStart"/>
            <w:r w:rsidRPr="00F71A9A">
              <w:rPr>
                <w:rFonts w:ascii="Gill Sans MT" w:eastAsia="Calibri" w:hAnsi="Gill Sans MT" w:cs="Times New Roman"/>
                <w:b/>
                <w:w w:val="105"/>
                <w:sz w:val="20"/>
                <w:szCs w:val="20"/>
              </w:rPr>
              <w:t>htribe</w:t>
            </w:r>
            <w:proofErr w:type="spellEnd"/>
            <w:r w:rsidRPr="00F71A9A">
              <w:rPr>
                <w:rFonts w:ascii="Gill Sans MT" w:eastAsia="Calibri" w:hAnsi="Gill Sans MT" w:cs="Times New Roman"/>
                <w:b/>
                <w:w w:val="105"/>
                <w:sz w:val="20"/>
                <w:szCs w:val="20"/>
              </w:rPr>
              <w:t>)</w:t>
            </w:r>
          </w:p>
        </w:tc>
        <w:tc>
          <w:tcPr>
            <w:tcW w:w="1520" w:type="dxa"/>
            <w:tcBorders>
              <w:top w:val="single" w:sz="4" w:space="0" w:color="000000"/>
              <w:bottom w:val="single" w:sz="4" w:space="0" w:color="000000"/>
            </w:tcBorders>
          </w:tcPr>
          <w:p w14:paraId="0367E53F" w14:textId="26A5898D" w:rsidR="00A95A91" w:rsidRPr="00F71A9A" w:rsidRDefault="00A95A91"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w:t>
            </w:r>
            <w:proofErr w:type="spellStart"/>
            <w:r w:rsidRPr="00F71A9A">
              <w:rPr>
                <w:rFonts w:ascii="Gill Sans MT" w:hAnsi="Gill Sans MT" w:cs="Times New Roman"/>
                <w:w w:val="105"/>
                <w:sz w:val="20"/>
                <w:szCs w:val="20"/>
              </w:rPr>
              <w:t>Chewa</w:t>
            </w:r>
            <w:proofErr w:type="spellEnd"/>
          </w:p>
          <w:p w14:paraId="43D24FBE" w14:textId="55E0FCA1" w:rsidR="00A95A91" w:rsidRPr="00F71A9A" w:rsidRDefault="00A95A91"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2=</w:t>
            </w:r>
            <w:proofErr w:type="spellStart"/>
            <w:r w:rsidRPr="00F71A9A">
              <w:rPr>
                <w:rFonts w:ascii="Gill Sans MT" w:hAnsi="Gill Sans MT" w:cs="Times New Roman"/>
                <w:w w:val="105"/>
                <w:sz w:val="20"/>
                <w:szCs w:val="20"/>
              </w:rPr>
              <w:t>N’goni</w:t>
            </w:r>
            <w:proofErr w:type="spellEnd"/>
          </w:p>
          <w:p w14:paraId="764A0C27" w14:textId="33489A8F" w:rsidR="00A95A91" w:rsidRPr="00F71A9A" w:rsidRDefault="00A95A91"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3=</w:t>
            </w:r>
            <w:proofErr w:type="spellStart"/>
            <w:r w:rsidRPr="00F71A9A">
              <w:rPr>
                <w:rFonts w:ascii="Gill Sans MT" w:hAnsi="Gill Sans MT" w:cs="Times New Roman"/>
                <w:w w:val="105"/>
                <w:sz w:val="20"/>
                <w:szCs w:val="20"/>
              </w:rPr>
              <w:t>Nsenga</w:t>
            </w:r>
            <w:proofErr w:type="spellEnd"/>
          </w:p>
          <w:p w14:paraId="11C13619" w14:textId="035E3346" w:rsidR="00A95A91" w:rsidRPr="00F71A9A" w:rsidRDefault="00A95A91"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4=Tonga</w:t>
            </w:r>
          </w:p>
          <w:p w14:paraId="3C450F5C" w14:textId="4FE1B74E" w:rsidR="00A95A91" w:rsidRPr="00F71A9A" w:rsidRDefault="00A95A91"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5=</w:t>
            </w:r>
            <w:proofErr w:type="spellStart"/>
            <w:r w:rsidRPr="00F71A9A">
              <w:rPr>
                <w:rFonts w:ascii="Gill Sans MT" w:hAnsi="Gill Sans MT" w:cs="Times New Roman"/>
                <w:w w:val="105"/>
                <w:sz w:val="20"/>
                <w:szCs w:val="20"/>
              </w:rPr>
              <w:t>Lunda</w:t>
            </w:r>
            <w:proofErr w:type="spellEnd"/>
          </w:p>
          <w:p w14:paraId="406B11B1" w14:textId="214211FD" w:rsidR="00A95A91" w:rsidRPr="00F71A9A" w:rsidRDefault="00A95A91"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6=</w:t>
            </w:r>
            <w:proofErr w:type="spellStart"/>
            <w:r w:rsidRPr="00F71A9A">
              <w:rPr>
                <w:rFonts w:ascii="Gill Sans MT" w:hAnsi="Gill Sans MT" w:cs="Times New Roman"/>
                <w:w w:val="105"/>
                <w:sz w:val="20"/>
                <w:szCs w:val="20"/>
              </w:rPr>
              <w:t>Luvale</w:t>
            </w:r>
            <w:proofErr w:type="spellEnd"/>
          </w:p>
          <w:p w14:paraId="4656E423" w14:textId="77777777" w:rsidR="00A95A91" w:rsidRPr="00F71A9A" w:rsidRDefault="00A95A91"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7=</w:t>
            </w:r>
            <w:proofErr w:type="spellStart"/>
            <w:r w:rsidRPr="00F71A9A">
              <w:rPr>
                <w:rFonts w:ascii="Gill Sans MT" w:hAnsi="Gill Sans MT" w:cs="Times New Roman"/>
                <w:w w:val="105"/>
                <w:sz w:val="20"/>
                <w:szCs w:val="20"/>
              </w:rPr>
              <w:t>Kaonede</w:t>
            </w:r>
            <w:proofErr w:type="spellEnd"/>
          </w:p>
        </w:tc>
        <w:tc>
          <w:tcPr>
            <w:tcW w:w="2160" w:type="dxa"/>
            <w:gridSpan w:val="2"/>
            <w:tcBorders>
              <w:top w:val="single" w:sz="4" w:space="0" w:color="000000"/>
              <w:bottom w:val="single" w:sz="4" w:space="0" w:color="000000"/>
              <w:right w:val="single" w:sz="18" w:space="0" w:color="000000"/>
            </w:tcBorders>
          </w:tcPr>
          <w:p w14:paraId="235F2B1C" w14:textId="666185CD" w:rsidR="00A95A91" w:rsidRPr="00F71A9A" w:rsidRDefault="00A95A91"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w:t>
            </w:r>
            <w:proofErr w:type="spellStart"/>
            <w:r w:rsidRPr="00F71A9A">
              <w:rPr>
                <w:rFonts w:ascii="Gill Sans MT" w:hAnsi="Gill Sans MT" w:cs="Times New Roman"/>
                <w:w w:val="105"/>
                <w:sz w:val="20"/>
                <w:szCs w:val="20"/>
              </w:rPr>
              <w:t>Loza</w:t>
            </w:r>
            <w:proofErr w:type="spellEnd"/>
          </w:p>
          <w:p w14:paraId="1505985B" w14:textId="77777777" w:rsidR="00A95A91" w:rsidRPr="00F71A9A" w:rsidRDefault="00A95A91"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9=Bemba</w:t>
            </w:r>
          </w:p>
          <w:p w14:paraId="6A490A74" w14:textId="4931A644" w:rsidR="00A95A91" w:rsidRPr="00F71A9A" w:rsidRDefault="00A95A91"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10=Zambian only</w:t>
            </w:r>
          </w:p>
          <w:p w14:paraId="1D8E4327" w14:textId="77777777" w:rsidR="00A95A91" w:rsidRPr="00F71A9A" w:rsidRDefault="00A95A91"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97=Other, please specify</w:t>
            </w:r>
          </w:p>
          <w:p w14:paraId="75B2E689" w14:textId="77777777" w:rsidR="00A95A91" w:rsidRPr="00F71A9A" w:rsidRDefault="00A95A91"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888=Don't know</w:t>
            </w:r>
          </w:p>
          <w:p w14:paraId="6B431EE3" w14:textId="77777777" w:rsidR="00A95A91" w:rsidRPr="00F71A9A" w:rsidRDefault="00A95A91"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999=Prefer not to respond</w:t>
            </w:r>
          </w:p>
        </w:tc>
        <w:tc>
          <w:tcPr>
            <w:tcW w:w="722" w:type="dxa"/>
            <w:gridSpan w:val="3"/>
            <w:tcBorders>
              <w:top w:val="single" w:sz="18" w:space="0" w:color="000000"/>
              <w:left w:val="single" w:sz="18" w:space="0" w:color="000000"/>
              <w:bottom w:val="single" w:sz="18" w:space="0" w:color="000000"/>
              <w:right w:val="single" w:sz="18" w:space="0" w:color="000000"/>
            </w:tcBorders>
          </w:tcPr>
          <w:p w14:paraId="0904D3E5" w14:textId="77777777" w:rsidR="00A95A91" w:rsidRPr="00F71A9A" w:rsidRDefault="00A95A91"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4F4072" w:rsidRPr="00F71A9A" w14:paraId="3DE35A32" w14:textId="77777777" w:rsidTr="004F407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000000"/>
            </w:tcBorders>
          </w:tcPr>
          <w:p w14:paraId="4F4741B9" w14:textId="77777777" w:rsidR="004F4072" w:rsidRPr="00F71A9A" w:rsidRDefault="004F4072" w:rsidP="00AC7CBE">
            <w:pPr>
              <w:spacing w:after="0" w:line="240" w:lineRule="auto"/>
              <w:contextualSpacing/>
              <w:rPr>
                <w:rFonts w:ascii="Gill Sans MT" w:eastAsia="Calibri" w:hAnsi="Gill Sans MT" w:cs="Times New Roman"/>
                <w:sz w:val="20"/>
                <w:szCs w:val="20"/>
              </w:rPr>
            </w:pPr>
          </w:p>
        </w:tc>
        <w:tc>
          <w:tcPr>
            <w:tcW w:w="5321" w:type="dxa"/>
            <w:tcBorders>
              <w:top w:val="single" w:sz="4" w:space="0" w:color="000000"/>
              <w:left w:val="single" w:sz="4" w:space="0" w:color="000000"/>
              <w:bottom w:val="single" w:sz="4" w:space="0" w:color="000000"/>
            </w:tcBorders>
          </w:tcPr>
          <w:p w14:paraId="7BB137FC" w14:textId="0462BB3C" w:rsidR="004F4072" w:rsidRPr="00F71A9A" w:rsidRDefault="004F4072" w:rsidP="00AC7CBE">
            <w:pPr>
              <w:spacing w:after="0" w:line="240" w:lineRule="auto"/>
              <w:contextualSpacing/>
              <w:rPr>
                <w:rFonts w:ascii="Gill Sans MT" w:hAnsi="Gill Sans MT"/>
                <w:color w:val="000000"/>
                <w:sz w:val="20"/>
                <w:szCs w:val="20"/>
              </w:rPr>
            </w:pPr>
            <w:r w:rsidRPr="00F71A9A">
              <w:rPr>
                <w:rFonts w:ascii="Gill Sans MT" w:eastAsia="Calibri" w:hAnsi="Gill Sans MT" w:cs="Times New Roman"/>
                <w:w w:val="105"/>
                <w:sz w:val="20"/>
                <w:szCs w:val="20"/>
              </w:rPr>
              <w:t xml:space="preserve">B9.What is your religion?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hreligion</w:t>
            </w:r>
            <w:proofErr w:type="spellEnd"/>
            <w:r w:rsidRPr="00F71A9A">
              <w:rPr>
                <w:rFonts w:ascii="Gill Sans MT" w:hAnsi="Gill Sans MT"/>
                <w:b/>
                <w:color w:val="000000"/>
                <w:sz w:val="20"/>
                <w:szCs w:val="20"/>
              </w:rPr>
              <w:t>)</w:t>
            </w:r>
          </w:p>
        </w:tc>
        <w:tc>
          <w:tcPr>
            <w:tcW w:w="3680" w:type="dxa"/>
            <w:gridSpan w:val="3"/>
            <w:tcBorders>
              <w:top w:val="single" w:sz="4" w:space="0" w:color="000000"/>
              <w:bottom w:val="single" w:sz="4" w:space="0" w:color="000000"/>
              <w:right w:val="single" w:sz="18" w:space="0" w:color="000000"/>
            </w:tcBorders>
          </w:tcPr>
          <w:p w14:paraId="244BB6C7" w14:textId="77777777" w:rsidR="004F4072" w:rsidRPr="00F71A9A" w:rsidRDefault="004F4072" w:rsidP="004F4072">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w:t>
            </w:r>
            <w:ins w:id="0" w:author="Heather Huntington" w:date="2014-11-07T11:54:00Z">
              <w:r w:rsidRPr="00F71A9A">
                <w:rPr>
                  <w:rFonts w:ascii="Gill Sans MT" w:hAnsi="Gill Sans MT" w:cs="Times New Roman"/>
                  <w:w w:val="105"/>
                  <w:sz w:val="20"/>
                  <w:szCs w:val="20"/>
                </w:rPr>
                <w:t>C</w:t>
              </w:r>
            </w:ins>
            <w:r w:rsidRPr="00F71A9A">
              <w:rPr>
                <w:rFonts w:ascii="Gill Sans MT" w:hAnsi="Gill Sans MT" w:cs="Times New Roman"/>
                <w:w w:val="105"/>
                <w:sz w:val="20"/>
                <w:szCs w:val="20"/>
              </w:rPr>
              <w:t>hristian</w:t>
            </w:r>
          </w:p>
          <w:p w14:paraId="07AFC63D" w14:textId="77777777" w:rsidR="004F4072" w:rsidRPr="00F71A9A" w:rsidRDefault="004F4072" w:rsidP="004F4072">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2=Islam</w:t>
            </w:r>
          </w:p>
          <w:p w14:paraId="7D54D2BF" w14:textId="77777777" w:rsidR="004F4072" w:rsidRPr="00F71A9A" w:rsidRDefault="004F4072" w:rsidP="004F4072">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3=Not religious </w:t>
            </w:r>
          </w:p>
          <w:p w14:paraId="3A25D941" w14:textId="77777777" w:rsidR="004F4072" w:rsidRPr="00F71A9A" w:rsidRDefault="004F4072" w:rsidP="004F4072">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4=Spiritual/traditional</w:t>
            </w:r>
          </w:p>
          <w:p w14:paraId="590C73CB" w14:textId="77777777" w:rsidR="004F4072" w:rsidRPr="00F71A9A" w:rsidRDefault="004F4072" w:rsidP="004F4072">
            <w:pPr>
              <w:spacing w:after="0" w:line="240" w:lineRule="auto"/>
              <w:contextualSpacing/>
              <w:rPr>
                <w:rFonts w:ascii="Gill Sans MT" w:hAnsi="Gill Sans MT"/>
                <w:sz w:val="20"/>
                <w:szCs w:val="20"/>
              </w:rPr>
            </w:pPr>
            <w:r w:rsidRPr="00F71A9A">
              <w:rPr>
                <w:rFonts w:ascii="Gill Sans MT" w:hAnsi="Gill Sans MT"/>
                <w:sz w:val="20"/>
                <w:szCs w:val="20"/>
              </w:rPr>
              <w:t>97=Other, please specify</w:t>
            </w:r>
          </w:p>
          <w:p w14:paraId="4DC32323" w14:textId="77777777" w:rsidR="004F4072" w:rsidRPr="00F71A9A" w:rsidRDefault="004F4072" w:rsidP="004F4072">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888=Don't know</w:t>
            </w:r>
          </w:p>
          <w:p w14:paraId="71F07AC2" w14:textId="052DF791" w:rsidR="004F4072" w:rsidRPr="00F71A9A" w:rsidRDefault="004F4072"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999=Prefer not to respond</w:t>
            </w:r>
          </w:p>
        </w:tc>
        <w:tc>
          <w:tcPr>
            <w:tcW w:w="722" w:type="dxa"/>
            <w:gridSpan w:val="3"/>
            <w:tcBorders>
              <w:top w:val="single" w:sz="18" w:space="0" w:color="000000"/>
              <w:left w:val="single" w:sz="18" w:space="0" w:color="000000"/>
              <w:bottom w:val="single" w:sz="18" w:space="0" w:color="000000"/>
              <w:right w:val="single" w:sz="18" w:space="0" w:color="000000"/>
            </w:tcBorders>
          </w:tcPr>
          <w:p w14:paraId="31A26401" w14:textId="77777777" w:rsidR="004F4072" w:rsidRPr="00F71A9A" w:rsidRDefault="004F4072"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A1377F" w:rsidRPr="00F71A9A" w14:paraId="0F919B7C" w14:textId="77777777" w:rsidTr="004F407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auto"/>
            </w:tcBorders>
          </w:tcPr>
          <w:p w14:paraId="62CE5462" w14:textId="641FF0E5" w:rsidR="00A1377F" w:rsidRPr="00F71A9A" w:rsidRDefault="00A1377F" w:rsidP="00AC7CBE">
            <w:pPr>
              <w:spacing w:after="0" w:line="240" w:lineRule="auto"/>
              <w:contextualSpacing/>
              <w:rPr>
                <w:rFonts w:ascii="Gill Sans MT" w:eastAsia="Calibri" w:hAnsi="Gill Sans MT" w:cs="Times New Roman"/>
                <w:w w:val="105"/>
                <w:sz w:val="20"/>
                <w:szCs w:val="20"/>
              </w:rPr>
            </w:pPr>
          </w:p>
        </w:tc>
        <w:tc>
          <w:tcPr>
            <w:tcW w:w="5321" w:type="dxa"/>
            <w:tcBorders>
              <w:top w:val="single" w:sz="4" w:space="0" w:color="000000"/>
              <w:left w:val="single" w:sz="4" w:space="0" w:color="auto"/>
              <w:bottom w:val="single" w:sz="4" w:space="0" w:color="000000"/>
            </w:tcBorders>
          </w:tcPr>
          <w:p w14:paraId="2088263E" w14:textId="7C56171C" w:rsidR="00A1377F" w:rsidRPr="00F71A9A" w:rsidRDefault="00A1377F"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 xml:space="preserve">B10.Were you born in this village? </w:t>
            </w:r>
            <w:r w:rsidRPr="00F71A9A">
              <w:rPr>
                <w:rFonts w:ascii="Gill Sans MT" w:eastAsia="Calibri" w:hAnsi="Gill Sans MT" w:cs="Times New Roman"/>
                <w:b/>
                <w:w w:val="105"/>
                <w:sz w:val="20"/>
                <w:szCs w:val="20"/>
              </w:rPr>
              <w:t>(</w:t>
            </w:r>
            <w:proofErr w:type="spellStart"/>
            <w:r w:rsidRPr="00F71A9A">
              <w:rPr>
                <w:rFonts w:ascii="Gill Sans MT" w:eastAsia="Calibri" w:hAnsi="Gill Sans MT" w:cs="Times New Roman"/>
                <w:b/>
                <w:w w:val="105"/>
                <w:sz w:val="20"/>
                <w:szCs w:val="20"/>
              </w:rPr>
              <w:t>htown</w:t>
            </w:r>
            <w:proofErr w:type="spellEnd"/>
            <w:r w:rsidRPr="00F71A9A">
              <w:rPr>
                <w:rFonts w:ascii="Gill Sans MT" w:eastAsia="Calibri" w:hAnsi="Gill Sans MT" w:cs="Times New Roman"/>
                <w:b/>
                <w:w w:val="105"/>
                <w:sz w:val="20"/>
                <w:szCs w:val="20"/>
              </w:rPr>
              <w:t>)</w:t>
            </w:r>
          </w:p>
        </w:tc>
        <w:tc>
          <w:tcPr>
            <w:tcW w:w="3698" w:type="dxa"/>
            <w:gridSpan w:val="4"/>
            <w:tcBorders>
              <w:top w:val="single" w:sz="4" w:space="0" w:color="000000"/>
              <w:bottom w:val="single" w:sz="4" w:space="0" w:color="000000"/>
              <w:right w:val="single" w:sz="18" w:space="0" w:color="000000"/>
            </w:tcBorders>
          </w:tcPr>
          <w:p w14:paraId="222FEEEB" w14:textId="1FDA5A0D" w:rsidR="00A1377F" w:rsidRPr="00F71A9A" w:rsidRDefault="00C70E1F" w:rsidP="00AC7CBE">
            <w:pPr>
              <w:spacing w:after="0" w:line="240" w:lineRule="auto"/>
              <w:contextualSpacing/>
              <w:rPr>
                <w:rFonts w:ascii="Gill Sans MT" w:hAnsi="Gill Sans MT"/>
                <w:sz w:val="20"/>
                <w:szCs w:val="20"/>
              </w:rPr>
            </w:pPr>
            <w:r w:rsidRPr="00F71A9A">
              <w:rPr>
                <w:rFonts w:ascii="Gill Sans MT" w:hAnsi="Gill Sans MT"/>
                <w:sz w:val="20"/>
                <w:szCs w:val="20"/>
              </w:rPr>
              <w:t>0</w:t>
            </w:r>
            <w:r w:rsidR="00A1377F" w:rsidRPr="00F71A9A">
              <w:rPr>
                <w:rFonts w:ascii="Gill Sans MT" w:hAnsi="Gill Sans MT"/>
                <w:sz w:val="20"/>
                <w:szCs w:val="20"/>
              </w:rPr>
              <w:t>=No</w:t>
            </w:r>
          </w:p>
          <w:p w14:paraId="23ED7168" w14:textId="7C48E787" w:rsidR="00A1377F" w:rsidRPr="00F71A9A" w:rsidRDefault="00C70E1F" w:rsidP="00AC7CBE">
            <w:pPr>
              <w:spacing w:after="0" w:line="240" w:lineRule="auto"/>
              <w:contextualSpacing/>
              <w:rPr>
                <w:rFonts w:ascii="Gill Sans MT" w:hAnsi="Gill Sans MT"/>
                <w:sz w:val="20"/>
                <w:szCs w:val="20"/>
              </w:rPr>
            </w:pPr>
            <w:r w:rsidRPr="00F71A9A">
              <w:rPr>
                <w:rFonts w:ascii="Gill Sans MT" w:hAnsi="Gill Sans MT"/>
                <w:sz w:val="20"/>
                <w:szCs w:val="20"/>
              </w:rPr>
              <w:t>1</w:t>
            </w:r>
            <w:r w:rsidR="00A1377F" w:rsidRPr="00F71A9A">
              <w:rPr>
                <w:rFonts w:ascii="Gill Sans MT" w:hAnsi="Gill Sans MT"/>
                <w:sz w:val="20"/>
                <w:szCs w:val="20"/>
              </w:rPr>
              <w:t>=Yes</w:t>
            </w:r>
            <w:r w:rsidR="00A1377F" w:rsidRPr="00F71A9A" w:rsidDel="00226116">
              <w:rPr>
                <w:rFonts w:ascii="Gill Sans MT" w:hAnsi="Gill Sans MT"/>
                <w:sz w:val="20"/>
                <w:szCs w:val="20"/>
              </w:rPr>
              <w:t xml:space="preserve"> </w:t>
            </w:r>
          </w:p>
          <w:p w14:paraId="672479EC" w14:textId="77777777" w:rsidR="00A1377F" w:rsidRPr="00F71A9A" w:rsidRDefault="00A1377F" w:rsidP="00AC7CBE">
            <w:pPr>
              <w:spacing w:after="0" w:line="240" w:lineRule="auto"/>
              <w:contextualSpacing/>
              <w:rPr>
                <w:rFonts w:ascii="Gill Sans MT" w:hAnsi="Gill Sans MT"/>
                <w:sz w:val="20"/>
                <w:szCs w:val="20"/>
              </w:rPr>
            </w:pPr>
            <w:r w:rsidRPr="00F71A9A">
              <w:rPr>
                <w:rFonts w:ascii="Gill Sans MT" w:hAnsi="Gill Sans MT"/>
                <w:sz w:val="20"/>
                <w:szCs w:val="20"/>
              </w:rPr>
              <w:t>888=Don’t know</w:t>
            </w:r>
          </w:p>
          <w:p w14:paraId="7D663616" w14:textId="77777777" w:rsidR="00A1377F" w:rsidRPr="00F71A9A" w:rsidRDefault="00A1377F" w:rsidP="00AC7CBE">
            <w:pPr>
              <w:spacing w:after="0" w:line="240" w:lineRule="auto"/>
              <w:contextualSpacing/>
              <w:rPr>
                <w:rFonts w:ascii="Gill Sans MT" w:hAnsi="Gill Sans MT"/>
                <w:sz w:val="20"/>
                <w:szCs w:val="20"/>
              </w:rPr>
            </w:pPr>
            <w:r w:rsidRPr="00F71A9A">
              <w:rPr>
                <w:rFonts w:ascii="Gill Sans MT" w:hAnsi="Gill Sans MT"/>
                <w:sz w:val="20"/>
                <w:szCs w:val="20"/>
              </w:rPr>
              <w:lastRenderedPageBreak/>
              <w:t>999=Prefer not to respond</w:t>
            </w:r>
          </w:p>
        </w:tc>
        <w:tc>
          <w:tcPr>
            <w:tcW w:w="704" w:type="dxa"/>
            <w:gridSpan w:val="2"/>
            <w:tcBorders>
              <w:top w:val="single" w:sz="18" w:space="0" w:color="000000"/>
              <w:left w:val="single" w:sz="18" w:space="0" w:color="000000"/>
              <w:bottom w:val="single" w:sz="18" w:space="0" w:color="000000"/>
              <w:right w:val="single" w:sz="18" w:space="0" w:color="000000"/>
            </w:tcBorders>
          </w:tcPr>
          <w:p w14:paraId="5535E4A6" w14:textId="77777777" w:rsidR="00A1377F" w:rsidRPr="00F71A9A" w:rsidRDefault="00A1377F"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lastRenderedPageBreak/>
              <w:t>(Code)</w:t>
            </w:r>
          </w:p>
        </w:tc>
      </w:tr>
      <w:tr w:rsidR="00A1377F" w:rsidRPr="00F71A9A" w14:paraId="6C3AD871" w14:textId="77777777" w:rsidTr="00AC7CB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auto"/>
            </w:tcBorders>
          </w:tcPr>
          <w:p w14:paraId="04C5FE5A" w14:textId="77777777" w:rsidR="00A1377F" w:rsidRPr="00F71A9A" w:rsidRDefault="00A1377F" w:rsidP="00AC7CBE">
            <w:pPr>
              <w:spacing w:after="0" w:line="240" w:lineRule="auto"/>
              <w:contextualSpacing/>
              <w:rPr>
                <w:rFonts w:ascii="Gill Sans MT" w:hAnsi="Gill Sans MT"/>
                <w:w w:val="105"/>
                <w:sz w:val="20"/>
                <w:szCs w:val="20"/>
              </w:rPr>
            </w:pPr>
          </w:p>
        </w:tc>
        <w:tc>
          <w:tcPr>
            <w:tcW w:w="7198" w:type="dxa"/>
            <w:gridSpan w:val="3"/>
            <w:tcBorders>
              <w:top w:val="single" w:sz="4" w:space="0" w:color="000000"/>
              <w:left w:val="single" w:sz="4" w:space="0" w:color="auto"/>
              <w:bottom w:val="single" w:sz="4" w:space="0" w:color="000000"/>
              <w:right w:val="single" w:sz="18" w:space="0" w:color="000000"/>
            </w:tcBorders>
          </w:tcPr>
          <w:p w14:paraId="3ABB6922" w14:textId="524B90CC" w:rsidR="00A1377F" w:rsidRPr="00F71A9A" w:rsidRDefault="00A1377F" w:rsidP="00AC7CBE">
            <w:pPr>
              <w:pStyle w:val="BodyText2"/>
              <w:tabs>
                <w:tab w:val="clear" w:pos="9990"/>
              </w:tabs>
              <w:spacing w:after="0" w:line="240" w:lineRule="auto"/>
              <w:contextualSpacing/>
              <w:rPr>
                <w:rFonts w:ascii="Gill Sans MT" w:hAnsi="Gill Sans MT"/>
                <w:w w:val="105"/>
                <w:sz w:val="20"/>
                <w:szCs w:val="20"/>
              </w:rPr>
            </w:pPr>
            <w:r w:rsidRPr="00F71A9A">
              <w:rPr>
                <w:rFonts w:ascii="Gill Sans MT" w:hAnsi="Gill Sans MT"/>
                <w:sz w:val="20"/>
                <w:szCs w:val="20"/>
              </w:rPr>
              <w:t xml:space="preserve">B11.How many years have you lived in this village? </w:t>
            </w:r>
            <w:r w:rsidRPr="00F71A9A">
              <w:rPr>
                <w:rFonts w:ascii="Gill Sans MT" w:hAnsi="Gill Sans MT"/>
                <w:b/>
                <w:sz w:val="20"/>
                <w:szCs w:val="20"/>
              </w:rPr>
              <w:t>(</w:t>
            </w:r>
            <w:proofErr w:type="spellStart"/>
            <w:r w:rsidRPr="00F71A9A">
              <w:rPr>
                <w:rFonts w:ascii="Gill Sans MT" w:hAnsi="Gill Sans MT"/>
                <w:b/>
                <w:sz w:val="20"/>
                <w:szCs w:val="20"/>
              </w:rPr>
              <w:t>hnumyrs</w:t>
            </w:r>
            <w:proofErr w:type="spellEnd"/>
            <w:r w:rsidRPr="00F71A9A">
              <w:rPr>
                <w:rFonts w:ascii="Gill Sans MT" w:hAnsi="Gill Sans MT"/>
                <w:b/>
                <w:sz w:val="20"/>
                <w:szCs w:val="20"/>
              </w:rPr>
              <w:t>)</w:t>
            </w:r>
          </w:p>
        </w:tc>
        <w:tc>
          <w:tcPr>
            <w:tcW w:w="2525" w:type="dxa"/>
            <w:gridSpan w:val="4"/>
            <w:tcBorders>
              <w:top w:val="single" w:sz="18" w:space="0" w:color="000000"/>
              <w:left w:val="single" w:sz="18" w:space="0" w:color="000000"/>
              <w:bottom w:val="single" w:sz="18" w:space="0" w:color="000000"/>
              <w:right w:val="single" w:sz="18" w:space="0" w:color="000000"/>
            </w:tcBorders>
          </w:tcPr>
          <w:p w14:paraId="42BD1E29" w14:textId="77777777" w:rsidR="00A1377F" w:rsidRPr="00F71A9A" w:rsidRDefault="00A1377F"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A1377F" w:rsidRPr="00F71A9A" w14:paraId="1B025D76" w14:textId="77777777" w:rsidTr="004F407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000000"/>
            </w:tcBorders>
          </w:tcPr>
          <w:p w14:paraId="227169F4" w14:textId="77777777" w:rsidR="00A1377F" w:rsidRPr="00F71A9A" w:rsidRDefault="00A1377F" w:rsidP="00AC7CBE">
            <w:pPr>
              <w:spacing w:after="0" w:line="240" w:lineRule="auto"/>
              <w:contextualSpacing/>
              <w:rPr>
                <w:rFonts w:ascii="Gill Sans MT" w:eastAsia="Calibri" w:hAnsi="Gill Sans MT" w:cs="Times New Roman"/>
                <w:sz w:val="20"/>
                <w:szCs w:val="20"/>
              </w:rPr>
            </w:pPr>
          </w:p>
        </w:tc>
        <w:tc>
          <w:tcPr>
            <w:tcW w:w="5321" w:type="dxa"/>
            <w:tcBorders>
              <w:top w:val="single" w:sz="4" w:space="0" w:color="000000"/>
              <w:left w:val="single" w:sz="4" w:space="0" w:color="000000"/>
              <w:bottom w:val="single" w:sz="4" w:space="0" w:color="000000"/>
            </w:tcBorders>
          </w:tcPr>
          <w:p w14:paraId="73FA7A0C" w14:textId="0F8B6C94" w:rsidR="00A1377F" w:rsidRPr="00F71A9A" w:rsidRDefault="00A1377F" w:rsidP="00AC7CBE">
            <w:pPr>
              <w:spacing w:after="0" w:line="240" w:lineRule="auto"/>
              <w:contextualSpacing/>
              <w:rPr>
                <w:rFonts w:ascii="Gill Sans MT" w:hAnsi="Gill Sans MT"/>
                <w:color w:val="000000"/>
                <w:sz w:val="20"/>
                <w:szCs w:val="20"/>
              </w:rPr>
            </w:pPr>
            <w:r w:rsidRPr="00F71A9A">
              <w:rPr>
                <w:rFonts w:ascii="Gill Sans MT" w:hAnsi="Gill Sans MT"/>
                <w:sz w:val="20"/>
                <w:szCs w:val="20"/>
              </w:rPr>
              <w:t xml:space="preserve">B12.What is the highest level of formal education that you have completed?  </w:t>
            </w:r>
            <w:r w:rsidRPr="00F71A9A">
              <w:rPr>
                <w:rFonts w:ascii="Gill Sans MT" w:hAnsi="Gill Sans MT"/>
                <w:b/>
                <w:sz w:val="20"/>
                <w:szCs w:val="20"/>
              </w:rPr>
              <w:t>(</w:t>
            </w:r>
            <w:proofErr w:type="spellStart"/>
            <w:r w:rsidRPr="00F71A9A">
              <w:rPr>
                <w:rFonts w:ascii="Gill Sans MT" w:hAnsi="Gill Sans MT"/>
                <w:b/>
                <w:sz w:val="20"/>
                <w:szCs w:val="20"/>
              </w:rPr>
              <w:t>heduc</w:t>
            </w:r>
            <w:proofErr w:type="spellEnd"/>
            <w:r w:rsidRPr="00F71A9A">
              <w:rPr>
                <w:rFonts w:ascii="Gill Sans MT" w:hAnsi="Gill Sans MT"/>
                <w:b/>
                <w:sz w:val="20"/>
                <w:szCs w:val="20"/>
              </w:rPr>
              <w:t>)</w:t>
            </w:r>
          </w:p>
        </w:tc>
        <w:tc>
          <w:tcPr>
            <w:tcW w:w="1520" w:type="dxa"/>
            <w:tcBorders>
              <w:top w:val="single" w:sz="4" w:space="0" w:color="000000"/>
              <w:bottom w:val="single" w:sz="4" w:space="0" w:color="000000"/>
            </w:tcBorders>
          </w:tcPr>
          <w:p w14:paraId="2963DF89" w14:textId="77777777" w:rsidR="00A1377F" w:rsidRPr="00F71A9A" w:rsidRDefault="00A1377F" w:rsidP="00AC7CBE">
            <w:pPr>
              <w:spacing w:after="0" w:line="240" w:lineRule="auto"/>
              <w:contextualSpacing/>
              <w:rPr>
                <w:rFonts w:ascii="Gill Sans MT" w:hAnsi="Gill Sans MT"/>
                <w:sz w:val="20"/>
                <w:szCs w:val="20"/>
              </w:rPr>
            </w:pPr>
            <w:r w:rsidRPr="00F71A9A">
              <w:rPr>
                <w:rFonts w:ascii="Gill Sans MT" w:hAnsi="Gill Sans MT"/>
                <w:sz w:val="20"/>
                <w:szCs w:val="20"/>
              </w:rPr>
              <w:t>1=None</w:t>
            </w:r>
          </w:p>
          <w:p w14:paraId="7783480F" w14:textId="77777777" w:rsidR="00A1377F" w:rsidRPr="00F71A9A" w:rsidRDefault="00A1377F" w:rsidP="00AC7CBE">
            <w:pPr>
              <w:spacing w:after="0" w:line="240" w:lineRule="auto"/>
              <w:contextualSpacing/>
              <w:rPr>
                <w:rFonts w:ascii="Gill Sans MT" w:hAnsi="Gill Sans MT"/>
                <w:sz w:val="20"/>
                <w:szCs w:val="20"/>
              </w:rPr>
            </w:pPr>
            <w:r w:rsidRPr="00F71A9A">
              <w:rPr>
                <w:rFonts w:ascii="Gill Sans MT" w:hAnsi="Gill Sans MT"/>
                <w:sz w:val="20"/>
                <w:szCs w:val="20"/>
              </w:rPr>
              <w:t>2=Grade 1/Sub-standard A</w:t>
            </w:r>
          </w:p>
          <w:p w14:paraId="0270579F" w14:textId="77777777" w:rsidR="00A1377F" w:rsidRPr="00F71A9A" w:rsidRDefault="00A1377F" w:rsidP="00AC7CBE">
            <w:pPr>
              <w:spacing w:after="0" w:line="240" w:lineRule="auto"/>
              <w:contextualSpacing/>
              <w:rPr>
                <w:rFonts w:ascii="Gill Sans MT" w:hAnsi="Gill Sans MT"/>
                <w:sz w:val="20"/>
                <w:szCs w:val="20"/>
              </w:rPr>
            </w:pPr>
            <w:r w:rsidRPr="00F71A9A">
              <w:rPr>
                <w:rFonts w:ascii="Gill Sans MT" w:hAnsi="Gill Sans MT"/>
                <w:sz w:val="20"/>
                <w:szCs w:val="20"/>
              </w:rPr>
              <w:t>3=Grade 1/Sub-standard B</w:t>
            </w:r>
          </w:p>
          <w:p w14:paraId="2ADE1F18" w14:textId="77777777" w:rsidR="00A1377F" w:rsidRPr="00F71A9A" w:rsidRDefault="00A1377F" w:rsidP="00AC7CBE">
            <w:pPr>
              <w:spacing w:after="0" w:line="240" w:lineRule="auto"/>
              <w:contextualSpacing/>
              <w:rPr>
                <w:rFonts w:ascii="Gill Sans MT" w:hAnsi="Gill Sans MT"/>
                <w:sz w:val="20"/>
                <w:szCs w:val="20"/>
              </w:rPr>
            </w:pPr>
            <w:r w:rsidRPr="00F71A9A">
              <w:rPr>
                <w:rFonts w:ascii="Gill Sans MT" w:hAnsi="Gill Sans MT"/>
                <w:sz w:val="20"/>
                <w:szCs w:val="20"/>
              </w:rPr>
              <w:t>4=Grade 2/Standard 1</w:t>
            </w:r>
          </w:p>
          <w:p w14:paraId="265B9545" w14:textId="77777777" w:rsidR="00A1377F" w:rsidRPr="00F71A9A" w:rsidRDefault="00A1377F" w:rsidP="00AC7CBE">
            <w:pPr>
              <w:spacing w:after="0" w:line="240" w:lineRule="auto"/>
              <w:contextualSpacing/>
              <w:rPr>
                <w:rFonts w:ascii="Gill Sans MT" w:hAnsi="Gill Sans MT"/>
                <w:sz w:val="20"/>
                <w:szCs w:val="20"/>
              </w:rPr>
            </w:pPr>
            <w:r w:rsidRPr="00F71A9A">
              <w:rPr>
                <w:rFonts w:ascii="Gill Sans MT" w:hAnsi="Gill Sans MT"/>
                <w:sz w:val="20"/>
                <w:szCs w:val="20"/>
              </w:rPr>
              <w:t>5=Grade 3/Standard 2</w:t>
            </w:r>
          </w:p>
          <w:p w14:paraId="227A2F5E" w14:textId="77777777" w:rsidR="00A1377F" w:rsidRPr="00F71A9A" w:rsidRDefault="00A1377F" w:rsidP="00AC7CBE">
            <w:pPr>
              <w:spacing w:after="0" w:line="240" w:lineRule="auto"/>
              <w:contextualSpacing/>
              <w:rPr>
                <w:rFonts w:ascii="Gill Sans MT" w:hAnsi="Gill Sans MT"/>
                <w:sz w:val="20"/>
                <w:szCs w:val="20"/>
              </w:rPr>
            </w:pPr>
            <w:r w:rsidRPr="00F71A9A">
              <w:rPr>
                <w:rFonts w:ascii="Gill Sans MT" w:hAnsi="Gill Sans MT"/>
                <w:sz w:val="20"/>
                <w:szCs w:val="20"/>
              </w:rPr>
              <w:t>6=Grade 4/Standard 3</w:t>
            </w:r>
          </w:p>
          <w:p w14:paraId="4477DE93" w14:textId="77777777" w:rsidR="00A1377F" w:rsidRPr="00F71A9A" w:rsidRDefault="00A1377F" w:rsidP="00AC7CBE">
            <w:pPr>
              <w:spacing w:after="0" w:line="240" w:lineRule="auto"/>
              <w:contextualSpacing/>
              <w:rPr>
                <w:rFonts w:ascii="Gill Sans MT" w:hAnsi="Gill Sans MT"/>
                <w:sz w:val="20"/>
                <w:szCs w:val="20"/>
              </w:rPr>
            </w:pPr>
            <w:r w:rsidRPr="00F71A9A">
              <w:rPr>
                <w:rFonts w:ascii="Gill Sans MT" w:hAnsi="Gill Sans MT"/>
                <w:sz w:val="20"/>
                <w:szCs w:val="20"/>
              </w:rPr>
              <w:t>7=Grade 5/Standard 4</w:t>
            </w:r>
          </w:p>
          <w:p w14:paraId="1FF776A9" w14:textId="52090792" w:rsidR="00A1377F" w:rsidRPr="00F71A9A" w:rsidRDefault="00A1377F" w:rsidP="00AC7CBE">
            <w:pPr>
              <w:spacing w:after="0" w:line="240" w:lineRule="auto"/>
              <w:contextualSpacing/>
              <w:rPr>
                <w:rFonts w:ascii="Gill Sans MT" w:hAnsi="Gill Sans MT"/>
                <w:sz w:val="20"/>
                <w:szCs w:val="20"/>
              </w:rPr>
            </w:pPr>
            <w:r w:rsidRPr="00F71A9A">
              <w:rPr>
                <w:rFonts w:ascii="Gill Sans MT" w:hAnsi="Gill Sans MT"/>
                <w:sz w:val="20"/>
                <w:szCs w:val="20"/>
              </w:rPr>
              <w:t>8=Grade 6/Standard 5</w:t>
            </w:r>
          </w:p>
        </w:tc>
        <w:tc>
          <w:tcPr>
            <w:tcW w:w="2160" w:type="dxa"/>
            <w:gridSpan w:val="2"/>
            <w:tcBorders>
              <w:top w:val="single" w:sz="4" w:space="0" w:color="000000"/>
              <w:bottom w:val="single" w:sz="4" w:space="0" w:color="000000"/>
              <w:right w:val="single" w:sz="18" w:space="0" w:color="000000"/>
            </w:tcBorders>
          </w:tcPr>
          <w:p w14:paraId="69B82545" w14:textId="77777777" w:rsidR="00A1377F" w:rsidRPr="00F71A9A" w:rsidRDefault="00A1377F" w:rsidP="00AC7CBE">
            <w:pPr>
              <w:spacing w:after="0" w:line="240" w:lineRule="auto"/>
              <w:contextualSpacing/>
              <w:rPr>
                <w:rFonts w:ascii="Gill Sans MT" w:hAnsi="Gill Sans MT"/>
                <w:sz w:val="20"/>
                <w:szCs w:val="20"/>
              </w:rPr>
            </w:pPr>
            <w:r w:rsidRPr="00F71A9A">
              <w:rPr>
                <w:rFonts w:ascii="Gill Sans MT" w:hAnsi="Gill Sans MT"/>
                <w:sz w:val="20"/>
                <w:szCs w:val="20"/>
              </w:rPr>
              <w:t>9=Grade 7/Standard 6</w:t>
            </w:r>
          </w:p>
          <w:p w14:paraId="7E81AFFE" w14:textId="587AC8B8" w:rsidR="00A1377F" w:rsidRPr="00F71A9A" w:rsidRDefault="00A1377F" w:rsidP="00AC7CBE">
            <w:pPr>
              <w:spacing w:after="0" w:line="240" w:lineRule="auto"/>
              <w:contextualSpacing/>
              <w:rPr>
                <w:rFonts w:ascii="Gill Sans MT" w:hAnsi="Gill Sans MT"/>
                <w:sz w:val="20"/>
                <w:szCs w:val="20"/>
              </w:rPr>
            </w:pPr>
            <w:r w:rsidRPr="00F71A9A">
              <w:rPr>
                <w:rFonts w:ascii="Gill Sans MT" w:hAnsi="Gill Sans MT"/>
                <w:sz w:val="20"/>
                <w:szCs w:val="20"/>
              </w:rPr>
              <w:t>10=Grade 8/Form 1</w:t>
            </w:r>
          </w:p>
          <w:p w14:paraId="5049ACEB" w14:textId="77777777" w:rsidR="00A1377F" w:rsidRPr="00F71A9A" w:rsidRDefault="00A1377F" w:rsidP="00AC7CBE">
            <w:pPr>
              <w:spacing w:after="0" w:line="240" w:lineRule="auto"/>
              <w:contextualSpacing/>
              <w:rPr>
                <w:rFonts w:ascii="Gill Sans MT" w:hAnsi="Gill Sans MT"/>
                <w:sz w:val="20"/>
                <w:szCs w:val="20"/>
              </w:rPr>
            </w:pPr>
            <w:r w:rsidRPr="00F71A9A">
              <w:rPr>
                <w:rFonts w:ascii="Gill Sans MT" w:hAnsi="Gill Sans MT"/>
                <w:sz w:val="20"/>
                <w:szCs w:val="20"/>
              </w:rPr>
              <w:t>11=Grade 9/Form 2</w:t>
            </w:r>
          </w:p>
          <w:p w14:paraId="357B80C6" w14:textId="77777777" w:rsidR="00A1377F" w:rsidRPr="00F71A9A" w:rsidRDefault="00A1377F" w:rsidP="00AC7CBE">
            <w:pPr>
              <w:spacing w:after="0" w:line="240" w:lineRule="auto"/>
              <w:contextualSpacing/>
              <w:rPr>
                <w:rFonts w:ascii="Gill Sans MT" w:hAnsi="Gill Sans MT"/>
                <w:sz w:val="20"/>
                <w:szCs w:val="20"/>
              </w:rPr>
            </w:pPr>
            <w:r w:rsidRPr="00F71A9A">
              <w:rPr>
                <w:rFonts w:ascii="Gill Sans MT" w:hAnsi="Gill Sans MT"/>
                <w:sz w:val="20"/>
                <w:szCs w:val="20"/>
              </w:rPr>
              <w:t>12=Grade 10/Form 3</w:t>
            </w:r>
          </w:p>
          <w:p w14:paraId="5E07F7C1" w14:textId="77777777" w:rsidR="00A1377F" w:rsidRPr="00F71A9A" w:rsidRDefault="00A1377F" w:rsidP="00AC7CBE">
            <w:pPr>
              <w:spacing w:after="0" w:line="240" w:lineRule="auto"/>
              <w:contextualSpacing/>
              <w:rPr>
                <w:rFonts w:ascii="Gill Sans MT" w:hAnsi="Gill Sans MT"/>
                <w:sz w:val="20"/>
                <w:szCs w:val="20"/>
              </w:rPr>
            </w:pPr>
            <w:r w:rsidRPr="00F71A9A">
              <w:rPr>
                <w:rFonts w:ascii="Gill Sans MT" w:hAnsi="Gill Sans MT"/>
                <w:sz w:val="20"/>
                <w:szCs w:val="20"/>
              </w:rPr>
              <w:t>13=Grade 11/Form 4</w:t>
            </w:r>
          </w:p>
          <w:p w14:paraId="72B8A06B" w14:textId="77777777" w:rsidR="00A1377F" w:rsidRPr="00F71A9A" w:rsidRDefault="00A1377F" w:rsidP="00AC7CBE">
            <w:pPr>
              <w:spacing w:after="0" w:line="240" w:lineRule="auto"/>
              <w:contextualSpacing/>
              <w:rPr>
                <w:rFonts w:ascii="Gill Sans MT" w:hAnsi="Gill Sans MT"/>
                <w:sz w:val="20"/>
                <w:szCs w:val="20"/>
              </w:rPr>
            </w:pPr>
            <w:r w:rsidRPr="00F71A9A">
              <w:rPr>
                <w:rFonts w:ascii="Gill Sans MT" w:hAnsi="Gill Sans MT"/>
                <w:sz w:val="20"/>
                <w:szCs w:val="20"/>
              </w:rPr>
              <w:t>14=Grade 12/Form 5</w:t>
            </w:r>
          </w:p>
          <w:p w14:paraId="2FEF2BFF" w14:textId="77777777" w:rsidR="00A1377F" w:rsidRPr="00F71A9A" w:rsidRDefault="00A1377F" w:rsidP="00AC7CBE">
            <w:pPr>
              <w:spacing w:after="0" w:line="240" w:lineRule="auto"/>
              <w:contextualSpacing/>
              <w:rPr>
                <w:rFonts w:ascii="Gill Sans MT" w:hAnsi="Gill Sans MT"/>
                <w:sz w:val="20"/>
                <w:szCs w:val="20"/>
              </w:rPr>
            </w:pPr>
            <w:r w:rsidRPr="00F71A9A">
              <w:rPr>
                <w:rFonts w:ascii="Gill Sans MT" w:hAnsi="Gill Sans MT"/>
                <w:sz w:val="20"/>
                <w:szCs w:val="20"/>
              </w:rPr>
              <w:t>15=Post-secondary</w:t>
            </w:r>
          </w:p>
          <w:p w14:paraId="0577AAAF" w14:textId="77777777" w:rsidR="00A1377F" w:rsidRPr="00F71A9A" w:rsidRDefault="00A1377F" w:rsidP="00AC7CBE">
            <w:pPr>
              <w:spacing w:after="0" w:line="240" w:lineRule="auto"/>
              <w:contextualSpacing/>
              <w:rPr>
                <w:rFonts w:ascii="Gill Sans MT" w:hAnsi="Gill Sans MT"/>
                <w:sz w:val="20"/>
                <w:szCs w:val="20"/>
              </w:rPr>
            </w:pPr>
            <w:r w:rsidRPr="00F71A9A">
              <w:rPr>
                <w:rFonts w:ascii="Gill Sans MT" w:hAnsi="Gill Sans MT"/>
                <w:sz w:val="20"/>
                <w:szCs w:val="20"/>
              </w:rPr>
              <w:t>888=Don’t know</w:t>
            </w:r>
          </w:p>
          <w:p w14:paraId="68F4F9D2" w14:textId="5ADBB545" w:rsidR="00A1377F" w:rsidRPr="00F71A9A" w:rsidRDefault="00A1377F" w:rsidP="00AC7CBE">
            <w:pPr>
              <w:spacing w:after="0" w:line="240" w:lineRule="auto"/>
              <w:contextualSpacing/>
              <w:rPr>
                <w:rFonts w:ascii="Gill Sans MT" w:hAnsi="Gill Sans MT" w:cs="Times New Roman"/>
                <w:i/>
                <w:w w:val="105"/>
                <w:sz w:val="20"/>
                <w:szCs w:val="20"/>
              </w:rPr>
            </w:pPr>
            <w:r w:rsidRPr="00F71A9A">
              <w:rPr>
                <w:rFonts w:ascii="Gill Sans MT" w:hAnsi="Gill Sans MT"/>
                <w:sz w:val="20"/>
                <w:szCs w:val="20"/>
              </w:rPr>
              <w:t>999=Preferred not to answer</w:t>
            </w:r>
          </w:p>
        </w:tc>
        <w:tc>
          <w:tcPr>
            <w:tcW w:w="722" w:type="dxa"/>
            <w:gridSpan w:val="3"/>
            <w:tcBorders>
              <w:top w:val="single" w:sz="18" w:space="0" w:color="000000"/>
              <w:left w:val="single" w:sz="18" w:space="0" w:color="000000"/>
              <w:bottom w:val="single" w:sz="18" w:space="0" w:color="000000"/>
              <w:right w:val="single" w:sz="18" w:space="0" w:color="000000"/>
            </w:tcBorders>
          </w:tcPr>
          <w:p w14:paraId="1920D119" w14:textId="77777777" w:rsidR="00A1377F" w:rsidRPr="00F71A9A" w:rsidRDefault="00A1377F"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A1377F" w:rsidRPr="00F71A9A" w14:paraId="0F3F651C" w14:textId="77777777" w:rsidTr="004F407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000000"/>
            </w:tcBorders>
          </w:tcPr>
          <w:p w14:paraId="44C8463E" w14:textId="77777777" w:rsidR="00A1377F" w:rsidRPr="00F71A9A" w:rsidRDefault="00A1377F" w:rsidP="00AC7CBE">
            <w:pPr>
              <w:spacing w:after="0" w:line="240" w:lineRule="auto"/>
              <w:contextualSpacing/>
              <w:rPr>
                <w:rFonts w:ascii="Gill Sans MT" w:eastAsia="Calibri" w:hAnsi="Gill Sans MT" w:cs="Times New Roman"/>
                <w:sz w:val="20"/>
                <w:szCs w:val="20"/>
              </w:rPr>
            </w:pPr>
          </w:p>
        </w:tc>
        <w:tc>
          <w:tcPr>
            <w:tcW w:w="5321" w:type="dxa"/>
            <w:tcBorders>
              <w:top w:val="single" w:sz="4" w:space="0" w:color="000000"/>
              <w:left w:val="single" w:sz="4" w:space="0" w:color="000000"/>
              <w:bottom w:val="single" w:sz="4" w:space="0" w:color="000000"/>
            </w:tcBorders>
          </w:tcPr>
          <w:p w14:paraId="523B9236" w14:textId="1DA8BCBD" w:rsidR="00A1377F" w:rsidRPr="00F71A9A" w:rsidRDefault="00A1377F"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B13</w:t>
            </w:r>
            <w:r w:rsidR="00471179" w:rsidRPr="00F71A9A">
              <w:rPr>
                <w:rFonts w:ascii="Gill Sans MT" w:hAnsi="Gill Sans MT"/>
                <w:color w:val="000000"/>
                <w:sz w:val="20"/>
                <w:szCs w:val="20"/>
              </w:rPr>
              <w:t>.</w:t>
            </w:r>
            <w:r w:rsidRPr="00F71A9A">
              <w:rPr>
                <w:rFonts w:ascii="Gill Sans MT" w:hAnsi="Gill Sans MT"/>
                <w:color w:val="000000"/>
                <w:sz w:val="20"/>
                <w:szCs w:val="20"/>
              </w:rPr>
              <w:t xml:space="preserve">What type of roof does the </w:t>
            </w:r>
            <w:r w:rsidR="003450C1">
              <w:rPr>
                <w:rFonts w:ascii="Gill Sans MT" w:hAnsi="Gill Sans MT"/>
                <w:color w:val="000000"/>
                <w:sz w:val="20"/>
                <w:szCs w:val="20"/>
              </w:rPr>
              <w:t>headperson</w:t>
            </w:r>
            <w:r w:rsidRPr="00F71A9A">
              <w:rPr>
                <w:rFonts w:ascii="Gill Sans MT" w:hAnsi="Gill Sans MT"/>
                <w:color w:val="000000"/>
                <w:sz w:val="20"/>
                <w:szCs w:val="20"/>
              </w:rPr>
              <w:t xml:space="preserve">'s house have?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hroof</w:t>
            </w:r>
            <w:proofErr w:type="spellEnd"/>
            <w:r w:rsidRPr="00F71A9A">
              <w:rPr>
                <w:rFonts w:ascii="Gill Sans MT" w:hAnsi="Gill Sans MT"/>
                <w:b/>
                <w:color w:val="000000"/>
                <w:sz w:val="20"/>
                <w:szCs w:val="20"/>
              </w:rPr>
              <w:t>)</w:t>
            </w:r>
            <w:r w:rsidRPr="00F71A9A">
              <w:rPr>
                <w:rFonts w:ascii="Gill Sans MT" w:hAnsi="Gill Sans MT"/>
                <w:i/>
                <w:color w:val="000000"/>
                <w:sz w:val="20"/>
                <w:szCs w:val="20"/>
              </w:rPr>
              <w:t xml:space="preserve">    </w:t>
            </w:r>
            <w:r w:rsidRPr="00F71A9A">
              <w:rPr>
                <w:rFonts w:ascii="Gill Sans MT" w:eastAsia="Calibri" w:hAnsi="Gill Sans MT" w:cs="Times New Roman"/>
                <w:i/>
                <w:w w:val="105"/>
                <w:sz w:val="20"/>
                <w:szCs w:val="20"/>
              </w:rPr>
              <w:t>Observation only</w:t>
            </w:r>
          </w:p>
        </w:tc>
        <w:tc>
          <w:tcPr>
            <w:tcW w:w="3680" w:type="dxa"/>
            <w:gridSpan w:val="3"/>
            <w:tcBorders>
              <w:top w:val="single" w:sz="4" w:space="0" w:color="000000"/>
              <w:bottom w:val="single" w:sz="4" w:space="0" w:color="000000"/>
              <w:right w:val="single" w:sz="18" w:space="0" w:color="000000"/>
            </w:tcBorders>
          </w:tcPr>
          <w:p w14:paraId="52650BB7" w14:textId="36AC0437" w:rsidR="00A1377F" w:rsidRPr="00F71A9A" w:rsidRDefault="00A1377F"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1=Grass thatched</w:t>
            </w:r>
          </w:p>
          <w:p w14:paraId="097F4D1E" w14:textId="01CD9585" w:rsidR="00A1377F" w:rsidRPr="00F71A9A" w:rsidRDefault="00A1377F"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2=Iron sheet</w:t>
            </w:r>
          </w:p>
          <w:p w14:paraId="73BE1F02" w14:textId="46EDAFC3" w:rsidR="00A1377F" w:rsidRPr="00F71A9A" w:rsidRDefault="00A1377F"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3=Tin</w:t>
            </w:r>
          </w:p>
          <w:p w14:paraId="5FB888E2" w14:textId="277C9845" w:rsidR="00A1377F" w:rsidRPr="00F71A9A" w:rsidRDefault="00A1377F"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4=Zinc</w:t>
            </w:r>
          </w:p>
          <w:p w14:paraId="45683B5D" w14:textId="71EA6408" w:rsidR="00A1377F" w:rsidRPr="00F71A9A" w:rsidRDefault="00A1377F"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5=Roofing tile</w:t>
            </w:r>
          </w:p>
          <w:p w14:paraId="4ABA42E4" w14:textId="480C865C" w:rsidR="00A1377F" w:rsidRPr="00F71A9A" w:rsidRDefault="00A1377F"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6=Concrete</w:t>
            </w:r>
          </w:p>
          <w:p w14:paraId="66A4F214" w14:textId="238B5037" w:rsidR="00A1377F" w:rsidRPr="00F71A9A" w:rsidRDefault="00A1377F"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7=Cardboard</w:t>
            </w:r>
          </w:p>
          <w:p w14:paraId="32910AD3" w14:textId="77777777" w:rsidR="00A1377F" w:rsidRPr="00F71A9A" w:rsidRDefault="00A1377F"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8=Asbestos</w:t>
            </w:r>
          </w:p>
          <w:p w14:paraId="01590704" w14:textId="77777777" w:rsidR="00A1377F" w:rsidRPr="00F71A9A" w:rsidRDefault="00A1377F"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9=Shingles</w:t>
            </w:r>
          </w:p>
          <w:p w14:paraId="67D7D43B" w14:textId="38D8B1D7" w:rsidR="00A1377F" w:rsidRPr="00F71A9A" w:rsidRDefault="00A1377F"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10=Plastic </w:t>
            </w:r>
            <w:proofErr w:type="spellStart"/>
            <w:r w:rsidRPr="00F71A9A">
              <w:rPr>
                <w:rFonts w:ascii="Gill Sans MT" w:hAnsi="Gill Sans MT" w:cs="Times New Roman"/>
                <w:w w:val="105"/>
                <w:sz w:val="20"/>
                <w:szCs w:val="20"/>
              </w:rPr>
              <w:t>cheets</w:t>
            </w:r>
            <w:proofErr w:type="spellEnd"/>
          </w:p>
          <w:p w14:paraId="60E7CD85" w14:textId="77777777" w:rsidR="00A1377F" w:rsidRPr="00F71A9A" w:rsidRDefault="00A1377F"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97=Other, please specify</w:t>
            </w:r>
          </w:p>
          <w:p w14:paraId="7F382ADF" w14:textId="560BC56A" w:rsidR="00A1377F" w:rsidRPr="00F71A9A" w:rsidRDefault="00A1377F"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888=Don't know</w:t>
            </w:r>
          </w:p>
        </w:tc>
        <w:tc>
          <w:tcPr>
            <w:tcW w:w="722" w:type="dxa"/>
            <w:gridSpan w:val="3"/>
            <w:tcBorders>
              <w:top w:val="single" w:sz="18" w:space="0" w:color="000000"/>
              <w:left w:val="single" w:sz="18" w:space="0" w:color="000000"/>
              <w:bottom w:val="single" w:sz="18" w:space="0" w:color="000000"/>
              <w:right w:val="single" w:sz="18" w:space="0" w:color="000000"/>
            </w:tcBorders>
          </w:tcPr>
          <w:p w14:paraId="28D1AF50" w14:textId="77777777" w:rsidR="00A1377F" w:rsidRPr="00F71A9A" w:rsidRDefault="00A1377F"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A1377F" w:rsidRPr="00F71A9A" w14:paraId="230A6F48" w14:textId="77777777" w:rsidTr="004F407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000000"/>
            </w:tcBorders>
          </w:tcPr>
          <w:p w14:paraId="3FD1026A" w14:textId="5DF5C6CE" w:rsidR="00A1377F" w:rsidRPr="00F71A9A" w:rsidRDefault="00A1377F" w:rsidP="00AC7CBE">
            <w:pPr>
              <w:spacing w:after="0" w:line="240" w:lineRule="auto"/>
              <w:contextualSpacing/>
              <w:rPr>
                <w:rFonts w:ascii="Gill Sans MT" w:eastAsia="Calibri" w:hAnsi="Gill Sans MT" w:cs="Times New Roman"/>
                <w:sz w:val="20"/>
                <w:szCs w:val="20"/>
              </w:rPr>
            </w:pPr>
          </w:p>
        </w:tc>
        <w:tc>
          <w:tcPr>
            <w:tcW w:w="5321" w:type="dxa"/>
            <w:tcBorders>
              <w:top w:val="single" w:sz="4" w:space="0" w:color="000000"/>
              <w:left w:val="single" w:sz="4" w:space="0" w:color="000000"/>
              <w:bottom w:val="single" w:sz="4" w:space="0" w:color="000000"/>
            </w:tcBorders>
          </w:tcPr>
          <w:p w14:paraId="6D3A9E98" w14:textId="309AB516" w:rsidR="00A1377F" w:rsidRPr="00F71A9A" w:rsidRDefault="00A1377F" w:rsidP="00AC7CBE">
            <w:pPr>
              <w:spacing w:after="0" w:line="240" w:lineRule="auto"/>
              <w:contextualSpacing/>
              <w:rPr>
                <w:rFonts w:ascii="Gill Sans MT" w:hAnsi="Gill Sans MT"/>
                <w:b/>
                <w:color w:val="000000"/>
                <w:sz w:val="20"/>
                <w:szCs w:val="20"/>
              </w:rPr>
            </w:pPr>
            <w:r w:rsidRPr="00F71A9A">
              <w:rPr>
                <w:rFonts w:ascii="Gill Sans MT" w:hAnsi="Gill Sans MT"/>
                <w:color w:val="000000"/>
                <w:sz w:val="20"/>
                <w:szCs w:val="20"/>
              </w:rPr>
              <w:t>B14</w:t>
            </w:r>
            <w:r w:rsidR="00471179" w:rsidRPr="00F71A9A">
              <w:rPr>
                <w:rFonts w:ascii="Gill Sans MT" w:hAnsi="Gill Sans MT"/>
                <w:color w:val="000000"/>
                <w:sz w:val="20"/>
                <w:szCs w:val="20"/>
              </w:rPr>
              <w:t>.</w:t>
            </w:r>
            <w:r w:rsidRPr="00F71A9A">
              <w:rPr>
                <w:rFonts w:ascii="Gill Sans MT" w:hAnsi="Gill Sans MT"/>
                <w:color w:val="000000"/>
                <w:sz w:val="20"/>
                <w:szCs w:val="20"/>
              </w:rPr>
              <w:t xml:space="preserve">Is the </w:t>
            </w:r>
            <w:r w:rsidR="003450C1">
              <w:rPr>
                <w:rFonts w:ascii="Gill Sans MT" w:hAnsi="Gill Sans MT"/>
                <w:color w:val="000000"/>
                <w:sz w:val="20"/>
                <w:szCs w:val="20"/>
              </w:rPr>
              <w:t>headperson</w:t>
            </w:r>
            <w:r w:rsidRPr="00F71A9A">
              <w:rPr>
                <w:rFonts w:ascii="Gill Sans MT" w:hAnsi="Gill Sans MT"/>
                <w:color w:val="000000"/>
                <w:sz w:val="20"/>
                <w:szCs w:val="20"/>
              </w:rPr>
              <w:t xml:space="preserve">'s house painted?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hpaint</w:t>
            </w:r>
            <w:proofErr w:type="spellEnd"/>
            <w:r w:rsidRPr="00F71A9A">
              <w:rPr>
                <w:rFonts w:ascii="Gill Sans MT" w:hAnsi="Gill Sans MT"/>
                <w:b/>
                <w:color w:val="000000"/>
                <w:sz w:val="20"/>
                <w:szCs w:val="20"/>
              </w:rPr>
              <w:t>)</w:t>
            </w:r>
          </w:p>
          <w:p w14:paraId="50567A64" w14:textId="7CE3155E" w:rsidR="00A1377F" w:rsidRPr="00F71A9A" w:rsidRDefault="00A1377F" w:rsidP="00AC7CBE">
            <w:pPr>
              <w:spacing w:after="0" w:line="240" w:lineRule="auto"/>
              <w:contextualSpacing/>
              <w:rPr>
                <w:rFonts w:ascii="Gill Sans MT" w:hAnsi="Gill Sans MT"/>
                <w:color w:val="000000"/>
                <w:sz w:val="20"/>
                <w:szCs w:val="20"/>
              </w:rPr>
            </w:pPr>
            <w:r w:rsidRPr="00F71A9A">
              <w:rPr>
                <w:rFonts w:ascii="Gill Sans MT" w:eastAsia="Calibri" w:hAnsi="Gill Sans MT" w:cs="Times New Roman"/>
                <w:i/>
                <w:sz w:val="20"/>
                <w:szCs w:val="20"/>
              </w:rPr>
              <w:t>Observation only</w:t>
            </w:r>
          </w:p>
        </w:tc>
        <w:tc>
          <w:tcPr>
            <w:tcW w:w="3680" w:type="dxa"/>
            <w:gridSpan w:val="3"/>
            <w:tcBorders>
              <w:top w:val="single" w:sz="4" w:space="0" w:color="000000"/>
              <w:bottom w:val="single" w:sz="4" w:space="0" w:color="000000"/>
              <w:right w:val="single" w:sz="18" w:space="0" w:color="000000"/>
            </w:tcBorders>
          </w:tcPr>
          <w:p w14:paraId="20A23F06" w14:textId="24F2793A" w:rsidR="00A1377F" w:rsidRPr="00F71A9A" w:rsidRDefault="00C70E1F"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0</w:t>
            </w:r>
            <w:r w:rsidR="00A1377F" w:rsidRPr="00F71A9A">
              <w:rPr>
                <w:rFonts w:ascii="Gill Sans MT" w:hAnsi="Gill Sans MT" w:cs="Times New Roman"/>
                <w:w w:val="105"/>
                <w:sz w:val="20"/>
                <w:szCs w:val="20"/>
              </w:rPr>
              <w:t>=No</w:t>
            </w:r>
          </w:p>
          <w:p w14:paraId="0B5883DA" w14:textId="6C86353E" w:rsidR="00A1377F" w:rsidRPr="00F71A9A" w:rsidRDefault="00C70E1F"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w:t>
            </w:r>
            <w:r w:rsidR="00A1377F" w:rsidRPr="00F71A9A">
              <w:rPr>
                <w:rFonts w:ascii="Gill Sans MT" w:hAnsi="Gill Sans MT" w:cs="Times New Roman"/>
                <w:w w:val="105"/>
                <w:sz w:val="20"/>
                <w:szCs w:val="20"/>
              </w:rPr>
              <w:t>=Yes</w:t>
            </w:r>
            <w:r w:rsidR="00A1377F" w:rsidRPr="00F71A9A" w:rsidDel="00226116">
              <w:rPr>
                <w:rFonts w:ascii="Gill Sans MT" w:hAnsi="Gill Sans MT" w:cs="Times New Roman"/>
                <w:w w:val="105"/>
                <w:sz w:val="20"/>
                <w:szCs w:val="20"/>
              </w:rPr>
              <w:t xml:space="preserve"> </w:t>
            </w:r>
          </w:p>
          <w:p w14:paraId="36162A49" w14:textId="1B714280" w:rsidR="00A1377F" w:rsidRPr="00F71A9A" w:rsidRDefault="00A1377F"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888=Don’t know</w:t>
            </w:r>
          </w:p>
        </w:tc>
        <w:tc>
          <w:tcPr>
            <w:tcW w:w="722" w:type="dxa"/>
            <w:gridSpan w:val="3"/>
            <w:tcBorders>
              <w:top w:val="single" w:sz="18" w:space="0" w:color="000000"/>
              <w:left w:val="single" w:sz="18" w:space="0" w:color="000000"/>
              <w:bottom w:val="single" w:sz="18" w:space="0" w:color="000000"/>
              <w:right w:val="single" w:sz="18" w:space="0" w:color="000000"/>
            </w:tcBorders>
          </w:tcPr>
          <w:p w14:paraId="0B60FE5A" w14:textId="77777777" w:rsidR="00A1377F" w:rsidRPr="00F71A9A" w:rsidRDefault="00A1377F"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bl>
    <w:p w14:paraId="5C796BC3" w14:textId="5872DE38" w:rsidR="00CB0E2D" w:rsidRPr="00F71A9A" w:rsidRDefault="00CB0E2D" w:rsidP="00AC7CBE">
      <w:pPr>
        <w:spacing w:after="0" w:line="240" w:lineRule="auto"/>
        <w:contextualSpacing/>
        <w:rPr>
          <w:rFonts w:ascii="Gill Sans MT" w:eastAsia="Times New Roman" w:hAnsi="Gill Sans MT" w:cs="Times New Roman"/>
          <w:b/>
          <w:color w:val="000000"/>
          <w:sz w:val="20"/>
          <w:szCs w:val="20"/>
        </w:rPr>
      </w:pPr>
    </w:p>
    <w:p w14:paraId="66B83ABA" w14:textId="77777777" w:rsidR="00A1377F" w:rsidRPr="00F71A9A" w:rsidRDefault="00A1377F" w:rsidP="00AC7CBE">
      <w:pPr>
        <w:spacing w:after="0" w:line="240" w:lineRule="auto"/>
        <w:contextualSpacing/>
        <w:rPr>
          <w:rFonts w:ascii="Gill Sans MT" w:eastAsia="Times New Roman" w:hAnsi="Gill Sans MT" w:cs="Times New Roman"/>
          <w:b/>
          <w:color w:val="000000"/>
          <w:sz w:val="20"/>
          <w:szCs w:val="20"/>
        </w:rPr>
      </w:pPr>
    </w:p>
    <w:p w14:paraId="3927ED69" w14:textId="77777777" w:rsidR="00CB0E2D" w:rsidRPr="00F71A9A" w:rsidRDefault="00CB0E2D" w:rsidP="00AC7CBE">
      <w:pPr>
        <w:spacing w:after="0" w:line="240" w:lineRule="auto"/>
        <w:contextualSpacing/>
        <w:rPr>
          <w:rFonts w:ascii="Gill Sans MT" w:eastAsia="Times New Roman" w:hAnsi="Gill Sans MT" w:cs="Times New Roman"/>
          <w:b/>
          <w:color w:val="000000"/>
          <w:sz w:val="20"/>
          <w:szCs w:val="20"/>
        </w:rPr>
      </w:pPr>
    </w:p>
    <w:p w14:paraId="191E9422" w14:textId="77777777" w:rsidR="00F42809" w:rsidRPr="00F71A9A" w:rsidRDefault="00F42809" w:rsidP="00AC7CBE">
      <w:pPr>
        <w:spacing w:after="0" w:line="240" w:lineRule="auto"/>
        <w:contextualSpacing/>
        <w:rPr>
          <w:rFonts w:ascii="Gill Sans MT" w:hAnsi="Gill Sans MT"/>
          <w:sz w:val="20"/>
          <w:szCs w:val="20"/>
        </w:rPr>
      </w:pPr>
      <w:r w:rsidRPr="00F71A9A">
        <w:rPr>
          <w:rFonts w:ascii="Gill Sans MT" w:hAnsi="Gill Sans MT"/>
          <w:sz w:val="20"/>
          <w:szCs w:val="20"/>
        </w:rPr>
        <w:br w:type="page"/>
      </w:r>
    </w:p>
    <w:p w14:paraId="0E72D9A3" w14:textId="3D2AB234" w:rsidR="003D66BB" w:rsidRPr="00F71A9A" w:rsidRDefault="003450C1" w:rsidP="00AC7CBE">
      <w:pPr>
        <w:spacing w:after="0" w:line="240" w:lineRule="auto"/>
        <w:contextualSpacing/>
        <w:rPr>
          <w:rFonts w:ascii="Gill Sans MT" w:eastAsia="Times New Roman" w:hAnsi="Gill Sans MT" w:cs="Times New Roman"/>
          <w:b/>
          <w:color w:val="000000"/>
          <w:sz w:val="20"/>
          <w:szCs w:val="20"/>
        </w:rPr>
      </w:pPr>
      <w:r>
        <w:rPr>
          <w:rFonts w:ascii="Gill Sans MT" w:eastAsia="Times New Roman" w:hAnsi="Gill Sans MT" w:cs="Times New Roman"/>
          <w:b/>
          <w:color w:val="000000"/>
          <w:sz w:val="20"/>
          <w:szCs w:val="20"/>
        </w:rPr>
        <w:lastRenderedPageBreak/>
        <w:t xml:space="preserve">VILLAGE INFO </w:t>
      </w:r>
    </w:p>
    <w:tbl>
      <w:tblPr>
        <w:tblW w:w="10090" w:type="dxa"/>
        <w:tblInd w:w="-5" w:type="dxa"/>
        <w:tblLayout w:type="fixed"/>
        <w:tblCellMar>
          <w:left w:w="0" w:type="dxa"/>
          <w:right w:w="0" w:type="dxa"/>
        </w:tblCellMar>
        <w:tblLook w:val="0000" w:firstRow="0" w:lastRow="0" w:firstColumn="0" w:lastColumn="0" w:noHBand="0" w:noVBand="0"/>
      </w:tblPr>
      <w:tblGrid>
        <w:gridCol w:w="359"/>
        <w:gridCol w:w="4679"/>
        <w:gridCol w:w="2517"/>
        <w:gridCol w:w="1803"/>
        <w:gridCol w:w="718"/>
        <w:gridCol w:w="14"/>
      </w:tblGrid>
      <w:tr w:rsidR="00F42809" w:rsidRPr="00F71A9A" w14:paraId="63D29BDC" w14:textId="77777777" w:rsidTr="007242F1">
        <w:trPr>
          <w:trHeight w:val="20"/>
        </w:trPr>
        <w:tc>
          <w:tcPr>
            <w:tcW w:w="359" w:type="dxa"/>
            <w:tcBorders>
              <w:top w:val="single" w:sz="4" w:space="0" w:color="000000"/>
              <w:left w:val="single" w:sz="4" w:space="0" w:color="000000"/>
              <w:bottom w:val="single" w:sz="4" w:space="0" w:color="000000"/>
              <w:right w:val="single" w:sz="4" w:space="0" w:color="000000"/>
            </w:tcBorders>
          </w:tcPr>
          <w:p w14:paraId="000636FC" w14:textId="77777777" w:rsidR="00F42809" w:rsidRPr="00F71A9A" w:rsidRDefault="00F42809"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09781BC5" w14:textId="3F3FE678" w:rsidR="00F42809" w:rsidRPr="00F71A9A" w:rsidRDefault="00F42809" w:rsidP="00AC7CBE">
            <w:pPr>
              <w:spacing w:after="0" w:line="240" w:lineRule="auto"/>
              <w:contextualSpacing/>
              <w:rPr>
                <w:rFonts w:ascii="Gill Sans MT" w:hAnsi="Gill Sans MT"/>
                <w:b/>
                <w:color w:val="000000"/>
                <w:sz w:val="20"/>
                <w:szCs w:val="20"/>
              </w:rPr>
            </w:pPr>
            <w:r w:rsidRPr="00F71A9A">
              <w:rPr>
                <w:rFonts w:ascii="Gill Sans MT" w:hAnsi="Gill Sans MT"/>
                <w:color w:val="000000"/>
                <w:sz w:val="20"/>
                <w:szCs w:val="20"/>
              </w:rPr>
              <w:t>C1.How many y</w:t>
            </w:r>
            <w:r w:rsidR="007F3296" w:rsidRPr="00F71A9A">
              <w:rPr>
                <w:rFonts w:ascii="Gill Sans MT" w:hAnsi="Gill Sans MT"/>
                <w:color w:val="000000"/>
                <w:sz w:val="20"/>
                <w:szCs w:val="20"/>
              </w:rPr>
              <w:t>ears ago did the village get it</w:t>
            </w:r>
            <w:r w:rsidRPr="00F71A9A">
              <w:rPr>
                <w:rFonts w:ascii="Gill Sans MT" w:hAnsi="Gill Sans MT"/>
                <w:color w:val="000000"/>
                <w:sz w:val="20"/>
                <w:szCs w:val="20"/>
              </w:rPr>
              <w:t xml:space="preserve">s first </w:t>
            </w:r>
            <w:r w:rsidR="003450C1">
              <w:rPr>
                <w:rFonts w:ascii="Gill Sans MT" w:hAnsi="Gill Sans MT"/>
                <w:color w:val="000000"/>
                <w:sz w:val="20"/>
                <w:szCs w:val="20"/>
              </w:rPr>
              <w:t>headperson</w:t>
            </w:r>
            <w:r w:rsidRPr="00F71A9A">
              <w:rPr>
                <w:rFonts w:ascii="Gill Sans MT" w:hAnsi="Gill Sans MT"/>
                <w:color w:val="000000"/>
                <w:sz w:val="20"/>
                <w:szCs w:val="20"/>
              </w:rPr>
              <w:t xml:space="preserve">?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hvage</w:t>
            </w:r>
            <w:proofErr w:type="spellEnd"/>
            <w:r w:rsidRPr="00F71A9A">
              <w:rPr>
                <w:rFonts w:ascii="Gill Sans MT" w:hAnsi="Gill Sans MT"/>
                <w:b/>
                <w:color w:val="000000"/>
                <w:sz w:val="20"/>
                <w:szCs w:val="20"/>
              </w:rPr>
              <w:t>)</w:t>
            </w:r>
          </w:p>
        </w:tc>
        <w:tc>
          <w:tcPr>
            <w:tcW w:w="4320" w:type="dxa"/>
            <w:gridSpan w:val="2"/>
            <w:tcBorders>
              <w:top w:val="single" w:sz="4" w:space="0" w:color="000000"/>
              <w:bottom w:val="single" w:sz="4" w:space="0" w:color="000000"/>
              <w:right w:val="single" w:sz="18" w:space="0" w:color="000000"/>
            </w:tcBorders>
          </w:tcPr>
          <w:p w14:paraId="5FCE0D36" w14:textId="460D81F4" w:rsidR="00F42809" w:rsidRPr="00F71A9A" w:rsidRDefault="00F42809"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1=Less than 20 years</w:t>
            </w:r>
          </w:p>
          <w:p w14:paraId="7EDDC466" w14:textId="3411B01A" w:rsidR="00F42809" w:rsidRPr="00F71A9A" w:rsidRDefault="00F42809"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2=20 – 50 years ago</w:t>
            </w:r>
          </w:p>
          <w:p w14:paraId="54D4A3CE" w14:textId="687E8893" w:rsidR="00F42809" w:rsidRPr="00F71A9A" w:rsidRDefault="00F42809"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3=50 – 100 years ago</w:t>
            </w:r>
          </w:p>
          <w:p w14:paraId="35BEC47D" w14:textId="46190F53" w:rsidR="00F42809" w:rsidRPr="00F71A9A" w:rsidRDefault="00F42809"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4=100 – 200 years ago</w:t>
            </w:r>
          </w:p>
          <w:p w14:paraId="7284B77D" w14:textId="64F6486A" w:rsidR="00F42809" w:rsidRPr="00F71A9A" w:rsidRDefault="00F42809"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5=200 – 500 years ago</w:t>
            </w:r>
          </w:p>
          <w:p w14:paraId="183AC81D" w14:textId="108ED5BF" w:rsidR="00F42809" w:rsidRPr="00F71A9A" w:rsidRDefault="00F42809"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6=More than 500 years ago</w:t>
            </w:r>
          </w:p>
          <w:p w14:paraId="6C35A4A1" w14:textId="7CCDF3E8" w:rsidR="00F42809" w:rsidRPr="00F71A9A" w:rsidRDefault="00F42809"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60F9A242" w14:textId="77777777" w:rsidR="00F42809" w:rsidRPr="00F71A9A" w:rsidRDefault="00F42809"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7242F1" w:rsidRPr="00F71A9A" w14:paraId="23226027" w14:textId="77777777" w:rsidTr="007242F1">
        <w:trPr>
          <w:gridAfter w:val="1"/>
          <w:wAfter w:w="14" w:type="dxa"/>
          <w:trHeight w:val="20"/>
        </w:trPr>
        <w:tc>
          <w:tcPr>
            <w:tcW w:w="359" w:type="dxa"/>
            <w:tcBorders>
              <w:top w:val="single" w:sz="4" w:space="0" w:color="000000"/>
              <w:left w:val="single" w:sz="4" w:space="0" w:color="000000"/>
              <w:bottom w:val="single" w:sz="4" w:space="0" w:color="000000"/>
              <w:right w:val="single" w:sz="4" w:space="0" w:color="auto"/>
            </w:tcBorders>
          </w:tcPr>
          <w:p w14:paraId="75701A83" w14:textId="7C9CEBB3" w:rsidR="007242F1" w:rsidRPr="00F71A9A" w:rsidRDefault="007242F1" w:rsidP="00AC7CBE">
            <w:pPr>
              <w:spacing w:after="0" w:line="240" w:lineRule="auto"/>
              <w:contextualSpacing/>
              <w:rPr>
                <w:rFonts w:ascii="Gill Sans MT" w:hAnsi="Gill Sans MT"/>
                <w:w w:val="105"/>
                <w:sz w:val="20"/>
                <w:szCs w:val="20"/>
              </w:rPr>
            </w:pPr>
          </w:p>
        </w:tc>
        <w:tc>
          <w:tcPr>
            <w:tcW w:w="7196" w:type="dxa"/>
            <w:gridSpan w:val="2"/>
            <w:tcBorders>
              <w:top w:val="single" w:sz="4" w:space="0" w:color="000000"/>
              <w:left w:val="single" w:sz="4" w:space="0" w:color="auto"/>
              <w:bottom w:val="single" w:sz="4" w:space="0" w:color="000000"/>
              <w:right w:val="single" w:sz="18" w:space="0" w:color="000000"/>
            </w:tcBorders>
          </w:tcPr>
          <w:p w14:paraId="68B613DD" w14:textId="0E790E62" w:rsidR="007242F1" w:rsidRPr="00F71A9A" w:rsidRDefault="007242F1" w:rsidP="00AC7CBE">
            <w:pPr>
              <w:spacing w:after="0" w:line="240" w:lineRule="auto"/>
              <w:contextualSpacing/>
              <w:rPr>
                <w:rFonts w:ascii="Gill Sans MT" w:hAnsi="Gill Sans MT"/>
                <w:w w:val="105"/>
                <w:sz w:val="20"/>
                <w:szCs w:val="20"/>
              </w:rPr>
            </w:pPr>
            <w:r w:rsidRPr="00F71A9A">
              <w:rPr>
                <w:rFonts w:ascii="Gill Sans MT" w:hAnsi="Gill Sans MT"/>
                <w:color w:val="000000"/>
                <w:sz w:val="20"/>
                <w:szCs w:val="20"/>
              </w:rPr>
              <w:t xml:space="preserve">C2.Please estimate the number of households in this village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hvsize</w:t>
            </w:r>
            <w:proofErr w:type="spellEnd"/>
            <w:r w:rsidRPr="00F71A9A">
              <w:rPr>
                <w:rFonts w:ascii="Gill Sans MT" w:hAnsi="Gill Sans MT"/>
                <w:b/>
                <w:color w:val="000000"/>
                <w:sz w:val="20"/>
                <w:szCs w:val="20"/>
              </w:rPr>
              <w:t>)</w:t>
            </w:r>
          </w:p>
        </w:tc>
        <w:tc>
          <w:tcPr>
            <w:tcW w:w="2521" w:type="dxa"/>
            <w:gridSpan w:val="2"/>
            <w:tcBorders>
              <w:top w:val="single" w:sz="18" w:space="0" w:color="000000"/>
              <w:left w:val="single" w:sz="18" w:space="0" w:color="000000"/>
              <w:bottom w:val="single" w:sz="18" w:space="0" w:color="000000"/>
              <w:right w:val="single" w:sz="18" w:space="0" w:color="000000"/>
            </w:tcBorders>
          </w:tcPr>
          <w:p w14:paraId="2C25044A" w14:textId="77777777" w:rsidR="007242F1" w:rsidRPr="00F71A9A" w:rsidRDefault="007242F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7242F1" w:rsidRPr="00F71A9A" w14:paraId="5D3BA739" w14:textId="77777777" w:rsidTr="007242F1">
        <w:trPr>
          <w:gridAfter w:val="1"/>
          <w:wAfter w:w="14" w:type="dxa"/>
          <w:trHeight w:val="20"/>
        </w:trPr>
        <w:tc>
          <w:tcPr>
            <w:tcW w:w="359" w:type="dxa"/>
            <w:tcBorders>
              <w:top w:val="single" w:sz="4" w:space="0" w:color="000000"/>
              <w:left w:val="single" w:sz="4" w:space="0" w:color="000000"/>
              <w:bottom w:val="single" w:sz="4" w:space="0" w:color="000000"/>
              <w:right w:val="single" w:sz="4" w:space="0" w:color="auto"/>
            </w:tcBorders>
          </w:tcPr>
          <w:p w14:paraId="78CF86C4" w14:textId="77777777" w:rsidR="007242F1" w:rsidRPr="00F71A9A" w:rsidRDefault="007242F1" w:rsidP="00AC7CBE">
            <w:pPr>
              <w:spacing w:after="0" w:line="240" w:lineRule="auto"/>
              <w:contextualSpacing/>
              <w:rPr>
                <w:rFonts w:ascii="Gill Sans MT" w:hAnsi="Gill Sans MT"/>
                <w:w w:val="105"/>
                <w:sz w:val="20"/>
                <w:szCs w:val="20"/>
              </w:rPr>
            </w:pPr>
          </w:p>
        </w:tc>
        <w:tc>
          <w:tcPr>
            <w:tcW w:w="7196" w:type="dxa"/>
            <w:gridSpan w:val="2"/>
            <w:tcBorders>
              <w:top w:val="single" w:sz="4" w:space="0" w:color="000000"/>
              <w:left w:val="single" w:sz="4" w:space="0" w:color="auto"/>
              <w:bottom w:val="single" w:sz="4" w:space="0" w:color="000000"/>
              <w:right w:val="single" w:sz="18" w:space="0" w:color="000000"/>
            </w:tcBorders>
          </w:tcPr>
          <w:p w14:paraId="4C71FBCC" w14:textId="7789BAC5" w:rsidR="007242F1" w:rsidRPr="00F71A9A" w:rsidRDefault="007242F1" w:rsidP="00AC7CBE">
            <w:pPr>
              <w:spacing w:after="0" w:line="240" w:lineRule="auto"/>
              <w:contextualSpacing/>
              <w:rPr>
                <w:rFonts w:ascii="Gill Sans MT" w:hAnsi="Gill Sans MT"/>
                <w:w w:val="105"/>
                <w:sz w:val="20"/>
                <w:szCs w:val="20"/>
              </w:rPr>
            </w:pPr>
            <w:r w:rsidRPr="00F71A9A">
              <w:rPr>
                <w:rFonts w:ascii="Gill Sans MT" w:eastAsia="Calibri" w:hAnsi="Gill Sans MT" w:cs="Times New Roman"/>
                <w:w w:val="105"/>
                <w:sz w:val="20"/>
                <w:szCs w:val="20"/>
              </w:rPr>
              <w:t xml:space="preserve">C3.How many years have you been the </w:t>
            </w:r>
            <w:r w:rsidR="003450C1">
              <w:rPr>
                <w:rFonts w:ascii="Gill Sans MT" w:eastAsia="Calibri" w:hAnsi="Gill Sans MT" w:cs="Times New Roman"/>
                <w:w w:val="105"/>
                <w:sz w:val="20"/>
                <w:szCs w:val="20"/>
              </w:rPr>
              <w:t>headperson</w:t>
            </w:r>
            <w:r w:rsidRPr="00F71A9A">
              <w:rPr>
                <w:rFonts w:ascii="Gill Sans MT" w:eastAsia="Calibri" w:hAnsi="Gill Sans MT" w:cs="Times New Roman"/>
                <w:w w:val="105"/>
                <w:sz w:val="20"/>
                <w:szCs w:val="20"/>
              </w:rPr>
              <w:t xml:space="preserve"> in this village? </w:t>
            </w:r>
            <w:r w:rsidRPr="00F71A9A">
              <w:rPr>
                <w:rFonts w:ascii="Gill Sans MT" w:eastAsia="Calibri" w:hAnsi="Gill Sans MT" w:cs="Times New Roman"/>
                <w:b/>
                <w:w w:val="105"/>
                <w:sz w:val="20"/>
                <w:szCs w:val="20"/>
              </w:rPr>
              <w:t>(</w:t>
            </w:r>
            <w:proofErr w:type="spellStart"/>
            <w:r w:rsidRPr="00F71A9A">
              <w:rPr>
                <w:rFonts w:ascii="Gill Sans MT" w:eastAsia="Calibri" w:hAnsi="Gill Sans MT" w:cs="Times New Roman"/>
                <w:b/>
                <w:w w:val="105"/>
                <w:sz w:val="20"/>
                <w:szCs w:val="20"/>
              </w:rPr>
              <w:t>hyrs</w:t>
            </w:r>
            <w:proofErr w:type="spellEnd"/>
            <w:r w:rsidRPr="00F71A9A">
              <w:rPr>
                <w:rFonts w:ascii="Gill Sans MT" w:eastAsia="Calibri" w:hAnsi="Gill Sans MT" w:cs="Times New Roman"/>
                <w:b/>
                <w:w w:val="105"/>
                <w:sz w:val="20"/>
                <w:szCs w:val="20"/>
              </w:rPr>
              <w:t>)</w:t>
            </w:r>
          </w:p>
        </w:tc>
        <w:tc>
          <w:tcPr>
            <w:tcW w:w="2521" w:type="dxa"/>
            <w:gridSpan w:val="2"/>
            <w:tcBorders>
              <w:top w:val="single" w:sz="18" w:space="0" w:color="000000"/>
              <w:left w:val="single" w:sz="18" w:space="0" w:color="000000"/>
              <w:bottom w:val="single" w:sz="18" w:space="0" w:color="000000"/>
              <w:right w:val="single" w:sz="18" w:space="0" w:color="000000"/>
            </w:tcBorders>
          </w:tcPr>
          <w:p w14:paraId="4BD59ED8" w14:textId="77777777" w:rsidR="007242F1" w:rsidRPr="00F71A9A" w:rsidRDefault="007242F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bl>
    <w:p w14:paraId="45259752" w14:textId="77777777" w:rsidR="00F42809" w:rsidRPr="00F71A9A" w:rsidRDefault="00F42809" w:rsidP="00AC7CBE">
      <w:pPr>
        <w:spacing w:after="0" w:line="240" w:lineRule="auto"/>
        <w:contextualSpacing/>
        <w:rPr>
          <w:rFonts w:ascii="Gill Sans MT" w:eastAsia="Times New Roman" w:hAnsi="Gill Sans MT" w:cs="Times New Roman"/>
          <w:b/>
          <w:color w:val="000000"/>
          <w:sz w:val="20"/>
          <w:szCs w:val="20"/>
        </w:rPr>
      </w:pPr>
    </w:p>
    <w:p w14:paraId="098F434E" w14:textId="77777777" w:rsidR="007242F1" w:rsidRPr="00F71A9A" w:rsidRDefault="007242F1" w:rsidP="00AC7CBE">
      <w:pPr>
        <w:pStyle w:val="BodyText2"/>
        <w:spacing w:after="0" w:line="240" w:lineRule="auto"/>
        <w:contextualSpacing/>
        <w:rPr>
          <w:rFonts w:ascii="Gill Sans MT" w:hAnsi="Gill Sans MT"/>
          <w:sz w:val="20"/>
          <w:szCs w:val="20"/>
        </w:rPr>
      </w:pPr>
      <w:r w:rsidRPr="00F71A9A">
        <w:rPr>
          <w:rFonts w:ascii="Gill Sans MT" w:hAnsi="Gill Sans MT"/>
          <w:sz w:val="20"/>
          <w:szCs w:val="20"/>
        </w:rPr>
        <w:t>Next, I am going to ask you some questions about how many kilometers from the village a number of services are located</w:t>
      </w:r>
    </w:p>
    <w:tbl>
      <w:tblPr>
        <w:tblW w:w="10090" w:type="dxa"/>
        <w:tblInd w:w="-5" w:type="dxa"/>
        <w:tblLayout w:type="fixed"/>
        <w:tblCellMar>
          <w:left w:w="0" w:type="dxa"/>
          <w:right w:w="0" w:type="dxa"/>
        </w:tblCellMar>
        <w:tblLook w:val="0000" w:firstRow="0" w:lastRow="0" w:firstColumn="0" w:lastColumn="0" w:noHBand="0" w:noVBand="0"/>
      </w:tblPr>
      <w:tblGrid>
        <w:gridCol w:w="359"/>
        <w:gridCol w:w="4679"/>
        <w:gridCol w:w="2527"/>
        <w:gridCol w:w="1793"/>
        <w:gridCol w:w="732"/>
      </w:tblGrid>
      <w:tr w:rsidR="007242F1" w:rsidRPr="00F71A9A" w14:paraId="3D517E90"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7075C6D1" w14:textId="77777777" w:rsidR="007242F1" w:rsidRPr="00F71A9A" w:rsidRDefault="007242F1" w:rsidP="00AC7CBE">
            <w:pPr>
              <w:spacing w:after="0" w:line="240" w:lineRule="auto"/>
              <w:contextualSpacing/>
              <w:rPr>
                <w:rFonts w:ascii="Gill Sans MT" w:hAnsi="Gill Sans MT"/>
                <w:w w:val="105"/>
                <w:sz w:val="20"/>
                <w:szCs w:val="20"/>
              </w:rPr>
            </w:pPr>
          </w:p>
        </w:tc>
        <w:tc>
          <w:tcPr>
            <w:tcW w:w="7206" w:type="dxa"/>
            <w:gridSpan w:val="2"/>
            <w:tcBorders>
              <w:top w:val="single" w:sz="4" w:space="0" w:color="000000"/>
              <w:left w:val="single" w:sz="4" w:space="0" w:color="auto"/>
              <w:bottom w:val="single" w:sz="4" w:space="0" w:color="000000"/>
              <w:right w:val="single" w:sz="18" w:space="0" w:color="000000"/>
            </w:tcBorders>
          </w:tcPr>
          <w:p w14:paraId="71592AFF" w14:textId="5886BBD7" w:rsidR="007242F1" w:rsidRPr="00F71A9A" w:rsidRDefault="007242F1" w:rsidP="00AC7CBE">
            <w:pPr>
              <w:spacing w:after="0" w:line="240" w:lineRule="auto"/>
              <w:contextualSpacing/>
              <w:rPr>
                <w:rFonts w:ascii="Gill Sans MT" w:hAnsi="Gill Sans MT"/>
                <w:w w:val="105"/>
                <w:sz w:val="20"/>
                <w:szCs w:val="20"/>
              </w:rPr>
            </w:pPr>
            <w:r w:rsidRPr="00F71A9A">
              <w:rPr>
                <w:rFonts w:ascii="Gill Sans MT" w:hAnsi="Gill Sans MT"/>
                <w:color w:val="000000"/>
                <w:sz w:val="20"/>
                <w:szCs w:val="20"/>
              </w:rPr>
              <w:t xml:space="preserve">C4.From the central part of this village, how many kilometers is it to the nearest </w:t>
            </w:r>
            <w:proofErr w:type="spellStart"/>
            <w:r w:rsidRPr="00F71A9A">
              <w:rPr>
                <w:rFonts w:ascii="Gill Sans MT" w:hAnsi="Gill Sans MT"/>
                <w:color w:val="000000"/>
                <w:sz w:val="20"/>
                <w:szCs w:val="20"/>
              </w:rPr>
              <w:t>boma</w:t>
            </w:r>
            <w:proofErr w:type="spellEnd"/>
            <w:r w:rsidRPr="00F71A9A">
              <w:rPr>
                <w:rFonts w:ascii="Gill Sans MT" w:hAnsi="Gill Sans MT"/>
                <w:color w:val="000000"/>
                <w:sz w:val="20"/>
                <w:szCs w:val="20"/>
              </w:rPr>
              <w:t xml:space="preserve">?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hboma</w:t>
            </w:r>
            <w:proofErr w:type="spellEnd"/>
            <w:r w:rsidRPr="00F71A9A">
              <w:rPr>
                <w:rFonts w:ascii="Gill Sans MT" w:hAnsi="Gill Sans MT"/>
                <w:b/>
                <w:color w:val="000000"/>
                <w:sz w:val="20"/>
                <w:szCs w:val="2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04D36835" w14:textId="77777777" w:rsidR="007242F1" w:rsidRPr="00F71A9A" w:rsidRDefault="007242F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DA6359" w:rsidRPr="00F71A9A" w14:paraId="4FD4D80B"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3A77AA46" w14:textId="77777777" w:rsidR="00DA6359" w:rsidRPr="00F71A9A" w:rsidRDefault="00DA6359"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1BCC172C" w14:textId="5BE16252" w:rsidR="00DA6359" w:rsidRPr="00F71A9A" w:rsidRDefault="0012712C"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C5 What is the most common method of transportation from the village to the nearest </w:t>
            </w:r>
            <w:proofErr w:type="spellStart"/>
            <w:r w:rsidRPr="00F71A9A">
              <w:rPr>
                <w:rFonts w:ascii="Gill Sans MT" w:hAnsi="Gill Sans MT"/>
                <w:color w:val="000000"/>
                <w:sz w:val="20"/>
                <w:szCs w:val="20"/>
              </w:rPr>
              <w:t>boma</w:t>
            </w:r>
            <w:proofErr w:type="spellEnd"/>
            <w:r w:rsidRPr="00F71A9A">
              <w:rPr>
                <w:rFonts w:ascii="Gill Sans MT" w:hAnsi="Gill Sans MT"/>
                <w:color w:val="000000"/>
                <w:sz w:val="20"/>
                <w:szCs w:val="20"/>
              </w:rPr>
              <w:t xml:space="preserve">? </w:t>
            </w:r>
          </w:p>
        </w:tc>
        <w:tc>
          <w:tcPr>
            <w:tcW w:w="4320" w:type="dxa"/>
            <w:gridSpan w:val="2"/>
            <w:tcBorders>
              <w:top w:val="single" w:sz="4" w:space="0" w:color="000000"/>
              <w:bottom w:val="single" w:sz="4" w:space="0" w:color="000000"/>
              <w:right w:val="single" w:sz="18" w:space="0" w:color="000000"/>
            </w:tcBorders>
          </w:tcPr>
          <w:p w14:paraId="18B4BE68"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1=Walking</w:t>
            </w:r>
          </w:p>
          <w:p w14:paraId="68F96C67"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2=Bicycle</w:t>
            </w:r>
          </w:p>
          <w:p w14:paraId="43C09657"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3=Ox-cart</w:t>
            </w:r>
          </w:p>
          <w:p w14:paraId="4E546929"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4=Canoe</w:t>
            </w:r>
          </w:p>
          <w:p w14:paraId="175336C5"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5=Motorized transport</w:t>
            </w:r>
          </w:p>
          <w:p w14:paraId="6E68D41E"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6=Combination of modes</w:t>
            </w:r>
          </w:p>
          <w:p w14:paraId="6793D8C1" w14:textId="77777777" w:rsidR="00DA6359" w:rsidRPr="00F71A9A" w:rsidRDefault="00DA6359" w:rsidP="00AC7CBE">
            <w:pPr>
              <w:spacing w:after="0" w:line="240" w:lineRule="auto"/>
              <w:contextualSpacing/>
              <w:rPr>
                <w:rFonts w:ascii="Gill Sans MT" w:hAnsi="Gill Sans MT"/>
                <w:sz w:val="20"/>
                <w:szCs w:val="20"/>
              </w:rPr>
            </w:pPr>
            <w:r w:rsidRPr="00F71A9A">
              <w:rPr>
                <w:rFonts w:ascii="Gill Sans MT" w:hAnsi="Gill Sans MT"/>
                <w:sz w:val="20"/>
                <w:szCs w:val="20"/>
              </w:rPr>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2DEF491E" w14:textId="77777777" w:rsidR="00DA6359" w:rsidRPr="00F71A9A" w:rsidRDefault="00DA6359"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7242F1" w:rsidRPr="00F71A9A" w14:paraId="18F86A0F"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7A7134D3" w14:textId="77777777" w:rsidR="007242F1" w:rsidRPr="00F71A9A" w:rsidRDefault="007242F1" w:rsidP="00AC7CBE">
            <w:pPr>
              <w:spacing w:after="0" w:line="240" w:lineRule="auto"/>
              <w:contextualSpacing/>
              <w:rPr>
                <w:rFonts w:ascii="Gill Sans MT" w:hAnsi="Gill Sans MT"/>
                <w:w w:val="105"/>
                <w:sz w:val="20"/>
                <w:szCs w:val="20"/>
              </w:rPr>
            </w:pPr>
          </w:p>
        </w:tc>
        <w:tc>
          <w:tcPr>
            <w:tcW w:w="7206" w:type="dxa"/>
            <w:gridSpan w:val="2"/>
            <w:tcBorders>
              <w:top w:val="single" w:sz="4" w:space="0" w:color="000000"/>
              <w:left w:val="single" w:sz="4" w:space="0" w:color="auto"/>
              <w:bottom w:val="single" w:sz="4" w:space="0" w:color="000000"/>
              <w:right w:val="single" w:sz="18" w:space="0" w:color="000000"/>
            </w:tcBorders>
          </w:tcPr>
          <w:p w14:paraId="64046CAD" w14:textId="5A912411" w:rsidR="007242F1" w:rsidRPr="00F71A9A" w:rsidRDefault="0012712C" w:rsidP="00AC7CBE">
            <w:pPr>
              <w:spacing w:after="0" w:line="240" w:lineRule="auto"/>
              <w:contextualSpacing/>
              <w:rPr>
                <w:rFonts w:ascii="Gill Sans MT" w:hAnsi="Gill Sans MT"/>
                <w:w w:val="105"/>
                <w:sz w:val="20"/>
                <w:szCs w:val="20"/>
              </w:rPr>
            </w:pPr>
            <w:r w:rsidRPr="00F71A9A">
              <w:rPr>
                <w:rFonts w:ascii="Gill Sans MT" w:hAnsi="Gill Sans MT"/>
                <w:color w:val="000000"/>
                <w:sz w:val="20"/>
                <w:szCs w:val="20"/>
              </w:rPr>
              <w:t>C6</w:t>
            </w:r>
            <w:r w:rsidR="007242F1" w:rsidRPr="00F71A9A">
              <w:rPr>
                <w:rFonts w:ascii="Gill Sans MT" w:hAnsi="Gill Sans MT"/>
                <w:color w:val="000000"/>
                <w:sz w:val="20"/>
                <w:szCs w:val="20"/>
              </w:rPr>
              <w:t xml:space="preserve">.From the central part of this village, how many kilometers is it to the nearest tarmac road?  </w:t>
            </w:r>
            <w:r w:rsidR="007242F1" w:rsidRPr="00F71A9A">
              <w:rPr>
                <w:rFonts w:ascii="Gill Sans MT" w:hAnsi="Gill Sans MT"/>
                <w:b/>
                <w:color w:val="000000"/>
                <w:sz w:val="20"/>
                <w:szCs w:val="20"/>
              </w:rPr>
              <w:t>(</w:t>
            </w:r>
            <w:proofErr w:type="spellStart"/>
            <w:r w:rsidR="007242F1" w:rsidRPr="00F71A9A">
              <w:rPr>
                <w:rFonts w:ascii="Gill Sans MT" w:hAnsi="Gill Sans MT"/>
                <w:b/>
                <w:color w:val="000000"/>
                <w:sz w:val="20"/>
                <w:szCs w:val="20"/>
              </w:rPr>
              <w:t>htarmac</w:t>
            </w:r>
            <w:proofErr w:type="spellEnd"/>
            <w:r w:rsidR="007242F1" w:rsidRPr="00F71A9A">
              <w:rPr>
                <w:rFonts w:ascii="Gill Sans MT" w:hAnsi="Gill Sans MT"/>
                <w:b/>
                <w:color w:val="000000"/>
                <w:sz w:val="20"/>
                <w:szCs w:val="2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18CA0397" w14:textId="77777777" w:rsidR="007242F1" w:rsidRPr="00F71A9A" w:rsidRDefault="007242F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DA6359" w:rsidRPr="00F71A9A" w14:paraId="466DABE8"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0A886B2D" w14:textId="77777777" w:rsidR="00DA6359" w:rsidRPr="00F71A9A" w:rsidRDefault="00DA6359"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2E844D3A" w14:textId="0D2182B6" w:rsidR="00DA6359" w:rsidRPr="00F71A9A" w:rsidRDefault="0012712C" w:rsidP="0012712C">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C7. What is the most common method of transportation from the village to the nearest tarmac road?</w:t>
            </w:r>
          </w:p>
        </w:tc>
        <w:tc>
          <w:tcPr>
            <w:tcW w:w="4320" w:type="dxa"/>
            <w:gridSpan w:val="2"/>
            <w:tcBorders>
              <w:top w:val="single" w:sz="4" w:space="0" w:color="000000"/>
              <w:bottom w:val="single" w:sz="4" w:space="0" w:color="000000"/>
              <w:right w:val="single" w:sz="18" w:space="0" w:color="000000"/>
            </w:tcBorders>
          </w:tcPr>
          <w:p w14:paraId="24938689"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1=Walking</w:t>
            </w:r>
          </w:p>
          <w:p w14:paraId="4A9CEECA"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2=Bicycle</w:t>
            </w:r>
          </w:p>
          <w:p w14:paraId="01819DFE"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3=Ox-cart</w:t>
            </w:r>
          </w:p>
          <w:p w14:paraId="6496CE3F"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4=Canoe</w:t>
            </w:r>
          </w:p>
          <w:p w14:paraId="087330D7"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5=Motorized transport</w:t>
            </w:r>
          </w:p>
          <w:p w14:paraId="462560E7"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6=Combination of modes</w:t>
            </w:r>
          </w:p>
          <w:p w14:paraId="23034B9F" w14:textId="77777777" w:rsidR="00DA6359" w:rsidRPr="00F71A9A" w:rsidRDefault="00DA6359" w:rsidP="00AC7CBE">
            <w:pPr>
              <w:spacing w:after="0" w:line="240" w:lineRule="auto"/>
              <w:contextualSpacing/>
              <w:rPr>
                <w:rFonts w:ascii="Gill Sans MT" w:hAnsi="Gill Sans MT"/>
                <w:sz w:val="20"/>
                <w:szCs w:val="20"/>
              </w:rPr>
            </w:pPr>
            <w:r w:rsidRPr="00F71A9A">
              <w:rPr>
                <w:rFonts w:ascii="Gill Sans MT" w:hAnsi="Gill Sans MT"/>
                <w:sz w:val="20"/>
                <w:szCs w:val="20"/>
              </w:rPr>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5078D419" w14:textId="77777777" w:rsidR="00DA6359" w:rsidRPr="00F71A9A" w:rsidRDefault="00DA6359"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7242F1" w:rsidRPr="00F71A9A" w14:paraId="12C4D4D3"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0D098FC1" w14:textId="77777777" w:rsidR="007242F1" w:rsidRPr="00F71A9A" w:rsidRDefault="007242F1" w:rsidP="00AC7CBE">
            <w:pPr>
              <w:spacing w:after="0" w:line="240" w:lineRule="auto"/>
              <w:contextualSpacing/>
              <w:rPr>
                <w:rFonts w:ascii="Gill Sans MT" w:hAnsi="Gill Sans MT"/>
                <w:w w:val="105"/>
                <w:sz w:val="20"/>
                <w:szCs w:val="20"/>
              </w:rPr>
            </w:pPr>
          </w:p>
        </w:tc>
        <w:tc>
          <w:tcPr>
            <w:tcW w:w="7206" w:type="dxa"/>
            <w:gridSpan w:val="2"/>
            <w:tcBorders>
              <w:top w:val="single" w:sz="4" w:space="0" w:color="000000"/>
              <w:left w:val="single" w:sz="4" w:space="0" w:color="auto"/>
              <w:bottom w:val="single" w:sz="4" w:space="0" w:color="000000"/>
              <w:right w:val="single" w:sz="18" w:space="0" w:color="000000"/>
            </w:tcBorders>
          </w:tcPr>
          <w:p w14:paraId="42DC8B79" w14:textId="71164954" w:rsidR="007242F1" w:rsidRPr="00F71A9A" w:rsidRDefault="0012712C" w:rsidP="00AC7CBE">
            <w:pPr>
              <w:spacing w:after="0" w:line="240" w:lineRule="auto"/>
              <w:contextualSpacing/>
              <w:rPr>
                <w:rFonts w:ascii="Gill Sans MT" w:hAnsi="Gill Sans MT"/>
                <w:w w:val="105"/>
                <w:sz w:val="20"/>
                <w:szCs w:val="20"/>
              </w:rPr>
            </w:pPr>
            <w:r w:rsidRPr="00F71A9A">
              <w:rPr>
                <w:rFonts w:ascii="Gill Sans MT" w:hAnsi="Gill Sans MT"/>
                <w:color w:val="000000"/>
                <w:sz w:val="20"/>
                <w:szCs w:val="20"/>
              </w:rPr>
              <w:t xml:space="preserve">C8. </w:t>
            </w:r>
            <w:r w:rsidR="007242F1" w:rsidRPr="00F71A9A">
              <w:rPr>
                <w:rFonts w:ascii="Gill Sans MT" w:hAnsi="Gill Sans MT"/>
                <w:color w:val="000000"/>
                <w:sz w:val="20"/>
                <w:szCs w:val="20"/>
              </w:rPr>
              <w:t xml:space="preserve">From the central part of this village, how many kilometers is it to the nearest road useable for bus or truck traffic year-round?  </w:t>
            </w:r>
            <w:r w:rsidR="007242F1" w:rsidRPr="00F71A9A">
              <w:rPr>
                <w:rFonts w:ascii="Gill Sans MT" w:hAnsi="Gill Sans MT"/>
                <w:b/>
                <w:color w:val="000000"/>
                <w:sz w:val="20"/>
                <w:szCs w:val="20"/>
              </w:rPr>
              <w:t>(</w:t>
            </w:r>
            <w:proofErr w:type="spellStart"/>
            <w:r w:rsidR="007242F1" w:rsidRPr="00F71A9A">
              <w:rPr>
                <w:rFonts w:ascii="Gill Sans MT" w:hAnsi="Gill Sans MT"/>
                <w:b/>
                <w:color w:val="000000"/>
                <w:sz w:val="20"/>
                <w:szCs w:val="20"/>
              </w:rPr>
              <w:t>hroad</w:t>
            </w:r>
            <w:proofErr w:type="spellEnd"/>
            <w:r w:rsidR="007242F1" w:rsidRPr="00F71A9A">
              <w:rPr>
                <w:rFonts w:ascii="Gill Sans MT" w:hAnsi="Gill Sans MT"/>
                <w:b/>
                <w:color w:val="000000"/>
                <w:sz w:val="20"/>
                <w:szCs w:val="2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21DF68D1" w14:textId="77777777" w:rsidR="007242F1" w:rsidRPr="00F71A9A" w:rsidRDefault="007242F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DA6359" w:rsidRPr="00F71A9A" w14:paraId="3FB7B2B6"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7868C18A" w14:textId="77777777" w:rsidR="00DA6359" w:rsidRPr="00F71A9A" w:rsidRDefault="00DA6359"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65D5B84D" w14:textId="7F081532" w:rsidR="00DA6359" w:rsidRPr="00F71A9A" w:rsidRDefault="0012712C" w:rsidP="0012712C">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C9. What is the most common method of transportation from the village to the nearest road useable for bus or truck traffic year-round?  </w:t>
            </w:r>
          </w:p>
        </w:tc>
        <w:tc>
          <w:tcPr>
            <w:tcW w:w="4320" w:type="dxa"/>
            <w:gridSpan w:val="2"/>
            <w:tcBorders>
              <w:top w:val="single" w:sz="4" w:space="0" w:color="000000"/>
              <w:bottom w:val="single" w:sz="4" w:space="0" w:color="000000"/>
              <w:right w:val="single" w:sz="18" w:space="0" w:color="000000"/>
            </w:tcBorders>
          </w:tcPr>
          <w:p w14:paraId="530C54D6"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1=Walking</w:t>
            </w:r>
          </w:p>
          <w:p w14:paraId="1B1F810B"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2=Bicycle</w:t>
            </w:r>
          </w:p>
          <w:p w14:paraId="22A63AAC"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3=Ox-cart</w:t>
            </w:r>
          </w:p>
          <w:p w14:paraId="5E258A63"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4=Canoe</w:t>
            </w:r>
          </w:p>
          <w:p w14:paraId="613AD0C1"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5=Motorized transport</w:t>
            </w:r>
          </w:p>
          <w:p w14:paraId="28675F52"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6=Combination of modes</w:t>
            </w:r>
          </w:p>
          <w:p w14:paraId="20C09326" w14:textId="77777777" w:rsidR="00DA6359" w:rsidRPr="00F71A9A" w:rsidRDefault="00DA6359" w:rsidP="00AC7CBE">
            <w:pPr>
              <w:spacing w:after="0" w:line="240" w:lineRule="auto"/>
              <w:contextualSpacing/>
              <w:rPr>
                <w:rFonts w:ascii="Gill Sans MT" w:hAnsi="Gill Sans MT"/>
                <w:sz w:val="20"/>
                <w:szCs w:val="20"/>
              </w:rPr>
            </w:pPr>
            <w:r w:rsidRPr="00F71A9A">
              <w:rPr>
                <w:rFonts w:ascii="Gill Sans MT" w:hAnsi="Gill Sans MT"/>
                <w:sz w:val="20"/>
                <w:szCs w:val="20"/>
              </w:rPr>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16D9E1CA" w14:textId="77777777" w:rsidR="00DA6359" w:rsidRPr="00F71A9A" w:rsidRDefault="00DA6359"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7242F1" w:rsidRPr="00F71A9A" w14:paraId="3A37BA52"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24254D4A" w14:textId="77777777" w:rsidR="007242F1" w:rsidRPr="00F71A9A" w:rsidRDefault="007242F1" w:rsidP="00AC7CBE">
            <w:pPr>
              <w:spacing w:after="0" w:line="240" w:lineRule="auto"/>
              <w:contextualSpacing/>
              <w:rPr>
                <w:rFonts w:ascii="Gill Sans MT" w:hAnsi="Gill Sans MT"/>
                <w:w w:val="105"/>
                <w:sz w:val="20"/>
                <w:szCs w:val="20"/>
              </w:rPr>
            </w:pPr>
          </w:p>
        </w:tc>
        <w:tc>
          <w:tcPr>
            <w:tcW w:w="7206" w:type="dxa"/>
            <w:gridSpan w:val="2"/>
            <w:tcBorders>
              <w:top w:val="single" w:sz="4" w:space="0" w:color="000000"/>
              <w:left w:val="single" w:sz="4" w:space="0" w:color="auto"/>
              <w:bottom w:val="single" w:sz="4" w:space="0" w:color="000000"/>
              <w:right w:val="single" w:sz="18" w:space="0" w:color="000000"/>
            </w:tcBorders>
          </w:tcPr>
          <w:p w14:paraId="4612D0EC" w14:textId="5C032BEE" w:rsidR="007242F1" w:rsidRPr="00F71A9A" w:rsidRDefault="007242F1" w:rsidP="00AC7CBE">
            <w:pPr>
              <w:spacing w:after="0" w:line="240" w:lineRule="auto"/>
              <w:contextualSpacing/>
              <w:rPr>
                <w:rFonts w:ascii="Gill Sans MT" w:hAnsi="Gill Sans MT"/>
                <w:w w:val="105"/>
                <w:sz w:val="20"/>
                <w:szCs w:val="20"/>
              </w:rPr>
            </w:pPr>
            <w:r w:rsidRPr="00F71A9A">
              <w:rPr>
                <w:rFonts w:ascii="Gill Sans MT" w:hAnsi="Gill Sans MT"/>
                <w:color w:val="000000"/>
                <w:sz w:val="20"/>
                <w:szCs w:val="20"/>
              </w:rPr>
              <w:t>C</w:t>
            </w:r>
            <w:r w:rsidR="0012712C" w:rsidRPr="00F71A9A">
              <w:rPr>
                <w:rFonts w:ascii="Gill Sans MT" w:hAnsi="Gill Sans MT"/>
                <w:color w:val="000000"/>
                <w:sz w:val="20"/>
                <w:szCs w:val="20"/>
              </w:rPr>
              <w:t xml:space="preserve">10. </w:t>
            </w:r>
            <w:r w:rsidRPr="00F71A9A">
              <w:rPr>
                <w:rFonts w:ascii="Gill Sans MT" w:hAnsi="Gill Sans MT"/>
                <w:color w:val="000000"/>
                <w:sz w:val="20"/>
                <w:szCs w:val="20"/>
              </w:rPr>
              <w:t xml:space="preserve">From the central part of this village, how many kilometers is it to the nearest FRA buying or collection point?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hfra</w:t>
            </w:r>
            <w:proofErr w:type="spellEnd"/>
            <w:r w:rsidRPr="00F71A9A">
              <w:rPr>
                <w:rFonts w:ascii="Gill Sans MT" w:hAnsi="Gill Sans MT"/>
                <w:b/>
                <w:color w:val="000000"/>
                <w:sz w:val="20"/>
                <w:szCs w:val="2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5AE5BAAF" w14:textId="77777777" w:rsidR="007242F1" w:rsidRPr="00F71A9A" w:rsidRDefault="007242F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DA6359" w:rsidRPr="00F71A9A" w14:paraId="3AC7D8D3"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054FD008" w14:textId="77777777" w:rsidR="00DA6359" w:rsidRPr="00F71A9A" w:rsidRDefault="00DA6359"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61EC6333" w14:textId="3811EFAA" w:rsidR="00DA6359" w:rsidRPr="00F71A9A" w:rsidRDefault="0012712C" w:rsidP="0012712C">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C.11 What is the most common method of transportation from the village to the nearest FRA buying or collection point? </w:t>
            </w:r>
          </w:p>
        </w:tc>
        <w:tc>
          <w:tcPr>
            <w:tcW w:w="4320" w:type="dxa"/>
            <w:gridSpan w:val="2"/>
            <w:tcBorders>
              <w:top w:val="single" w:sz="4" w:space="0" w:color="000000"/>
              <w:bottom w:val="single" w:sz="4" w:space="0" w:color="000000"/>
              <w:right w:val="single" w:sz="18" w:space="0" w:color="000000"/>
            </w:tcBorders>
          </w:tcPr>
          <w:p w14:paraId="5A47F074"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1=Walking</w:t>
            </w:r>
          </w:p>
          <w:p w14:paraId="14E06A1C"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2=Bicycle</w:t>
            </w:r>
          </w:p>
          <w:p w14:paraId="00537118"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3=Ox-cart</w:t>
            </w:r>
          </w:p>
          <w:p w14:paraId="1C264CAF"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4=Canoe</w:t>
            </w:r>
          </w:p>
          <w:p w14:paraId="04589A70"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5=Motorized transport</w:t>
            </w:r>
          </w:p>
          <w:p w14:paraId="562979C7"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6=Combination of modes</w:t>
            </w:r>
          </w:p>
          <w:p w14:paraId="2E313522" w14:textId="10319EE3" w:rsidR="00DA6359" w:rsidRPr="00F71A9A" w:rsidRDefault="00DA6359" w:rsidP="00AC7CBE">
            <w:pPr>
              <w:spacing w:after="0" w:line="240" w:lineRule="auto"/>
              <w:contextualSpacing/>
              <w:rPr>
                <w:rFonts w:ascii="Gill Sans MT" w:hAnsi="Gill Sans MT"/>
                <w:sz w:val="20"/>
                <w:szCs w:val="20"/>
              </w:rPr>
            </w:pPr>
            <w:r w:rsidRPr="00F71A9A">
              <w:rPr>
                <w:rFonts w:ascii="Gill Sans MT" w:hAnsi="Gill Sans MT"/>
                <w:sz w:val="20"/>
                <w:szCs w:val="20"/>
              </w:rPr>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30D01BD0" w14:textId="77777777" w:rsidR="00DA6359" w:rsidRPr="00F71A9A" w:rsidRDefault="00DA6359"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7242F1" w:rsidRPr="00F71A9A" w14:paraId="16DAB831"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06F3A11A" w14:textId="77777777" w:rsidR="007242F1" w:rsidRPr="00F71A9A" w:rsidRDefault="007242F1" w:rsidP="00AC7CBE">
            <w:pPr>
              <w:spacing w:after="0" w:line="240" w:lineRule="auto"/>
              <w:contextualSpacing/>
              <w:rPr>
                <w:rFonts w:ascii="Gill Sans MT" w:hAnsi="Gill Sans MT"/>
                <w:w w:val="105"/>
                <w:sz w:val="20"/>
                <w:szCs w:val="20"/>
              </w:rPr>
            </w:pPr>
          </w:p>
        </w:tc>
        <w:tc>
          <w:tcPr>
            <w:tcW w:w="7206" w:type="dxa"/>
            <w:gridSpan w:val="2"/>
            <w:tcBorders>
              <w:top w:val="single" w:sz="4" w:space="0" w:color="000000"/>
              <w:left w:val="single" w:sz="4" w:space="0" w:color="auto"/>
              <w:bottom w:val="single" w:sz="4" w:space="0" w:color="000000"/>
              <w:right w:val="single" w:sz="18" w:space="0" w:color="000000"/>
            </w:tcBorders>
            <w:vAlign w:val="bottom"/>
          </w:tcPr>
          <w:p w14:paraId="4B781698" w14:textId="6097AE03" w:rsidR="007242F1" w:rsidRPr="00F71A9A" w:rsidRDefault="0012712C" w:rsidP="00AC7CBE">
            <w:pPr>
              <w:spacing w:after="0" w:line="240" w:lineRule="auto"/>
              <w:contextualSpacing/>
              <w:rPr>
                <w:rFonts w:ascii="Gill Sans MT" w:hAnsi="Gill Sans MT"/>
                <w:w w:val="105"/>
                <w:sz w:val="20"/>
                <w:szCs w:val="20"/>
              </w:rPr>
            </w:pPr>
            <w:r w:rsidRPr="00F71A9A">
              <w:rPr>
                <w:rFonts w:ascii="Gill Sans MT" w:hAnsi="Gill Sans MT"/>
                <w:color w:val="000000"/>
                <w:sz w:val="20"/>
                <w:szCs w:val="20"/>
              </w:rPr>
              <w:t xml:space="preserve">C12. </w:t>
            </w:r>
            <w:r w:rsidR="007242F1" w:rsidRPr="00F71A9A">
              <w:rPr>
                <w:rFonts w:ascii="Gill Sans MT" w:hAnsi="Gill Sans MT"/>
                <w:color w:val="000000"/>
                <w:sz w:val="20"/>
                <w:szCs w:val="20"/>
              </w:rPr>
              <w:t xml:space="preserve">From the central part of this village, how many kilometers is it to the nearest place to board a minibus </w:t>
            </w:r>
            <w:r w:rsidR="007242F1" w:rsidRPr="00F71A9A">
              <w:rPr>
                <w:rFonts w:ascii="Gill Sans MT" w:hAnsi="Gill Sans MT"/>
                <w:b/>
                <w:color w:val="000000"/>
                <w:sz w:val="20"/>
                <w:szCs w:val="20"/>
              </w:rPr>
              <w:t>(</w:t>
            </w:r>
            <w:proofErr w:type="spellStart"/>
            <w:r w:rsidR="007242F1" w:rsidRPr="00F71A9A">
              <w:rPr>
                <w:rFonts w:ascii="Gill Sans MT" w:hAnsi="Gill Sans MT"/>
                <w:b/>
                <w:color w:val="000000"/>
                <w:sz w:val="20"/>
                <w:szCs w:val="20"/>
              </w:rPr>
              <w:t>hpublic</w:t>
            </w:r>
            <w:proofErr w:type="spellEnd"/>
            <w:r w:rsidR="007242F1" w:rsidRPr="00F71A9A">
              <w:rPr>
                <w:rFonts w:ascii="Gill Sans MT" w:hAnsi="Gill Sans MT"/>
                <w:b/>
                <w:color w:val="000000"/>
                <w:sz w:val="20"/>
                <w:szCs w:val="2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5907AF3E" w14:textId="77777777" w:rsidR="007242F1" w:rsidRPr="00F71A9A" w:rsidRDefault="007242F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DA6359" w:rsidRPr="00F71A9A" w14:paraId="3EEE7BDD"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1FD5DD76" w14:textId="77777777" w:rsidR="00DA6359" w:rsidRPr="00F71A9A" w:rsidRDefault="00DA6359"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6A9DC44B" w14:textId="35FBA253" w:rsidR="00DA6359" w:rsidRPr="00F71A9A" w:rsidRDefault="0012712C" w:rsidP="0012712C">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C13. What is the most common method of transportation from the village to the nearest place to board a minibus? </w:t>
            </w:r>
          </w:p>
        </w:tc>
        <w:tc>
          <w:tcPr>
            <w:tcW w:w="4320" w:type="dxa"/>
            <w:gridSpan w:val="2"/>
            <w:tcBorders>
              <w:top w:val="single" w:sz="4" w:space="0" w:color="000000"/>
              <w:bottom w:val="single" w:sz="4" w:space="0" w:color="000000"/>
              <w:right w:val="single" w:sz="18" w:space="0" w:color="000000"/>
            </w:tcBorders>
          </w:tcPr>
          <w:p w14:paraId="583E9319"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1=Walking</w:t>
            </w:r>
          </w:p>
          <w:p w14:paraId="739E1426"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2=Bicycle</w:t>
            </w:r>
          </w:p>
          <w:p w14:paraId="1277EF7E"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3=Ox-cart</w:t>
            </w:r>
          </w:p>
          <w:p w14:paraId="1E2B67A7"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4=Canoe</w:t>
            </w:r>
          </w:p>
          <w:p w14:paraId="023431F6"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5=Motorized transport</w:t>
            </w:r>
          </w:p>
          <w:p w14:paraId="276D5800"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6=Combination of modes</w:t>
            </w:r>
          </w:p>
          <w:p w14:paraId="2B6FA339" w14:textId="28D5C33B" w:rsidR="00DA6359" w:rsidRPr="00F71A9A" w:rsidRDefault="00DA6359" w:rsidP="00AC7CBE">
            <w:pPr>
              <w:spacing w:after="0" w:line="240" w:lineRule="auto"/>
              <w:contextualSpacing/>
              <w:rPr>
                <w:rFonts w:ascii="Gill Sans MT" w:hAnsi="Gill Sans MT"/>
                <w:sz w:val="20"/>
                <w:szCs w:val="20"/>
              </w:rPr>
            </w:pPr>
            <w:r w:rsidRPr="00F71A9A">
              <w:rPr>
                <w:rFonts w:ascii="Gill Sans MT" w:hAnsi="Gill Sans MT"/>
                <w:sz w:val="20"/>
                <w:szCs w:val="20"/>
              </w:rPr>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74D588D0" w14:textId="77777777" w:rsidR="00DA6359" w:rsidRPr="00F71A9A" w:rsidRDefault="00DA6359"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7242F1" w:rsidRPr="00F71A9A" w14:paraId="63B3ADAE"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5FD8DB08" w14:textId="77777777" w:rsidR="007242F1" w:rsidRPr="00F71A9A" w:rsidRDefault="007242F1" w:rsidP="00AC7CBE">
            <w:pPr>
              <w:spacing w:after="0" w:line="240" w:lineRule="auto"/>
              <w:contextualSpacing/>
              <w:rPr>
                <w:rFonts w:ascii="Gill Sans MT" w:hAnsi="Gill Sans MT"/>
                <w:w w:val="105"/>
                <w:sz w:val="20"/>
                <w:szCs w:val="20"/>
              </w:rPr>
            </w:pPr>
          </w:p>
        </w:tc>
        <w:tc>
          <w:tcPr>
            <w:tcW w:w="7206" w:type="dxa"/>
            <w:gridSpan w:val="2"/>
            <w:tcBorders>
              <w:top w:val="single" w:sz="4" w:space="0" w:color="000000"/>
              <w:left w:val="single" w:sz="4" w:space="0" w:color="auto"/>
              <w:bottom w:val="single" w:sz="4" w:space="0" w:color="000000"/>
              <w:right w:val="single" w:sz="18" w:space="0" w:color="000000"/>
            </w:tcBorders>
          </w:tcPr>
          <w:p w14:paraId="1D57BAB1" w14:textId="3AC95FEE" w:rsidR="007242F1" w:rsidRPr="00F71A9A" w:rsidRDefault="0012712C" w:rsidP="00AC7CBE">
            <w:pPr>
              <w:spacing w:after="0" w:line="240" w:lineRule="auto"/>
              <w:contextualSpacing/>
              <w:rPr>
                <w:rFonts w:ascii="Gill Sans MT" w:hAnsi="Gill Sans MT"/>
                <w:w w:val="105"/>
                <w:sz w:val="20"/>
                <w:szCs w:val="20"/>
              </w:rPr>
            </w:pPr>
            <w:r w:rsidRPr="00F71A9A">
              <w:rPr>
                <w:rFonts w:ascii="Gill Sans MT" w:hAnsi="Gill Sans MT"/>
                <w:sz w:val="20"/>
                <w:szCs w:val="20"/>
              </w:rPr>
              <w:t xml:space="preserve">C14. </w:t>
            </w:r>
            <w:r w:rsidR="007242F1" w:rsidRPr="00F71A9A">
              <w:rPr>
                <w:rFonts w:ascii="Gill Sans MT" w:hAnsi="Gill Sans MT"/>
                <w:sz w:val="20"/>
                <w:szCs w:val="20"/>
              </w:rPr>
              <w:t xml:space="preserve">From the central part of this village, how many kilometers is it to the nearest point where you can receive mobile phone network services?  </w:t>
            </w:r>
            <w:r w:rsidR="007242F1" w:rsidRPr="00F71A9A">
              <w:rPr>
                <w:rFonts w:ascii="Gill Sans MT" w:hAnsi="Gill Sans MT"/>
                <w:b/>
                <w:sz w:val="20"/>
                <w:szCs w:val="20"/>
              </w:rPr>
              <w:t>(</w:t>
            </w:r>
            <w:proofErr w:type="spellStart"/>
            <w:r w:rsidR="007242F1" w:rsidRPr="00F71A9A">
              <w:rPr>
                <w:rFonts w:ascii="Gill Sans MT" w:hAnsi="Gill Sans MT"/>
                <w:b/>
                <w:color w:val="000000"/>
                <w:sz w:val="20"/>
                <w:szCs w:val="20"/>
              </w:rPr>
              <w:t>hmobile</w:t>
            </w:r>
            <w:proofErr w:type="spellEnd"/>
            <w:r w:rsidR="007242F1" w:rsidRPr="00F71A9A">
              <w:rPr>
                <w:rFonts w:ascii="Gill Sans MT" w:hAnsi="Gill Sans MT"/>
                <w:b/>
                <w:color w:val="000000"/>
                <w:sz w:val="20"/>
                <w:szCs w:val="2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49A1EAA6" w14:textId="77777777" w:rsidR="007242F1" w:rsidRPr="00F71A9A" w:rsidRDefault="007242F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DA6359" w:rsidRPr="00F71A9A" w14:paraId="4A47A960"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5E12A121" w14:textId="77777777" w:rsidR="00DA6359" w:rsidRPr="00F71A9A" w:rsidRDefault="00DA6359"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0BBC52A5" w14:textId="5A71FF35" w:rsidR="00DA6359" w:rsidRPr="00F71A9A" w:rsidRDefault="0012712C"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C.15 What is the most common method of transportation from the village to the nearest </w:t>
            </w:r>
            <w:r w:rsidRPr="00F71A9A">
              <w:rPr>
                <w:rFonts w:ascii="Gill Sans MT" w:hAnsi="Gill Sans MT"/>
                <w:sz w:val="20"/>
                <w:szCs w:val="20"/>
              </w:rPr>
              <w:t>point where you can receive mobile phone network services</w:t>
            </w:r>
          </w:p>
        </w:tc>
        <w:tc>
          <w:tcPr>
            <w:tcW w:w="4320" w:type="dxa"/>
            <w:gridSpan w:val="2"/>
            <w:tcBorders>
              <w:top w:val="single" w:sz="4" w:space="0" w:color="000000"/>
              <w:bottom w:val="single" w:sz="4" w:space="0" w:color="000000"/>
              <w:right w:val="single" w:sz="18" w:space="0" w:color="000000"/>
            </w:tcBorders>
          </w:tcPr>
          <w:p w14:paraId="64F3DE58"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1=Walking</w:t>
            </w:r>
          </w:p>
          <w:p w14:paraId="7AA5C9A8"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2=Bicycle</w:t>
            </w:r>
          </w:p>
          <w:p w14:paraId="45361D41"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3=Ox-cart</w:t>
            </w:r>
          </w:p>
          <w:p w14:paraId="480D1DC1"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4=Canoe</w:t>
            </w:r>
          </w:p>
          <w:p w14:paraId="3A3B5878"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5=Motorized transport</w:t>
            </w:r>
          </w:p>
          <w:p w14:paraId="11BDC7E4"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6=Combination of modes</w:t>
            </w:r>
          </w:p>
          <w:p w14:paraId="352D5FED" w14:textId="38AA3691" w:rsidR="00DA6359" w:rsidRPr="00F71A9A" w:rsidRDefault="00DA6359" w:rsidP="00AC7CBE">
            <w:pPr>
              <w:spacing w:after="0" w:line="240" w:lineRule="auto"/>
              <w:contextualSpacing/>
              <w:rPr>
                <w:rFonts w:ascii="Gill Sans MT" w:hAnsi="Gill Sans MT"/>
                <w:sz w:val="20"/>
                <w:szCs w:val="20"/>
              </w:rPr>
            </w:pPr>
            <w:r w:rsidRPr="00F71A9A">
              <w:rPr>
                <w:rFonts w:ascii="Gill Sans MT" w:hAnsi="Gill Sans MT"/>
                <w:sz w:val="20"/>
                <w:szCs w:val="20"/>
              </w:rPr>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28C5E0A4" w14:textId="77777777" w:rsidR="00DA6359" w:rsidRPr="00F71A9A" w:rsidRDefault="00DA6359"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7242F1" w:rsidRPr="00F71A9A" w14:paraId="66A16DB0"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7F1AE212" w14:textId="77777777" w:rsidR="007242F1" w:rsidRPr="00F71A9A" w:rsidRDefault="007242F1" w:rsidP="00AC7CBE">
            <w:pPr>
              <w:spacing w:after="0" w:line="240" w:lineRule="auto"/>
              <w:contextualSpacing/>
              <w:rPr>
                <w:rFonts w:ascii="Gill Sans MT" w:hAnsi="Gill Sans MT"/>
                <w:w w:val="105"/>
                <w:sz w:val="20"/>
                <w:szCs w:val="20"/>
              </w:rPr>
            </w:pPr>
          </w:p>
        </w:tc>
        <w:tc>
          <w:tcPr>
            <w:tcW w:w="7206" w:type="dxa"/>
            <w:gridSpan w:val="2"/>
            <w:tcBorders>
              <w:top w:val="single" w:sz="4" w:space="0" w:color="000000"/>
              <w:left w:val="single" w:sz="4" w:space="0" w:color="auto"/>
              <w:bottom w:val="single" w:sz="4" w:space="0" w:color="000000"/>
              <w:right w:val="single" w:sz="18" w:space="0" w:color="000000"/>
            </w:tcBorders>
          </w:tcPr>
          <w:p w14:paraId="455FC207" w14:textId="767E7523" w:rsidR="007242F1" w:rsidRPr="00F71A9A" w:rsidRDefault="0012712C" w:rsidP="00AC7CBE">
            <w:pPr>
              <w:spacing w:after="0" w:line="240" w:lineRule="auto"/>
              <w:contextualSpacing/>
              <w:rPr>
                <w:rFonts w:ascii="Gill Sans MT" w:hAnsi="Gill Sans MT"/>
                <w:w w:val="105"/>
                <w:sz w:val="20"/>
                <w:szCs w:val="20"/>
              </w:rPr>
            </w:pPr>
            <w:r w:rsidRPr="00F71A9A">
              <w:rPr>
                <w:rFonts w:ascii="Gill Sans MT" w:hAnsi="Gill Sans MT"/>
                <w:color w:val="000000"/>
                <w:sz w:val="20"/>
                <w:szCs w:val="20"/>
              </w:rPr>
              <w:t>C16</w:t>
            </w:r>
            <w:r w:rsidR="007242F1" w:rsidRPr="00F71A9A">
              <w:rPr>
                <w:rFonts w:ascii="Gill Sans MT" w:hAnsi="Gill Sans MT"/>
                <w:color w:val="000000"/>
                <w:sz w:val="20"/>
                <w:szCs w:val="20"/>
              </w:rPr>
              <w:t>.From the central part of this village, how many kilometers is it to the nearest point where you can sell crops to private buyers?</w:t>
            </w:r>
            <w:r w:rsidR="007242F1" w:rsidRPr="00F71A9A">
              <w:rPr>
                <w:rFonts w:ascii="Gill Sans MT" w:hAnsi="Gill Sans MT"/>
                <w:b/>
                <w:color w:val="000000"/>
                <w:sz w:val="20"/>
                <w:szCs w:val="20"/>
              </w:rPr>
              <w:t xml:space="preserve"> (</w:t>
            </w:r>
            <w:proofErr w:type="spellStart"/>
            <w:r w:rsidR="007242F1" w:rsidRPr="00F71A9A">
              <w:rPr>
                <w:rFonts w:ascii="Gill Sans MT" w:hAnsi="Gill Sans MT"/>
                <w:b/>
                <w:color w:val="000000"/>
                <w:sz w:val="20"/>
                <w:szCs w:val="20"/>
              </w:rPr>
              <w:t>hsell</w:t>
            </w:r>
            <w:proofErr w:type="spellEnd"/>
            <w:r w:rsidR="007242F1" w:rsidRPr="00F71A9A">
              <w:rPr>
                <w:rFonts w:ascii="Gill Sans MT" w:hAnsi="Gill Sans MT"/>
                <w:b/>
                <w:color w:val="000000"/>
                <w:sz w:val="20"/>
                <w:szCs w:val="2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05A35931" w14:textId="77777777" w:rsidR="007242F1" w:rsidRPr="00F71A9A" w:rsidRDefault="007242F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DA6359" w:rsidRPr="00F71A9A" w14:paraId="54DD01C8"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3A39B1C0" w14:textId="77777777" w:rsidR="00DA6359" w:rsidRPr="00F71A9A" w:rsidRDefault="00DA6359"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5264DF7A" w14:textId="6C60B234" w:rsidR="00DA6359" w:rsidRPr="00F71A9A" w:rsidRDefault="0012712C"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C17. What is the most common method of transportation from the village to the nearest point where you can sell crops to private buyers?</w:t>
            </w:r>
          </w:p>
        </w:tc>
        <w:tc>
          <w:tcPr>
            <w:tcW w:w="4320" w:type="dxa"/>
            <w:gridSpan w:val="2"/>
            <w:tcBorders>
              <w:top w:val="single" w:sz="4" w:space="0" w:color="000000"/>
              <w:bottom w:val="single" w:sz="4" w:space="0" w:color="000000"/>
              <w:right w:val="single" w:sz="18" w:space="0" w:color="000000"/>
            </w:tcBorders>
          </w:tcPr>
          <w:p w14:paraId="1ABCE0EF"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1=Walking</w:t>
            </w:r>
          </w:p>
          <w:p w14:paraId="5B0DF682"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2=Bicycle</w:t>
            </w:r>
          </w:p>
          <w:p w14:paraId="41B6B038"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3=Ox-cart</w:t>
            </w:r>
          </w:p>
          <w:p w14:paraId="189329C4"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4=Canoe</w:t>
            </w:r>
          </w:p>
          <w:p w14:paraId="60B5FA60"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5=Motorized transport</w:t>
            </w:r>
          </w:p>
          <w:p w14:paraId="40531B3A"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6=Combination of modes</w:t>
            </w:r>
          </w:p>
          <w:p w14:paraId="608CE750" w14:textId="4F485E8E" w:rsidR="00DA6359" w:rsidRPr="00F71A9A" w:rsidRDefault="00DA6359" w:rsidP="00AC7CBE">
            <w:pPr>
              <w:spacing w:after="0" w:line="240" w:lineRule="auto"/>
              <w:contextualSpacing/>
              <w:rPr>
                <w:rFonts w:ascii="Gill Sans MT" w:hAnsi="Gill Sans MT"/>
                <w:sz w:val="20"/>
                <w:szCs w:val="20"/>
              </w:rPr>
            </w:pPr>
            <w:r w:rsidRPr="00F71A9A">
              <w:rPr>
                <w:rFonts w:ascii="Gill Sans MT" w:hAnsi="Gill Sans MT"/>
                <w:sz w:val="20"/>
                <w:szCs w:val="20"/>
              </w:rPr>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1892DAB5" w14:textId="77777777" w:rsidR="00DA6359" w:rsidRPr="00F71A9A" w:rsidRDefault="00DA6359"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7242F1" w:rsidRPr="00F71A9A" w14:paraId="4EA710B6"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59F9DE50" w14:textId="77777777" w:rsidR="007242F1" w:rsidRPr="00F71A9A" w:rsidRDefault="007242F1" w:rsidP="00AC7CBE">
            <w:pPr>
              <w:spacing w:after="0" w:line="240" w:lineRule="auto"/>
              <w:contextualSpacing/>
              <w:rPr>
                <w:rFonts w:ascii="Gill Sans MT" w:hAnsi="Gill Sans MT"/>
                <w:w w:val="105"/>
                <w:sz w:val="20"/>
                <w:szCs w:val="20"/>
              </w:rPr>
            </w:pPr>
          </w:p>
        </w:tc>
        <w:tc>
          <w:tcPr>
            <w:tcW w:w="7206" w:type="dxa"/>
            <w:gridSpan w:val="2"/>
            <w:tcBorders>
              <w:top w:val="single" w:sz="4" w:space="0" w:color="000000"/>
              <w:left w:val="single" w:sz="4" w:space="0" w:color="auto"/>
              <w:bottom w:val="single" w:sz="4" w:space="0" w:color="000000"/>
              <w:right w:val="single" w:sz="18" w:space="0" w:color="000000"/>
            </w:tcBorders>
          </w:tcPr>
          <w:p w14:paraId="61D29A0C" w14:textId="4E7B0978" w:rsidR="007242F1" w:rsidRPr="00F71A9A" w:rsidRDefault="0012712C" w:rsidP="00AC7CBE">
            <w:pPr>
              <w:spacing w:after="0" w:line="240" w:lineRule="auto"/>
              <w:contextualSpacing/>
              <w:rPr>
                <w:rFonts w:ascii="Gill Sans MT" w:hAnsi="Gill Sans MT"/>
                <w:w w:val="105"/>
                <w:sz w:val="20"/>
                <w:szCs w:val="20"/>
              </w:rPr>
            </w:pPr>
            <w:r w:rsidRPr="00F71A9A">
              <w:rPr>
                <w:rFonts w:ascii="Gill Sans MT" w:hAnsi="Gill Sans MT"/>
                <w:color w:val="000000"/>
                <w:sz w:val="20"/>
                <w:szCs w:val="20"/>
              </w:rPr>
              <w:t>C18</w:t>
            </w:r>
            <w:r w:rsidR="007242F1" w:rsidRPr="00F71A9A">
              <w:rPr>
                <w:rFonts w:ascii="Gill Sans MT" w:hAnsi="Gill Sans MT"/>
                <w:color w:val="000000"/>
                <w:sz w:val="20"/>
                <w:szCs w:val="20"/>
              </w:rPr>
              <w:t xml:space="preserve">.From the central part of this village, how many kilometers is it to the nearest market place with many buyers and sellers of locally produced agricultural products?   </w:t>
            </w:r>
            <w:r w:rsidR="007242F1" w:rsidRPr="00F71A9A">
              <w:rPr>
                <w:rFonts w:ascii="Gill Sans MT" w:hAnsi="Gill Sans MT"/>
                <w:b/>
                <w:color w:val="000000"/>
                <w:sz w:val="20"/>
                <w:szCs w:val="20"/>
              </w:rPr>
              <w:t>(</w:t>
            </w:r>
            <w:proofErr w:type="spellStart"/>
            <w:r w:rsidR="007242F1" w:rsidRPr="00F71A9A">
              <w:rPr>
                <w:rFonts w:ascii="Gill Sans MT" w:hAnsi="Gill Sans MT"/>
                <w:b/>
                <w:color w:val="000000"/>
                <w:sz w:val="20"/>
                <w:szCs w:val="20"/>
              </w:rPr>
              <w:t>hmarket</w:t>
            </w:r>
            <w:proofErr w:type="spellEnd"/>
            <w:r w:rsidR="007242F1" w:rsidRPr="00F71A9A">
              <w:rPr>
                <w:rFonts w:ascii="Gill Sans MT" w:hAnsi="Gill Sans MT"/>
                <w:b/>
                <w:color w:val="000000"/>
                <w:sz w:val="20"/>
                <w:szCs w:val="2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676CA948" w14:textId="77777777" w:rsidR="007242F1" w:rsidRPr="00F71A9A" w:rsidRDefault="007242F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DA6359" w:rsidRPr="00F71A9A" w14:paraId="4FB22948"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3D9A400E" w14:textId="77777777" w:rsidR="00DA6359" w:rsidRPr="00F71A9A" w:rsidRDefault="00DA6359"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6198303A" w14:textId="4F7F293A" w:rsidR="00DA6359" w:rsidRPr="00F71A9A" w:rsidRDefault="0012712C"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C19 What is the most common method of transportation from the village to the nearest market place with many buyers and sellers of locally produced agricultural products?   </w:t>
            </w:r>
          </w:p>
        </w:tc>
        <w:tc>
          <w:tcPr>
            <w:tcW w:w="4320" w:type="dxa"/>
            <w:gridSpan w:val="2"/>
            <w:tcBorders>
              <w:top w:val="single" w:sz="4" w:space="0" w:color="000000"/>
              <w:bottom w:val="single" w:sz="4" w:space="0" w:color="000000"/>
              <w:right w:val="single" w:sz="18" w:space="0" w:color="000000"/>
            </w:tcBorders>
          </w:tcPr>
          <w:p w14:paraId="21EA55C1"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1=Walking</w:t>
            </w:r>
          </w:p>
          <w:p w14:paraId="35E88F6D"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2=Bicycle</w:t>
            </w:r>
          </w:p>
          <w:p w14:paraId="35D318EC"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3=Ox-cart</w:t>
            </w:r>
          </w:p>
          <w:p w14:paraId="7E6FE4C8"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4=Canoe</w:t>
            </w:r>
          </w:p>
          <w:p w14:paraId="25A8BEB3"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lastRenderedPageBreak/>
              <w:t>5=Motorized transport</w:t>
            </w:r>
          </w:p>
          <w:p w14:paraId="55A89E2F"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6=Combination of modes</w:t>
            </w:r>
          </w:p>
          <w:p w14:paraId="306F2C9E" w14:textId="40C96404" w:rsidR="00DA6359" w:rsidRPr="00F71A9A" w:rsidRDefault="00DA6359" w:rsidP="00AC7CBE">
            <w:pPr>
              <w:spacing w:after="0" w:line="240" w:lineRule="auto"/>
              <w:contextualSpacing/>
              <w:rPr>
                <w:rFonts w:ascii="Gill Sans MT" w:hAnsi="Gill Sans MT"/>
                <w:sz w:val="20"/>
                <w:szCs w:val="20"/>
              </w:rPr>
            </w:pPr>
            <w:r w:rsidRPr="00F71A9A">
              <w:rPr>
                <w:rFonts w:ascii="Gill Sans MT" w:hAnsi="Gill Sans MT"/>
                <w:sz w:val="20"/>
                <w:szCs w:val="20"/>
              </w:rPr>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340F72C1" w14:textId="77777777" w:rsidR="00DA6359" w:rsidRPr="00F71A9A" w:rsidRDefault="00DA6359"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lastRenderedPageBreak/>
              <w:t>(Code)</w:t>
            </w:r>
          </w:p>
        </w:tc>
      </w:tr>
      <w:tr w:rsidR="007242F1" w:rsidRPr="00F71A9A" w14:paraId="3D67E6F7"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7A3902FC" w14:textId="77777777" w:rsidR="007242F1" w:rsidRPr="00F71A9A" w:rsidRDefault="007242F1" w:rsidP="00AC7CBE">
            <w:pPr>
              <w:spacing w:after="0" w:line="240" w:lineRule="auto"/>
              <w:contextualSpacing/>
              <w:rPr>
                <w:rFonts w:ascii="Gill Sans MT" w:hAnsi="Gill Sans MT"/>
                <w:w w:val="105"/>
                <w:sz w:val="20"/>
                <w:szCs w:val="20"/>
              </w:rPr>
            </w:pPr>
          </w:p>
        </w:tc>
        <w:tc>
          <w:tcPr>
            <w:tcW w:w="7206" w:type="dxa"/>
            <w:gridSpan w:val="2"/>
            <w:tcBorders>
              <w:top w:val="single" w:sz="4" w:space="0" w:color="000000"/>
              <w:left w:val="single" w:sz="4" w:space="0" w:color="auto"/>
              <w:bottom w:val="single" w:sz="4" w:space="0" w:color="000000"/>
              <w:right w:val="single" w:sz="18" w:space="0" w:color="000000"/>
            </w:tcBorders>
          </w:tcPr>
          <w:p w14:paraId="78347AD3" w14:textId="51CB16A9" w:rsidR="007242F1" w:rsidRPr="00F71A9A" w:rsidRDefault="0012712C" w:rsidP="00AC7CBE">
            <w:pPr>
              <w:spacing w:after="0" w:line="240" w:lineRule="auto"/>
              <w:contextualSpacing/>
              <w:rPr>
                <w:rFonts w:ascii="Gill Sans MT" w:hAnsi="Gill Sans MT"/>
                <w:w w:val="105"/>
                <w:sz w:val="20"/>
                <w:szCs w:val="20"/>
              </w:rPr>
            </w:pPr>
            <w:r w:rsidRPr="00F71A9A">
              <w:rPr>
                <w:rFonts w:ascii="Gill Sans MT" w:hAnsi="Gill Sans MT"/>
                <w:color w:val="000000"/>
                <w:sz w:val="20"/>
                <w:szCs w:val="20"/>
              </w:rPr>
              <w:t>C20</w:t>
            </w:r>
            <w:r w:rsidR="007242F1" w:rsidRPr="00F71A9A">
              <w:rPr>
                <w:rFonts w:ascii="Gill Sans MT" w:hAnsi="Gill Sans MT"/>
                <w:color w:val="000000"/>
                <w:sz w:val="20"/>
                <w:szCs w:val="20"/>
              </w:rPr>
              <w:t xml:space="preserve">.From the central part of this village, how many kilometers is it to the nearest primary school?  </w:t>
            </w:r>
            <w:r w:rsidR="007242F1" w:rsidRPr="00F71A9A">
              <w:rPr>
                <w:rFonts w:ascii="Gill Sans MT" w:hAnsi="Gill Sans MT"/>
                <w:b/>
                <w:color w:val="000000"/>
                <w:sz w:val="20"/>
                <w:szCs w:val="20"/>
              </w:rPr>
              <w:t>(</w:t>
            </w:r>
            <w:proofErr w:type="spellStart"/>
            <w:r w:rsidR="007242F1" w:rsidRPr="00F71A9A">
              <w:rPr>
                <w:rFonts w:ascii="Gill Sans MT" w:hAnsi="Gill Sans MT"/>
                <w:b/>
                <w:color w:val="000000"/>
                <w:sz w:val="20"/>
                <w:szCs w:val="20"/>
              </w:rPr>
              <w:t>hprimary</w:t>
            </w:r>
            <w:proofErr w:type="spellEnd"/>
            <w:r w:rsidR="007242F1" w:rsidRPr="00F71A9A">
              <w:rPr>
                <w:rFonts w:ascii="Gill Sans MT" w:hAnsi="Gill Sans MT"/>
                <w:b/>
                <w:color w:val="000000"/>
                <w:sz w:val="20"/>
                <w:szCs w:val="2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1058E578" w14:textId="77777777" w:rsidR="007242F1" w:rsidRPr="00F71A9A" w:rsidRDefault="007242F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DA6359" w:rsidRPr="00F71A9A" w14:paraId="65C7E7FF"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00E6A0D4" w14:textId="77777777" w:rsidR="00DA6359" w:rsidRPr="00F71A9A" w:rsidRDefault="00DA6359"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2AB4872F" w14:textId="77313A5E" w:rsidR="00DA6359" w:rsidRPr="00F71A9A" w:rsidRDefault="0012712C"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C21What is the most common method of transportation from the village to the nearest primary school?</w:t>
            </w:r>
          </w:p>
        </w:tc>
        <w:tc>
          <w:tcPr>
            <w:tcW w:w="4320" w:type="dxa"/>
            <w:gridSpan w:val="2"/>
            <w:tcBorders>
              <w:top w:val="single" w:sz="4" w:space="0" w:color="000000"/>
              <w:bottom w:val="single" w:sz="4" w:space="0" w:color="000000"/>
              <w:right w:val="single" w:sz="18" w:space="0" w:color="000000"/>
            </w:tcBorders>
          </w:tcPr>
          <w:p w14:paraId="7117B1B5"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1=Walking</w:t>
            </w:r>
          </w:p>
          <w:p w14:paraId="350971C1"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2=Bicycle</w:t>
            </w:r>
          </w:p>
          <w:p w14:paraId="465DCA1C"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3=Ox-cart</w:t>
            </w:r>
          </w:p>
          <w:p w14:paraId="171F7B93"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4=Canoe</w:t>
            </w:r>
          </w:p>
          <w:p w14:paraId="2DD4835B"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5=Motorized transport</w:t>
            </w:r>
          </w:p>
          <w:p w14:paraId="4CC00270"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6=Combination of modes</w:t>
            </w:r>
          </w:p>
          <w:p w14:paraId="2DAB3AF6" w14:textId="7D2A6E5B" w:rsidR="00DA6359" w:rsidRPr="00F71A9A" w:rsidRDefault="00DA6359" w:rsidP="00AC7CBE">
            <w:pPr>
              <w:spacing w:after="0" w:line="240" w:lineRule="auto"/>
              <w:contextualSpacing/>
              <w:rPr>
                <w:rFonts w:ascii="Gill Sans MT" w:hAnsi="Gill Sans MT"/>
                <w:sz w:val="20"/>
                <w:szCs w:val="20"/>
              </w:rPr>
            </w:pPr>
            <w:r w:rsidRPr="00F71A9A">
              <w:rPr>
                <w:rFonts w:ascii="Gill Sans MT" w:hAnsi="Gill Sans MT"/>
                <w:sz w:val="20"/>
                <w:szCs w:val="20"/>
              </w:rPr>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1D01B6A0" w14:textId="77777777" w:rsidR="00DA6359" w:rsidRPr="00F71A9A" w:rsidRDefault="00DA6359"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7242F1" w:rsidRPr="00F71A9A" w14:paraId="2A56E158"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56145850" w14:textId="77777777" w:rsidR="007242F1" w:rsidRPr="00F71A9A" w:rsidRDefault="007242F1" w:rsidP="00AC7CBE">
            <w:pPr>
              <w:spacing w:after="0" w:line="240" w:lineRule="auto"/>
              <w:contextualSpacing/>
              <w:rPr>
                <w:rFonts w:ascii="Gill Sans MT" w:hAnsi="Gill Sans MT"/>
                <w:w w:val="105"/>
                <w:sz w:val="20"/>
                <w:szCs w:val="20"/>
              </w:rPr>
            </w:pPr>
          </w:p>
        </w:tc>
        <w:tc>
          <w:tcPr>
            <w:tcW w:w="7206" w:type="dxa"/>
            <w:gridSpan w:val="2"/>
            <w:tcBorders>
              <w:top w:val="single" w:sz="4" w:space="0" w:color="000000"/>
              <w:left w:val="single" w:sz="4" w:space="0" w:color="auto"/>
              <w:bottom w:val="single" w:sz="4" w:space="0" w:color="000000"/>
              <w:right w:val="single" w:sz="18" w:space="0" w:color="000000"/>
            </w:tcBorders>
          </w:tcPr>
          <w:p w14:paraId="658CD2F2" w14:textId="29AE58E6" w:rsidR="007242F1" w:rsidRPr="00F71A9A" w:rsidRDefault="0012712C" w:rsidP="00AC7CBE">
            <w:pPr>
              <w:spacing w:after="0" w:line="240" w:lineRule="auto"/>
              <w:contextualSpacing/>
              <w:rPr>
                <w:rFonts w:ascii="Gill Sans MT" w:hAnsi="Gill Sans MT"/>
                <w:w w:val="105"/>
                <w:sz w:val="20"/>
                <w:szCs w:val="20"/>
              </w:rPr>
            </w:pPr>
            <w:r w:rsidRPr="00F71A9A">
              <w:rPr>
                <w:rFonts w:ascii="Gill Sans MT" w:hAnsi="Gill Sans MT"/>
                <w:color w:val="000000"/>
                <w:sz w:val="20"/>
                <w:szCs w:val="20"/>
              </w:rPr>
              <w:t>C22</w:t>
            </w:r>
            <w:r w:rsidR="007242F1" w:rsidRPr="00F71A9A">
              <w:rPr>
                <w:rFonts w:ascii="Gill Sans MT" w:hAnsi="Gill Sans MT"/>
                <w:color w:val="000000"/>
                <w:sz w:val="20"/>
                <w:szCs w:val="20"/>
              </w:rPr>
              <w:t xml:space="preserve">.From the central part of this village, how many kilometers is it to the nearest secondary school?  </w:t>
            </w:r>
            <w:r w:rsidR="007242F1" w:rsidRPr="00F71A9A">
              <w:rPr>
                <w:rFonts w:ascii="Gill Sans MT" w:hAnsi="Gill Sans MT"/>
                <w:b/>
                <w:color w:val="000000"/>
                <w:sz w:val="20"/>
                <w:szCs w:val="20"/>
              </w:rPr>
              <w:t>(</w:t>
            </w:r>
            <w:proofErr w:type="spellStart"/>
            <w:r w:rsidR="007242F1" w:rsidRPr="00F71A9A">
              <w:rPr>
                <w:rFonts w:ascii="Gill Sans MT" w:hAnsi="Gill Sans MT"/>
                <w:b/>
                <w:color w:val="000000"/>
                <w:sz w:val="20"/>
                <w:szCs w:val="20"/>
              </w:rPr>
              <w:t>hsecond</w:t>
            </w:r>
            <w:proofErr w:type="spellEnd"/>
            <w:r w:rsidR="007242F1" w:rsidRPr="00F71A9A">
              <w:rPr>
                <w:rFonts w:ascii="Gill Sans MT" w:hAnsi="Gill Sans MT"/>
                <w:b/>
                <w:color w:val="000000"/>
                <w:sz w:val="20"/>
                <w:szCs w:val="2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66857E9B" w14:textId="77777777" w:rsidR="007242F1" w:rsidRPr="00F71A9A" w:rsidRDefault="007242F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DA6359" w:rsidRPr="00F71A9A" w14:paraId="4788B625"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411C139A" w14:textId="77777777" w:rsidR="00DA6359" w:rsidRPr="00F71A9A" w:rsidRDefault="00DA6359"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6D28DF59" w14:textId="20953CBC" w:rsidR="00DA6359" w:rsidRPr="00F71A9A" w:rsidRDefault="0012712C"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C23. What is the most common method of transportation from the village to the nearest secondary school?  </w:t>
            </w:r>
          </w:p>
        </w:tc>
        <w:tc>
          <w:tcPr>
            <w:tcW w:w="4320" w:type="dxa"/>
            <w:gridSpan w:val="2"/>
            <w:tcBorders>
              <w:top w:val="single" w:sz="4" w:space="0" w:color="000000"/>
              <w:bottom w:val="single" w:sz="4" w:space="0" w:color="000000"/>
              <w:right w:val="single" w:sz="18" w:space="0" w:color="000000"/>
            </w:tcBorders>
          </w:tcPr>
          <w:p w14:paraId="5C0A3CA4"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1=Walking</w:t>
            </w:r>
          </w:p>
          <w:p w14:paraId="0FC54D6D"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2=Bicycle</w:t>
            </w:r>
          </w:p>
          <w:p w14:paraId="1F380D04"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3=Ox-cart</w:t>
            </w:r>
          </w:p>
          <w:p w14:paraId="445811B1"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4=Canoe</w:t>
            </w:r>
          </w:p>
          <w:p w14:paraId="01AB98D5"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5=Motorized transport</w:t>
            </w:r>
          </w:p>
          <w:p w14:paraId="2F12DB94"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6=Combination of modes</w:t>
            </w:r>
          </w:p>
          <w:p w14:paraId="0BC293DA" w14:textId="017E7917" w:rsidR="00DA6359" w:rsidRPr="00F71A9A" w:rsidRDefault="00DA6359" w:rsidP="00AC7CBE">
            <w:pPr>
              <w:spacing w:after="0" w:line="240" w:lineRule="auto"/>
              <w:contextualSpacing/>
              <w:rPr>
                <w:rFonts w:ascii="Gill Sans MT" w:hAnsi="Gill Sans MT"/>
                <w:sz w:val="20"/>
                <w:szCs w:val="20"/>
              </w:rPr>
            </w:pPr>
            <w:r w:rsidRPr="00F71A9A">
              <w:rPr>
                <w:rFonts w:ascii="Gill Sans MT" w:hAnsi="Gill Sans MT"/>
                <w:sz w:val="20"/>
                <w:szCs w:val="20"/>
              </w:rPr>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42AED0B0" w14:textId="77777777" w:rsidR="00DA6359" w:rsidRPr="00F71A9A" w:rsidRDefault="00DA6359"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7242F1" w:rsidRPr="00F71A9A" w14:paraId="07127526"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620FA90F" w14:textId="77777777" w:rsidR="007242F1" w:rsidRPr="00F71A9A" w:rsidRDefault="007242F1" w:rsidP="00AC7CBE">
            <w:pPr>
              <w:spacing w:after="0" w:line="240" w:lineRule="auto"/>
              <w:contextualSpacing/>
              <w:rPr>
                <w:rFonts w:ascii="Gill Sans MT" w:hAnsi="Gill Sans MT"/>
                <w:w w:val="105"/>
                <w:sz w:val="20"/>
                <w:szCs w:val="20"/>
              </w:rPr>
            </w:pPr>
          </w:p>
        </w:tc>
        <w:tc>
          <w:tcPr>
            <w:tcW w:w="7206" w:type="dxa"/>
            <w:gridSpan w:val="2"/>
            <w:tcBorders>
              <w:top w:val="single" w:sz="4" w:space="0" w:color="000000"/>
              <w:left w:val="single" w:sz="4" w:space="0" w:color="auto"/>
              <w:bottom w:val="single" w:sz="4" w:space="0" w:color="000000"/>
              <w:right w:val="single" w:sz="18" w:space="0" w:color="000000"/>
            </w:tcBorders>
          </w:tcPr>
          <w:p w14:paraId="0DD59838" w14:textId="1119D6A8" w:rsidR="007242F1" w:rsidRPr="00F71A9A" w:rsidRDefault="0012712C" w:rsidP="00AC7CBE">
            <w:pPr>
              <w:spacing w:after="0" w:line="240" w:lineRule="auto"/>
              <w:contextualSpacing/>
              <w:rPr>
                <w:rFonts w:ascii="Gill Sans MT" w:hAnsi="Gill Sans MT"/>
                <w:w w:val="105"/>
                <w:sz w:val="20"/>
                <w:szCs w:val="20"/>
              </w:rPr>
            </w:pPr>
            <w:r w:rsidRPr="00F71A9A">
              <w:rPr>
                <w:rFonts w:ascii="Gill Sans MT" w:hAnsi="Gill Sans MT"/>
                <w:color w:val="000000"/>
                <w:sz w:val="20"/>
                <w:szCs w:val="20"/>
              </w:rPr>
              <w:t>C25</w:t>
            </w:r>
            <w:r w:rsidR="007242F1" w:rsidRPr="00F71A9A">
              <w:rPr>
                <w:rFonts w:ascii="Gill Sans MT" w:hAnsi="Gill Sans MT"/>
                <w:color w:val="000000"/>
                <w:sz w:val="20"/>
                <w:szCs w:val="20"/>
              </w:rPr>
              <w:t xml:space="preserve">.From the central part of this village, how many kilometers is it to the nearest clinic or health center? </w:t>
            </w:r>
            <w:r w:rsidR="007242F1" w:rsidRPr="00F71A9A">
              <w:rPr>
                <w:rFonts w:ascii="Gill Sans MT" w:hAnsi="Gill Sans MT"/>
                <w:b/>
                <w:color w:val="000000"/>
                <w:sz w:val="20"/>
                <w:szCs w:val="20"/>
              </w:rPr>
              <w:t>(</w:t>
            </w:r>
            <w:proofErr w:type="spellStart"/>
            <w:r w:rsidR="007242F1" w:rsidRPr="00F71A9A">
              <w:rPr>
                <w:rFonts w:ascii="Gill Sans MT" w:hAnsi="Gill Sans MT"/>
                <w:b/>
                <w:color w:val="000000"/>
                <w:sz w:val="20"/>
                <w:szCs w:val="20"/>
              </w:rPr>
              <w:t>hclinic</w:t>
            </w:r>
            <w:proofErr w:type="spellEnd"/>
            <w:r w:rsidR="007242F1" w:rsidRPr="00F71A9A">
              <w:rPr>
                <w:rFonts w:ascii="Gill Sans MT" w:hAnsi="Gill Sans MT"/>
                <w:b/>
                <w:color w:val="000000"/>
                <w:sz w:val="20"/>
                <w:szCs w:val="2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563D41CF" w14:textId="77777777" w:rsidR="007242F1" w:rsidRPr="00F71A9A" w:rsidRDefault="007242F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DA6359" w:rsidRPr="00F71A9A" w14:paraId="7C38990F"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62C08AD9" w14:textId="77777777" w:rsidR="00DA6359" w:rsidRPr="00F71A9A" w:rsidRDefault="00DA6359"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0F9B85C5" w14:textId="274CA04F" w:rsidR="00DA6359" w:rsidRPr="00F71A9A" w:rsidRDefault="0012712C"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C26. What is the most common method of transportation from the village to the nearest clinic or health center?</w:t>
            </w:r>
          </w:p>
        </w:tc>
        <w:tc>
          <w:tcPr>
            <w:tcW w:w="4320" w:type="dxa"/>
            <w:gridSpan w:val="2"/>
            <w:tcBorders>
              <w:top w:val="single" w:sz="4" w:space="0" w:color="000000"/>
              <w:bottom w:val="single" w:sz="4" w:space="0" w:color="000000"/>
              <w:right w:val="single" w:sz="18" w:space="0" w:color="000000"/>
            </w:tcBorders>
          </w:tcPr>
          <w:p w14:paraId="3AD037AA"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1=Walking</w:t>
            </w:r>
          </w:p>
          <w:p w14:paraId="60F4368B"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2=Bicycle</w:t>
            </w:r>
          </w:p>
          <w:p w14:paraId="13DD5EC5"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3=Ox-cart</w:t>
            </w:r>
          </w:p>
          <w:p w14:paraId="2E89711A"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4=Canoe</w:t>
            </w:r>
          </w:p>
          <w:p w14:paraId="69C4BB80"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5=Motorized transport</w:t>
            </w:r>
          </w:p>
          <w:p w14:paraId="3B59FB29"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6=Combination of modes</w:t>
            </w:r>
          </w:p>
          <w:p w14:paraId="7090BE49" w14:textId="06052FB0" w:rsidR="00DA6359" w:rsidRPr="00F71A9A" w:rsidRDefault="00DA6359" w:rsidP="00AC7CBE">
            <w:pPr>
              <w:spacing w:after="0" w:line="240" w:lineRule="auto"/>
              <w:contextualSpacing/>
              <w:rPr>
                <w:rFonts w:ascii="Gill Sans MT" w:hAnsi="Gill Sans MT"/>
                <w:sz w:val="20"/>
                <w:szCs w:val="20"/>
              </w:rPr>
            </w:pPr>
            <w:r w:rsidRPr="00F71A9A">
              <w:rPr>
                <w:rFonts w:ascii="Gill Sans MT" w:hAnsi="Gill Sans MT"/>
                <w:sz w:val="20"/>
                <w:szCs w:val="20"/>
              </w:rPr>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7BE0DAD8" w14:textId="77777777" w:rsidR="00DA6359" w:rsidRPr="00F71A9A" w:rsidRDefault="00DA6359"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7242F1" w:rsidRPr="00F71A9A" w14:paraId="6AC632E9"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6A24E933" w14:textId="77777777" w:rsidR="007242F1" w:rsidRPr="00F71A9A" w:rsidRDefault="007242F1" w:rsidP="00AC7CBE">
            <w:pPr>
              <w:spacing w:after="0" w:line="240" w:lineRule="auto"/>
              <w:contextualSpacing/>
              <w:rPr>
                <w:rFonts w:ascii="Gill Sans MT" w:hAnsi="Gill Sans MT"/>
                <w:w w:val="105"/>
                <w:sz w:val="20"/>
                <w:szCs w:val="20"/>
              </w:rPr>
            </w:pPr>
          </w:p>
        </w:tc>
        <w:tc>
          <w:tcPr>
            <w:tcW w:w="7206" w:type="dxa"/>
            <w:gridSpan w:val="2"/>
            <w:tcBorders>
              <w:top w:val="single" w:sz="4" w:space="0" w:color="000000"/>
              <w:left w:val="single" w:sz="4" w:space="0" w:color="auto"/>
              <w:bottom w:val="single" w:sz="4" w:space="0" w:color="000000"/>
              <w:right w:val="single" w:sz="18" w:space="0" w:color="000000"/>
            </w:tcBorders>
          </w:tcPr>
          <w:p w14:paraId="251344C9" w14:textId="659AE851" w:rsidR="007242F1" w:rsidRPr="00F71A9A" w:rsidRDefault="0012712C" w:rsidP="00AC7CBE">
            <w:pPr>
              <w:spacing w:after="0" w:line="240" w:lineRule="auto"/>
              <w:contextualSpacing/>
              <w:rPr>
                <w:rFonts w:ascii="Gill Sans MT" w:hAnsi="Gill Sans MT"/>
                <w:w w:val="105"/>
                <w:sz w:val="20"/>
                <w:szCs w:val="20"/>
              </w:rPr>
            </w:pPr>
            <w:r w:rsidRPr="00F71A9A">
              <w:rPr>
                <w:rFonts w:ascii="Gill Sans MT" w:hAnsi="Gill Sans MT"/>
                <w:color w:val="000000"/>
                <w:sz w:val="20"/>
                <w:szCs w:val="20"/>
              </w:rPr>
              <w:t xml:space="preserve">C27. </w:t>
            </w:r>
            <w:r w:rsidR="007242F1" w:rsidRPr="00F71A9A">
              <w:rPr>
                <w:rFonts w:ascii="Gill Sans MT" w:hAnsi="Gill Sans MT"/>
                <w:color w:val="000000"/>
                <w:sz w:val="20"/>
                <w:szCs w:val="20"/>
              </w:rPr>
              <w:t xml:space="preserve">From the central part of this village, how many kilometers is it to the nearest bank or microfinance office? </w:t>
            </w:r>
            <w:r w:rsidR="007242F1" w:rsidRPr="00F71A9A">
              <w:rPr>
                <w:rFonts w:ascii="Gill Sans MT" w:hAnsi="Gill Sans MT"/>
                <w:b/>
                <w:color w:val="000000"/>
                <w:sz w:val="20"/>
                <w:szCs w:val="20"/>
              </w:rPr>
              <w:t>(</w:t>
            </w:r>
            <w:proofErr w:type="spellStart"/>
            <w:r w:rsidR="007242F1" w:rsidRPr="00F71A9A">
              <w:rPr>
                <w:rFonts w:ascii="Gill Sans MT" w:hAnsi="Gill Sans MT"/>
                <w:b/>
                <w:color w:val="000000"/>
                <w:sz w:val="20"/>
                <w:szCs w:val="20"/>
              </w:rPr>
              <w:t>hbank</w:t>
            </w:r>
            <w:proofErr w:type="spellEnd"/>
            <w:r w:rsidR="007242F1" w:rsidRPr="00F71A9A">
              <w:rPr>
                <w:rFonts w:ascii="Gill Sans MT" w:hAnsi="Gill Sans MT"/>
                <w:b/>
                <w:color w:val="000000"/>
                <w:sz w:val="20"/>
                <w:szCs w:val="2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6F42A523" w14:textId="77777777" w:rsidR="007242F1" w:rsidRPr="00F71A9A" w:rsidRDefault="007242F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DA6359" w:rsidRPr="00F71A9A" w14:paraId="1736E31F"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2254D9C0" w14:textId="77777777" w:rsidR="00DA6359" w:rsidRPr="00F71A9A" w:rsidRDefault="00DA6359"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2C32539F" w14:textId="02CF6902" w:rsidR="00DA6359" w:rsidRPr="00F71A9A" w:rsidRDefault="0012712C"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C.28 What is the most common method of transportation from the village to the nearest bank or microfinance office?</w:t>
            </w:r>
          </w:p>
        </w:tc>
        <w:tc>
          <w:tcPr>
            <w:tcW w:w="4320" w:type="dxa"/>
            <w:gridSpan w:val="2"/>
            <w:tcBorders>
              <w:top w:val="single" w:sz="4" w:space="0" w:color="000000"/>
              <w:bottom w:val="single" w:sz="4" w:space="0" w:color="000000"/>
              <w:right w:val="single" w:sz="18" w:space="0" w:color="000000"/>
            </w:tcBorders>
          </w:tcPr>
          <w:p w14:paraId="0B1198D6"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1=Walking</w:t>
            </w:r>
          </w:p>
          <w:p w14:paraId="3D20F6B3"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2=Bicycle</w:t>
            </w:r>
          </w:p>
          <w:p w14:paraId="34A50A45"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3=Ox-cart</w:t>
            </w:r>
          </w:p>
          <w:p w14:paraId="3A87B95B"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4=Canoe</w:t>
            </w:r>
          </w:p>
          <w:p w14:paraId="03DEAC0F"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5=Motorized transport</w:t>
            </w:r>
          </w:p>
          <w:p w14:paraId="107B6051"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6=Combination of modes</w:t>
            </w:r>
          </w:p>
          <w:p w14:paraId="039D20B5" w14:textId="682AC4FC" w:rsidR="00DA6359" w:rsidRPr="00F71A9A" w:rsidRDefault="00DA6359" w:rsidP="00AC7CBE">
            <w:pPr>
              <w:spacing w:after="0" w:line="240" w:lineRule="auto"/>
              <w:contextualSpacing/>
              <w:rPr>
                <w:rFonts w:ascii="Gill Sans MT" w:hAnsi="Gill Sans MT"/>
                <w:sz w:val="20"/>
                <w:szCs w:val="20"/>
              </w:rPr>
            </w:pPr>
            <w:r w:rsidRPr="00F71A9A">
              <w:rPr>
                <w:rFonts w:ascii="Gill Sans MT" w:hAnsi="Gill Sans MT"/>
                <w:sz w:val="20"/>
                <w:szCs w:val="20"/>
              </w:rPr>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3DFC6837" w14:textId="77777777" w:rsidR="00DA6359" w:rsidRPr="00F71A9A" w:rsidRDefault="00DA6359"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7242F1" w:rsidRPr="00F71A9A" w14:paraId="7EFD5B67"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509C16F2" w14:textId="77777777" w:rsidR="007242F1" w:rsidRPr="00F71A9A" w:rsidRDefault="007242F1" w:rsidP="00AC7CBE">
            <w:pPr>
              <w:spacing w:after="0" w:line="240" w:lineRule="auto"/>
              <w:contextualSpacing/>
              <w:rPr>
                <w:rFonts w:ascii="Gill Sans MT" w:hAnsi="Gill Sans MT"/>
                <w:w w:val="105"/>
                <w:sz w:val="20"/>
                <w:szCs w:val="20"/>
              </w:rPr>
            </w:pPr>
          </w:p>
        </w:tc>
        <w:tc>
          <w:tcPr>
            <w:tcW w:w="7206" w:type="dxa"/>
            <w:gridSpan w:val="2"/>
            <w:tcBorders>
              <w:top w:val="single" w:sz="4" w:space="0" w:color="000000"/>
              <w:left w:val="single" w:sz="4" w:space="0" w:color="auto"/>
              <w:bottom w:val="single" w:sz="4" w:space="0" w:color="000000"/>
              <w:right w:val="single" w:sz="18" w:space="0" w:color="000000"/>
            </w:tcBorders>
          </w:tcPr>
          <w:p w14:paraId="0F2916F6" w14:textId="0BA4711E" w:rsidR="007242F1" w:rsidRPr="00F71A9A" w:rsidRDefault="0012712C" w:rsidP="00AC7CBE">
            <w:pPr>
              <w:spacing w:after="0" w:line="240" w:lineRule="auto"/>
              <w:contextualSpacing/>
              <w:rPr>
                <w:rFonts w:ascii="Gill Sans MT" w:hAnsi="Gill Sans MT"/>
                <w:w w:val="105"/>
                <w:sz w:val="20"/>
                <w:szCs w:val="20"/>
              </w:rPr>
            </w:pPr>
            <w:r w:rsidRPr="00F71A9A">
              <w:rPr>
                <w:rFonts w:ascii="Gill Sans MT" w:hAnsi="Gill Sans MT"/>
                <w:color w:val="000000"/>
                <w:sz w:val="20"/>
                <w:szCs w:val="20"/>
              </w:rPr>
              <w:t>C29</w:t>
            </w:r>
            <w:r w:rsidR="007242F1" w:rsidRPr="00F71A9A">
              <w:rPr>
                <w:rFonts w:ascii="Gill Sans MT" w:hAnsi="Gill Sans MT"/>
                <w:color w:val="000000"/>
                <w:sz w:val="20"/>
                <w:szCs w:val="20"/>
              </w:rPr>
              <w:t xml:space="preserve">.From the central part of this village, how many kilometers is it to the nearest </w:t>
            </w:r>
            <w:commentRangeStart w:id="1"/>
            <w:commentRangeStart w:id="2"/>
            <w:r w:rsidR="007242F1" w:rsidRPr="00F71A9A">
              <w:rPr>
                <w:rFonts w:ascii="Gill Sans MT" w:hAnsi="Gill Sans MT"/>
                <w:color w:val="000000"/>
                <w:sz w:val="20"/>
                <w:szCs w:val="20"/>
              </w:rPr>
              <w:t>borehole</w:t>
            </w:r>
            <w:commentRangeEnd w:id="1"/>
            <w:r w:rsidR="000E1818">
              <w:rPr>
                <w:rStyle w:val="CommentReference"/>
              </w:rPr>
              <w:commentReference w:id="1"/>
            </w:r>
            <w:r w:rsidR="007242F1" w:rsidRPr="00F71A9A">
              <w:rPr>
                <w:rFonts w:ascii="Gill Sans MT" w:hAnsi="Gill Sans MT"/>
                <w:color w:val="000000"/>
                <w:sz w:val="20"/>
                <w:szCs w:val="20"/>
              </w:rPr>
              <w:t xml:space="preserve">?   </w:t>
            </w:r>
            <w:commentRangeEnd w:id="2"/>
            <w:r w:rsidR="00036578">
              <w:rPr>
                <w:rStyle w:val="CommentReference"/>
              </w:rPr>
              <w:commentReference w:id="2"/>
            </w:r>
            <w:r w:rsidR="007242F1" w:rsidRPr="00F71A9A">
              <w:rPr>
                <w:rFonts w:ascii="Gill Sans MT" w:hAnsi="Gill Sans MT"/>
                <w:b/>
                <w:color w:val="000000"/>
                <w:sz w:val="20"/>
                <w:szCs w:val="20"/>
              </w:rPr>
              <w:t>(</w:t>
            </w:r>
            <w:proofErr w:type="spellStart"/>
            <w:proofErr w:type="gramStart"/>
            <w:r w:rsidR="007242F1" w:rsidRPr="00F71A9A">
              <w:rPr>
                <w:rFonts w:ascii="Gill Sans MT" w:hAnsi="Gill Sans MT"/>
                <w:b/>
                <w:color w:val="000000"/>
                <w:sz w:val="20"/>
                <w:szCs w:val="20"/>
              </w:rPr>
              <w:t>hbore</w:t>
            </w:r>
            <w:proofErr w:type="spellEnd"/>
            <w:proofErr w:type="gramEnd"/>
            <w:r w:rsidR="007242F1" w:rsidRPr="00F71A9A">
              <w:rPr>
                <w:rFonts w:ascii="Gill Sans MT" w:hAnsi="Gill Sans MT"/>
                <w:b/>
                <w:color w:val="000000"/>
                <w:sz w:val="20"/>
                <w:szCs w:val="2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36629510" w14:textId="77777777" w:rsidR="007242F1" w:rsidRPr="00F71A9A" w:rsidRDefault="007242F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DA6359" w:rsidRPr="00F71A9A" w14:paraId="41219CAA"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2FB3C746" w14:textId="77777777" w:rsidR="00DA6359" w:rsidRPr="00F71A9A" w:rsidRDefault="00DA6359"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1EF085F3" w14:textId="3E943DA7" w:rsidR="00DA6359" w:rsidRPr="00F71A9A" w:rsidRDefault="0012712C"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C.30 What is the most common method of transportation from the village to the nearest borehole?   </w:t>
            </w:r>
          </w:p>
        </w:tc>
        <w:tc>
          <w:tcPr>
            <w:tcW w:w="4320" w:type="dxa"/>
            <w:gridSpan w:val="2"/>
            <w:tcBorders>
              <w:top w:val="single" w:sz="4" w:space="0" w:color="000000"/>
              <w:bottom w:val="single" w:sz="4" w:space="0" w:color="000000"/>
              <w:right w:val="single" w:sz="18" w:space="0" w:color="000000"/>
            </w:tcBorders>
          </w:tcPr>
          <w:p w14:paraId="25E574E7"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1=Walking</w:t>
            </w:r>
          </w:p>
          <w:p w14:paraId="6EC275B1"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2=Bicycle</w:t>
            </w:r>
          </w:p>
          <w:p w14:paraId="3529F4D9"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3=Ox-cart</w:t>
            </w:r>
          </w:p>
          <w:p w14:paraId="25A2F1E4"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4=Canoe</w:t>
            </w:r>
          </w:p>
          <w:p w14:paraId="77266F1F"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5=Motorized transport</w:t>
            </w:r>
          </w:p>
          <w:p w14:paraId="1881FA6A"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6=Combination of modes</w:t>
            </w:r>
          </w:p>
          <w:p w14:paraId="001B7323" w14:textId="4D707B9D" w:rsidR="00DA6359" w:rsidRPr="00F71A9A" w:rsidRDefault="00DA6359" w:rsidP="00AC7CBE">
            <w:pPr>
              <w:spacing w:after="0" w:line="240" w:lineRule="auto"/>
              <w:contextualSpacing/>
              <w:rPr>
                <w:rFonts w:ascii="Gill Sans MT" w:hAnsi="Gill Sans MT"/>
                <w:sz w:val="20"/>
                <w:szCs w:val="20"/>
              </w:rPr>
            </w:pPr>
            <w:r w:rsidRPr="00F71A9A">
              <w:rPr>
                <w:rFonts w:ascii="Gill Sans MT" w:hAnsi="Gill Sans MT"/>
                <w:sz w:val="20"/>
                <w:szCs w:val="20"/>
              </w:rPr>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381CBA3E" w14:textId="77777777" w:rsidR="00DA6359" w:rsidRPr="00F71A9A" w:rsidRDefault="00DA6359"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7242F1" w:rsidRPr="00F71A9A" w14:paraId="6EBD93F0"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44AA2F38" w14:textId="77777777" w:rsidR="007242F1" w:rsidRPr="00F71A9A" w:rsidRDefault="007242F1" w:rsidP="00AC7CBE">
            <w:pPr>
              <w:spacing w:after="0" w:line="240" w:lineRule="auto"/>
              <w:contextualSpacing/>
              <w:rPr>
                <w:rFonts w:ascii="Gill Sans MT" w:hAnsi="Gill Sans MT"/>
                <w:w w:val="105"/>
                <w:sz w:val="20"/>
                <w:szCs w:val="20"/>
              </w:rPr>
            </w:pPr>
          </w:p>
        </w:tc>
        <w:tc>
          <w:tcPr>
            <w:tcW w:w="7206" w:type="dxa"/>
            <w:gridSpan w:val="2"/>
            <w:tcBorders>
              <w:top w:val="single" w:sz="4" w:space="0" w:color="000000"/>
              <w:left w:val="single" w:sz="4" w:space="0" w:color="auto"/>
              <w:bottom w:val="single" w:sz="4" w:space="0" w:color="000000"/>
              <w:right w:val="single" w:sz="18" w:space="0" w:color="000000"/>
            </w:tcBorders>
          </w:tcPr>
          <w:p w14:paraId="4FE2409F" w14:textId="2B50ABC4" w:rsidR="007242F1" w:rsidRPr="00F71A9A" w:rsidRDefault="0012712C" w:rsidP="00AC7CBE">
            <w:pPr>
              <w:pStyle w:val="BodyText2"/>
              <w:tabs>
                <w:tab w:val="clear" w:pos="9990"/>
              </w:tabs>
              <w:spacing w:after="0" w:line="240" w:lineRule="auto"/>
              <w:contextualSpacing/>
              <w:rPr>
                <w:rFonts w:ascii="Gill Sans MT" w:hAnsi="Gill Sans MT"/>
                <w:sz w:val="20"/>
                <w:szCs w:val="20"/>
              </w:rPr>
            </w:pPr>
            <w:r w:rsidRPr="00F71A9A">
              <w:rPr>
                <w:rFonts w:ascii="Gill Sans MT" w:hAnsi="Gill Sans MT"/>
                <w:sz w:val="20"/>
                <w:szCs w:val="20"/>
              </w:rPr>
              <w:t>C31</w:t>
            </w:r>
            <w:r w:rsidR="007242F1" w:rsidRPr="00F71A9A">
              <w:rPr>
                <w:rFonts w:ascii="Gill Sans MT" w:hAnsi="Gill Sans MT"/>
                <w:sz w:val="20"/>
                <w:szCs w:val="20"/>
              </w:rPr>
              <w:t xml:space="preserve">.From the central part of this village, how many kilometers is it to the nearest agricultural camp officer?  </w:t>
            </w:r>
            <w:r w:rsidR="007242F1" w:rsidRPr="00F71A9A">
              <w:rPr>
                <w:rFonts w:ascii="Gill Sans MT" w:hAnsi="Gill Sans MT"/>
                <w:b/>
                <w:sz w:val="20"/>
                <w:szCs w:val="20"/>
              </w:rPr>
              <w:t>(</w:t>
            </w:r>
            <w:proofErr w:type="spellStart"/>
            <w:r w:rsidR="007242F1" w:rsidRPr="00F71A9A">
              <w:rPr>
                <w:rFonts w:ascii="Gill Sans MT" w:hAnsi="Gill Sans MT"/>
                <w:b/>
                <w:sz w:val="20"/>
                <w:szCs w:val="20"/>
              </w:rPr>
              <w:t>hagoffice</w:t>
            </w:r>
            <w:proofErr w:type="spellEnd"/>
            <w:r w:rsidR="007242F1" w:rsidRPr="00F71A9A">
              <w:rPr>
                <w:rFonts w:ascii="Gill Sans MT" w:hAnsi="Gill Sans MT"/>
                <w:b/>
                <w:sz w:val="20"/>
                <w:szCs w:val="20"/>
              </w:rPr>
              <w:t>)</w:t>
            </w:r>
          </w:p>
        </w:tc>
        <w:tc>
          <w:tcPr>
            <w:tcW w:w="2525" w:type="dxa"/>
            <w:gridSpan w:val="2"/>
            <w:tcBorders>
              <w:top w:val="single" w:sz="18" w:space="0" w:color="000000"/>
              <w:left w:val="single" w:sz="18" w:space="0" w:color="000000"/>
              <w:bottom w:val="single" w:sz="18" w:space="0" w:color="000000"/>
              <w:right w:val="single" w:sz="18" w:space="0" w:color="000000"/>
            </w:tcBorders>
          </w:tcPr>
          <w:p w14:paraId="35D60654" w14:textId="27005956" w:rsidR="007242F1" w:rsidRPr="00F71A9A" w:rsidRDefault="007242F1"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DA6359" w:rsidRPr="00F71A9A" w14:paraId="5109AB39"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4183FA34" w14:textId="77777777" w:rsidR="00DA6359" w:rsidRPr="00F71A9A" w:rsidRDefault="00DA6359"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7F226B90" w14:textId="50DA43D0" w:rsidR="00DA6359" w:rsidRPr="00F71A9A" w:rsidRDefault="0012712C"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C.32 What is the most common method of transportation from the village to the nearest </w:t>
            </w:r>
            <w:r w:rsidRPr="00F71A9A">
              <w:rPr>
                <w:rFonts w:ascii="Gill Sans MT" w:hAnsi="Gill Sans MT"/>
                <w:sz w:val="20"/>
                <w:szCs w:val="20"/>
              </w:rPr>
              <w:t xml:space="preserve">agricultural camp officer?  </w:t>
            </w:r>
          </w:p>
        </w:tc>
        <w:tc>
          <w:tcPr>
            <w:tcW w:w="4320" w:type="dxa"/>
            <w:gridSpan w:val="2"/>
            <w:tcBorders>
              <w:top w:val="single" w:sz="4" w:space="0" w:color="000000"/>
              <w:bottom w:val="single" w:sz="4" w:space="0" w:color="000000"/>
              <w:right w:val="single" w:sz="18" w:space="0" w:color="000000"/>
            </w:tcBorders>
          </w:tcPr>
          <w:p w14:paraId="4999A2BF"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1=Walking</w:t>
            </w:r>
          </w:p>
          <w:p w14:paraId="2605589F"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2=Bicycle</w:t>
            </w:r>
          </w:p>
          <w:p w14:paraId="3625A06E"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3=Ox-cart</w:t>
            </w:r>
          </w:p>
          <w:p w14:paraId="5C887F8A"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4=Canoe</w:t>
            </w:r>
          </w:p>
          <w:p w14:paraId="7B91BA54"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5=Motorized transport</w:t>
            </w:r>
          </w:p>
          <w:p w14:paraId="20A6299F"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6=Combination of modes</w:t>
            </w:r>
          </w:p>
          <w:p w14:paraId="4174A727" w14:textId="21976B0A" w:rsidR="00DA6359" w:rsidRPr="00F71A9A" w:rsidRDefault="00DA6359" w:rsidP="00AC7CBE">
            <w:pPr>
              <w:spacing w:after="0" w:line="240" w:lineRule="auto"/>
              <w:contextualSpacing/>
              <w:rPr>
                <w:rFonts w:ascii="Gill Sans MT" w:hAnsi="Gill Sans MT"/>
                <w:sz w:val="20"/>
                <w:szCs w:val="20"/>
              </w:rPr>
            </w:pPr>
            <w:r w:rsidRPr="00F71A9A">
              <w:rPr>
                <w:rFonts w:ascii="Gill Sans MT" w:hAnsi="Gill Sans MT"/>
                <w:sz w:val="20"/>
                <w:szCs w:val="20"/>
              </w:rPr>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333D4841" w14:textId="77777777" w:rsidR="00DA6359" w:rsidRPr="00F71A9A" w:rsidRDefault="00DA6359"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DA6359" w:rsidRPr="00F71A9A" w14:paraId="55B5246F"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76B6EF21" w14:textId="77777777" w:rsidR="00DA6359" w:rsidRPr="00F71A9A" w:rsidRDefault="00DA6359" w:rsidP="00AC7CBE">
            <w:pPr>
              <w:spacing w:after="0" w:line="240" w:lineRule="auto"/>
              <w:contextualSpacing/>
              <w:rPr>
                <w:rFonts w:ascii="Gill Sans MT" w:hAnsi="Gill Sans MT"/>
                <w:w w:val="105"/>
                <w:sz w:val="20"/>
                <w:szCs w:val="20"/>
              </w:rPr>
            </w:pPr>
          </w:p>
        </w:tc>
        <w:tc>
          <w:tcPr>
            <w:tcW w:w="7206" w:type="dxa"/>
            <w:gridSpan w:val="2"/>
            <w:tcBorders>
              <w:top w:val="single" w:sz="4" w:space="0" w:color="000000"/>
              <w:left w:val="single" w:sz="4" w:space="0" w:color="auto"/>
              <w:bottom w:val="single" w:sz="4" w:space="0" w:color="000000"/>
              <w:right w:val="single" w:sz="18" w:space="0" w:color="000000"/>
            </w:tcBorders>
          </w:tcPr>
          <w:p w14:paraId="6300AE56" w14:textId="1D351E09" w:rsidR="00DA6359" w:rsidRPr="00F71A9A" w:rsidRDefault="00DA6359" w:rsidP="0012712C">
            <w:pPr>
              <w:pStyle w:val="BodyText2"/>
              <w:tabs>
                <w:tab w:val="clear" w:pos="9990"/>
              </w:tabs>
              <w:spacing w:after="0" w:line="240" w:lineRule="auto"/>
              <w:contextualSpacing/>
              <w:rPr>
                <w:rFonts w:ascii="Gill Sans MT" w:hAnsi="Gill Sans MT"/>
                <w:sz w:val="20"/>
                <w:szCs w:val="20"/>
              </w:rPr>
            </w:pPr>
            <w:r w:rsidRPr="00F71A9A">
              <w:rPr>
                <w:rFonts w:ascii="Gill Sans MT" w:hAnsi="Gill Sans MT"/>
                <w:sz w:val="20"/>
                <w:szCs w:val="20"/>
              </w:rPr>
              <w:t>C</w:t>
            </w:r>
            <w:r w:rsidR="0012712C" w:rsidRPr="00F71A9A">
              <w:rPr>
                <w:rFonts w:ascii="Gill Sans MT" w:hAnsi="Gill Sans MT"/>
                <w:sz w:val="20"/>
                <w:szCs w:val="20"/>
              </w:rPr>
              <w:t>33</w:t>
            </w:r>
            <w:r w:rsidR="00471179" w:rsidRPr="00F71A9A">
              <w:rPr>
                <w:rFonts w:ascii="Gill Sans MT" w:hAnsi="Gill Sans MT"/>
                <w:sz w:val="20"/>
                <w:szCs w:val="20"/>
              </w:rPr>
              <w:t>.</w:t>
            </w:r>
            <w:r w:rsidRPr="00F71A9A">
              <w:rPr>
                <w:rFonts w:ascii="Gill Sans MT" w:hAnsi="Gill Sans MT"/>
                <w:sz w:val="20"/>
                <w:szCs w:val="20"/>
              </w:rPr>
              <w:t xml:space="preserve">From the central part of this village, how many kilometers is it to the nearest electricity supply?  </w:t>
            </w:r>
          </w:p>
        </w:tc>
        <w:tc>
          <w:tcPr>
            <w:tcW w:w="2525" w:type="dxa"/>
            <w:gridSpan w:val="2"/>
            <w:tcBorders>
              <w:top w:val="single" w:sz="18" w:space="0" w:color="000000"/>
              <w:left w:val="single" w:sz="18" w:space="0" w:color="000000"/>
              <w:bottom w:val="single" w:sz="18" w:space="0" w:color="000000"/>
              <w:right w:val="single" w:sz="18" w:space="0" w:color="000000"/>
            </w:tcBorders>
          </w:tcPr>
          <w:p w14:paraId="2C2D0212" w14:textId="536FF8FB" w:rsidR="00DA6359" w:rsidRPr="00F71A9A" w:rsidRDefault="00DA6359"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DA6359" w:rsidRPr="00F71A9A" w14:paraId="1B872A2D"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7AFA79BA" w14:textId="77777777" w:rsidR="00DA6359" w:rsidRPr="00F71A9A" w:rsidRDefault="00DA6359"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761CD478" w14:textId="19CDF512" w:rsidR="00DA6359" w:rsidRPr="00F71A9A" w:rsidRDefault="0012712C"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C.34 What is the most common method of transportation from the village to the nearest </w:t>
            </w:r>
            <w:r w:rsidRPr="00F71A9A">
              <w:rPr>
                <w:rFonts w:ascii="Gill Sans MT" w:hAnsi="Gill Sans MT"/>
                <w:sz w:val="20"/>
                <w:szCs w:val="20"/>
              </w:rPr>
              <w:t xml:space="preserve">electricity supply?  </w:t>
            </w:r>
          </w:p>
        </w:tc>
        <w:tc>
          <w:tcPr>
            <w:tcW w:w="4320" w:type="dxa"/>
            <w:gridSpan w:val="2"/>
            <w:tcBorders>
              <w:top w:val="single" w:sz="4" w:space="0" w:color="000000"/>
              <w:bottom w:val="single" w:sz="4" w:space="0" w:color="000000"/>
              <w:right w:val="single" w:sz="18" w:space="0" w:color="000000"/>
            </w:tcBorders>
          </w:tcPr>
          <w:p w14:paraId="084DD263"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1=Walking</w:t>
            </w:r>
          </w:p>
          <w:p w14:paraId="2C8CC5CE"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2=Bicycle</w:t>
            </w:r>
          </w:p>
          <w:p w14:paraId="2F8D3F43"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3=Ox-cart</w:t>
            </w:r>
          </w:p>
          <w:p w14:paraId="58C0B57F"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4=Canoe</w:t>
            </w:r>
          </w:p>
          <w:p w14:paraId="73FF9FE7"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5=Motorized transport</w:t>
            </w:r>
          </w:p>
          <w:p w14:paraId="30A647CC"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6=Combination of modes</w:t>
            </w:r>
          </w:p>
          <w:p w14:paraId="20330B05" w14:textId="761D1FB8" w:rsidR="00DA6359" w:rsidRPr="00F71A9A" w:rsidRDefault="00DA6359" w:rsidP="00AC7CBE">
            <w:pPr>
              <w:spacing w:after="0" w:line="240" w:lineRule="auto"/>
              <w:contextualSpacing/>
              <w:rPr>
                <w:rFonts w:ascii="Gill Sans MT" w:hAnsi="Gill Sans MT"/>
                <w:sz w:val="20"/>
                <w:szCs w:val="20"/>
              </w:rPr>
            </w:pPr>
            <w:r w:rsidRPr="00F71A9A">
              <w:rPr>
                <w:rFonts w:ascii="Gill Sans MT" w:hAnsi="Gill Sans MT"/>
                <w:sz w:val="20"/>
                <w:szCs w:val="20"/>
              </w:rPr>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613A7AD5" w14:textId="77777777" w:rsidR="00DA6359" w:rsidRPr="00F71A9A" w:rsidRDefault="00DA6359"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DA6359" w:rsidRPr="00F71A9A" w14:paraId="6F83E994"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657CB632" w14:textId="77777777" w:rsidR="00DA6359" w:rsidRPr="00F71A9A" w:rsidRDefault="00DA6359" w:rsidP="00AC7CBE">
            <w:pPr>
              <w:spacing w:after="0" w:line="240" w:lineRule="auto"/>
              <w:contextualSpacing/>
              <w:rPr>
                <w:rFonts w:ascii="Gill Sans MT" w:hAnsi="Gill Sans MT"/>
                <w:w w:val="105"/>
                <w:sz w:val="20"/>
                <w:szCs w:val="20"/>
              </w:rPr>
            </w:pPr>
          </w:p>
        </w:tc>
        <w:tc>
          <w:tcPr>
            <w:tcW w:w="7206" w:type="dxa"/>
            <w:gridSpan w:val="2"/>
            <w:tcBorders>
              <w:top w:val="single" w:sz="4" w:space="0" w:color="000000"/>
              <w:left w:val="single" w:sz="4" w:space="0" w:color="auto"/>
              <w:bottom w:val="single" w:sz="4" w:space="0" w:color="000000"/>
              <w:right w:val="single" w:sz="18" w:space="0" w:color="000000"/>
            </w:tcBorders>
          </w:tcPr>
          <w:p w14:paraId="7C669385" w14:textId="56C6FA73" w:rsidR="000A4D66" w:rsidRPr="00F71A9A" w:rsidRDefault="0012712C" w:rsidP="00AC7CBE">
            <w:pPr>
              <w:pStyle w:val="BodyText2"/>
              <w:tabs>
                <w:tab w:val="clear" w:pos="9990"/>
              </w:tabs>
              <w:spacing w:after="0" w:line="240" w:lineRule="auto"/>
              <w:contextualSpacing/>
              <w:rPr>
                <w:rFonts w:ascii="Gill Sans MT" w:hAnsi="Gill Sans MT"/>
                <w:sz w:val="20"/>
                <w:szCs w:val="20"/>
              </w:rPr>
            </w:pPr>
            <w:r w:rsidRPr="00F71A9A">
              <w:rPr>
                <w:rFonts w:ascii="Gill Sans MT" w:hAnsi="Gill Sans MT"/>
                <w:sz w:val="20"/>
                <w:szCs w:val="20"/>
              </w:rPr>
              <w:t>C35</w:t>
            </w:r>
            <w:r w:rsidR="00471179" w:rsidRPr="00F71A9A">
              <w:rPr>
                <w:rFonts w:ascii="Gill Sans MT" w:hAnsi="Gill Sans MT"/>
                <w:sz w:val="20"/>
                <w:szCs w:val="20"/>
              </w:rPr>
              <w:t>.</w:t>
            </w:r>
            <w:r w:rsidR="00DA6359" w:rsidRPr="00F71A9A">
              <w:rPr>
                <w:rFonts w:ascii="Gill Sans MT" w:hAnsi="Gill Sans MT"/>
                <w:sz w:val="20"/>
                <w:szCs w:val="20"/>
              </w:rPr>
              <w:t xml:space="preserve">From the central part of this village, how many kilometers is it to the nearest police station?  </w:t>
            </w:r>
          </w:p>
        </w:tc>
        <w:tc>
          <w:tcPr>
            <w:tcW w:w="2525" w:type="dxa"/>
            <w:gridSpan w:val="2"/>
            <w:tcBorders>
              <w:top w:val="single" w:sz="18" w:space="0" w:color="000000"/>
              <w:left w:val="single" w:sz="18" w:space="0" w:color="000000"/>
              <w:bottom w:val="single" w:sz="18" w:space="0" w:color="000000"/>
              <w:right w:val="single" w:sz="18" w:space="0" w:color="000000"/>
            </w:tcBorders>
          </w:tcPr>
          <w:p w14:paraId="06366316" w14:textId="09AF8CA1" w:rsidR="00DA6359" w:rsidRPr="00F71A9A" w:rsidRDefault="00DA6359"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DA6359" w:rsidRPr="00F71A9A" w14:paraId="4E7BC3EA"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2B69D04C" w14:textId="77777777" w:rsidR="00DA6359" w:rsidRPr="00F71A9A" w:rsidRDefault="00DA6359"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1568C62F" w14:textId="2A82E79E" w:rsidR="00DA6359" w:rsidRPr="00F71A9A" w:rsidRDefault="0012712C"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C.36 </w:t>
            </w:r>
            <w:r w:rsidR="00DA6359" w:rsidRPr="00F71A9A">
              <w:rPr>
                <w:rFonts w:ascii="Gill Sans MT" w:hAnsi="Gill Sans MT"/>
                <w:color w:val="000000"/>
                <w:sz w:val="20"/>
                <w:szCs w:val="20"/>
              </w:rPr>
              <w:t>What mode of transport is most commonly used to reach this place?</w:t>
            </w:r>
          </w:p>
        </w:tc>
        <w:tc>
          <w:tcPr>
            <w:tcW w:w="4320" w:type="dxa"/>
            <w:gridSpan w:val="2"/>
            <w:tcBorders>
              <w:top w:val="single" w:sz="4" w:space="0" w:color="000000"/>
              <w:bottom w:val="single" w:sz="4" w:space="0" w:color="000000"/>
              <w:right w:val="single" w:sz="18" w:space="0" w:color="000000"/>
            </w:tcBorders>
          </w:tcPr>
          <w:p w14:paraId="0DCF462E"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1=Walking</w:t>
            </w:r>
          </w:p>
          <w:p w14:paraId="63C415EB"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2=Bicycle</w:t>
            </w:r>
          </w:p>
          <w:p w14:paraId="7489D5F3"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3=Ox-cart</w:t>
            </w:r>
          </w:p>
          <w:p w14:paraId="66E1B599"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4=Canoe</w:t>
            </w:r>
          </w:p>
          <w:p w14:paraId="7C00A531"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5=Motorized transport</w:t>
            </w:r>
          </w:p>
          <w:p w14:paraId="3FCE373F" w14:textId="77777777" w:rsidR="00DA6359" w:rsidRPr="00F71A9A" w:rsidRDefault="00DA6359"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6=Combination of modes</w:t>
            </w:r>
          </w:p>
          <w:p w14:paraId="2681DF2C" w14:textId="652A3BD5" w:rsidR="00DA6359" w:rsidRPr="00F71A9A" w:rsidRDefault="00DA6359" w:rsidP="00AC7CBE">
            <w:pPr>
              <w:spacing w:after="0" w:line="240" w:lineRule="auto"/>
              <w:contextualSpacing/>
              <w:rPr>
                <w:rFonts w:ascii="Gill Sans MT" w:hAnsi="Gill Sans MT"/>
                <w:sz w:val="20"/>
                <w:szCs w:val="20"/>
              </w:rPr>
            </w:pPr>
            <w:r w:rsidRPr="00F71A9A">
              <w:rPr>
                <w:rFonts w:ascii="Gill Sans MT" w:hAnsi="Gill Sans MT"/>
                <w:sz w:val="20"/>
                <w:szCs w:val="20"/>
              </w:rPr>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5F5B5940" w14:textId="77777777" w:rsidR="00DA6359" w:rsidRPr="00F71A9A" w:rsidRDefault="00DA6359"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12712C" w:rsidRPr="00F71A9A" w14:paraId="0FB6EB1B"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4F1B263A" w14:textId="77777777" w:rsidR="0012712C" w:rsidRPr="00F71A9A" w:rsidRDefault="0012712C"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5F965CF4" w14:textId="407E0DEE" w:rsidR="0012712C" w:rsidRPr="00F71A9A" w:rsidRDefault="0012712C" w:rsidP="0012712C">
            <w:pPr>
              <w:spacing w:after="0" w:line="240" w:lineRule="auto"/>
              <w:contextualSpacing/>
              <w:rPr>
                <w:rFonts w:ascii="Gill Sans MT" w:hAnsi="Gill Sans MT"/>
                <w:color w:val="000000"/>
                <w:sz w:val="20"/>
                <w:szCs w:val="20"/>
              </w:rPr>
            </w:pPr>
            <w:r w:rsidRPr="00F71A9A">
              <w:rPr>
                <w:rFonts w:ascii="Gill Sans MT" w:hAnsi="Gill Sans MT"/>
                <w:sz w:val="20"/>
                <w:szCs w:val="20"/>
              </w:rPr>
              <w:t xml:space="preserve">C37.From the central part of this village, how many kilometers is it to the nearest national park?  </w:t>
            </w:r>
          </w:p>
        </w:tc>
        <w:tc>
          <w:tcPr>
            <w:tcW w:w="4320" w:type="dxa"/>
            <w:gridSpan w:val="2"/>
            <w:tcBorders>
              <w:top w:val="single" w:sz="4" w:space="0" w:color="000000"/>
              <w:bottom w:val="single" w:sz="4" w:space="0" w:color="000000"/>
              <w:right w:val="single" w:sz="18" w:space="0" w:color="000000"/>
            </w:tcBorders>
          </w:tcPr>
          <w:p w14:paraId="2678ED56" w14:textId="5F38349C" w:rsidR="0012712C" w:rsidRPr="00F71A9A" w:rsidRDefault="0012712C"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i/>
                <w:color w:val="A6A6A6" w:themeColor="background1" w:themeShade="A6"/>
                <w:sz w:val="20"/>
                <w:szCs w:val="20"/>
              </w:rPr>
              <w:t>(Integer)</w:t>
            </w:r>
          </w:p>
        </w:tc>
        <w:tc>
          <w:tcPr>
            <w:tcW w:w="732" w:type="dxa"/>
            <w:tcBorders>
              <w:top w:val="single" w:sz="18" w:space="0" w:color="000000"/>
              <w:left w:val="single" w:sz="18" w:space="0" w:color="000000"/>
              <w:bottom w:val="single" w:sz="18" w:space="0" w:color="000000"/>
              <w:right w:val="single" w:sz="18" w:space="0" w:color="000000"/>
            </w:tcBorders>
          </w:tcPr>
          <w:p w14:paraId="0835B6EA" w14:textId="77777777" w:rsidR="0012712C" w:rsidRPr="00F71A9A" w:rsidRDefault="0012712C" w:rsidP="00AC7CBE">
            <w:pPr>
              <w:spacing w:after="0" w:line="240" w:lineRule="auto"/>
              <w:contextualSpacing/>
              <w:rPr>
                <w:rFonts w:ascii="Gill Sans MT" w:eastAsia="Calibri" w:hAnsi="Gill Sans MT" w:cs="Times New Roman"/>
                <w:i/>
                <w:color w:val="A6A6A6"/>
                <w:sz w:val="20"/>
                <w:szCs w:val="20"/>
              </w:rPr>
            </w:pPr>
          </w:p>
        </w:tc>
      </w:tr>
      <w:tr w:rsidR="0012712C" w:rsidRPr="00F71A9A" w14:paraId="4E3714A2"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2A36C032" w14:textId="77777777" w:rsidR="0012712C" w:rsidRPr="00F71A9A" w:rsidRDefault="0012712C"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1177F7DD" w14:textId="3EE931C3" w:rsidR="0012712C" w:rsidRPr="00F71A9A" w:rsidRDefault="0012712C" w:rsidP="0012712C">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C28 What is the most common method of transportation from the village to the nearest </w:t>
            </w:r>
            <w:r w:rsidRPr="00F71A9A">
              <w:rPr>
                <w:rFonts w:ascii="Gill Sans MT" w:hAnsi="Gill Sans MT"/>
                <w:sz w:val="20"/>
                <w:szCs w:val="20"/>
              </w:rPr>
              <w:t xml:space="preserve">national park?  </w:t>
            </w:r>
          </w:p>
        </w:tc>
        <w:tc>
          <w:tcPr>
            <w:tcW w:w="4320" w:type="dxa"/>
            <w:gridSpan w:val="2"/>
            <w:tcBorders>
              <w:top w:val="single" w:sz="4" w:space="0" w:color="000000"/>
              <w:bottom w:val="single" w:sz="4" w:space="0" w:color="000000"/>
              <w:right w:val="single" w:sz="18" w:space="0" w:color="000000"/>
            </w:tcBorders>
          </w:tcPr>
          <w:p w14:paraId="699D68E4" w14:textId="77777777" w:rsidR="0012712C" w:rsidRPr="00F71A9A" w:rsidRDefault="0012712C" w:rsidP="0012712C">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1=Walking</w:t>
            </w:r>
          </w:p>
          <w:p w14:paraId="56CDEBD6" w14:textId="77777777" w:rsidR="0012712C" w:rsidRPr="00F71A9A" w:rsidRDefault="0012712C" w:rsidP="0012712C">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2=Bicycle</w:t>
            </w:r>
          </w:p>
          <w:p w14:paraId="34DD57FF" w14:textId="77777777" w:rsidR="0012712C" w:rsidRPr="00F71A9A" w:rsidRDefault="0012712C" w:rsidP="0012712C">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3=Ox-cart</w:t>
            </w:r>
          </w:p>
          <w:p w14:paraId="2A8590A7" w14:textId="77777777" w:rsidR="0012712C" w:rsidRPr="00F71A9A" w:rsidRDefault="0012712C" w:rsidP="0012712C">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4=Canoe</w:t>
            </w:r>
          </w:p>
          <w:p w14:paraId="610B274A" w14:textId="77777777" w:rsidR="0012712C" w:rsidRPr="00F71A9A" w:rsidRDefault="0012712C" w:rsidP="0012712C">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5=Motorized transport</w:t>
            </w:r>
          </w:p>
          <w:p w14:paraId="03EF2CCF" w14:textId="77777777" w:rsidR="0012712C" w:rsidRPr="00F71A9A" w:rsidRDefault="0012712C" w:rsidP="0012712C">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lastRenderedPageBreak/>
              <w:t>6=Combination of modes</w:t>
            </w:r>
          </w:p>
          <w:p w14:paraId="426C8784" w14:textId="0996BC65" w:rsidR="0012712C" w:rsidRPr="00F71A9A" w:rsidRDefault="0012712C" w:rsidP="00AC7CBE">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sz w:val="20"/>
                <w:szCs w:val="20"/>
              </w:rPr>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5897AF90" w14:textId="76C63532" w:rsidR="0012712C" w:rsidRPr="00F71A9A" w:rsidRDefault="0012712C"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lastRenderedPageBreak/>
              <w:t>(Code)</w:t>
            </w:r>
          </w:p>
        </w:tc>
      </w:tr>
      <w:tr w:rsidR="0012712C" w:rsidRPr="00F71A9A" w14:paraId="6ECDDE85"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10546C6E" w14:textId="77777777" w:rsidR="0012712C" w:rsidRPr="00F71A9A" w:rsidRDefault="0012712C"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11D06F09" w14:textId="544ED42B" w:rsidR="0012712C" w:rsidRPr="00F71A9A" w:rsidRDefault="0012712C" w:rsidP="0012712C">
            <w:pPr>
              <w:spacing w:after="0" w:line="240" w:lineRule="auto"/>
              <w:contextualSpacing/>
              <w:rPr>
                <w:rFonts w:ascii="Gill Sans MT" w:hAnsi="Gill Sans MT"/>
                <w:color w:val="000000"/>
                <w:sz w:val="20"/>
                <w:szCs w:val="20"/>
              </w:rPr>
            </w:pPr>
            <w:r w:rsidRPr="00F71A9A">
              <w:rPr>
                <w:rFonts w:ascii="Gill Sans MT" w:hAnsi="Gill Sans MT"/>
                <w:sz w:val="20"/>
                <w:szCs w:val="20"/>
              </w:rPr>
              <w:t xml:space="preserve">C39.From the central part of this village, how many kilometers is it to the nearest forest reserve?  </w:t>
            </w:r>
          </w:p>
        </w:tc>
        <w:tc>
          <w:tcPr>
            <w:tcW w:w="4320" w:type="dxa"/>
            <w:gridSpan w:val="2"/>
            <w:tcBorders>
              <w:top w:val="single" w:sz="4" w:space="0" w:color="000000"/>
              <w:bottom w:val="single" w:sz="4" w:space="0" w:color="000000"/>
              <w:right w:val="single" w:sz="18" w:space="0" w:color="000000"/>
            </w:tcBorders>
          </w:tcPr>
          <w:p w14:paraId="04407328" w14:textId="2354DE99" w:rsidR="0012712C" w:rsidRPr="00F71A9A" w:rsidRDefault="0012712C" w:rsidP="0012712C">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i/>
                <w:color w:val="A6A6A6" w:themeColor="background1" w:themeShade="A6"/>
                <w:sz w:val="20"/>
                <w:szCs w:val="20"/>
              </w:rPr>
              <w:t>(Integer)</w:t>
            </w:r>
          </w:p>
        </w:tc>
        <w:tc>
          <w:tcPr>
            <w:tcW w:w="732" w:type="dxa"/>
            <w:tcBorders>
              <w:top w:val="single" w:sz="18" w:space="0" w:color="000000"/>
              <w:left w:val="single" w:sz="18" w:space="0" w:color="000000"/>
              <w:bottom w:val="single" w:sz="18" w:space="0" w:color="000000"/>
              <w:right w:val="single" w:sz="18" w:space="0" w:color="000000"/>
            </w:tcBorders>
          </w:tcPr>
          <w:p w14:paraId="378E7290" w14:textId="77777777" w:rsidR="0012712C" w:rsidRPr="00F71A9A" w:rsidRDefault="0012712C" w:rsidP="00AC7CBE">
            <w:pPr>
              <w:spacing w:after="0" w:line="240" w:lineRule="auto"/>
              <w:contextualSpacing/>
              <w:rPr>
                <w:rFonts w:ascii="Gill Sans MT" w:eastAsia="Calibri" w:hAnsi="Gill Sans MT" w:cs="Times New Roman"/>
                <w:i/>
                <w:color w:val="A6A6A6"/>
                <w:sz w:val="20"/>
                <w:szCs w:val="20"/>
              </w:rPr>
            </w:pPr>
          </w:p>
        </w:tc>
      </w:tr>
      <w:tr w:rsidR="0012712C" w:rsidRPr="00F71A9A" w14:paraId="0D6A9C1E"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69B5861F" w14:textId="77777777" w:rsidR="0012712C" w:rsidRPr="00F71A9A" w:rsidRDefault="0012712C" w:rsidP="00AC7CBE">
            <w:pPr>
              <w:spacing w:after="0" w:line="240" w:lineRule="auto"/>
              <w:contextualSpacing/>
              <w:rPr>
                <w:rFonts w:ascii="Gill Sans MT" w:eastAsia="Calibri" w:hAnsi="Gill Sans MT" w:cs="Times New Roman"/>
                <w:sz w:val="20"/>
                <w:szCs w:val="20"/>
              </w:rPr>
            </w:pPr>
          </w:p>
        </w:tc>
        <w:tc>
          <w:tcPr>
            <w:tcW w:w="4679" w:type="dxa"/>
            <w:tcBorders>
              <w:top w:val="single" w:sz="4" w:space="0" w:color="000000"/>
              <w:left w:val="single" w:sz="4" w:space="0" w:color="000000"/>
              <w:bottom w:val="single" w:sz="4" w:space="0" w:color="000000"/>
            </w:tcBorders>
          </w:tcPr>
          <w:p w14:paraId="73E732A5" w14:textId="6F2E56E0" w:rsidR="0012712C" w:rsidRPr="00F71A9A" w:rsidRDefault="0012712C" w:rsidP="0012712C">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C.40 What is the most common method of transportation from the village to the nearest </w:t>
            </w:r>
            <w:r w:rsidRPr="00F71A9A">
              <w:rPr>
                <w:rFonts w:ascii="Gill Sans MT" w:hAnsi="Gill Sans MT"/>
                <w:sz w:val="20"/>
                <w:szCs w:val="20"/>
              </w:rPr>
              <w:t xml:space="preserve">forest reserve?   </w:t>
            </w:r>
          </w:p>
        </w:tc>
        <w:tc>
          <w:tcPr>
            <w:tcW w:w="4320" w:type="dxa"/>
            <w:gridSpan w:val="2"/>
            <w:tcBorders>
              <w:top w:val="single" w:sz="4" w:space="0" w:color="000000"/>
              <w:bottom w:val="single" w:sz="4" w:space="0" w:color="000000"/>
              <w:right w:val="single" w:sz="18" w:space="0" w:color="000000"/>
            </w:tcBorders>
          </w:tcPr>
          <w:p w14:paraId="4C403026" w14:textId="77777777" w:rsidR="0012712C" w:rsidRPr="00F71A9A" w:rsidRDefault="0012712C" w:rsidP="0012712C">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1=Walking</w:t>
            </w:r>
          </w:p>
          <w:p w14:paraId="55840D7A" w14:textId="77777777" w:rsidR="0012712C" w:rsidRPr="00F71A9A" w:rsidRDefault="0012712C" w:rsidP="0012712C">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2=Bicycle</w:t>
            </w:r>
          </w:p>
          <w:p w14:paraId="4605DBD5" w14:textId="77777777" w:rsidR="0012712C" w:rsidRPr="00F71A9A" w:rsidRDefault="0012712C" w:rsidP="0012712C">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3=Ox-cart</w:t>
            </w:r>
          </w:p>
          <w:p w14:paraId="69CF6466" w14:textId="77777777" w:rsidR="0012712C" w:rsidRPr="00F71A9A" w:rsidRDefault="0012712C" w:rsidP="0012712C">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4=Canoe</w:t>
            </w:r>
          </w:p>
          <w:p w14:paraId="544B9E15" w14:textId="77777777" w:rsidR="0012712C" w:rsidRPr="00F71A9A" w:rsidRDefault="0012712C" w:rsidP="0012712C">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5=Motorized transport</w:t>
            </w:r>
          </w:p>
          <w:p w14:paraId="73FC5D39" w14:textId="77777777" w:rsidR="0012712C" w:rsidRPr="00F71A9A" w:rsidRDefault="0012712C" w:rsidP="0012712C">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6=Combination of modes</w:t>
            </w:r>
          </w:p>
          <w:p w14:paraId="078EC68D" w14:textId="33914C7E" w:rsidR="0012712C" w:rsidRPr="00F71A9A" w:rsidRDefault="0012712C" w:rsidP="0012712C">
            <w:pPr>
              <w:autoSpaceDE w:val="0"/>
              <w:autoSpaceDN w:val="0"/>
              <w:adjustRightInd w:val="0"/>
              <w:spacing w:after="0" w:line="240" w:lineRule="auto"/>
              <w:contextualSpacing/>
              <w:rPr>
                <w:rFonts w:ascii="Gill Sans MT" w:hAnsi="Gill Sans MT" w:cs="TimesNewRomanPS-ItalicMT"/>
                <w:iCs/>
                <w:sz w:val="20"/>
                <w:szCs w:val="20"/>
              </w:rPr>
            </w:pPr>
            <w:r w:rsidRPr="00F71A9A">
              <w:rPr>
                <w:rFonts w:ascii="Gill Sans MT" w:hAnsi="Gill Sans MT"/>
                <w:sz w:val="20"/>
                <w:szCs w:val="20"/>
              </w:rPr>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0B63C433" w14:textId="6830501E" w:rsidR="0012712C" w:rsidRPr="00F71A9A" w:rsidRDefault="0012712C"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bl>
    <w:p w14:paraId="5529801F" w14:textId="77777777" w:rsidR="007242F1" w:rsidRPr="00F71A9A" w:rsidRDefault="007242F1" w:rsidP="00AC7CBE">
      <w:pPr>
        <w:spacing w:after="0" w:line="240" w:lineRule="auto"/>
        <w:contextualSpacing/>
        <w:rPr>
          <w:rFonts w:ascii="Gill Sans MT" w:eastAsia="Times New Roman" w:hAnsi="Gill Sans MT" w:cs="Times New Roman"/>
          <w:b/>
          <w:color w:val="000000"/>
          <w:sz w:val="20"/>
          <w:szCs w:val="20"/>
        </w:rPr>
      </w:pPr>
    </w:p>
    <w:tbl>
      <w:tblPr>
        <w:tblW w:w="10090" w:type="dxa"/>
        <w:tblInd w:w="-5" w:type="dxa"/>
        <w:tblLayout w:type="fixed"/>
        <w:tblCellMar>
          <w:left w:w="0" w:type="dxa"/>
          <w:right w:w="0" w:type="dxa"/>
        </w:tblCellMar>
        <w:tblLook w:val="0000" w:firstRow="0" w:lastRow="0" w:firstColumn="0" w:lastColumn="0" w:noHBand="0" w:noVBand="0"/>
      </w:tblPr>
      <w:tblGrid>
        <w:gridCol w:w="359"/>
        <w:gridCol w:w="4686"/>
        <w:gridCol w:w="4344"/>
        <w:gridCol w:w="701"/>
      </w:tblGrid>
      <w:tr w:rsidR="00FF0DA8" w:rsidRPr="00F71A9A" w14:paraId="04EE07DC" w14:textId="77777777" w:rsidTr="0029447F">
        <w:trPr>
          <w:trHeight w:val="992"/>
        </w:trPr>
        <w:tc>
          <w:tcPr>
            <w:tcW w:w="359" w:type="dxa"/>
            <w:tcBorders>
              <w:top w:val="single" w:sz="4" w:space="0" w:color="000000"/>
              <w:left w:val="single" w:sz="4" w:space="0" w:color="000000"/>
              <w:bottom w:val="single" w:sz="4" w:space="0" w:color="auto"/>
              <w:right w:val="single" w:sz="4" w:space="0" w:color="auto"/>
            </w:tcBorders>
          </w:tcPr>
          <w:p w14:paraId="07771830"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p>
        </w:tc>
        <w:tc>
          <w:tcPr>
            <w:tcW w:w="4686" w:type="dxa"/>
            <w:tcBorders>
              <w:top w:val="single" w:sz="4" w:space="0" w:color="000000"/>
              <w:left w:val="single" w:sz="4" w:space="0" w:color="auto"/>
              <w:bottom w:val="single" w:sz="4" w:space="0" w:color="auto"/>
            </w:tcBorders>
          </w:tcPr>
          <w:p w14:paraId="0747DADB" w14:textId="07E416D8" w:rsidR="0029447F" w:rsidRPr="00F71A9A" w:rsidRDefault="00FF0DA8" w:rsidP="00AC7CBE">
            <w:pPr>
              <w:spacing w:after="0" w:line="240" w:lineRule="auto"/>
              <w:contextualSpacing/>
              <w:rPr>
                <w:rFonts w:ascii="Gill Sans MT" w:hAnsi="Gill Sans MT" w:cs="TimesNewRomanPS-ItalicMT"/>
                <w:iCs/>
                <w:sz w:val="20"/>
                <w:szCs w:val="20"/>
              </w:rPr>
            </w:pPr>
            <w:r w:rsidRPr="00F71A9A">
              <w:rPr>
                <w:rFonts w:ascii="Gill Sans MT" w:hAnsi="Gill Sans MT" w:cs="TimesNewRomanPS-ItalicMT"/>
                <w:iCs/>
                <w:sz w:val="20"/>
                <w:szCs w:val="20"/>
              </w:rPr>
              <w:t>Do people in thi</w:t>
            </w:r>
            <w:r w:rsidR="0029447F" w:rsidRPr="00F71A9A">
              <w:rPr>
                <w:rFonts w:ascii="Gill Sans MT" w:hAnsi="Gill Sans MT" w:cs="TimesNewRomanPS-ItalicMT"/>
                <w:iCs/>
                <w:sz w:val="20"/>
                <w:szCs w:val="20"/>
              </w:rPr>
              <w:t xml:space="preserve">s village graze their animals in community traditional forestlands? </w:t>
            </w:r>
          </w:p>
          <w:p w14:paraId="544D22C0" w14:textId="77777777" w:rsidR="0029447F" w:rsidRPr="00F71A9A" w:rsidRDefault="0029447F" w:rsidP="00AC7CBE">
            <w:pPr>
              <w:spacing w:after="0" w:line="240" w:lineRule="auto"/>
              <w:contextualSpacing/>
              <w:rPr>
                <w:rFonts w:ascii="Gill Sans MT" w:hAnsi="Gill Sans MT" w:cs="TimesNewRomanPS-ItalicMT"/>
                <w:iCs/>
                <w:sz w:val="20"/>
                <w:szCs w:val="20"/>
              </w:rPr>
            </w:pPr>
          </w:p>
          <w:p w14:paraId="2E3B0820" w14:textId="77777777" w:rsidR="0029447F" w:rsidRPr="00F71A9A" w:rsidRDefault="0029447F" w:rsidP="00AC7CBE">
            <w:pPr>
              <w:spacing w:after="0" w:line="240" w:lineRule="auto"/>
              <w:contextualSpacing/>
              <w:rPr>
                <w:rFonts w:ascii="Gill Sans MT" w:hAnsi="Gill Sans MT" w:cs="TimesNewRomanPS-ItalicMT"/>
                <w:iCs/>
                <w:sz w:val="20"/>
                <w:szCs w:val="20"/>
              </w:rPr>
            </w:pPr>
          </w:p>
          <w:p w14:paraId="29B38E71" w14:textId="77777777" w:rsidR="0029447F" w:rsidRPr="00F71A9A" w:rsidRDefault="0029447F" w:rsidP="00AC7CBE">
            <w:pPr>
              <w:spacing w:after="0" w:line="240" w:lineRule="auto"/>
              <w:contextualSpacing/>
              <w:rPr>
                <w:rFonts w:ascii="Gill Sans MT" w:hAnsi="Gill Sans MT" w:cs="TimesNewRomanPS-ItalicMT"/>
                <w:iCs/>
                <w:sz w:val="20"/>
                <w:szCs w:val="20"/>
              </w:rPr>
            </w:pPr>
          </w:p>
          <w:p w14:paraId="7EE78C6D" w14:textId="574AE5FC" w:rsidR="00FF0DA8" w:rsidRPr="00F71A9A" w:rsidRDefault="00FF0DA8" w:rsidP="0029447F">
            <w:pPr>
              <w:spacing w:after="0" w:line="240" w:lineRule="auto"/>
              <w:contextualSpacing/>
              <w:rPr>
                <w:rFonts w:ascii="Gill Sans MT" w:hAnsi="Gill Sans MT" w:cs="TimesNewRomanPS-ItalicMT"/>
                <w:iCs/>
                <w:sz w:val="20"/>
                <w:szCs w:val="20"/>
              </w:rPr>
            </w:pPr>
          </w:p>
        </w:tc>
        <w:tc>
          <w:tcPr>
            <w:tcW w:w="4344" w:type="dxa"/>
            <w:tcBorders>
              <w:top w:val="single" w:sz="4" w:space="0" w:color="000000"/>
              <w:bottom w:val="single" w:sz="4" w:space="0" w:color="auto"/>
              <w:right w:val="single" w:sz="18" w:space="0" w:color="000000"/>
            </w:tcBorders>
          </w:tcPr>
          <w:p w14:paraId="14032B22" w14:textId="3F555B75" w:rsidR="00FF0DA8" w:rsidRPr="00F71A9A" w:rsidRDefault="00C70E1F" w:rsidP="00AC7CBE">
            <w:pPr>
              <w:spacing w:after="0" w:line="240" w:lineRule="auto"/>
              <w:contextualSpacing/>
              <w:rPr>
                <w:rFonts w:ascii="Gill Sans MT" w:hAnsi="Gill Sans MT"/>
                <w:sz w:val="20"/>
                <w:szCs w:val="20"/>
              </w:rPr>
            </w:pPr>
            <w:r w:rsidRPr="00F71A9A">
              <w:rPr>
                <w:rFonts w:ascii="Gill Sans MT" w:hAnsi="Gill Sans MT"/>
                <w:sz w:val="20"/>
                <w:szCs w:val="20"/>
              </w:rPr>
              <w:t>0</w:t>
            </w:r>
            <w:r w:rsidR="00FF0DA8" w:rsidRPr="00F71A9A">
              <w:rPr>
                <w:rFonts w:ascii="Gill Sans MT" w:hAnsi="Gill Sans MT"/>
                <w:sz w:val="20"/>
                <w:szCs w:val="20"/>
              </w:rPr>
              <w:t>=No</w:t>
            </w:r>
          </w:p>
          <w:p w14:paraId="589A82CE" w14:textId="17E0B14D" w:rsidR="00FF0DA8" w:rsidRPr="00F71A9A" w:rsidRDefault="00C70E1F" w:rsidP="00AC7CBE">
            <w:pPr>
              <w:spacing w:after="0" w:line="240" w:lineRule="auto"/>
              <w:contextualSpacing/>
              <w:rPr>
                <w:rFonts w:ascii="Gill Sans MT" w:hAnsi="Gill Sans MT"/>
                <w:sz w:val="20"/>
                <w:szCs w:val="20"/>
              </w:rPr>
            </w:pPr>
            <w:r w:rsidRPr="00F71A9A">
              <w:rPr>
                <w:rFonts w:ascii="Gill Sans MT" w:hAnsi="Gill Sans MT"/>
                <w:sz w:val="20"/>
                <w:szCs w:val="20"/>
              </w:rPr>
              <w:t>1</w:t>
            </w:r>
            <w:r w:rsidR="00FF0DA8" w:rsidRPr="00F71A9A">
              <w:rPr>
                <w:rFonts w:ascii="Gill Sans MT" w:hAnsi="Gill Sans MT"/>
                <w:sz w:val="20"/>
                <w:szCs w:val="20"/>
              </w:rPr>
              <w:t>=Yes</w:t>
            </w:r>
            <w:r w:rsidR="00FF0DA8" w:rsidRPr="00F71A9A" w:rsidDel="00226116">
              <w:rPr>
                <w:rFonts w:ascii="Gill Sans MT" w:hAnsi="Gill Sans MT"/>
                <w:sz w:val="20"/>
                <w:szCs w:val="20"/>
              </w:rPr>
              <w:t xml:space="preserve"> </w:t>
            </w:r>
          </w:p>
          <w:p w14:paraId="3A98EF4E" w14:textId="77777777" w:rsidR="00FF0DA8" w:rsidRPr="00F71A9A" w:rsidRDefault="00FF0DA8" w:rsidP="00AC7CBE">
            <w:pPr>
              <w:spacing w:after="0" w:line="240" w:lineRule="auto"/>
              <w:contextualSpacing/>
              <w:rPr>
                <w:rFonts w:ascii="Gill Sans MT" w:hAnsi="Gill Sans MT"/>
                <w:sz w:val="20"/>
                <w:szCs w:val="20"/>
              </w:rPr>
            </w:pPr>
            <w:r w:rsidRPr="00F71A9A">
              <w:rPr>
                <w:rFonts w:ascii="Gill Sans MT" w:hAnsi="Gill Sans MT"/>
                <w:sz w:val="20"/>
                <w:szCs w:val="20"/>
              </w:rPr>
              <w:t>888=Don’t know</w:t>
            </w:r>
          </w:p>
          <w:p w14:paraId="18214E58" w14:textId="77777777" w:rsidR="00FF0DA8" w:rsidRPr="00F71A9A" w:rsidRDefault="00FF0DA8" w:rsidP="00AC7CBE">
            <w:pPr>
              <w:spacing w:after="0" w:line="240" w:lineRule="auto"/>
              <w:contextualSpacing/>
              <w:rPr>
                <w:rFonts w:ascii="Gill Sans MT" w:hAnsi="Gill Sans MT"/>
                <w:sz w:val="20"/>
                <w:szCs w:val="20"/>
              </w:rPr>
            </w:pPr>
            <w:r w:rsidRPr="00F71A9A">
              <w:rPr>
                <w:rFonts w:ascii="Gill Sans MT" w:hAnsi="Gill Sans MT"/>
                <w:sz w:val="20"/>
                <w:szCs w:val="20"/>
              </w:rPr>
              <w:t>999=Prefer not to respond</w:t>
            </w:r>
          </w:p>
        </w:tc>
        <w:tc>
          <w:tcPr>
            <w:tcW w:w="701" w:type="dxa"/>
            <w:tcBorders>
              <w:top w:val="single" w:sz="18" w:space="0" w:color="000000"/>
              <w:left w:val="single" w:sz="18" w:space="0" w:color="000000"/>
              <w:bottom w:val="single" w:sz="4" w:space="0" w:color="auto"/>
              <w:right w:val="single" w:sz="18" w:space="0" w:color="000000"/>
            </w:tcBorders>
          </w:tcPr>
          <w:p w14:paraId="50C732A0" w14:textId="77777777" w:rsidR="00FF0DA8" w:rsidRPr="00F71A9A" w:rsidRDefault="00FF0DA8"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29447F" w:rsidRPr="00F71A9A" w14:paraId="73B42203" w14:textId="77777777" w:rsidTr="0029447F">
        <w:trPr>
          <w:trHeight w:val="920"/>
        </w:trPr>
        <w:tc>
          <w:tcPr>
            <w:tcW w:w="359" w:type="dxa"/>
            <w:tcBorders>
              <w:top w:val="single" w:sz="4" w:space="0" w:color="auto"/>
              <w:left w:val="single" w:sz="4" w:space="0" w:color="000000"/>
              <w:bottom w:val="single" w:sz="4" w:space="0" w:color="000000"/>
              <w:right w:val="single" w:sz="4" w:space="0" w:color="auto"/>
            </w:tcBorders>
          </w:tcPr>
          <w:p w14:paraId="7B69CFA2" w14:textId="77777777" w:rsidR="0029447F" w:rsidRPr="00F71A9A" w:rsidRDefault="0029447F" w:rsidP="00AC7CBE">
            <w:pPr>
              <w:spacing w:after="0" w:line="240" w:lineRule="auto"/>
              <w:contextualSpacing/>
              <w:rPr>
                <w:rFonts w:ascii="Gill Sans MT" w:eastAsia="Calibri" w:hAnsi="Gill Sans MT" w:cs="Times New Roman"/>
                <w:w w:val="105"/>
                <w:sz w:val="20"/>
                <w:szCs w:val="20"/>
              </w:rPr>
            </w:pPr>
          </w:p>
        </w:tc>
        <w:tc>
          <w:tcPr>
            <w:tcW w:w="4686" w:type="dxa"/>
            <w:tcBorders>
              <w:top w:val="single" w:sz="4" w:space="0" w:color="auto"/>
              <w:left w:val="single" w:sz="4" w:space="0" w:color="auto"/>
              <w:bottom w:val="single" w:sz="4" w:space="0" w:color="000000"/>
            </w:tcBorders>
          </w:tcPr>
          <w:p w14:paraId="254F71F7" w14:textId="6F65D188" w:rsidR="0029447F" w:rsidRPr="00F71A9A" w:rsidRDefault="0029447F" w:rsidP="0029447F">
            <w:pPr>
              <w:spacing w:after="0" w:line="240" w:lineRule="auto"/>
              <w:contextualSpacing/>
              <w:rPr>
                <w:rFonts w:ascii="Gill Sans MT" w:hAnsi="Gill Sans MT" w:cs="TimesNewRomanPS-ItalicMT"/>
                <w:iCs/>
                <w:sz w:val="20"/>
                <w:szCs w:val="20"/>
              </w:rPr>
            </w:pPr>
            <w:r w:rsidRPr="00F71A9A">
              <w:rPr>
                <w:rFonts w:ascii="Gill Sans MT" w:hAnsi="Gill Sans MT"/>
                <w:sz w:val="20"/>
                <w:szCs w:val="20"/>
              </w:rPr>
              <w:t>Do community members graze their animals in National Parks or Reserves?</w:t>
            </w:r>
          </w:p>
        </w:tc>
        <w:tc>
          <w:tcPr>
            <w:tcW w:w="4344" w:type="dxa"/>
            <w:tcBorders>
              <w:top w:val="single" w:sz="4" w:space="0" w:color="auto"/>
              <w:bottom w:val="single" w:sz="4" w:space="0" w:color="000000"/>
              <w:right w:val="single" w:sz="18" w:space="0" w:color="000000"/>
            </w:tcBorders>
          </w:tcPr>
          <w:p w14:paraId="6FD7FA2E" w14:textId="77777777" w:rsidR="0029447F" w:rsidRPr="00F71A9A" w:rsidRDefault="0029447F" w:rsidP="0029447F">
            <w:pPr>
              <w:spacing w:after="0" w:line="240" w:lineRule="auto"/>
              <w:contextualSpacing/>
              <w:rPr>
                <w:rFonts w:ascii="Gill Sans MT" w:hAnsi="Gill Sans MT"/>
                <w:sz w:val="20"/>
                <w:szCs w:val="20"/>
              </w:rPr>
            </w:pPr>
            <w:r w:rsidRPr="00F71A9A">
              <w:rPr>
                <w:rFonts w:ascii="Gill Sans MT" w:hAnsi="Gill Sans MT"/>
                <w:sz w:val="20"/>
                <w:szCs w:val="20"/>
              </w:rPr>
              <w:t>0=No</w:t>
            </w:r>
          </w:p>
          <w:p w14:paraId="4BA5A7B4" w14:textId="77777777" w:rsidR="0029447F" w:rsidRPr="00F71A9A" w:rsidRDefault="0029447F" w:rsidP="0029447F">
            <w:pPr>
              <w:spacing w:after="0" w:line="240" w:lineRule="auto"/>
              <w:contextualSpacing/>
              <w:rPr>
                <w:rFonts w:ascii="Gill Sans MT" w:hAnsi="Gill Sans MT"/>
                <w:sz w:val="20"/>
                <w:szCs w:val="20"/>
              </w:rPr>
            </w:pPr>
            <w:r w:rsidRPr="00F71A9A">
              <w:rPr>
                <w:rFonts w:ascii="Gill Sans MT" w:hAnsi="Gill Sans MT"/>
                <w:sz w:val="20"/>
                <w:szCs w:val="20"/>
              </w:rPr>
              <w:t>1=Yes</w:t>
            </w:r>
            <w:r w:rsidRPr="00F71A9A" w:rsidDel="00226116">
              <w:rPr>
                <w:rFonts w:ascii="Gill Sans MT" w:hAnsi="Gill Sans MT"/>
                <w:sz w:val="20"/>
                <w:szCs w:val="20"/>
              </w:rPr>
              <w:t xml:space="preserve"> </w:t>
            </w:r>
          </w:p>
          <w:p w14:paraId="2D1F7AEF" w14:textId="77777777" w:rsidR="0029447F" w:rsidRPr="00F71A9A" w:rsidRDefault="0029447F" w:rsidP="0029447F">
            <w:pPr>
              <w:spacing w:after="0" w:line="240" w:lineRule="auto"/>
              <w:contextualSpacing/>
              <w:rPr>
                <w:rFonts w:ascii="Gill Sans MT" w:hAnsi="Gill Sans MT"/>
                <w:sz w:val="20"/>
                <w:szCs w:val="20"/>
              </w:rPr>
            </w:pPr>
            <w:r w:rsidRPr="00F71A9A">
              <w:rPr>
                <w:rFonts w:ascii="Gill Sans MT" w:hAnsi="Gill Sans MT"/>
                <w:sz w:val="20"/>
                <w:szCs w:val="20"/>
              </w:rPr>
              <w:t>888=Don’t know</w:t>
            </w:r>
          </w:p>
          <w:p w14:paraId="73D3CACC" w14:textId="2BBBF4CC" w:rsidR="0029447F" w:rsidRPr="00F71A9A" w:rsidRDefault="0029447F" w:rsidP="0029447F">
            <w:pPr>
              <w:spacing w:after="0" w:line="240" w:lineRule="auto"/>
              <w:contextualSpacing/>
              <w:rPr>
                <w:rFonts w:ascii="Gill Sans MT" w:hAnsi="Gill Sans MT"/>
                <w:sz w:val="20"/>
                <w:szCs w:val="20"/>
              </w:rPr>
            </w:pPr>
            <w:r w:rsidRPr="00F71A9A">
              <w:rPr>
                <w:rFonts w:ascii="Gill Sans MT" w:hAnsi="Gill Sans MT"/>
                <w:sz w:val="20"/>
                <w:szCs w:val="20"/>
              </w:rPr>
              <w:t>999=Prefer not to respond</w:t>
            </w:r>
          </w:p>
        </w:tc>
        <w:tc>
          <w:tcPr>
            <w:tcW w:w="701" w:type="dxa"/>
            <w:tcBorders>
              <w:top w:val="single" w:sz="4" w:space="0" w:color="auto"/>
              <w:left w:val="single" w:sz="18" w:space="0" w:color="000000"/>
              <w:bottom w:val="single" w:sz="18" w:space="0" w:color="000000"/>
              <w:right w:val="single" w:sz="18" w:space="0" w:color="000000"/>
            </w:tcBorders>
          </w:tcPr>
          <w:p w14:paraId="1F17EB8C" w14:textId="77777777" w:rsidR="0029447F" w:rsidRPr="00F71A9A" w:rsidRDefault="0029447F" w:rsidP="00AC7CBE">
            <w:pPr>
              <w:spacing w:after="0" w:line="240" w:lineRule="auto"/>
              <w:contextualSpacing/>
              <w:rPr>
                <w:rFonts w:ascii="Gill Sans MT" w:eastAsia="Calibri" w:hAnsi="Gill Sans MT" w:cs="Times New Roman"/>
                <w:i/>
                <w:color w:val="A6A6A6"/>
                <w:sz w:val="20"/>
                <w:szCs w:val="20"/>
              </w:rPr>
            </w:pPr>
          </w:p>
        </w:tc>
      </w:tr>
      <w:tr w:rsidR="00FF0DA8" w:rsidRPr="00F71A9A" w14:paraId="1D11B248" w14:textId="77777777" w:rsidTr="00FF0DA8">
        <w:trPr>
          <w:trHeight w:val="20"/>
        </w:trPr>
        <w:tc>
          <w:tcPr>
            <w:tcW w:w="359" w:type="dxa"/>
            <w:tcBorders>
              <w:top w:val="single" w:sz="4" w:space="0" w:color="000000"/>
              <w:left w:val="single" w:sz="4" w:space="0" w:color="000000"/>
              <w:bottom w:val="single" w:sz="4" w:space="0" w:color="000000"/>
              <w:right w:val="single" w:sz="4" w:space="0" w:color="auto"/>
            </w:tcBorders>
          </w:tcPr>
          <w:p w14:paraId="3AB02D55"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p>
        </w:tc>
        <w:tc>
          <w:tcPr>
            <w:tcW w:w="4686" w:type="dxa"/>
            <w:tcBorders>
              <w:top w:val="single" w:sz="4" w:space="0" w:color="000000"/>
              <w:left w:val="single" w:sz="4" w:space="0" w:color="auto"/>
              <w:bottom w:val="single" w:sz="4" w:space="0" w:color="000000"/>
            </w:tcBorders>
          </w:tcPr>
          <w:p w14:paraId="13C7E861" w14:textId="3BDDC261"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hAnsi="Gill Sans MT" w:cs="TimesNewRomanPS-ItalicMT"/>
                <w:iCs/>
                <w:sz w:val="20"/>
                <w:szCs w:val="20"/>
              </w:rPr>
              <w:t>Do other grazing areas exist outside the forests?</w:t>
            </w:r>
          </w:p>
        </w:tc>
        <w:tc>
          <w:tcPr>
            <w:tcW w:w="4344" w:type="dxa"/>
            <w:tcBorders>
              <w:top w:val="single" w:sz="4" w:space="0" w:color="000000"/>
              <w:bottom w:val="single" w:sz="4" w:space="0" w:color="000000"/>
              <w:right w:val="single" w:sz="18" w:space="0" w:color="000000"/>
            </w:tcBorders>
          </w:tcPr>
          <w:p w14:paraId="772A8430" w14:textId="418A3BFA" w:rsidR="00FF0DA8" w:rsidRPr="00F71A9A" w:rsidRDefault="00C70E1F" w:rsidP="00AC7CBE">
            <w:pPr>
              <w:spacing w:after="0" w:line="240" w:lineRule="auto"/>
              <w:contextualSpacing/>
              <w:rPr>
                <w:rFonts w:ascii="Gill Sans MT" w:hAnsi="Gill Sans MT"/>
                <w:sz w:val="20"/>
                <w:szCs w:val="20"/>
              </w:rPr>
            </w:pPr>
            <w:r w:rsidRPr="00F71A9A">
              <w:rPr>
                <w:rFonts w:ascii="Gill Sans MT" w:hAnsi="Gill Sans MT"/>
                <w:sz w:val="20"/>
                <w:szCs w:val="20"/>
              </w:rPr>
              <w:t>0</w:t>
            </w:r>
            <w:r w:rsidR="00FF0DA8" w:rsidRPr="00F71A9A">
              <w:rPr>
                <w:rFonts w:ascii="Gill Sans MT" w:hAnsi="Gill Sans MT"/>
                <w:sz w:val="20"/>
                <w:szCs w:val="20"/>
              </w:rPr>
              <w:t>=No</w:t>
            </w:r>
          </w:p>
          <w:p w14:paraId="351E130F" w14:textId="7DBD788B" w:rsidR="00FF0DA8" w:rsidRPr="00F71A9A" w:rsidRDefault="00C70E1F" w:rsidP="00AC7CBE">
            <w:pPr>
              <w:spacing w:after="0" w:line="240" w:lineRule="auto"/>
              <w:contextualSpacing/>
              <w:rPr>
                <w:rFonts w:ascii="Gill Sans MT" w:hAnsi="Gill Sans MT"/>
                <w:sz w:val="20"/>
                <w:szCs w:val="20"/>
              </w:rPr>
            </w:pPr>
            <w:r w:rsidRPr="00F71A9A">
              <w:rPr>
                <w:rFonts w:ascii="Gill Sans MT" w:hAnsi="Gill Sans MT"/>
                <w:sz w:val="20"/>
                <w:szCs w:val="20"/>
              </w:rPr>
              <w:t>1</w:t>
            </w:r>
            <w:r w:rsidR="00FF0DA8" w:rsidRPr="00F71A9A">
              <w:rPr>
                <w:rFonts w:ascii="Gill Sans MT" w:hAnsi="Gill Sans MT"/>
                <w:sz w:val="20"/>
                <w:szCs w:val="20"/>
              </w:rPr>
              <w:t>=Yes</w:t>
            </w:r>
            <w:r w:rsidR="00FF0DA8" w:rsidRPr="00F71A9A" w:rsidDel="00226116">
              <w:rPr>
                <w:rFonts w:ascii="Gill Sans MT" w:hAnsi="Gill Sans MT"/>
                <w:sz w:val="20"/>
                <w:szCs w:val="20"/>
              </w:rPr>
              <w:t xml:space="preserve"> </w:t>
            </w:r>
          </w:p>
          <w:p w14:paraId="5DCDF665" w14:textId="77777777" w:rsidR="00FF0DA8" w:rsidRPr="00F71A9A" w:rsidRDefault="00FF0DA8" w:rsidP="00AC7CBE">
            <w:pPr>
              <w:spacing w:after="0" w:line="240" w:lineRule="auto"/>
              <w:contextualSpacing/>
              <w:rPr>
                <w:rFonts w:ascii="Gill Sans MT" w:hAnsi="Gill Sans MT"/>
                <w:sz w:val="20"/>
                <w:szCs w:val="20"/>
              </w:rPr>
            </w:pPr>
            <w:r w:rsidRPr="00F71A9A">
              <w:rPr>
                <w:rFonts w:ascii="Gill Sans MT" w:hAnsi="Gill Sans MT"/>
                <w:sz w:val="20"/>
                <w:szCs w:val="20"/>
              </w:rPr>
              <w:t>888=Don’t know</w:t>
            </w:r>
          </w:p>
          <w:p w14:paraId="417279A0" w14:textId="77777777" w:rsidR="00FF0DA8" w:rsidRPr="00F71A9A" w:rsidRDefault="00FF0DA8" w:rsidP="00AC7CBE">
            <w:pPr>
              <w:spacing w:after="0" w:line="240" w:lineRule="auto"/>
              <w:contextualSpacing/>
              <w:rPr>
                <w:rFonts w:ascii="Gill Sans MT" w:hAnsi="Gill Sans MT"/>
                <w:sz w:val="20"/>
                <w:szCs w:val="20"/>
              </w:rPr>
            </w:pPr>
            <w:r w:rsidRPr="00F71A9A">
              <w:rPr>
                <w:rFonts w:ascii="Gill Sans MT" w:hAnsi="Gill Sans MT"/>
                <w:sz w:val="20"/>
                <w:szCs w:val="20"/>
              </w:rP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5FB0CF68" w14:textId="77777777" w:rsidR="00FF0DA8" w:rsidRPr="00F71A9A" w:rsidRDefault="00FF0DA8"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bl>
    <w:p w14:paraId="4E2AFCC1" w14:textId="77777777" w:rsidR="00F42809" w:rsidRPr="00F71A9A" w:rsidRDefault="00F42809" w:rsidP="00AC7CBE">
      <w:pPr>
        <w:spacing w:after="0" w:line="240" w:lineRule="auto"/>
        <w:contextualSpacing/>
        <w:rPr>
          <w:rFonts w:ascii="Gill Sans MT" w:eastAsia="Times New Roman" w:hAnsi="Gill Sans MT" w:cs="Times New Roman"/>
          <w:b/>
          <w:color w:val="000000"/>
          <w:sz w:val="20"/>
          <w:szCs w:val="20"/>
        </w:rPr>
      </w:pPr>
    </w:p>
    <w:p w14:paraId="72DEAE92" w14:textId="77777777" w:rsidR="00303B9C" w:rsidRPr="00F71A9A" w:rsidRDefault="00303B9C" w:rsidP="00AC7CBE">
      <w:pPr>
        <w:autoSpaceDE w:val="0"/>
        <w:autoSpaceDN w:val="0"/>
        <w:adjustRightInd w:val="0"/>
        <w:spacing w:after="0" w:line="240" w:lineRule="auto"/>
        <w:contextualSpacing/>
        <w:rPr>
          <w:rFonts w:ascii="Gill Sans MT" w:hAnsi="Gill Sans MT" w:cs="TimesNewRomanPS-BoldMT"/>
          <w:b/>
          <w:bCs/>
          <w:sz w:val="20"/>
          <w:szCs w:val="20"/>
        </w:rPr>
      </w:pPr>
    </w:p>
    <w:p w14:paraId="77290A15" w14:textId="5BC23B23" w:rsidR="00A1355F" w:rsidRPr="00F71A9A" w:rsidRDefault="003450C1" w:rsidP="00AC7CBE">
      <w:pPr>
        <w:spacing w:after="0" w:line="240" w:lineRule="auto"/>
        <w:contextualSpacing/>
        <w:rPr>
          <w:rFonts w:ascii="Gill Sans MT" w:hAnsi="Gill Sans MT" w:cs="TimesNewRomanPS-BoldMT"/>
          <w:b/>
          <w:bCs/>
          <w:sz w:val="20"/>
          <w:szCs w:val="20"/>
        </w:rPr>
      </w:pPr>
      <w:commentRangeStart w:id="3"/>
      <w:r>
        <w:rPr>
          <w:rFonts w:ascii="Gill Sans MT" w:eastAsia="Times New Roman" w:hAnsi="Gill Sans MT" w:cs="Times New Roman"/>
          <w:b/>
          <w:color w:val="000000"/>
          <w:sz w:val="20"/>
          <w:szCs w:val="20"/>
        </w:rPr>
        <w:t xml:space="preserve">VILLAGE LAND ASSETS </w:t>
      </w:r>
      <w:commentRangeEnd w:id="3"/>
      <w:r w:rsidR="00036578">
        <w:rPr>
          <w:rStyle w:val="CommentReference"/>
        </w:rPr>
        <w:commentReference w:id="3"/>
      </w:r>
    </w:p>
    <w:tbl>
      <w:tblPr>
        <w:tblW w:w="10080" w:type="dxa"/>
        <w:tblInd w:w="-5" w:type="dxa"/>
        <w:tblLayout w:type="fixed"/>
        <w:tblCellMar>
          <w:left w:w="0" w:type="dxa"/>
          <w:right w:w="0" w:type="dxa"/>
        </w:tblCellMar>
        <w:tblLook w:val="0000" w:firstRow="0" w:lastRow="0" w:firstColumn="0" w:lastColumn="0" w:noHBand="0" w:noVBand="0"/>
      </w:tblPr>
      <w:tblGrid>
        <w:gridCol w:w="550"/>
        <w:gridCol w:w="2281"/>
        <w:gridCol w:w="2207"/>
        <w:gridCol w:w="193"/>
        <w:gridCol w:w="2328"/>
        <w:gridCol w:w="1801"/>
        <w:gridCol w:w="720"/>
      </w:tblGrid>
      <w:tr w:rsidR="00FF0DA8" w:rsidRPr="00F71A9A" w14:paraId="7ABEEA43" w14:textId="77777777" w:rsidTr="00C70E1F">
        <w:trPr>
          <w:trHeight w:val="20"/>
        </w:trPr>
        <w:tc>
          <w:tcPr>
            <w:tcW w:w="550" w:type="dxa"/>
            <w:vMerge w:val="restart"/>
            <w:tcBorders>
              <w:top w:val="single" w:sz="4" w:space="0" w:color="000000"/>
              <w:left w:val="single" w:sz="4" w:space="0" w:color="000000"/>
              <w:right w:val="single" w:sz="4" w:space="0" w:color="000000"/>
            </w:tcBorders>
          </w:tcPr>
          <w:p w14:paraId="6B4E4699" w14:textId="77777777" w:rsidR="00FF0DA8" w:rsidRPr="00F71A9A" w:rsidRDefault="00FF0DA8" w:rsidP="00AC7CBE">
            <w:pPr>
              <w:spacing w:after="0" w:line="240" w:lineRule="auto"/>
              <w:contextualSpacing/>
              <w:rPr>
                <w:rFonts w:ascii="Gill Sans MT" w:eastAsia="Calibri" w:hAnsi="Gill Sans MT" w:cs="Times New Roman"/>
                <w:sz w:val="20"/>
                <w:szCs w:val="20"/>
              </w:rPr>
            </w:pPr>
            <w:r w:rsidRPr="00F71A9A">
              <w:rPr>
                <w:rFonts w:ascii="Gill Sans MT" w:eastAsia="Calibri" w:hAnsi="Gill Sans MT" w:cs="Times New Roman"/>
                <w:sz w:val="20"/>
                <w:szCs w:val="20"/>
              </w:rPr>
              <w:t>D1</w:t>
            </w:r>
          </w:p>
        </w:tc>
        <w:tc>
          <w:tcPr>
            <w:tcW w:w="7009" w:type="dxa"/>
            <w:gridSpan w:val="4"/>
            <w:tcBorders>
              <w:top w:val="single" w:sz="4" w:space="0" w:color="000000"/>
              <w:left w:val="single" w:sz="4" w:space="0" w:color="000000"/>
              <w:right w:val="single" w:sz="18" w:space="0" w:color="000000"/>
            </w:tcBorders>
          </w:tcPr>
          <w:p w14:paraId="34F757F7" w14:textId="64AB0502" w:rsidR="00FF0DA8" w:rsidRPr="00F71A9A" w:rsidRDefault="00FF0DA8" w:rsidP="00AC7CBE">
            <w:pPr>
              <w:spacing w:after="0" w:line="240" w:lineRule="auto"/>
              <w:contextualSpacing/>
              <w:rPr>
                <w:rFonts w:ascii="Gill Sans MT" w:eastAsia="Calibri" w:hAnsi="Gill Sans MT" w:cs="Times New Roman"/>
                <w:i/>
                <w:w w:val="105"/>
                <w:sz w:val="20"/>
                <w:szCs w:val="20"/>
              </w:rPr>
            </w:pPr>
            <w:r w:rsidRPr="00F71A9A">
              <w:rPr>
                <w:rFonts w:ascii="Gill Sans MT" w:eastAsia="Calibri" w:hAnsi="Gill Sans MT" w:cs="Times New Roman"/>
                <w:w w:val="105"/>
                <w:sz w:val="20"/>
                <w:szCs w:val="20"/>
              </w:rPr>
              <w:t xml:space="preserve">What is the </w:t>
            </w:r>
            <w:commentRangeStart w:id="4"/>
            <w:r w:rsidR="0029447F" w:rsidRPr="00F71A9A">
              <w:rPr>
                <w:rFonts w:ascii="Gill Sans MT" w:eastAsia="Calibri" w:hAnsi="Gill Sans MT" w:cs="Times New Roman"/>
                <w:w w:val="105"/>
                <w:sz w:val="20"/>
                <w:szCs w:val="20"/>
              </w:rPr>
              <w:t>size/</w:t>
            </w:r>
            <w:r w:rsidRPr="00F71A9A">
              <w:rPr>
                <w:rFonts w:ascii="Gill Sans MT" w:eastAsia="Calibri" w:hAnsi="Gill Sans MT" w:cs="Times New Roman"/>
                <w:w w:val="105"/>
                <w:sz w:val="20"/>
                <w:szCs w:val="20"/>
              </w:rPr>
              <w:t xml:space="preserve">area of </w:t>
            </w:r>
            <w:commentRangeEnd w:id="4"/>
            <w:r w:rsidR="0029447F" w:rsidRPr="00F71A9A">
              <w:rPr>
                <w:rStyle w:val="CommentReference"/>
                <w:rFonts w:ascii="Gill Sans MT" w:hAnsi="Gill Sans MT"/>
                <w:sz w:val="20"/>
                <w:szCs w:val="20"/>
              </w:rPr>
              <w:commentReference w:id="4"/>
            </w:r>
            <w:r w:rsidRPr="00F71A9A">
              <w:rPr>
                <w:rFonts w:ascii="Gill Sans MT" w:eastAsia="Calibri" w:hAnsi="Gill Sans MT" w:cs="Times New Roman"/>
                <w:w w:val="105"/>
                <w:sz w:val="20"/>
                <w:szCs w:val="20"/>
              </w:rPr>
              <w:t>your village?</w:t>
            </w:r>
            <w:r w:rsidRPr="00F71A9A">
              <w:rPr>
                <w:rFonts w:ascii="Gill Sans MT" w:eastAsia="Calibri" w:hAnsi="Gill Sans MT" w:cs="Times New Roman"/>
                <w:i/>
                <w:w w:val="105"/>
                <w:sz w:val="20"/>
                <w:szCs w:val="20"/>
              </w:rPr>
              <w:t xml:space="preserve">   </w:t>
            </w:r>
            <w:r w:rsidRPr="00F71A9A">
              <w:rPr>
                <w:rFonts w:ascii="Gill Sans MT" w:eastAsia="Calibri" w:hAnsi="Gill Sans MT" w:cs="Times New Roman"/>
                <w:b/>
                <w:w w:val="105"/>
                <w:sz w:val="20"/>
                <w:szCs w:val="20"/>
              </w:rPr>
              <w:t>(</w:t>
            </w:r>
            <w:proofErr w:type="spellStart"/>
            <w:r w:rsidRPr="00F71A9A">
              <w:rPr>
                <w:rFonts w:ascii="Gill Sans MT" w:eastAsiaTheme="minorEastAsia" w:hAnsi="Gill Sans MT"/>
                <w:b/>
                <w:color w:val="000000"/>
                <w:sz w:val="20"/>
                <w:szCs w:val="20"/>
                <w:lang w:eastAsia="zh-CN"/>
              </w:rPr>
              <w:t>hvarea</w:t>
            </w:r>
            <w:proofErr w:type="spellEnd"/>
            <w:r w:rsidRPr="00F71A9A">
              <w:rPr>
                <w:rFonts w:ascii="Gill Sans MT" w:eastAsiaTheme="minorEastAsia" w:hAnsi="Gill Sans MT"/>
                <w:b/>
                <w:color w:val="000000"/>
                <w:sz w:val="20"/>
                <w:szCs w:val="20"/>
                <w:lang w:eastAsia="zh-CN"/>
              </w:rPr>
              <w:t xml:space="preserve">) </w:t>
            </w:r>
          </w:p>
        </w:tc>
        <w:tc>
          <w:tcPr>
            <w:tcW w:w="2521" w:type="dxa"/>
            <w:gridSpan w:val="2"/>
            <w:tcBorders>
              <w:top w:val="single" w:sz="18" w:space="0" w:color="000000"/>
              <w:left w:val="single" w:sz="18" w:space="0" w:color="000000"/>
              <w:bottom w:val="single" w:sz="18" w:space="0" w:color="auto"/>
              <w:right w:val="single" w:sz="18" w:space="0" w:color="000000"/>
            </w:tcBorders>
          </w:tcPr>
          <w:p w14:paraId="0FF6664A"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i/>
                <w:color w:val="A6A6A6"/>
                <w:sz w:val="20"/>
                <w:szCs w:val="20"/>
              </w:rPr>
              <w:t>(Integer)</w:t>
            </w:r>
          </w:p>
        </w:tc>
      </w:tr>
      <w:tr w:rsidR="00FF0DA8" w:rsidRPr="00F71A9A" w14:paraId="3FFC2C25" w14:textId="77777777" w:rsidTr="00C70E1F">
        <w:trPr>
          <w:trHeight w:val="20"/>
        </w:trPr>
        <w:tc>
          <w:tcPr>
            <w:tcW w:w="550" w:type="dxa"/>
            <w:vMerge/>
            <w:tcBorders>
              <w:left w:val="single" w:sz="4" w:space="0" w:color="000000"/>
              <w:bottom w:val="single" w:sz="4" w:space="0" w:color="000000"/>
              <w:right w:val="single" w:sz="4" w:space="0" w:color="000000"/>
            </w:tcBorders>
          </w:tcPr>
          <w:p w14:paraId="092E1430" w14:textId="77777777" w:rsidR="00FF0DA8" w:rsidRPr="00F71A9A" w:rsidRDefault="00FF0DA8" w:rsidP="00AC7CBE">
            <w:pPr>
              <w:spacing w:after="0" w:line="240" w:lineRule="auto"/>
              <w:contextualSpacing/>
              <w:rPr>
                <w:rFonts w:ascii="Gill Sans MT" w:eastAsia="Calibri" w:hAnsi="Gill Sans MT" w:cs="Times New Roman"/>
                <w:sz w:val="20"/>
                <w:szCs w:val="20"/>
              </w:rPr>
            </w:pPr>
          </w:p>
        </w:tc>
        <w:tc>
          <w:tcPr>
            <w:tcW w:w="2281" w:type="dxa"/>
            <w:tcBorders>
              <w:left w:val="single" w:sz="4" w:space="0" w:color="000000"/>
              <w:bottom w:val="single" w:sz="4" w:space="0" w:color="000000"/>
            </w:tcBorders>
          </w:tcPr>
          <w:p w14:paraId="47C9350D"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Unit:</w:t>
            </w:r>
          </w:p>
          <w:p w14:paraId="0D0515BB"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(1)Lime</w:t>
            </w:r>
          </w:p>
        </w:tc>
        <w:tc>
          <w:tcPr>
            <w:tcW w:w="2400" w:type="dxa"/>
            <w:gridSpan w:val="2"/>
            <w:tcBorders>
              <w:bottom w:val="single" w:sz="4" w:space="0" w:color="000000"/>
            </w:tcBorders>
          </w:tcPr>
          <w:p w14:paraId="171F70E4"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(2)Acre</w:t>
            </w:r>
          </w:p>
          <w:p w14:paraId="2C3A9905"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(3)Hectare</w:t>
            </w:r>
          </w:p>
        </w:tc>
        <w:tc>
          <w:tcPr>
            <w:tcW w:w="4129" w:type="dxa"/>
            <w:gridSpan w:val="2"/>
            <w:tcBorders>
              <w:left w:val="nil"/>
              <w:bottom w:val="single" w:sz="4" w:space="0" w:color="000000"/>
              <w:right w:val="single" w:sz="18" w:space="0" w:color="000000"/>
            </w:tcBorders>
          </w:tcPr>
          <w:p w14:paraId="5F0D2583"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(4)Square meter</w:t>
            </w:r>
          </w:p>
          <w:p w14:paraId="1665047C" w14:textId="77777777" w:rsidR="00FF0DA8" w:rsidRPr="00F71A9A" w:rsidRDefault="00FF0DA8" w:rsidP="00AC7CBE">
            <w:pPr>
              <w:spacing w:after="0" w:line="240" w:lineRule="auto"/>
              <w:contextualSpacing/>
              <w:rPr>
                <w:rFonts w:ascii="Gill Sans MT" w:eastAsiaTheme="minorEastAsia" w:hAnsi="Gill Sans MT"/>
                <w:color w:val="000000"/>
                <w:sz w:val="20"/>
                <w:szCs w:val="20"/>
                <w:lang w:eastAsia="zh-CN"/>
              </w:rPr>
            </w:pPr>
            <w:r w:rsidRPr="00F71A9A">
              <w:rPr>
                <w:rFonts w:ascii="Gill Sans MT" w:eastAsiaTheme="minorEastAsia" w:hAnsi="Gill Sans MT"/>
                <w:b/>
                <w:color w:val="000000"/>
                <w:sz w:val="20"/>
                <w:szCs w:val="20"/>
                <w:lang w:eastAsia="zh-CN"/>
              </w:rPr>
              <w:t>(</w:t>
            </w:r>
            <w:proofErr w:type="spellStart"/>
            <w:r w:rsidRPr="00F71A9A">
              <w:rPr>
                <w:rFonts w:ascii="Gill Sans MT" w:eastAsiaTheme="minorEastAsia" w:hAnsi="Gill Sans MT"/>
                <w:b/>
                <w:color w:val="000000"/>
                <w:sz w:val="20"/>
                <w:szCs w:val="20"/>
                <w:lang w:eastAsia="zh-CN"/>
              </w:rPr>
              <w:t>hvarea_unit</w:t>
            </w:r>
            <w:proofErr w:type="spellEnd"/>
            <w:r w:rsidRPr="00F71A9A">
              <w:rPr>
                <w:rFonts w:ascii="Gill Sans MT" w:eastAsiaTheme="minorEastAsia" w:hAnsi="Gill Sans MT"/>
                <w:b/>
                <w:color w:val="000000"/>
                <w:sz w:val="20"/>
                <w:szCs w:val="20"/>
                <w:lang w:eastAsia="zh-CN"/>
              </w:rPr>
              <w:t>)</w:t>
            </w:r>
          </w:p>
        </w:tc>
        <w:tc>
          <w:tcPr>
            <w:tcW w:w="720" w:type="dxa"/>
            <w:tcBorders>
              <w:top w:val="single" w:sz="18" w:space="0" w:color="auto"/>
              <w:left w:val="single" w:sz="18" w:space="0" w:color="000000"/>
              <w:bottom w:val="single" w:sz="18" w:space="0" w:color="000000"/>
              <w:right w:val="single" w:sz="18" w:space="0" w:color="000000"/>
            </w:tcBorders>
          </w:tcPr>
          <w:p w14:paraId="3C69C01F" w14:textId="77777777" w:rsidR="00FF0DA8" w:rsidRPr="00F71A9A" w:rsidRDefault="00FF0DA8"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FF0DA8" w:rsidRPr="00F71A9A" w14:paraId="47DE04D9" w14:textId="77777777" w:rsidTr="00C70E1F">
        <w:trPr>
          <w:trHeight w:val="20"/>
        </w:trPr>
        <w:tc>
          <w:tcPr>
            <w:tcW w:w="550" w:type="dxa"/>
            <w:vMerge w:val="restart"/>
            <w:tcBorders>
              <w:top w:val="single" w:sz="4" w:space="0" w:color="000000"/>
              <w:left w:val="single" w:sz="4" w:space="0" w:color="000000"/>
              <w:right w:val="single" w:sz="4" w:space="0" w:color="000000"/>
            </w:tcBorders>
          </w:tcPr>
          <w:p w14:paraId="3146B03F" w14:textId="621C5F98" w:rsidR="00FF0DA8" w:rsidRPr="00F71A9A" w:rsidRDefault="00C70E1F" w:rsidP="00AC7CBE">
            <w:pPr>
              <w:spacing w:after="0" w:line="240" w:lineRule="auto"/>
              <w:contextualSpacing/>
              <w:rPr>
                <w:rFonts w:ascii="Gill Sans MT" w:eastAsia="Calibri" w:hAnsi="Gill Sans MT" w:cs="Times New Roman"/>
                <w:sz w:val="20"/>
                <w:szCs w:val="20"/>
              </w:rPr>
            </w:pPr>
            <w:r w:rsidRPr="00F71A9A">
              <w:rPr>
                <w:rFonts w:ascii="Gill Sans MT" w:eastAsia="Calibri" w:hAnsi="Gill Sans MT" w:cs="Times New Roman"/>
                <w:sz w:val="20"/>
                <w:szCs w:val="20"/>
              </w:rPr>
              <w:t>D2</w:t>
            </w:r>
          </w:p>
        </w:tc>
        <w:tc>
          <w:tcPr>
            <w:tcW w:w="7009" w:type="dxa"/>
            <w:gridSpan w:val="4"/>
            <w:tcBorders>
              <w:top w:val="single" w:sz="4" w:space="0" w:color="000000"/>
              <w:left w:val="single" w:sz="4" w:space="0" w:color="000000"/>
              <w:right w:val="single" w:sz="18" w:space="0" w:color="000000"/>
            </w:tcBorders>
          </w:tcPr>
          <w:p w14:paraId="7FE438BD" w14:textId="206C35CA" w:rsidR="00FF0DA8" w:rsidRPr="00F71A9A" w:rsidRDefault="00FF0DA8" w:rsidP="00AC7CBE">
            <w:pPr>
              <w:spacing w:after="0" w:line="240" w:lineRule="auto"/>
              <w:contextualSpacing/>
              <w:rPr>
                <w:rFonts w:ascii="Gill Sans MT" w:eastAsia="Calibri" w:hAnsi="Gill Sans MT" w:cs="Times New Roman"/>
                <w:i/>
                <w:w w:val="105"/>
                <w:sz w:val="20"/>
                <w:szCs w:val="20"/>
              </w:rPr>
            </w:pPr>
            <w:r w:rsidRPr="00F71A9A">
              <w:rPr>
                <w:rFonts w:ascii="Gill Sans MT" w:hAnsi="Gill Sans MT"/>
                <w:color w:val="000000"/>
                <w:sz w:val="20"/>
                <w:szCs w:val="20"/>
              </w:rPr>
              <w:t xml:space="preserve">What </w:t>
            </w:r>
            <w:commentRangeStart w:id="5"/>
            <w:r w:rsidRPr="00F71A9A">
              <w:rPr>
                <w:rFonts w:ascii="Gill Sans MT" w:hAnsi="Gill Sans MT"/>
                <w:color w:val="000000"/>
                <w:sz w:val="20"/>
                <w:szCs w:val="20"/>
              </w:rPr>
              <w:t xml:space="preserve">area </w:t>
            </w:r>
            <w:commentRangeEnd w:id="5"/>
            <w:r w:rsidR="005D3FDE" w:rsidRPr="00F71A9A">
              <w:rPr>
                <w:rStyle w:val="CommentReference"/>
                <w:rFonts w:ascii="Gill Sans MT" w:hAnsi="Gill Sans MT"/>
                <w:sz w:val="20"/>
                <w:szCs w:val="20"/>
              </w:rPr>
              <w:commentReference w:id="5"/>
            </w:r>
            <w:r w:rsidRPr="00F71A9A">
              <w:rPr>
                <w:rFonts w:ascii="Gill Sans MT" w:hAnsi="Gill Sans MT"/>
                <w:color w:val="000000"/>
                <w:sz w:val="20"/>
                <w:szCs w:val="20"/>
              </w:rPr>
              <w:t xml:space="preserve">of land is allocated to individual households?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hvland</w:t>
            </w:r>
            <w:proofErr w:type="spellEnd"/>
            <w:r w:rsidRPr="00F71A9A">
              <w:rPr>
                <w:rFonts w:ascii="Gill Sans MT" w:hAnsi="Gill Sans MT"/>
                <w:b/>
                <w:color w:val="000000"/>
                <w:sz w:val="20"/>
                <w:szCs w:val="20"/>
              </w:rPr>
              <w:t>)</w:t>
            </w:r>
          </w:p>
        </w:tc>
        <w:tc>
          <w:tcPr>
            <w:tcW w:w="2521" w:type="dxa"/>
            <w:gridSpan w:val="2"/>
            <w:tcBorders>
              <w:top w:val="single" w:sz="18" w:space="0" w:color="000000"/>
              <w:left w:val="single" w:sz="18" w:space="0" w:color="000000"/>
              <w:bottom w:val="single" w:sz="18" w:space="0" w:color="auto"/>
              <w:right w:val="single" w:sz="18" w:space="0" w:color="000000"/>
            </w:tcBorders>
          </w:tcPr>
          <w:p w14:paraId="716196AB"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i/>
                <w:color w:val="A6A6A6"/>
                <w:sz w:val="20"/>
                <w:szCs w:val="20"/>
              </w:rPr>
              <w:t>(Integer)</w:t>
            </w:r>
          </w:p>
        </w:tc>
      </w:tr>
      <w:tr w:rsidR="00FF0DA8" w:rsidRPr="00F71A9A" w14:paraId="26D6BF5D" w14:textId="77777777" w:rsidTr="00C70E1F">
        <w:trPr>
          <w:trHeight w:val="20"/>
        </w:trPr>
        <w:tc>
          <w:tcPr>
            <w:tcW w:w="550" w:type="dxa"/>
            <w:vMerge/>
            <w:tcBorders>
              <w:left w:val="single" w:sz="4" w:space="0" w:color="000000"/>
              <w:bottom w:val="single" w:sz="4" w:space="0" w:color="000000"/>
              <w:right w:val="single" w:sz="4" w:space="0" w:color="000000"/>
            </w:tcBorders>
          </w:tcPr>
          <w:p w14:paraId="2B6CD3DF" w14:textId="77777777" w:rsidR="00FF0DA8" w:rsidRPr="00F71A9A" w:rsidRDefault="00FF0DA8" w:rsidP="00AC7CBE">
            <w:pPr>
              <w:spacing w:after="0" w:line="240" w:lineRule="auto"/>
              <w:contextualSpacing/>
              <w:rPr>
                <w:rFonts w:ascii="Gill Sans MT" w:eastAsia="Calibri" w:hAnsi="Gill Sans MT" w:cs="Times New Roman"/>
                <w:sz w:val="20"/>
                <w:szCs w:val="20"/>
              </w:rPr>
            </w:pPr>
          </w:p>
        </w:tc>
        <w:tc>
          <w:tcPr>
            <w:tcW w:w="2281" w:type="dxa"/>
            <w:tcBorders>
              <w:left w:val="single" w:sz="4" w:space="0" w:color="000000"/>
              <w:bottom w:val="single" w:sz="4" w:space="0" w:color="000000"/>
            </w:tcBorders>
          </w:tcPr>
          <w:p w14:paraId="0908E017"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Unit:</w:t>
            </w:r>
          </w:p>
          <w:p w14:paraId="3489902C"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(1)Lime</w:t>
            </w:r>
          </w:p>
        </w:tc>
        <w:tc>
          <w:tcPr>
            <w:tcW w:w="2400" w:type="dxa"/>
            <w:gridSpan w:val="2"/>
            <w:tcBorders>
              <w:bottom w:val="single" w:sz="4" w:space="0" w:color="000000"/>
            </w:tcBorders>
          </w:tcPr>
          <w:p w14:paraId="1C6CBC35"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(2)Acre</w:t>
            </w:r>
          </w:p>
          <w:p w14:paraId="127CF707"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(3)Hectare</w:t>
            </w:r>
          </w:p>
        </w:tc>
        <w:tc>
          <w:tcPr>
            <w:tcW w:w="4129" w:type="dxa"/>
            <w:gridSpan w:val="2"/>
            <w:tcBorders>
              <w:left w:val="nil"/>
              <w:bottom w:val="single" w:sz="4" w:space="0" w:color="000000"/>
              <w:right w:val="single" w:sz="18" w:space="0" w:color="000000"/>
            </w:tcBorders>
          </w:tcPr>
          <w:p w14:paraId="5F1D7CBE"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(4)Square meter</w:t>
            </w:r>
          </w:p>
          <w:p w14:paraId="09475D84" w14:textId="77777777" w:rsidR="00FF0DA8" w:rsidRPr="00F71A9A" w:rsidRDefault="00FF0DA8" w:rsidP="00AC7CBE">
            <w:pPr>
              <w:spacing w:after="0" w:line="240" w:lineRule="auto"/>
              <w:contextualSpacing/>
              <w:rPr>
                <w:rFonts w:ascii="Gill Sans MT" w:eastAsiaTheme="minorEastAsia" w:hAnsi="Gill Sans MT"/>
                <w:color w:val="000000"/>
                <w:sz w:val="20"/>
                <w:szCs w:val="20"/>
                <w:lang w:eastAsia="zh-CN"/>
              </w:rPr>
            </w:pPr>
            <w:r w:rsidRPr="00F71A9A">
              <w:rPr>
                <w:rFonts w:ascii="Gill Sans MT" w:eastAsiaTheme="minorEastAsia" w:hAnsi="Gill Sans MT"/>
                <w:b/>
                <w:color w:val="000000"/>
                <w:sz w:val="20"/>
                <w:szCs w:val="20"/>
                <w:lang w:eastAsia="zh-CN"/>
              </w:rPr>
              <w:t>(</w:t>
            </w:r>
            <w:proofErr w:type="spellStart"/>
            <w:r w:rsidRPr="00F71A9A">
              <w:rPr>
                <w:rFonts w:ascii="Gill Sans MT" w:eastAsiaTheme="minorEastAsia" w:hAnsi="Gill Sans MT"/>
                <w:b/>
                <w:color w:val="000000"/>
                <w:sz w:val="20"/>
                <w:szCs w:val="20"/>
                <w:lang w:eastAsia="zh-CN"/>
              </w:rPr>
              <w:t>hvarea_unit</w:t>
            </w:r>
            <w:proofErr w:type="spellEnd"/>
            <w:r w:rsidRPr="00F71A9A">
              <w:rPr>
                <w:rFonts w:ascii="Gill Sans MT" w:eastAsiaTheme="minorEastAsia" w:hAnsi="Gill Sans MT"/>
                <w:b/>
                <w:color w:val="000000"/>
                <w:sz w:val="20"/>
                <w:szCs w:val="20"/>
                <w:lang w:eastAsia="zh-CN"/>
              </w:rPr>
              <w:t>)</w:t>
            </w:r>
          </w:p>
        </w:tc>
        <w:tc>
          <w:tcPr>
            <w:tcW w:w="720" w:type="dxa"/>
            <w:tcBorders>
              <w:top w:val="single" w:sz="18" w:space="0" w:color="auto"/>
              <w:left w:val="single" w:sz="18" w:space="0" w:color="000000"/>
              <w:bottom w:val="single" w:sz="18" w:space="0" w:color="000000"/>
              <w:right w:val="single" w:sz="18" w:space="0" w:color="000000"/>
            </w:tcBorders>
          </w:tcPr>
          <w:p w14:paraId="11DB584A" w14:textId="77777777" w:rsidR="00FF0DA8" w:rsidRPr="00F71A9A" w:rsidRDefault="00FF0DA8"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FF0DA8" w:rsidRPr="00F71A9A" w14:paraId="4E3A590C" w14:textId="77777777" w:rsidTr="00C70E1F">
        <w:trPr>
          <w:trHeight w:val="20"/>
        </w:trPr>
        <w:tc>
          <w:tcPr>
            <w:tcW w:w="550" w:type="dxa"/>
            <w:vMerge w:val="restart"/>
            <w:tcBorders>
              <w:top w:val="single" w:sz="4" w:space="0" w:color="000000"/>
              <w:left w:val="single" w:sz="4" w:space="0" w:color="000000"/>
              <w:right w:val="single" w:sz="4" w:space="0" w:color="000000"/>
            </w:tcBorders>
          </w:tcPr>
          <w:p w14:paraId="17781A45" w14:textId="418D521B" w:rsidR="00FF0DA8" w:rsidRPr="00F71A9A" w:rsidRDefault="00C70E1F" w:rsidP="00AC7CBE">
            <w:pPr>
              <w:spacing w:after="0" w:line="240" w:lineRule="auto"/>
              <w:contextualSpacing/>
              <w:rPr>
                <w:rFonts w:ascii="Gill Sans MT" w:eastAsia="Calibri" w:hAnsi="Gill Sans MT" w:cs="Times New Roman"/>
                <w:sz w:val="20"/>
                <w:szCs w:val="20"/>
              </w:rPr>
            </w:pPr>
            <w:r w:rsidRPr="00F71A9A">
              <w:rPr>
                <w:rFonts w:ascii="Gill Sans MT" w:eastAsia="Calibri" w:hAnsi="Gill Sans MT" w:cs="Times New Roman"/>
                <w:sz w:val="20"/>
                <w:szCs w:val="20"/>
              </w:rPr>
              <w:t>D3</w:t>
            </w:r>
          </w:p>
        </w:tc>
        <w:tc>
          <w:tcPr>
            <w:tcW w:w="7009" w:type="dxa"/>
            <w:gridSpan w:val="4"/>
            <w:tcBorders>
              <w:top w:val="single" w:sz="4" w:space="0" w:color="000000"/>
              <w:left w:val="single" w:sz="4" w:space="0" w:color="000000"/>
              <w:right w:val="single" w:sz="18" w:space="0" w:color="000000"/>
            </w:tcBorders>
          </w:tcPr>
          <w:p w14:paraId="7594877B" w14:textId="07D14A07" w:rsidR="00FF0DA8" w:rsidRPr="00F71A9A" w:rsidRDefault="00FF0DA8" w:rsidP="00AC7CBE">
            <w:pPr>
              <w:pStyle w:val="longtableQtext"/>
              <w:spacing w:after="0" w:line="240" w:lineRule="auto"/>
              <w:contextualSpacing/>
              <w:rPr>
                <w:rFonts w:ascii="Gill Sans MT" w:eastAsiaTheme="minorEastAsia" w:hAnsi="Gill Sans MT"/>
                <w:sz w:val="20"/>
                <w:szCs w:val="20"/>
                <w:lang w:eastAsia="zh-CN"/>
              </w:rPr>
            </w:pPr>
            <w:r w:rsidRPr="00F71A9A">
              <w:rPr>
                <w:rFonts w:ascii="Gill Sans MT" w:eastAsiaTheme="minorEastAsia" w:hAnsi="Gill Sans MT"/>
                <w:sz w:val="20"/>
                <w:szCs w:val="20"/>
                <w:lang w:eastAsia="zh-CN"/>
              </w:rPr>
              <w:t xml:space="preserve">What area of land is unallocated? </w:t>
            </w:r>
            <w:r w:rsidRPr="00F71A9A">
              <w:rPr>
                <w:rFonts w:ascii="Gill Sans MT" w:eastAsia="Calibri" w:hAnsi="Gill Sans MT" w:cs="Times New Roman"/>
                <w:i/>
                <w:color w:val="auto"/>
                <w:w w:val="105"/>
                <w:sz w:val="20"/>
                <w:szCs w:val="20"/>
              </w:rPr>
              <w:t>under village authority</w:t>
            </w:r>
            <w:r w:rsidRPr="00F71A9A">
              <w:rPr>
                <w:rFonts w:ascii="Gill Sans MT" w:eastAsiaTheme="minorEastAsia" w:hAnsi="Gill Sans MT"/>
                <w:sz w:val="20"/>
                <w:szCs w:val="20"/>
                <w:lang w:eastAsia="zh-CN"/>
              </w:rPr>
              <w:t xml:space="preserve"> </w:t>
            </w:r>
            <w:r w:rsidRPr="00F71A9A">
              <w:rPr>
                <w:rFonts w:ascii="Gill Sans MT" w:eastAsiaTheme="minorEastAsia" w:hAnsi="Gill Sans MT"/>
                <w:b/>
                <w:sz w:val="20"/>
                <w:szCs w:val="20"/>
                <w:lang w:eastAsia="zh-CN"/>
              </w:rPr>
              <w:t>(</w:t>
            </w:r>
            <w:proofErr w:type="spellStart"/>
            <w:r w:rsidRPr="00F71A9A">
              <w:rPr>
                <w:rFonts w:ascii="Gill Sans MT" w:eastAsiaTheme="minorEastAsia" w:hAnsi="Gill Sans MT"/>
                <w:b/>
                <w:sz w:val="20"/>
                <w:szCs w:val="20"/>
                <w:lang w:eastAsia="zh-CN"/>
              </w:rPr>
              <w:t>hvland_unallocated</w:t>
            </w:r>
            <w:proofErr w:type="spellEnd"/>
            <w:r w:rsidRPr="00F71A9A">
              <w:rPr>
                <w:rFonts w:ascii="Gill Sans MT" w:eastAsiaTheme="minorEastAsia" w:hAnsi="Gill Sans MT"/>
                <w:b/>
                <w:sz w:val="20"/>
                <w:szCs w:val="20"/>
                <w:lang w:eastAsia="zh-CN"/>
              </w:rPr>
              <w:t>)</w:t>
            </w:r>
          </w:p>
        </w:tc>
        <w:tc>
          <w:tcPr>
            <w:tcW w:w="2521" w:type="dxa"/>
            <w:gridSpan w:val="2"/>
            <w:tcBorders>
              <w:top w:val="single" w:sz="18" w:space="0" w:color="000000"/>
              <w:left w:val="single" w:sz="18" w:space="0" w:color="000000"/>
              <w:bottom w:val="single" w:sz="18" w:space="0" w:color="auto"/>
              <w:right w:val="single" w:sz="18" w:space="0" w:color="000000"/>
            </w:tcBorders>
          </w:tcPr>
          <w:p w14:paraId="5E1E5F49"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i/>
                <w:color w:val="A6A6A6"/>
                <w:sz w:val="20"/>
                <w:szCs w:val="20"/>
              </w:rPr>
              <w:t>(Integer)</w:t>
            </w:r>
          </w:p>
        </w:tc>
      </w:tr>
      <w:tr w:rsidR="00FF0DA8" w:rsidRPr="00F71A9A" w14:paraId="2297EB40" w14:textId="77777777" w:rsidTr="00C70E1F">
        <w:trPr>
          <w:trHeight w:val="20"/>
        </w:trPr>
        <w:tc>
          <w:tcPr>
            <w:tcW w:w="550" w:type="dxa"/>
            <w:vMerge/>
            <w:tcBorders>
              <w:left w:val="single" w:sz="4" w:space="0" w:color="000000"/>
              <w:bottom w:val="single" w:sz="4" w:space="0" w:color="000000"/>
              <w:right w:val="single" w:sz="4" w:space="0" w:color="000000"/>
            </w:tcBorders>
          </w:tcPr>
          <w:p w14:paraId="2F76FFEC" w14:textId="77777777" w:rsidR="00FF0DA8" w:rsidRPr="00F71A9A" w:rsidRDefault="00FF0DA8" w:rsidP="00AC7CBE">
            <w:pPr>
              <w:spacing w:after="0" w:line="240" w:lineRule="auto"/>
              <w:contextualSpacing/>
              <w:rPr>
                <w:rFonts w:ascii="Gill Sans MT" w:eastAsia="Calibri" w:hAnsi="Gill Sans MT" w:cs="Times New Roman"/>
                <w:sz w:val="20"/>
                <w:szCs w:val="20"/>
              </w:rPr>
            </w:pPr>
          </w:p>
        </w:tc>
        <w:tc>
          <w:tcPr>
            <w:tcW w:w="2281" w:type="dxa"/>
            <w:tcBorders>
              <w:left w:val="single" w:sz="4" w:space="0" w:color="000000"/>
              <w:bottom w:val="single" w:sz="4" w:space="0" w:color="000000"/>
            </w:tcBorders>
          </w:tcPr>
          <w:p w14:paraId="0344BD0E"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Unit:</w:t>
            </w:r>
          </w:p>
          <w:p w14:paraId="7F157E06"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(1)Lime</w:t>
            </w:r>
          </w:p>
        </w:tc>
        <w:tc>
          <w:tcPr>
            <w:tcW w:w="2400" w:type="dxa"/>
            <w:gridSpan w:val="2"/>
            <w:tcBorders>
              <w:bottom w:val="single" w:sz="4" w:space="0" w:color="000000"/>
            </w:tcBorders>
          </w:tcPr>
          <w:p w14:paraId="7690B85F"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(2)Acre</w:t>
            </w:r>
          </w:p>
          <w:p w14:paraId="28FDFF96"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(3)Hectare</w:t>
            </w:r>
          </w:p>
        </w:tc>
        <w:tc>
          <w:tcPr>
            <w:tcW w:w="4129" w:type="dxa"/>
            <w:gridSpan w:val="2"/>
            <w:tcBorders>
              <w:left w:val="nil"/>
              <w:bottom w:val="single" w:sz="4" w:space="0" w:color="000000"/>
              <w:right w:val="single" w:sz="18" w:space="0" w:color="000000"/>
            </w:tcBorders>
          </w:tcPr>
          <w:p w14:paraId="3342E6B3"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(4)Square meter</w:t>
            </w:r>
          </w:p>
          <w:p w14:paraId="28992643" w14:textId="77777777" w:rsidR="00FF0DA8" w:rsidRPr="00F71A9A" w:rsidRDefault="00FF0DA8" w:rsidP="00AC7CBE">
            <w:pPr>
              <w:spacing w:after="0" w:line="240" w:lineRule="auto"/>
              <w:contextualSpacing/>
              <w:rPr>
                <w:rFonts w:ascii="Gill Sans MT" w:eastAsiaTheme="minorEastAsia" w:hAnsi="Gill Sans MT"/>
                <w:color w:val="000000"/>
                <w:sz w:val="20"/>
                <w:szCs w:val="20"/>
                <w:lang w:eastAsia="zh-CN"/>
              </w:rPr>
            </w:pPr>
            <w:r w:rsidRPr="00F71A9A">
              <w:rPr>
                <w:rFonts w:ascii="Gill Sans MT" w:eastAsiaTheme="minorEastAsia" w:hAnsi="Gill Sans MT"/>
                <w:b/>
                <w:color w:val="000000"/>
                <w:sz w:val="20"/>
                <w:szCs w:val="20"/>
                <w:lang w:eastAsia="zh-CN"/>
              </w:rPr>
              <w:t>(</w:t>
            </w:r>
            <w:proofErr w:type="spellStart"/>
            <w:r w:rsidRPr="00F71A9A">
              <w:rPr>
                <w:rFonts w:ascii="Gill Sans MT" w:eastAsiaTheme="minorEastAsia" w:hAnsi="Gill Sans MT"/>
                <w:b/>
                <w:color w:val="000000"/>
                <w:sz w:val="20"/>
                <w:szCs w:val="20"/>
                <w:lang w:eastAsia="zh-CN"/>
              </w:rPr>
              <w:t>hvarea_unit</w:t>
            </w:r>
            <w:proofErr w:type="spellEnd"/>
            <w:r w:rsidRPr="00F71A9A">
              <w:rPr>
                <w:rFonts w:ascii="Gill Sans MT" w:eastAsiaTheme="minorEastAsia" w:hAnsi="Gill Sans MT"/>
                <w:b/>
                <w:color w:val="000000"/>
                <w:sz w:val="20"/>
                <w:szCs w:val="20"/>
                <w:lang w:eastAsia="zh-CN"/>
              </w:rPr>
              <w:t>)</w:t>
            </w:r>
          </w:p>
        </w:tc>
        <w:tc>
          <w:tcPr>
            <w:tcW w:w="720" w:type="dxa"/>
            <w:tcBorders>
              <w:top w:val="single" w:sz="18" w:space="0" w:color="auto"/>
              <w:left w:val="single" w:sz="18" w:space="0" w:color="000000"/>
              <w:bottom w:val="single" w:sz="18" w:space="0" w:color="000000"/>
              <w:right w:val="single" w:sz="18" w:space="0" w:color="000000"/>
            </w:tcBorders>
          </w:tcPr>
          <w:p w14:paraId="165DABE3" w14:textId="77777777" w:rsidR="00FF0DA8" w:rsidRPr="00F71A9A" w:rsidRDefault="00FF0DA8"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FF0DA8" w:rsidRPr="00F71A9A" w14:paraId="68A9BD73" w14:textId="77777777" w:rsidTr="00C70E1F">
        <w:trPr>
          <w:trHeight w:val="20"/>
        </w:trPr>
        <w:tc>
          <w:tcPr>
            <w:tcW w:w="550" w:type="dxa"/>
            <w:vMerge w:val="restart"/>
            <w:tcBorders>
              <w:top w:val="single" w:sz="4" w:space="0" w:color="000000"/>
              <w:left w:val="single" w:sz="4" w:space="0" w:color="000000"/>
              <w:right w:val="single" w:sz="4" w:space="0" w:color="000000"/>
            </w:tcBorders>
          </w:tcPr>
          <w:p w14:paraId="3928AA2D" w14:textId="6DFFC263" w:rsidR="00FF0DA8" w:rsidRPr="00F71A9A" w:rsidRDefault="00C70E1F" w:rsidP="00AC7CBE">
            <w:pPr>
              <w:spacing w:after="0" w:line="240" w:lineRule="auto"/>
              <w:contextualSpacing/>
              <w:rPr>
                <w:rFonts w:ascii="Gill Sans MT" w:eastAsia="Calibri" w:hAnsi="Gill Sans MT" w:cs="Times New Roman"/>
                <w:sz w:val="20"/>
                <w:szCs w:val="20"/>
              </w:rPr>
            </w:pPr>
            <w:r w:rsidRPr="00F71A9A">
              <w:rPr>
                <w:rFonts w:ascii="Gill Sans MT" w:eastAsia="Calibri" w:hAnsi="Gill Sans MT" w:cs="Times New Roman"/>
                <w:sz w:val="20"/>
                <w:szCs w:val="20"/>
              </w:rPr>
              <w:t>D4</w:t>
            </w:r>
          </w:p>
        </w:tc>
        <w:tc>
          <w:tcPr>
            <w:tcW w:w="7009" w:type="dxa"/>
            <w:gridSpan w:val="4"/>
            <w:tcBorders>
              <w:top w:val="single" w:sz="4" w:space="0" w:color="000000"/>
              <w:left w:val="single" w:sz="4" w:space="0" w:color="000000"/>
              <w:right w:val="single" w:sz="18" w:space="0" w:color="000000"/>
            </w:tcBorders>
          </w:tcPr>
          <w:p w14:paraId="68155577" w14:textId="55E63279" w:rsidR="00FF0DA8" w:rsidRPr="00F71A9A" w:rsidRDefault="00FF0DA8" w:rsidP="00AC7CBE">
            <w:pPr>
              <w:spacing w:after="0" w:line="240" w:lineRule="auto"/>
              <w:contextualSpacing/>
              <w:rPr>
                <w:rFonts w:ascii="Gill Sans MT" w:eastAsia="Calibri" w:hAnsi="Gill Sans MT" w:cs="Times New Roman"/>
                <w:i/>
                <w:w w:val="105"/>
                <w:sz w:val="20"/>
                <w:szCs w:val="20"/>
              </w:rPr>
            </w:pPr>
            <w:r w:rsidRPr="00F71A9A">
              <w:rPr>
                <w:rFonts w:ascii="Gill Sans MT" w:hAnsi="Gill Sans MT"/>
                <w:color w:val="000000"/>
                <w:sz w:val="20"/>
                <w:szCs w:val="20"/>
              </w:rPr>
              <w:t xml:space="preserve">Of the unallocated land, what area is suitable for crop production?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hvcrop</w:t>
            </w:r>
            <w:proofErr w:type="spellEnd"/>
            <w:r w:rsidRPr="00F71A9A">
              <w:rPr>
                <w:rFonts w:ascii="Gill Sans MT" w:hAnsi="Gill Sans MT"/>
                <w:b/>
                <w:color w:val="000000"/>
                <w:sz w:val="20"/>
                <w:szCs w:val="20"/>
              </w:rPr>
              <w:t>)</w:t>
            </w:r>
          </w:p>
        </w:tc>
        <w:tc>
          <w:tcPr>
            <w:tcW w:w="2521" w:type="dxa"/>
            <w:gridSpan w:val="2"/>
            <w:tcBorders>
              <w:top w:val="single" w:sz="18" w:space="0" w:color="000000"/>
              <w:left w:val="single" w:sz="18" w:space="0" w:color="000000"/>
              <w:bottom w:val="single" w:sz="18" w:space="0" w:color="auto"/>
              <w:right w:val="single" w:sz="18" w:space="0" w:color="000000"/>
            </w:tcBorders>
          </w:tcPr>
          <w:p w14:paraId="157C9D43"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i/>
                <w:color w:val="A6A6A6"/>
                <w:sz w:val="20"/>
                <w:szCs w:val="20"/>
              </w:rPr>
              <w:t>(Integer)</w:t>
            </w:r>
          </w:p>
        </w:tc>
      </w:tr>
      <w:tr w:rsidR="00FF0DA8" w:rsidRPr="00F71A9A" w14:paraId="3EC188FC" w14:textId="77777777" w:rsidTr="00C70E1F">
        <w:trPr>
          <w:trHeight w:val="20"/>
        </w:trPr>
        <w:tc>
          <w:tcPr>
            <w:tcW w:w="550" w:type="dxa"/>
            <w:vMerge/>
            <w:tcBorders>
              <w:left w:val="single" w:sz="4" w:space="0" w:color="000000"/>
              <w:bottom w:val="single" w:sz="4" w:space="0" w:color="000000"/>
              <w:right w:val="single" w:sz="4" w:space="0" w:color="000000"/>
            </w:tcBorders>
          </w:tcPr>
          <w:p w14:paraId="52D5C1C3" w14:textId="77777777" w:rsidR="00FF0DA8" w:rsidRPr="00F71A9A" w:rsidRDefault="00FF0DA8" w:rsidP="00AC7CBE">
            <w:pPr>
              <w:spacing w:after="0" w:line="240" w:lineRule="auto"/>
              <w:contextualSpacing/>
              <w:rPr>
                <w:rFonts w:ascii="Gill Sans MT" w:eastAsia="Calibri" w:hAnsi="Gill Sans MT" w:cs="Times New Roman"/>
                <w:sz w:val="20"/>
                <w:szCs w:val="20"/>
              </w:rPr>
            </w:pPr>
          </w:p>
        </w:tc>
        <w:tc>
          <w:tcPr>
            <w:tcW w:w="2281" w:type="dxa"/>
            <w:tcBorders>
              <w:left w:val="single" w:sz="4" w:space="0" w:color="000000"/>
              <w:bottom w:val="single" w:sz="4" w:space="0" w:color="000000"/>
            </w:tcBorders>
          </w:tcPr>
          <w:p w14:paraId="6D773FA3"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Unit:</w:t>
            </w:r>
          </w:p>
          <w:p w14:paraId="12D13C57"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lastRenderedPageBreak/>
              <w:t>(1)Lime</w:t>
            </w:r>
          </w:p>
        </w:tc>
        <w:tc>
          <w:tcPr>
            <w:tcW w:w="2400" w:type="dxa"/>
            <w:gridSpan w:val="2"/>
            <w:tcBorders>
              <w:bottom w:val="single" w:sz="4" w:space="0" w:color="000000"/>
            </w:tcBorders>
          </w:tcPr>
          <w:p w14:paraId="00048D48"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lastRenderedPageBreak/>
              <w:t>(2)Acre</w:t>
            </w:r>
          </w:p>
          <w:p w14:paraId="49ACB50F"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lastRenderedPageBreak/>
              <w:t>(3)Hectare</w:t>
            </w:r>
          </w:p>
        </w:tc>
        <w:tc>
          <w:tcPr>
            <w:tcW w:w="4129" w:type="dxa"/>
            <w:gridSpan w:val="2"/>
            <w:tcBorders>
              <w:left w:val="nil"/>
              <w:bottom w:val="single" w:sz="4" w:space="0" w:color="000000"/>
              <w:right w:val="single" w:sz="18" w:space="0" w:color="000000"/>
            </w:tcBorders>
          </w:tcPr>
          <w:p w14:paraId="01AAD93F"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lastRenderedPageBreak/>
              <w:t>(4)Square meter</w:t>
            </w:r>
          </w:p>
          <w:p w14:paraId="125CEA3B" w14:textId="77777777" w:rsidR="00FF0DA8" w:rsidRPr="00F71A9A" w:rsidRDefault="00FF0DA8" w:rsidP="00AC7CBE">
            <w:pPr>
              <w:spacing w:after="0" w:line="240" w:lineRule="auto"/>
              <w:contextualSpacing/>
              <w:rPr>
                <w:rFonts w:ascii="Gill Sans MT" w:eastAsiaTheme="minorEastAsia" w:hAnsi="Gill Sans MT"/>
                <w:color w:val="000000"/>
                <w:sz w:val="20"/>
                <w:szCs w:val="20"/>
                <w:lang w:eastAsia="zh-CN"/>
              </w:rPr>
            </w:pPr>
            <w:r w:rsidRPr="00F71A9A">
              <w:rPr>
                <w:rFonts w:ascii="Gill Sans MT" w:eastAsiaTheme="minorEastAsia" w:hAnsi="Gill Sans MT"/>
                <w:b/>
                <w:color w:val="000000"/>
                <w:sz w:val="20"/>
                <w:szCs w:val="20"/>
                <w:lang w:eastAsia="zh-CN"/>
              </w:rPr>
              <w:lastRenderedPageBreak/>
              <w:t>(</w:t>
            </w:r>
            <w:proofErr w:type="spellStart"/>
            <w:r w:rsidRPr="00F71A9A">
              <w:rPr>
                <w:rFonts w:ascii="Gill Sans MT" w:eastAsiaTheme="minorEastAsia" w:hAnsi="Gill Sans MT"/>
                <w:b/>
                <w:color w:val="000000"/>
                <w:sz w:val="20"/>
                <w:szCs w:val="20"/>
                <w:lang w:eastAsia="zh-CN"/>
              </w:rPr>
              <w:t>hvarea_unit</w:t>
            </w:r>
            <w:proofErr w:type="spellEnd"/>
            <w:r w:rsidRPr="00F71A9A">
              <w:rPr>
                <w:rFonts w:ascii="Gill Sans MT" w:eastAsiaTheme="minorEastAsia" w:hAnsi="Gill Sans MT"/>
                <w:b/>
                <w:color w:val="000000"/>
                <w:sz w:val="20"/>
                <w:szCs w:val="20"/>
                <w:lang w:eastAsia="zh-CN"/>
              </w:rPr>
              <w:t>)</w:t>
            </w:r>
          </w:p>
        </w:tc>
        <w:tc>
          <w:tcPr>
            <w:tcW w:w="720" w:type="dxa"/>
            <w:tcBorders>
              <w:top w:val="single" w:sz="18" w:space="0" w:color="auto"/>
              <w:left w:val="single" w:sz="18" w:space="0" w:color="000000"/>
              <w:bottom w:val="single" w:sz="18" w:space="0" w:color="000000"/>
              <w:right w:val="single" w:sz="18" w:space="0" w:color="000000"/>
            </w:tcBorders>
          </w:tcPr>
          <w:p w14:paraId="11929096" w14:textId="77777777" w:rsidR="00FF0DA8" w:rsidRPr="00F71A9A" w:rsidRDefault="00FF0DA8"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lastRenderedPageBreak/>
              <w:t>(Code)</w:t>
            </w:r>
          </w:p>
        </w:tc>
      </w:tr>
      <w:tr w:rsidR="00FF0DA8" w:rsidRPr="00F71A9A" w14:paraId="710B6407" w14:textId="77777777" w:rsidTr="00B2345E">
        <w:trPr>
          <w:trHeight w:val="1143"/>
        </w:trPr>
        <w:tc>
          <w:tcPr>
            <w:tcW w:w="550" w:type="dxa"/>
            <w:tcBorders>
              <w:top w:val="single" w:sz="4" w:space="0" w:color="000000"/>
              <w:left w:val="single" w:sz="4" w:space="0" w:color="000000"/>
              <w:bottom w:val="single" w:sz="4" w:space="0" w:color="auto"/>
              <w:right w:val="single" w:sz="4" w:space="0" w:color="auto"/>
            </w:tcBorders>
          </w:tcPr>
          <w:p w14:paraId="6B8ED0DB" w14:textId="7B2B1DB4" w:rsidR="00FF0DA8" w:rsidRPr="00F71A9A" w:rsidRDefault="00C70E1F"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lastRenderedPageBreak/>
              <w:t>D5</w:t>
            </w:r>
          </w:p>
        </w:tc>
        <w:tc>
          <w:tcPr>
            <w:tcW w:w="4488" w:type="dxa"/>
            <w:gridSpan w:val="2"/>
            <w:tcBorders>
              <w:top w:val="single" w:sz="4" w:space="0" w:color="000000"/>
              <w:left w:val="single" w:sz="4" w:space="0" w:color="auto"/>
              <w:bottom w:val="single" w:sz="4" w:space="0" w:color="auto"/>
            </w:tcBorders>
          </w:tcPr>
          <w:p w14:paraId="60EF50D3" w14:textId="0633D7E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hAnsi="Gill Sans MT"/>
                <w:color w:val="000000"/>
                <w:sz w:val="20"/>
                <w:szCs w:val="20"/>
              </w:rPr>
              <w:t xml:space="preserve">Could a household in your village obtain additional land for </w:t>
            </w:r>
            <w:commentRangeStart w:id="6"/>
            <w:r w:rsidRPr="00F71A9A">
              <w:rPr>
                <w:rFonts w:ascii="Gill Sans MT" w:hAnsi="Gill Sans MT"/>
                <w:color w:val="000000"/>
                <w:sz w:val="20"/>
                <w:szCs w:val="20"/>
              </w:rPr>
              <w:t xml:space="preserve">crop production </w:t>
            </w:r>
            <w:commentRangeEnd w:id="6"/>
            <w:r w:rsidR="00287E3F" w:rsidRPr="00F71A9A">
              <w:rPr>
                <w:rStyle w:val="CommentReference"/>
                <w:rFonts w:ascii="Gill Sans MT" w:hAnsi="Gill Sans MT"/>
                <w:sz w:val="20"/>
                <w:szCs w:val="20"/>
              </w:rPr>
              <w:commentReference w:id="6"/>
            </w:r>
            <w:r w:rsidRPr="00F71A9A">
              <w:rPr>
                <w:rFonts w:ascii="Gill Sans MT" w:hAnsi="Gill Sans MT"/>
                <w:color w:val="000000"/>
                <w:sz w:val="20"/>
                <w:szCs w:val="20"/>
              </w:rPr>
              <w:t xml:space="preserve">in this village?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h_hhextra</w:t>
            </w:r>
            <w:proofErr w:type="spellEnd"/>
            <w:r w:rsidRPr="00F71A9A">
              <w:rPr>
                <w:rFonts w:ascii="Gill Sans MT" w:hAnsi="Gill Sans MT"/>
                <w:b/>
                <w:color w:val="000000"/>
                <w:sz w:val="20"/>
                <w:szCs w:val="20"/>
              </w:rPr>
              <w:t>)</w:t>
            </w:r>
          </w:p>
        </w:tc>
        <w:tc>
          <w:tcPr>
            <w:tcW w:w="4322" w:type="dxa"/>
            <w:gridSpan w:val="3"/>
            <w:tcBorders>
              <w:top w:val="single" w:sz="4" w:space="0" w:color="000000"/>
              <w:bottom w:val="single" w:sz="4" w:space="0" w:color="auto"/>
              <w:right w:val="single" w:sz="18" w:space="0" w:color="000000"/>
            </w:tcBorders>
          </w:tcPr>
          <w:p w14:paraId="57FCA4D0" w14:textId="77777777" w:rsidR="00FF0DA8" w:rsidRPr="00F71A9A" w:rsidRDefault="00FF0DA8" w:rsidP="00AC7CBE">
            <w:pPr>
              <w:spacing w:after="0" w:line="240" w:lineRule="auto"/>
              <w:contextualSpacing/>
              <w:rPr>
                <w:rFonts w:ascii="Gill Sans MT" w:hAnsi="Gill Sans MT"/>
                <w:sz w:val="20"/>
                <w:szCs w:val="20"/>
              </w:rPr>
            </w:pPr>
            <w:r w:rsidRPr="00F71A9A">
              <w:rPr>
                <w:rFonts w:ascii="Gill Sans MT" w:hAnsi="Gill Sans MT"/>
                <w:sz w:val="20"/>
                <w:szCs w:val="20"/>
              </w:rPr>
              <w:t>1=No</w:t>
            </w:r>
          </w:p>
          <w:p w14:paraId="124BAA90" w14:textId="77777777" w:rsidR="00FF0DA8" w:rsidRPr="00F71A9A" w:rsidRDefault="00FF0DA8" w:rsidP="00AC7CBE">
            <w:pPr>
              <w:spacing w:after="0" w:line="240" w:lineRule="auto"/>
              <w:contextualSpacing/>
              <w:rPr>
                <w:rFonts w:ascii="Gill Sans MT" w:hAnsi="Gill Sans MT"/>
                <w:sz w:val="20"/>
                <w:szCs w:val="20"/>
              </w:rPr>
            </w:pPr>
            <w:r w:rsidRPr="00F71A9A">
              <w:rPr>
                <w:rFonts w:ascii="Gill Sans MT" w:hAnsi="Gill Sans MT"/>
                <w:sz w:val="20"/>
                <w:szCs w:val="20"/>
              </w:rPr>
              <w:t>2=Yes</w:t>
            </w:r>
            <w:r w:rsidRPr="00F71A9A" w:rsidDel="00226116">
              <w:rPr>
                <w:rFonts w:ascii="Gill Sans MT" w:hAnsi="Gill Sans MT"/>
                <w:sz w:val="20"/>
                <w:szCs w:val="20"/>
              </w:rPr>
              <w:t xml:space="preserve"> </w:t>
            </w:r>
          </w:p>
          <w:p w14:paraId="7BDB1879" w14:textId="77777777" w:rsidR="00FF0DA8" w:rsidRPr="00F71A9A" w:rsidRDefault="00FF0DA8" w:rsidP="00AC7CBE">
            <w:pPr>
              <w:spacing w:after="0" w:line="240" w:lineRule="auto"/>
              <w:contextualSpacing/>
              <w:rPr>
                <w:rFonts w:ascii="Gill Sans MT" w:hAnsi="Gill Sans MT"/>
                <w:sz w:val="20"/>
                <w:szCs w:val="20"/>
              </w:rPr>
            </w:pPr>
            <w:r w:rsidRPr="00F71A9A">
              <w:rPr>
                <w:rFonts w:ascii="Gill Sans MT" w:hAnsi="Gill Sans MT"/>
                <w:sz w:val="20"/>
                <w:szCs w:val="20"/>
              </w:rPr>
              <w:t>888=Don’t know</w:t>
            </w:r>
          </w:p>
          <w:p w14:paraId="639EE7BF" w14:textId="77777777" w:rsidR="00FF0DA8" w:rsidRPr="00F71A9A" w:rsidRDefault="00FF0DA8" w:rsidP="00AC7CBE">
            <w:pPr>
              <w:spacing w:after="0" w:line="240" w:lineRule="auto"/>
              <w:contextualSpacing/>
              <w:rPr>
                <w:rFonts w:ascii="Gill Sans MT" w:hAnsi="Gill Sans MT"/>
                <w:sz w:val="20"/>
                <w:szCs w:val="20"/>
              </w:rPr>
            </w:pPr>
            <w:r w:rsidRPr="00F71A9A">
              <w:rPr>
                <w:rFonts w:ascii="Gill Sans MT" w:hAnsi="Gill Sans MT"/>
                <w:sz w:val="20"/>
                <w:szCs w:val="20"/>
              </w:rPr>
              <w:t>999=Prefer not to respond</w:t>
            </w:r>
          </w:p>
          <w:p w14:paraId="1F46C2B6" w14:textId="77777777" w:rsidR="00B2345E" w:rsidRPr="00F71A9A" w:rsidRDefault="00B2345E" w:rsidP="00AC7CBE">
            <w:pPr>
              <w:spacing w:after="0" w:line="240" w:lineRule="auto"/>
              <w:contextualSpacing/>
              <w:rPr>
                <w:rFonts w:ascii="Gill Sans MT" w:hAnsi="Gill Sans MT"/>
                <w:sz w:val="20"/>
                <w:szCs w:val="20"/>
              </w:rPr>
            </w:pPr>
          </w:p>
        </w:tc>
        <w:tc>
          <w:tcPr>
            <w:tcW w:w="720" w:type="dxa"/>
            <w:tcBorders>
              <w:top w:val="single" w:sz="18" w:space="0" w:color="000000"/>
              <w:left w:val="single" w:sz="18" w:space="0" w:color="000000"/>
              <w:bottom w:val="single" w:sz="4" w:space="0" w:color="auto"/>
              <w:right w:val="single" w:sz="18" w:space="0" w:color="000000"/>
            </w:tcBorders>
          </w:tcPr>
          <w:p w14:paraId="78A87131" w14:textId="77777777" w:rsidR="00FF0DA8" w:rsidRPr="00F71A9A" w:rsidRDefault="00FF0DA8"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B2345E" w:rsidRPr="00F71A9A" w14:paraId="04DFABE5" w14:textId="77777777" w:rsidTr="00B2345E">
        <w:trPr>
          <w:trHeight w:val="336"/>
        </w:trPr>
        <w:tc>
          <w:tcPr>
            <w:tcW w:w="550" w:type="dxa"/>
            <w:tcBorders>
              <w:top w:val="single" w:sz="4" w:space="0" w:color="auto"/>
              <w:left w:val="single" w:sz="4" w:space="0" w:color="000000"/>
              <w:bottom w:val="single" w:sz="4" w:space="0" w:color="auto"/>
              <w:right w:val="single" w:sz="4" w:space="0" w:color="auto"/>
            </w:tcBorders>
          </w:tcPr>
          <w:p w14:paraId="620F0ACA" w14:textId="77777777" w:rsidR="00B2345E" w:rsidRPr="00F71A9A" w:rsidRDefault="00B2345E" w:rsidP="00AC7CBE">
            <w:pPr>
              <w:spacing w:after="0" w:line="240" w:lineRule="auto"/>
              <w:contextualSpacing/>
              <w:rPr>
                <w:rFonts w:ascii="Gill Sans MT" w:eastAsia="Calibri" w:hAnsi="Gill Sans MT" w:cs="Times New Roman"/>
                <w:w w:val="105"/>
                <w:sz w:val="20"/>
                <w:szCs w:val="20"/>
              </w:rPr>
            </w:pPr>
          </w:p>
        </w:tc>
        <w:tc>
          <w:tcPr>
            <w:tcW w:w="4488" w:type="dxa"/>
            <w:gridSpan w:val="2"/>
            <w:tcBorders>
              <w:top w:val="single" w:sz="4" w:space="0" w:color="auto"/>
              <w:left w:val="single" w:sz="4" w:space="0" w:color="auto"/>
              <w:bottom w:val="single" w:sz="4" w:space="0" w:color="auto"/>
            </w:tcBorders>
          </w:tcPr>
          <w:p w14:paraId="761DD9A5" w14:textId="6698BCA7" w:rsidR="00B2345E" w:rsidRPr="00F71A9A" w:rsidRDefault="00B2345E" w:rsidP="00AC7CBE">
            <w:pPr>
              <w:spacing w:after="0" w:line="240" w:lineRule="auto"/>
              <w:contextualSpacing/>
              <w:rPr>
                <w:rFonts w:ascii="Gill Sans MT" w:hAnsi="Gill Sans MT"/>
                <w:sz w:val="20"/>
                <w:szCs w:val="20"/>
              </w:rPr>
            </w:pPr>
            <w:r w:rsidRPr="00F71A9A">
              <w:rPr>
                <w:rFonts w:ascii="Gill Sans MT" w:hAnsi="Gill Sans MT"/>
                <w:sz w:val="20"/>
                <w:szCs w:val="20"/>
              </w:rPr>
              <w:t>What entity within the community allocates land?</w:t>
            </w:r>
          </w:p>
        </w:tc>
        <w:tc>
          <w:tcPr>
            <w:tcW w:w="4322" w:type="dxa"/>
            <w:gridSpan w:val="3"/>
            <w:tcBorders>
              <w:top w:val="single" w:sz="4" w:space="0" w:color="auto"/>
              <w:bottom w:val="single" w:sz="4" w:space="0" w:color="auto"/>
              <w:right w:val="single" w:sz="18" w:space="0" w:color="000000"/>
            </w:tcBorders>
          </w:tcPr>
          <w:p w14:paraId="2D47587A" w14:textId="77777777" w:rsidR="00B2345E" w:rsidRPr="00F71A9A" w:rsidRDefault="00B2345E" w:rsidP="00B2345E">
            <w:pPr>
              <w:spacing w:after="0" w:line="240" w:lineRule="auto"/>
              <w:contextualSpacing/>
              <w:rPr>
                <w:rFonts w:ascii="Gill Sans MT" w:hAnsi="Gill Sans MT"/>
                <w:sz w:val="20"/>
                <w:szCs w:val="20"/>
              </w:rPr>
            </w:pPr>
            <w:r w:rsidRPr="00F71A9A">
              <w:rPr>
                <w:rFonts w:ascii="Gill Sans MT" w:hAnsi="Gill Sans MT"/>
                <w:sz w:val="20"/>
                <w:szCs w:val="20"/>
              </w:rPr>
              <w:t xml:space="preserve"> 1= Headperson</w:t>
            </w:r>
          </w:p>
          <w:p w14:paraId="71A773E3" w14:textId="77777777" w:rsidR="00B2345E" w:rsidRPr="00F71A9A" w:rsidRDefault="00B2345E" w:rsidP="00B2345E">
            <w:pPr>
              <w:spacing w:after="0" w:line="240" w:lineRule="auto"/>
              <w:contextualSpacing/>
              <w:rPr>
                <w:rFonts w:ascii="Gill Sans MT" w:hAnsi="Gill Sans MT"/>
                <w:sz w:val="20"/>
                <w:szCs w:val="20"/>
              </w:rPr>
            </w:pPr>
            <w:r w:rsidRPr="00F71A9A">
              <w:rPr>
                <w:rFonts w:ascii="Gill Sans MT" w:hAnsi="Gill Sans MT"/>
                <w:sz w:val="20"/>
                <w:szCs w:val="20"/>
              </w:rPr>
              <w:t>2= Chief</w:t>
            </w:r>
          </w:p>
          <w:p w14:paraId="1F0DD2A0" w14:textId="77777777" w:rsidR="00B2345E" w:rsidRPr="00F71A9A" w:rsidRDefault="00B2345E" w:rsidP="00B2345E">
            <w:pPr>
              <w:spacing w:after="0" w:line="240" w:lineRule="auto"/>
              <w:contextualSpacing/>
              <w:rPr>
                <w:rFonts w:ascii="Gill Sans MT" w:hAnsi="Gill Sans MT"/>
                <w:sz w:val="20"/>
                <w:szCs w:val="20"/>
              </w:rPr>
            </w:pPr>
            <w:r w:rsidRPr="00F71A9A">
              <w:rPr>
                <w:rFonts w:ascii="Gill Sans MT" w:hAnsi="Gill Sans MT"/>
                <w:sz w:val="20"/>
                <w:szCs w:val="20"/>
              </w:rPr>
              <w:t>3 = Village committee</w:t>
            </w:r>
          </w:p>
          <w:p w14:paraId="72338F37" w14:textId="31558F16" w:rsidR="00B2345E" w:rsidRPr="00F71A9A" w:rsidRDefault="00B2345E" w:rsidP="00B2345E">
            <w:pPr>
              <w:spacing w:after="0" w:line="240" w:lineRule="auto"/>
              <w:contextualSpacing/>
              <w:rPr>
                <w:rFonts w:ascii="Gill Sans MT" w:hAnsi="Gill Sans MT"/>
                <w:sz w:val="20"/>
                <w:szCs w:val="20"/>
              </w:rPr>
            </w:pPr>
            <w:r w:rsidRPr="00F71A9A">
              <w:rPr>
                <w:rFonts w:ascii="Gill Sans MT" w:hAnsi="Gill Sans MT"/>
                <w:sz w:val="20"/>
                <w:szCs w:val="20"/>
              </w:rPr>
              <w:t xml:space="preserve">97 = Other, please specify </w:t>
            </w:r>
          </w:p>
        </w:tc>
        <w:tc>
          <w:tcPr>
            <w:tcW w:w="720" w:type="dxa"/>
            <w:tcBorders>
              <w:top w:val="single" w:sz="4" w:space="0" w:color="auto"/>
              <w:left w:val="single" w:sz="18" w:space="0" w:color="000000"/>
              <w:bottom w:val="single" w:sz="4" w:space="0" w:color="auto"/>
              <w:right w:val="single" w:sz="18" w:space="0" w:color="000000"/>
            </w:tcBorders>
          </w:tcPr>
          <w:p w14:paraId="3F0A2FFC" w14:textId="77777777" w:rsidR="00B2345E" w:rsidRPr="00F71A9A" w:rsidRDefault="00B2345E" w:rsidP="00AC7CBE">
            <w:pPr>
              <w:spacing w:after="0" w:line="240" w:lineRule="auto"/>
              <w:contextualSpacing/>
              <w:rPr>
                <w:rFonts w:ascii="Gill Sans MT" w:eastAsia="Calibri" w:hAnsi="Gill Sans MT" w:cs="Times New Roman"/>
                <w:i/>
                <w:color w:val="A6A6A6"/>
                <w:sz w:val="20"/>
                <w:szCs w:val="20"/>
              </w:rPr>
            </w:pPr>
          </w:p>
        </w:tc>
      </w:tr>
      <w:tr w:rsidR="00B2345E" w:rsidRPr="00F71A9A" w14:paraId="5767DAEA" w14:textId="77777777" w:rsidTr="00B2345E">
        <w:trPr>
          <w:trHeight w:val="464"/>
        </w:trPr>
        <w:tc>
          <w:tcPr>
            <w:tcW w:w="550" w:type="dxa"/>
            <w:tcBorders>
              <w:top w:val="single" w:sz="4" w:space="0" w:color="auto"/>
              <w:left w:val="single" w:sz="4" w:space="0" w:color="000000"/>
              <w:bottom w:val="single" w:sz="4" w:space="0" w:color="000000"/>
              <w:right w:val="single" w:sz="4" w:space="0" w:color="auto"/>
            </w:tcBorders>
            <w:shd w:val="clear" w:color="auto" w:fill="D6E3BC" w:themeFill="accent3" w:themeFillTint="66"/>
          </w:tcPr>
          <w:p w14:paraId="20DD2BC8" w14:textId="7056144C" w:rsidR="00B2345E" w:rsidRPr="00F71A9A" w:rsidRDefault="00B2345E" w:rsidP="00AC7CBE">
            <w:pPr>
              <w:spacing w:after="0" w:line="240" w:lineRule="auto"/>
              <w:contextualSpacing/>
              <w:rPr>
                <w:rFonts w:ascii="Gill Sans MT" w:eastAsia="Calibri" w:hAnsi="Gill Sans MT" w:cs="Times New Roman"/>
                <w:w w:val="105"/>
                <w:sz w:val="20"/>
                <w:szCs w:val="20"/>
              </w:rPr>
            </w:pPr>
          </w:p>
        </w:tc>
        <w:tc>
          <w:tcPr>
            <w:tcW w:w="4488" w:type="dxa"/>
            <w:gridSpan w:val="2"/>
            <w:tcBorders>
              <w:top w:val="single" w:sz="4" w:space="0" w:color="auto"/>
              <w:left w:val="single" w:sz="4" w:space="0" w:color="auto"/>
              <w:bottom w:val="single" w:sz="4" w:space="0" w:color="000000"/>
            </w:tcBorders>
            <w:shd w:val="clear" w:color="auto" w:fill="D6E3BC" w:themeFill="accent3" w:themeFillTint="66"/>
          </w:tcPr>
          <w:p w14:paraId="5FE54DE7" w14:textId="3A5F12FD" w:rsidR="00B2345E" w:rsidRPr="00F71A9A" w:rsidRDefault="00B2345E" w:rsidP="00AC7CBE">
            <w:pPr>
              <w:spacing w:after="0" w:line="240" w:lineRule="auto"/>
              <w:contextualSpacing/>
              <w:rPr>
                <w:rFonts w:ascii="Gill Sans MT" w:hAnsi="Gill Sans MT"/>
                <w:color w:val="000000"/>
                <w:sz w:val="20"/>
                <w:szCs w:val="20"/>
              </w:rPr>
            </w:pPr>
            <w:r w:rsidRPr="00F71A9A">
              <w:rPr>
                <w:rFonts w:ascii="Gill Sans MT" w:hAnsi="Gill Sans MT"/>
                <w:sz w:val="20"/>
                <w:szCs w:val="20"/>
              </w:rPr>
              <w:t xml:space="preserve">How is the land allocated? Please describe the process. </w:t>
            </w:r>
          </w:p>
        </w:tc>
        <w:tc>
          <w:tcPr>
            <w:tcW w:w="4322" w:type="dxa"/>
            <w:gridSpan w:val="3"/>
            <w:tcBorders>
              <w:top w:val="single" w:sz="4" w:space="0" w:color="auto"/>
              <w:bottom w:val="single" w:sz="4" w:space="0" w:color="000000"/>
              <w:right w:val="single" w:sz="18" w:space="0" w:color="000000"/>
            </w:tcBorders>
            <w:shd w:val="clear" w:color="auto" w:fill="D6E3BC" w:themeFill="accent3" w:themeFillTint="66"/>
          </w:tcPr>
          <w:p w14:paraId="7AEA843C" w14:textId="77777777" w:rsidR="00B2345E" w:rsidRPr="00F71A9A" w:rsidRDefault="00B2345E" w:rsidP="00AC7CBE">
            <w:pPr>
              <w:spacing w:after="0" w:line="240" w:lineRule="auto"/>
              <w:contextualSpacing/>
              <w:rPr>
                <w:rFonts w:ascii="Gill Sans MT" w:hAnsi="Gill Sans MT"/>
                <w:sz w:val="20"/>
                <w:szCs w:val="20"/>
              </w:rPr>
            </w:pPr>
          </w:p>
        </w:tc>
        <w:tc>
          <w:tcPr>
            <w:tcW w:w="720" w:type="dxa"/>
            <w:tcBorders>
              <w:top w:val="single" w:sz="4" w:space="0" w:color="auto"/>
              <w:left w:val="single" w:sz="18" w:space="0" w:color="000000"/>
              <w:bottom w:val="single" w:sz="18" w:space="0" w:color="000000"/>
              <w:right w:val="single" w:sz="18" w:space="0" w:color="000000"/>
            </w:tcBorders>
            <w:shd w:val="clear" w:color="auto" w:fill="D6E3BC" w:themeFill="accent3" w:themeFillTint="66"/>
          </w:tcPr>
          <w:p w14:paraId="11DFF287" w14:textId="6C683F23" w:rsidR="00B2345E" w:rsidRPr="00F71A9A" w:rsidRDefault="00B2345E"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TEXT</w:t>
            </w:r>
          </w:p>
        </w:tc>
      </w:tr>
      <w:tr w:rsidR="00FF0DA8" w:rsidRPr="00F71A9A" w14:paraId="378FE0E3" w14:textId="77777777" w:rsidTr="00B2345E">
        <w:trPr>
          <w:trHeight w:val="1280"/>
        </w:trPr>
        <w:tc>
          <w:tcPr>
            <w:tcW w:w="550" w:type="dxa"/>
            <w:tcBorders>
              <w:top w:val="single" w:sz="4" w:space="0" w:color="000000"/>
              <w:left w:val="single" w:sz="4" w:space="0" w:color="000000"/>
              <w:bottom w:val="single" w:sz="4" w:space="0" w:color="auto"/>
              <w:right w:val="single" w:sz="4" w:space="0" w:color="auto"/>
            </w:tcBorders>
          </w:tcPr>
          <w:p w14:paraId="5D094ADD" w14:textId="401F79C0" w:rsidR="00FF0DA8" w:rsidRPr="00F71A9A" w:rsidRDefault="00C70E1F"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D6</w:t>
            </w:r>
          </w:p>
        </w:tc>
        <w:tc>
          <w:tcPr>
            <w:tcW w:w="4488" w:type="dxa"/>
            <w:gridSpan w:val="2"/>
            <w:tcBorders>
              <w:top w:val="single" w:sz="4" w:space="0" w:color="000000"/>
              <w:left w:val="single" w:sz="4" w:space="0" w:color="auto"/>
              <w:bottom w:val="single" w:sz="4" w:space="0" w:color="auto"/>
            </w:tcBorders>
          </w:tcPr>
          <w:p w14:paraId="66A619E9" w14:textId="4E337D9C" w:rsidR="00FF0DA8" w:rsidRPr="00F71A9A" w:rsidRDefault="00FF0DA8"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Is it possible to convert customary land into titled property in this village?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hvtenure</w:t>
            </w:r>
            <w:proofErr w:type="spellEnd"/>
            <w:r w:rsidRPr="00F71A9A">
              <w:rPr>
                <w:rFonts w:ascii="Gill Sans MT" w:hAnsi="Gill Sans MT"/>
                <w:b/>
                <w:color w:val="000000"/>
                <w:sz w:val="20"/>
                <w:szCs w:val="20"/>
              </w:rPr>
              <w:t>)</w:t>
            </w:r>
          </w:p>
          <w:p w14:paraId="4889F6E5"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p>
        </w:tc>
        <w:tc>
          <w:tcPr>
            <w:tcW w:w="4322" w:type="dxa"/>
            <w:gridSpan w:val="3"/>
            <w:tcBorders>
              <w:top w:val="single" w:sz="4" w:space="0" w:color="000000"/>
              <w:bottom w:val="single" w:sz="4" w:space="0" w:color="auto"/>
              <w:right w:val="single" w:sz="18" w:space="0" w:color="000000"/>
            </w:tcBorders>
          </w:tcPr>
          <w:p w14:paraId="6FD19DA2" w14:textId="77777777" w:rsidR="00FF0DA8" w:rsidRPr="00F71A9A" w:rsidRDefault="00FF0DA8" w:rsidP="00AC7CBE">
            <w:pPr>
              <w:spacing w:after="0" w:line="240" w:lineRule="auto"/>
              <w:contextualSpacing/>
              <w:rPr>
                <w:rFonts w:ascii="Gill Sans MT" w:hAnsi="Gill Sans MT"/>
                <w:sz w:val="20"/>
                <w:szCs w:val="20"/>
              </w:rPr>
            </w:pPr>
            <w:r w:rsidRPr="00F71A9A">
              <w:rPr>
                <w:rFonts w:ascii="Gill Sans MT" w:hAnsi="Gill Sans MT"/>
                <w:sz w:val="20"/>
                <w:szCs w:val="20"/>
              </w:rPr>
              <w:t>1=No</w:t>
            </w:r>
          </w:p>
          <w:p w14:paraId="57994603" w14:textId="77777777" w:rsidR="00FF0DA8" w:rsidRPr="00F71A9A" w:rsidRDefault="00FF0DA8" w:rsidP="00AC7CBE">
            <w:pPr>
              <w:spacing w:after="0" w:line="240" w:lineRule="auto"/>
              <w:contextualSpacing/>
              <w:rPr>
                <w:rFonts w:ascii="Gill Sans MT" w:hAnsi="Gill Sans MT"/>
                <w:sz w:val="20"/>
                <w:szCs w:val="20"/>
              </w:rPr>
            </w:pPr>
            <w:r w:rsidRPr="00F71A9A">
              <w:rPr>
                <w:rFonts w:ascii="Gill Sans MT" w:hAnsi="Gill Sans MT"/>
                <w:sz w:val="20"/>
                <w:szCs w:val="20"/>
              </w:rPr>
              <w:t>2=Yes</w:t>
            </w:r>
            <w:r w:rsidRPr="00F71A9A" w:rsidDel="00226116">
              <w:rPr>
                <w:rFonts w:ascii="Gill Sans MT" w:hAnsi="Gill Sans MT"/>
                <w:sz w:val="20"/>
                <w:szCs w:val="20"/>
              </w:rPr>
              <w:t xml:space="preserve"> </w:t>
            </w:r>
          </w:p>
          <w:p w14:paraId="2E1FCC2A" w14:textId="77777777" w:rsidR="00FF0DA8" w:rsidRPr="00F71A9A" w:rsidRDefault="00FF0DA8" w:rsidP="00AC7CBE">
            <w:pPr>
              <w:spacing w:after="0" w:line="240" w:lineRule="auto"/>
              <w:contextualSpacing/>
              <w:rPr>
                <w:rFonts w:ascii="Gill Sans MT" w:hAnsi="Gill Sans MT"/>
                <w:sz w:val="20"/>
                <w:szCs w:val="20"/>
              </w:rPr>
            </w:pPr>
            <w:r w:rsidRPr="00F71A9A">
              <w:rPr>
                <w:rFonts w:ascii="Gill Sans MT" w:hAnsi="Gill Sans MT"/>
                <w:sz w:val="20"/>
                <w:szCs w:val="20"/>
              </w:rPr>
              <w:t>888=Don’t know</w:t>
            </w:r>
          </w:p>
          <w:p w14:paraId="06D7502B" w14:textId="77777777" w:rsidR="00FF0DA8" w:rsidRPr="00F71A9A" w:rsidRDefault="00FF0DA8" w:rsidP="00AC7CBE">
            <w:pPr>
              <w:spacing w:after="0" w:line="240" w:lineRule="auto"/>
              <w:contextualSpacing/>
              <w:rPr>
                <w:rFonts w:ascii="Gill Sans MT" w:hAnsi="Gill Sans MT"/>
                <w:sz w:val="20"/>
                <w:szCs w:val="20"/>
              </w:rPr>
            </w:pPr>
            <w:r w:rsidRPr="00F71A9A">
              <w:rPr>
                <w:rFonts w:ascii="Gill Sans MT" w:hAnsi="Gill Sans MT"/>
                <w:sz w:val="20"/>
                <w:szCs w:val="20"/>
              </w:rPr>
              <w:t>999=Prefer not to respond</w:t>
            </w:r>
          </w:p>
          <w:p w14:paraId="14E83064" w14:textId="77777777" w:rsidR="00B2345E" w:rsidRPr="00F71A9A" w:rsidRDefault="00B2345E" w:rsidP="00AC7CBE">
            <w:pPr>
              <w:spacing w:after="0" w:line="240" w:lineRule="auto"/>
              <w:contextualSpacing/>
              <w:rPr>
                <w:rFonts w:ascii="Gill Sans MT" w:hAnsi="Gill Sans MT"/>
                <w:sz w:val="20"/>
                <w:szCs w:val="20"/>
              </w:rPr>
            </w:pPr>
          </w:p>
        </w:tc>
        <w:tc>
          <w:tcPr>
            <w:tcW w:w="720" w:type="dxa"/>
            <w:tcBorders>
              <w:top w:val="single" w:sz="18" w:space="0" w:color="000000"/>
              <w:left w:val="single" w:sz="18" w:space="0" w:color="000000"/>
              <w:bottom w:val="single" w:sz="4" w:space="0" w:color="auto"/>
              <w:right w:val="single" w:sz="18" w:space="0" w:color="000000"/>
            </w:tcBorders>
          </w:tcPr>
          <w:p w14:paraId="2A952A98" w14:textId="77777777" w:rsidR="00FF0DA8" w:rsidRPr="00F71A9A" w:rsidRDefault="00FF0DA8"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B2345E" w:rsidRPr="00F71A9A" w14:paraId="05F0AF1D" w14:textId="77777777" w:rsidTr="00B2345E">
        <w:trPr>
          <w:trHeight w:val="864"/>
        </w:trPr>
        <w:tc>
          <w:tcPr>
            <w:tcW w:w="550" w:type="dxa"/>
            <w:tcBorders>
              <w:top w:val="single" w:sz="4" w:space="0" w:color="auto"/>
              <w:left w:val="single" w:sz="4" w:space="0" w:color="000000"/>
              <w:bottom w:val="single" w:sz="4" w:space="0" w:color="000000"/>
              <w:right w:val="single" w:sz="4" w:space="0" w:color="auto"/>
            </w:tcBorders>
          </w:tcPr>
          <w:p w14:paraId="2DD12B26" w14:textId="77777777" w:rsidR="00B2345E" w:rsidRPr="00F71A9A" w:rsidRDefault="00B2345E" w:rsidP="00AC7CBE">
            <w:pPr>
              <w:spacing w:after="0" w:line="240" w:lineRule="auto"/>
              <w:contextualSpacing/>
              <w:rPr>
                <w:rFonts w:ascii="Gill Sans MT" w:eastAsia="Calibri" w:hAnsi="Gill Sans MT" w:cs="Times New Roman"/>
                <w:w w:val="105"/>
                <w:sz w:val="20"/>
                <w:szCs w:val="20"/>
              </w:rPr>
            </w:pPr>
          </w:p>
        </w:tc>
        <w:tc>
          <w:tcPr>
            <w:tcW w:w="4488" w:type="dxa"/>
            <w:gridSpan w:val="2"/>
            <w:tcBorders>
              <w:top w:val="single" w:sz="4" w:space="0" w:color="auto"/>
              <w:left w:val="single" w:sz="4" w:space="0" w:color="auto"/>
              <w:bottom w:val="single" w:sz="4" w:space="0" w:color="000000"/>
            </w:tcBorders>
          </w:tcPr>
          <w:p w14:paraId="4C712CF7" w14:textId="2D590613" w:rsidR="00B2345E" w:rsidRPr="00F71A9A" w:rsidRDefault="00B2345E"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Is this title granted to the individual or to the community? </w:t>
            </w:r>
          </w:p>
        </w:tc>
        <w:tc>
          <w:tcPr>
            <w:tcW w:w="4322" w:type="dxa"/>
            <w:gridSpan w:val="3"/>
            <w:tcBorders>
              <w:top w:val="single" w:sz="4" w:space="0" w:color="auto"/>
              <w:bottom w:val="single" w:sz="4" w:space="0" w:color="000000"/>
              <w:right w:val="single" w:sz="18" w:space="0" w:color="000000"/>
            </w:tcBorders>
          </w:tcPr>
          <w:p w14:paraId="2D150BD2" w14:textId="77777777" w:rsidR="00B2345E" w:rsidRPr="00F71A9A" w:rsidRDefault="00B2345E" w:rsidP="00AC7CBE">
            <w:pPr>
              <w:spacing w:after="0" w:line="240" w:lineRule="auto"/>
              <w:contextualSpacing/>
              <w:rPr>
                <w:rFonts w:ascii="Gill Sans MT" w:hAnsi="Gill Sans MT"/>
                <w:sz w:val="20"/>
                <w:szCs w:val="20"/>
              </w:rPr>
            </w:pPr>
            <w:r w:rsidRPr="00F71A9A">
              <w:rPr>
                <w:rFonts w:ascii="Gill Sans MT" w:hAnsi="Gill Sans MT"/>
                <w:sz w:val="20"/>
                <w:szCs w:val="20"/>
              </w:rPr>
              <w:t>1=Individual</w:t>
            </w:r>
          </w:p>
          <w:p w14:paraId="4B4AC7F1" w14:textId="77777777" w:rsidR="00B2345E" w:rsidRPr="00F71A9A" w:rsidRDefault="00B2345E" w:rsidP="00AC7CBE">
            <w:pPr>
              <w:spacing w:after="0" w:line="240" w:lineRule="auto"/>
              <w:contextualSpacing/>
              <w:rPr>
                <w:rFonts w:ascii="Gill Sans MT" w:hAnsi="Gill Sans MT"/>
                <w:sz w:val="20"/>
                <w:szCs w:val="20"/>
              </w:rPr>
            </w:pPr>
            <w:r w:rsidRPr="00F71A9A">
              <w:rPr>
                <w:rFonts w:ascii="Gill Sans MT" w:hAnsi="Gill Sans MT"/>
                <w:sz w:val="20"/>
                <w:szCs w:val="20"/>
              </w:rPr>
              <w:t>2=Community</w:t>
            </w:r>
          </w:p>
          <w:p w14:paraId="2CD6E99B" w14:textId="71A50ADE" w:rsidR="00B2345E" w:rsidRPr="00F71A9A" w:rsidRDefault="00B2345E" w:rsidP="00AC7CBE">
            <w:pPr>
              <w:spacing w:after="0" w:line="240" w:lineRule="auto"/>
              <w:contextualSpacing/>
              <w:rPr>
                <w:rFonts w:ascii="Gill Sans MT" w:hAnsi="Gill Sans MT"/>
                <w:sz w:val="20"/>
                <w:szCs w:val="20"/>
              </w:rPr>
            </w:pPr>
            <w:r w:rsidRPr="00F71A9A">
              <w:rPr>
                <w:rFonts w:ascii="Gill Sans MT" w:hAnsi="Gill Sans MT"/>
                <w:sz w:val="20"/>
                <w:szCs w:val="20"/>
              </w:rPr>
              <w:t>97=Other, specify</w:t>
            </w:r>
          </w:p>
        </w:tc>
        <w:tc>
          <w:tcPr>
            <w:tcW w:w="720" w:type="dxa"/>
            <w:tcBorders>
              <w:top w:val="single" w:sz="4" w:space="0" w:color="auto"/>
              <w:left w:val="single" w:sz="18" w:space="0" w:color="000000"/>
              <w:bottom w:val="single" w:sz="18" w:space="0" w:color="000000"/>
              <w:right w:val="single" w:sz="18" w:space="0" w:color="000000"/>
            </w:tcBorders>
          </w:tcPr>
          <w:p w14:paraId="4BCCAC09" w14:textId="77777777" w:rsidR="00B2345E" w:rsidRPr="00F71A9A" w:rsidRDefault="00B2345E" w:rsidP="00AC7CBE">
            <w:pPr>
              <w:spacing w:after="0" w:line="240" w:lineRule="auto"/>
              <w:contextualSpacing/>
              <w:rPr>
                <w:rFonts w:ascii="Gill Sans MT" w:eastAsia="Calibri" w:hAnsi="Gill Sans MT" w:cs="Times New Roman"/>
                <w:i/>
                <w:color w:val="A6A6A6"/>
                <w:sz w:val="20"/>
                <w:szCs w:val="20"/>
              </w:rPr>
            </w:pPr>
          </w:p>
        </w:tc>
      </w:tr>
      <w:tr w:rsidR="00B2345E" w:rsidRPr="00F71A9A" w14:paraId="34149A9D" w14:textId="77777777" w:rsidTr="00B2345E">
        <w:trPr>
          <w:trHeight w:val="1040"/>
        </w:trPr>
        <w:tc>
          <w:tcPr>
            <w:tcW w:w="550" w:type="dxa"/>
            <w:tcBorders>
              <w:top w:val="single" w:sz="4" w:space="0" w:color="000000"/>
              <w:left w:val="single" w:sz="4" w:space="0" w:color="000000"/>
              <w:bottom w:val="single" w:sz="4" w:space="0" w:color="auto"/>
              <w:right w:val="single" w:sz="4" w:space="0" w:color="auto"/>
            </w:tcBorders>
          </w:tcPr>
          <w:p w14:paraId="25B32BE0" w14:textId="2F265C32" w:rsidR="00B2345E" w:rsidRPr="00F71A9A" w:rsidRDefault="00B2345E"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D7</w:t>
            </w:r>
          </w:p>
        </w:tc>
        <w:tc>
          <w:tcPr>
            <w:tcW w:w="4488" w:type="dxa"/>
            <w:gridSpan w:val="2"/>
            <w:tcBorders>
              <w:top w:val="single" w:sz="4" w:space="0" w:color="000000"/>
              <w:left w:val="single" w:sz="4" w:space="0" w:color="auto"/>
              <w:bottom w:val="single" w:sz="4" w:space="0" w:color="auto"/>
            </w:tcBorders>
          </w:tcPr>
          <w:p w14:paraId="0D3CE660" w14:textId="69A5B4DB" w:rsidR="00B2345E" w:rsidRPr="00F71A9A" w:rsidRDefault="00B2345E" w:rsidP="00AC7CBE">
            <w:pPr>
              <w:spacing w:after="0" w:line="240" w:lineRule="auto"/>
              <w:contextualSpacing/>
              <w:rPr>
                <w:rFonts w:ascii="Gill Sans MT" w:hAnsi="Gill Sans MT"/>
                <w:b/>
                <w:color w:val="000000"/>
                <w:sz w:val="20"/>
                <w:szCs w:val="20"/>
              </w:rPr>
            </w:pPr>
            <w:r w:rsidRPr="00F71A9A">
              <w:rPr>
                <w:rFonts w:ascii="Gill Sans MT" w:hAnsi="Gill Sans MT"/>
                <w:color w:val="000000"/>
                <w:sz w:val="20"/>
                <w:szCs w:val="20"/>
              </w:rPr>
              <w:t xml:space="preserve">Is it possible to buy or sell customary land to community members in the village without first changing it to titled land?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hvsellcust</w:t>
            </w:r>
            <w:proofErr w:type="spellEnd"/>
            <w:r w:rsidRPr="00F71A9A">
              <w:rPr>
                <w:rFonts w:ascii="Gill Sans MT" w:hAnsi="Gill Sans MT"/>
                <w:b/>
                <w:color w:val="000000"/>
                <w:sz w:val="20"/>
                <w:szCs w:val="20"/>
              </w:rPr>
              <w:t>)</w:t>
            </w:r>
          </w:p>
          <w:p w14:paraId="65A6E7D2" w14:textId="77777777" w:rsidR="00B2345E" w:rsidRPr="00F71A9A" w:rsidRDefault="00B2345E" w:rsidP="00B2345E">
            <w:pPr>
              <w:spacing w:after="0" w:line="240" w:lineRule="auto"/>
              <w:contextualSpacing/>
              <w:rPr>
                <w:rFonts w:ascii="Gill Sans MT" w:eastAsia="Calibri" w:hAnsi="Gill Sans MT" w:cs="Times New Roman"/>
                <w:w w:val="105"/>
                <w:sz w:val="20"/>
                <w:szCs w:val="20"/>
              </w:rPr>
            </w:pPr>
          </w:p>
        </w:tc>
        <w:tc>
          <w:tcPr>
            <w:tcW w:w="4322" w:type="dxa"/>
            <w:gridSpan w:val="3"/>
            <w:tcBorders>
              <w:top w:val="single" w:sz="4" w:space="0" w:color="000000"/>
              <w:bottom w:val="single" w:sz="4" w:space="0" w:color="auto"/>
              <w:right w:val="single" w:sz="18" w:space="0" w:color="000000"/>
            </w:tcBorders>
          </w:tcPr>
          <w:p w14:paraId="4F184D03" w14:textId="77777777" w:rsidR="00B2345E" w:rsidRPr="00F71A9A" w:rsidRDefault="00B2345E" w:rsidP="00AC7CBE">
            <w:pPr>
              <w:spacing w:after="0" w:line="240" w:lineRule="auto"/>
              <w:contextualSpacing/>
              <w:rPr>
                <w:rFonts w:ascii="Gill Sans MT" w:hAnsi="Gill Sans MT"/>
                <w:sz w:val="20"/>
                <w:szCs w:val="20"/>
              </w:rPr>
            </w:pPr>
            <w:r w:rsidRPr="00F71A9A">
              <w:rPr>
                <w:rFonts w:ascii="Gill Sans MT" w:hAnsi="Gill Sans MT"/>
                <w:sz w:val="20"/>
                <w:szCs w:val="20"/>
              </w:rPr>
              <w:t>1=No</w:t>
            </w:r>
          </w:p>
          <w:p w14:paraId="724F513E" w14:textId="77777777" w:rsidR="00B2345E" w:rsidRPr="00F71A9A" w:rsidRDefault="00B2345E" w:rsidP="00AC7CBE">
            <w:pPr>
              <w:spacing w:after="0" w:line="240" w:lineRule="auto"/>
              <w:contextualSpacing/>
              <w:rPr>
                <w:rFonts w:ascii="Gill Sans MT" w:hAnsi="Gill Sans MT"/>
                <w:sz w:val="20"/>
                <w:szCs w:val="20"/>
              </w:rPr>
            </w:pPr>
            <w:r w:rsidRPr="00F71A9A">
              <w:rPr>
                <w:rFonts w:ascii="Gill Sans MT" w:hAnsi="Gill Sans MT"/>
                <w:sz w:val="20"/>
                <w:szCs w:val="20"/>
              </w:rPr>
              <w:t>2=Yes</w:t>
            </w:r>
            <w:r w:rsidRPr="00F71A9A" w:rsidDel="00226116">
              <w:rPr>
                <w:rFonts w:ascii="Gill Sans MT" w:hAnsi="Gill Sans MT"/>
                <w:sz w:val="20"/>
                <w:szCs w:val="20"/>
              </w:rPr>
              <w:t xml:space="preserve"> </w:t>
            </w:r>
          </w:p>
          <w:p w14:paraId="67EC999A" w14:textId="77777777" w:rsidR="00B2345E" w:rsidRPr="00F71A9A" w:rsidRDefault="00B2345E" w:rsidP="00AC7CBE">
            <w:pPr>
              <w:spacing w:after="0" w:line="240" w:lineRule="auto"/>
              <w:contextualSpacing/>
              <w:rPr>
                <w:rFonts w:ascii="Gill Sans MT" w:hAnsi="Gill Sans MT"/>
                <w:sz w:val="20"/>
                <w:szCs w:val="20"/>
              </w:rPr>
            </w:pPr>
            <w:r w:rsidRPr="00F71A9A">
              <w:rPr>
                <w:rFonts w:ascii="Gill Sans MT" w:hAnsi="Gill Sans MT"/>
                <w:sz w:val="20"/>
                <w:szCs w:val="20"/>
              </w:rPr>
              <w:t>888=Don’t know</w:t>
            </w:r>
          </w:p>
          <w:p w14:paraId="7ACDA04E" w14:textId="4F8683AD" w:rsidR="00B2345E" w:rsidRPr="00F71A9A" w:rsidRDefault="00B2345E" w:rsidP="00AC7CBE">
            <w:pPr>
              <w:spacing w:after="0" w:line="240" w:lineRule="auto"/>
              <w:contextualSpacing/>
              <w:rPr>
                <w:rFonts w:ascii="Gill Sans MT" w:hAnsi="Gill Sans MT"/>
                <w:sz w:val="20"/>
                <w:szCs w:val="20"/>
              </w:rPr>
            </w:pPr>
            <w:r w:rsidRPr="00F71A9A">
              <w:rPr>
                <w:rFonts w:ascii="Gill Sans MT" w:hAnsi="Gill Sans MT"/>
                <w:sz w:val="20"/>
                <w:szCs w:val="20"/>
              </w:rPr>
              <w:t>999=Prefer not to respond</w:t>
            </w:r>
          </w:p>
        </w:tc>
        <w:tc>
          <w:tcPr>
            <w:tcW w:w="720" w:type="dxa"/>
            <w:vMerge w:val="restart"/>
            <w:tcBorders>
              <w:top w:val="single" w:sz="18" w:space="0" w:color="000000"/>
              <w:left w:val="single" w:sz="18" w:space="0" w:color="000000"/>
              <w:right w:val="single" w:sz="18" w:space="0" w:color="000000"/>
            </w:tcBorders>
          </w:tcPr>
          <w:p w14:paraId="3D8BB7BD" w14:textId="77777777" w:rsidR="00B2345E" w:rsidRPr="00F71A9A" w:rsidRDefault="00B2345E"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B2345E" w:rsidRPr="00F71A9A" w14:paraId="65AF289E" w14:textId="77777777" w:rsidTr="00B2345E">
        <w:trPr>
          <w:trHeight w:val="1124"/>
        </w:trPr>
        <w:tc>
          <w:tcPr>
            <w:tcW w:w="550" w:type="dxa"/>
            <w:tcBorders>
              <w:top w:val="single" w:sz="4" w:space="0" w:color="auto"/>
              <w:left w:val="single" w:sz="4" w:space="0" w:color="000000"/>
              <w:bottom w:val="single" w:sz="4" w:space="0" w:color="000000"/>
              <w:right w:val="single" w:sz="4" w:space="0" w:color="auto"/>
            </w:tcBorders>
          </w:tcPr>
          <w:p w14:paraId="12262A12" w14:textId="77777777" w:rsidR="00B2345E" w:rsidRPr="00F71A9A" w:rsidRDefault="00B2345E" w:rsidP="00AC7CBE">
            <w:pPr>
              <w:spacing w:after="0" w:line="240" w:lineRule="auto"/>
              <w:contextualSpacing/>
              <w:rPr>
                <w:rFonts w:ascii="Gill Sans MT" w:eastAsia="Calibri" w:hAnsi="Gill Sans MT" w:cs="Times New Roman"/>
                <w:w w:val="105"/>
                <w:sz w:val="20"/>
                <w:szCs w:val="20"/>
              </w:rPr>
            </w:pPr>
          </w:p>
        </w:tc>
        <w:tc>
          <w:tcPr>
            <w:tcW w:w="4488" w:type="dxa"/>
            <w:gridSpan w:val="2"/>
            <w:tcBorders>
              <w:top w:val="single" w:sz="4" w:space="0" w:color="auto"/>
              <w:left w:val="single" w:sz="4" w:space="0" w:color="auto"/>
              <w:bottom w:val="single" w:sz="4" w:space="0" w:color="000000"/>
            </w:tcBorders>
          </w:tcPr>
          <w:p w14:paraId="5D28A9D0" w14:textId="5C40FBDA" w:rsidR="00B2345E" w:rsidRPr="00F71A9A" w:rsidRDefault="00B2345E"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Is it possible to buy or sell customary land to external peoples or companies without first changing it to titled land?    </w:t>
            </w:r>
          </w:p>
        </w:tc>
        <w:tc>
          <w:tcPr>
            <w:tcW w:w="4322" w:type="dxa"/>
            <w:gridSpan w:val="3"/>
            <w:tcBorders>
              <w:top w:val="single" w:sz="4" w:space="0" w:color="auto"/>
              <w:bottom w:val="single" w:sz="4" w:space="0" w:color="000000"/>
              <w:right w:val="single" w:sz="18" w:space="0" w:color="000000"/>
            </w:tcBorders>
          </w:tcPr>
          <w:p w14:paraId="365D7B9D" w14:textId="77777777" w:rsidR="00B2345E" w:rsidRPr="00F71A9A" w:rsidRDefault="00B2345E" w:rsidP="00B2345E">
            <w:pPr>
              <w:spacing w:after="0" w:line="240" w:lineRule="auto"/>
              <w:contextualSpacing/>
              <w:rPr>
                <w:rFonts w:ascii="Gill Sans MT" w:hAnsi="Gill Sans MT"/>
                <w:sz w:val="20"/>
                <w:szCs w:val="20"/>
              </w:rPr>
            </w:pPr>
            <w:r w:rsidRPr="00F71A9A">
              <w:rPr>
                <w:rFonts w:ascii="Gill Sans MT" w:hAnsi="Gill Sans MT"/>
                <w:sz w:val="20"/>
                <w:szCs w:val="20"/>
              </w:rPr>
              <w:t>1=No</w:t>
            </w:r>
          </w:p>
          <w:p w14:paraId="3B5C0E9A" w14:textId="77777777" w:rsidR="00B2345E" w:rsidRPr="00F71A9A" w:rsidRDefault="00B2345E" w:rsidP="00B2345E">
            <w:pPr>
              <w:spacing w:after="0" w:line="240" w:lineRule="auto"/>
              <w:contextualSpacing/>
              <w:rPr>
                <w:rFonts w:ascii="Gill Sans MT" w:hAnsi="Gill Sans MT"/>
                <w:sz w:val="20"/>
                <w:szCs w:val="20"/>
              </w:rPr>
            </w:pPr>
            <w:r w:rsidRPr="00F71A9A">
              <w:rPr>
                <w:rFonts w:ascii="Gill Sans MT" w:hAnsi="Gill Sans MT"/>
                <w:sz w:val="20"/>
                <w:szCs w:val="20"/>
              </w:rPr>
              <w:t>2=Yes</w:t>
            </w:r>
            <w:r w:rsidRPr="00F71A9A" w:rsidDel="00226116">
              <w:rPr>
                <w:rFonts w:ascii="Gill Sans MT" w:hAnsi="Gill Sans MT"/>
                <w:sz w:val="20"/>
                <w:szCs w:val="20"/>
              </w:rPr>
              <w:t xml:space="preserve"> </w:t>
            </w:r>
          </w:p>
          <w:p w14:paraId="55A8F83F" w14:textId="77777777" w:rsidR="00B2345E" w:rsidRPr="00F71A9A" w:rsidRDefault="00B2345E" w:rsidP="00B2345E">
            <w:pPr>
              <w:spacing w:after="0" w:line="240" w:lineRule="auto"/>
              <w:contextualSpacing/>
              <w:rPr>
                <w:rFonts w:ascii="Gill Sans MT" w:hAnsi="Gill Sans MT"/>
                <w:sz w:val="20"/>
                <w:szCs w:val="20"/>
              </w:rPr>
            </w:pPr>
            <w:r w:rsidRPr="00F71A9A">
              <w:rPr>
                <w:rFonts w:ascii="Gill Sans MT" w:hAnsi="Gill Sans MT"/>
                <w:sz w:val="20"/>
                <w:szCs w:val="20"/>
              </w:rPr>
              <w:t>888=Don’t know</w:t>
            </w:r>
          </w:p>
          <w:p w14:paraId="7C077005" w14:textId="48EF3787" w:rsidR="00B2345E" w:rsidRPr="00F71A9A" w:rsidRDefault="00B2345E" w:rsidP="00AC7CBE">
            <w:pPr>
              <w:spacing w:after="0" w:line="240" w:lineRule="auto"/>
              <w:contextualSpacing/>
              <w:rPr>
                <w:rFonts w:ascii="Gill Sans MT" w:hAnsi="Gill Sans MT"/>
                <w:sz w:val="20"/>
                <w:szCs w:val="20"/>
              </w:rPr>
            </w:pPr>
            <w:r w:rsidRPr="00F71A9A">
              <w:rPr>
                <w:rFonts w:ascii="Gill Sans MT" w:hAnsi="Gill Sans MT"/>
                <w:sz w:val="20"/>
                <w:szCs w:val="20"/>
              </w:rPr>
              <w:t>999=Prefer not to respond</w:t>
            </w:r>
          </w:p>
        </w:tc>
        <w:tc>
          <w:tcPr>
            <w:tcW w:w="720" w:type="dxa"/>
            <w:vMerge/>
            <w:tcBorders>
              <w:left w:val="single" w:sz="18" w:space="0" w:color="000000"/>
              <w:bottom w:val="single" w:sz="18" w:space="0" w:color="000000"/>
              <w:right w:val="single" w:sz="18" w:space="0" w:color="000000"/>
            </w:tcBorders>
          </w:tcPr>
          <w:p w14:paraId="44615964" w14:textId="77777777" w:rsidR="00B2345E" w:rsidRPr="00F71A9A" w:rsidRDefault="00B2345E" w:rsidP="00AC7CBE">
            <w:pPr>
              <w:spacing w:after="0" w:line="240" w:lineRule="auto"/>
              <w:contextualSpacing/>
              <w:rPr>
                <w:rFonts w:ascii="Gill Sans MT" w:eastAsia="Calibri" w:hAnsi="Gill Sans MT" w:cs="Times New Roman"/>
                <w:i/>
                <w:color w:val="A6A6A6"/>
                <w:sz w:val="20"/>
                <w:szCs w:val="20"/>
              </w:rPr>
            </w:pPr>
          </w:p>
        </w:tc>
      </w:tr>
      <w:tr w:rsidR="00FF0DA8" w:rsidRPr="00F71A9A" w14:paraId="79749691" w14:textId="77777777" w:rsidTr="00B2345E">
        <w:trPr>
          <w:trHeight w:val="1296"/>
        </w:trPr>
        <w:tc>
          <w:tcPr>
            <w:tcW w:w="550" w:type="dxa"/>
            <w:tcBorders>
              <w:top w:val="single" w:sz="4" w:space="0" w:color="000000"/>
              <w:left w:val="single" w:sz="4" w:space="0" w:color="000000"/>
              <w:bottom w:val="single" w:sz="4" w:space="0" w:color="auto"/>
              <w:right w:val="single" w:sz="4" w:space="0" w:color="auto"/>
            </w:tcBorders>
          </w:tcPr>
          <w:p w14:paraId="157C416B" w14:textId="04F25EFE" w:rsidR="00FF0DA8" w:rsidRPr="00F71A9A" w:rsidRDefault="00C70E1F"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D8</w:t>
            </w:r>
          </w:p>
        </w:tc>
        <w:tc>
          <w:tcPr>
            <w:tcW w:w="4488" w:type="dxa"/>
            <w:gridSpan w:val="2"/>
            <w:tcBorders>
              <w:top w:val="single" w:sz="4" w:space="0" w:color="000000"/>
              <w:left w:val="single" w:sz="4" w:space="0" w:color="auto"/>
              <w:bottom w:val="single" w:sz="4" w:space="0" w:color="auto"/>
            </w:tcBorders>
          </w:tcPr>
          <w:p w14:paraId="5AE66B2E" w14:textId="1B1510DB" w:rsidR="00FF0DA8" w:rsidRPr="00F71A9A" w:rsidRDefault="00FF0DA8" w:rsidP="00AC7CBE">
            <w:pPr>
              <w:spacing w:after="0" w:line="240" w:lineRule="auto"/>
              <w:contextualSpacing/>
              <w:rPr>
                <w:rFonts w:ascii="Gill Sans MT" w:hAnsi="Gill Sans MT"/>
                <w:b/>
                <w:color w:val="000000"/>
                <w:sz w:val="20"/>
                <w:szCs w:val="20"/>
              </w:rPr>
            </w:pPr>
            <w:r w:rsidRPr="00F71A9A">
              <w:rPr>
                <w:rFonts w:ascii="Gill Sans MT" w:hAnsi="Gill Sans MT"/>
                <w:color w:val="000000"/>
                <w:sz w:val="20"/>
                <w:szCs w:val="20"/>
              </w:rPr>
              <w:t>Is it possible to rent customary land</w:t>
            </w:r>
            <w:r w:rsidR="00B0446B" w:rsidRPr="00F71A9A">
              <w:rPr>
                <w:rFonts w:ascii="Gill Sans MT" w:hAnsi="Gill Sans MT"/>
                <w:color w:val="000000"/>
                <w:sz w:val="20"/>
                <w:szCs w:val="20"/>
              </w:rPr>
              <w:t xml:space="preserve"> to community members</w:t>
            </w:r>
            <w:r w:rsidRPr="00F71A9A">
              <w:rPr>
                <w:rFonts w:ascii="Gill Sans MT" w:hAnsi="Gill Sans MT"/>
                <w:color w:val="000000"/>
                <w:sz w:val="20"/>
                <w:szCs w:val="20"/>
              </w:rPr>
              <w:t xml:space="preserve"> in this village?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hvrentcust</w:t>
            </w:r>
            <w:proofErr w:type="spellEnd"/>
            <w:r w:rsidRPr="00F71A9A">
              <w:rPr>
                <w:rFonts w:ascii="Gill Sans MT" w:hAnsi="Gill Sans MT"/>
                <w:b/>
                <w:color w:val="000000"/>
                <w:sz w:val="20"/>
                <w:szCs w:val="20"/>
              </w:rPr>
              <w:t>)</w:t>
            </w:r>
          </w:p>
        </w:tc>
        <w:tc>
          <w:tcPr>
            <w:tcW w:w="4322" w:type="dxa"/>
            <w:gridSpan w:val="3"/>
            <w:tcBorders>
              <w:top w:val="single" w:sz="4" w:space="0" w:color="000000"/>
              <w:bottom w:val="single" w:sz="4" w:space="0" w:color="auto"/>
              <w:right w:val="single" w:sz="18" w:space="0" w:color="000000"/>
            </w:tcBorders>
          </w:tcPr>
          <w:p w14:paraId="54AA9E39" w14:textId="77777777" w:rsidR="00FF0DA8" w:rsidRPr="00F71A9A" w:rsidRDefault="00FF0DA8" w:rsidP="00AC7CBE">
            <w:pPr>
              <w:spacing w:after="0" w:line="240" w:lineRule="auto"/>
              <w:contextualSpacing/>
              <w:rPr>
                <w:rFonts w:ascii="Gill Sans MT" w:hAnsi="Gill Sans MT"/>
                <w:sz w:val="20"/>
                <w:szCs w:val="20"/>
              </w:rPr>
            </w:pPr>
            <w:r w:rsidRPr="00F71A9A">
              <w:rPr>
                <w:rFonts w:ascii="Gill Sans MT" w:hAnsi="Gill Sans MT"/>
                <w:sz w:val="20"/>
                <w:szCs w:val="20"/>
              </w:rPr>
              <w:t>1=No</w:t>
            </w:r>
          </w:p>
          <w:p w14:paraId="3084DABB" w14:textId="77777777" w:rsidR="00FF0DA8" w:rsidRPr="00F71A9A" w:rsidRDefault="00FF0DA8" w:rsidP="00AC7CBE">
            <w:pPr>
              <w:spacing w:after="0" w:line="240" w:lineRule="auto"/>
              <w:contextualSpacing/>
              <w:rPr>
                <w:rFonts w:ascii="Gill Sans MT" w:hAnsi="Gill Sans MT"/>
                <w:sz w:val="20"/>
                <w:szCs w:val="20"/>
              </w:rPr>
            </w:pPr>
            <w:r w:rsidRPr="00F71A9A">
              <w:rPr>
                <w:rFonts w:ascii="Gill Sans MT" w:hAnsi="Gill Sans MT"/>
                <w:sz w:val="20"/>
                <w:szCs w:val="20"/>
              </w:rPr>
              <w:t>2=Yes</w:t>
            </w:r>
            <w:r w:rsidRPr="00F71A9A" w:rsidDel="00226116">
              <w:rPr>
                <w:rFonts w:ascii="Gill Sans MT" w:hAnsi="Gill Sans MT"/>
                <w:sz w:val="20"/>
                <w:szCs w:val="20"/>
              </w:rPr>
              <w:t xml:space="preserve"> </w:t>
            </w:r>
          </w:p>
          <w:p w14:paraId="73C81298" w14:textId="77777777" w:rsidR="00FF0DA8" w:rsidRPr="00F71A9A" w:rsidRDefault="00FF0DA8" w:rsidP="00AC7CBE">
            <w:pPr>
              <w:spacing w:after="0" w:line="240" w:lineRule="auto"/>
              <w:contextualSpacing/>
              <w:rPr>
                <w:rFonts w:ascii="Gill Sans MT" w:hAnsi="Gill Sans MT"/>
                <w:sz w:val="20"/>
                <w:szCs w:val="20"/>
              </w:rPr>
            </w:pPr>
            <w:r w:rsidRPr="00F71A9A">
              <w:rPr>
                <w:rFonts w:ascii="Gill Sans MT" w:hAnsi="Gill Sans MT"/>
                <w:sz w:val="20"/>
                <w:szCs w:val="20"/>
              </w:rPr>
              <w:t>888=Don’t know</w:t>
            </w:r>
          </w:p>
          <w:p w14:paraId="5D7E492D" w14:textId="77777777" w:rsidR="00FF0DA8" w:rsidRPr="00F71A9A" w:rsidRDefault="00FF0DA8" w:rsidP="00AC7CBE">
            <w:pPr>
              <w:spacing w:after="0" w:line="240" w:lineRule="auto"/>
              <w:contextualSpacing/>
              <w:rPr>
                <w:rFonts w:ascii="Gill Sans MT" w:hAnsi="Gill Sans MT"/>
                <w:sz w:val="20"/>
                <w:szCs w:val="20"/>
              </w:rPr>
            </w:pPr>
            <w:r w:rsidRPr="00F71A9A">
              <w:rPr>
                <w:rFonts w:ascii="Gill Sans MT" w:hAnsi="Gill Sans MT"/>
                <w:sz w:val="20"/>
                <w:szCs w:val="20"/>
              </w:rPr>
              <w:t>999=Prefer not to respond</w:t>
            </w:r>
          </w:p>
        </w:tc>
        <w:tc>
          <w:tcPr>
            <w:tcW w:w="720" w:type="dxa"/>
            <w:tcBorders>
              <w:top w:val="single" w:sz="18" w:space="0" w:color="000000"/>
              <w:left w:val="single" w:sz="18" w:space="0" w:color="000000"/>
              <w:bottom w:val="single" w:sz="4" w:space="0" w:color="auto"/>
              <w:right w:val="single" w:sz="18" w:space="0" w:color="000000"/>
            </w:tcBorders>
          </w:tcPr>
          <w:p w14:paraId="50CA3C35" w14:textId="77777777" w:rsidR="00FF0DA8" w:rsidRPr="00F71A9A" w:rsidRDefault="00FF0DA8"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B2345E" w:rsidRPr="00F71A9A" w14:paraId="1AAE4DD7" w14:textId="77777777" w:rsidTr="00DC46D0">
        <w:trPr>
          <w:trHeight w:val="890"/>
        </w:trPr>
        <w:tc>
          <w:tcPr>
            <w:tcW w:w="550" w:type="dxa"/>
            <w:tcBorders>
              <w:top w:val="single" w:sz="4" w:space="0" w:color="auto"/>
              <w:left w:val="single" w:sz="4" w:space="0" w:color="000000"/>
              <w:bottom w:val="single" w:sz="4" w:space="0" w:color="000000"/>
              <w:right w:val="single" w:sz="4" w:space="0" w:color="auto"/>
            </w:tcBorders>
          </w:tcPr>
          <w:p w14:paraId="04C2580A" w14:textId="77777777" w:rsidR="00B2345E" w:rsidRPr="00F71A9A" w:rsidRDefault="00B2345E" w:rsidP="00AC7CBE">
            <w:pPr>
              <w:spacing w:after="0" w:line="240" w:lineRule="auto"/>
              <w:contextualSpacing/>
              <w:rPr>
                <w:rFonts w:ascii="Gill Sans MT" w:eastAsia="Calibri" w:hAnsi="Gill Sans MT" w:cs="Times New Roman"/>
                <w:w w:val="105"/>
                <w:sz w:val="20"/>
                <w:szCs w:val="20"/>
              </w:rPr>
            </w:pPr>
          </w:p>
        </w:tc>
        <w:tc>
          <w:tcPr>
            <w:tcW w:w="4488" w:type="dxa"/>
            <w:gridSpan w:val="2"/>
            <w:tcBorders>
              <w:top w:val="single" w:sz="4" w:space="0" w:color="auto"/>
              <w:left w:val="single" w:sz="4" w:space="0" w:color="auto"/>
              <w:bottom w:val="single" w:sz="4" w:space="0" w:color="000000"/>
            </w:tcBorders>
          </w:tcPr>
          <w:p w14:paraId="2EB81D53" w14:textId="1234563C" w:rsidR="00B2345E" w:rsidRPr="00F71A9A" w:rsidRDefault="00B2345E"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Is it possible to buy or sell customary land to external peoples or companies without first changing it to titled land?     </w:t>
            </w:r>
          </w:p>
        </w:tc>
        <w:tc>
          <w:tcPr>
            <w:tcW w:w="4322" w:type="dxa"/>
            <w:gridSpan w:val="3"/>
            <w:tcBorders>
              <w:top w:val="single" w:sz="4" w:space="0" w:color="auto"/>
              <w:bottom w:val="single" w:sz="4" w:space="0" w:color="000000"/>
              <w:right w:val="single" w:sz="18" w:space="0" w:color="000000"/>
            </w:tcBorders>
          </w:tcPr>
          <w:p w14:paraId="6C4FE0A5" w14:textId="77777777" w:rsidR="00DC46D0" w:rsidRPr="00F71A9A" w:rsidRDefault="00DC46D0" w:rsidP="00DC46D0">
            <w:pPr>
              <w:spacing w:after="0" w:line="240" w:lineRule="auto"/>
              <w:contextualSpacing/>
              <w:rPr>
                <w:rFonts w:ascii="Gill Sans MT" w:hAnsi="Gill Sans MT"/>
                <w:sz w:val="20"/>
                <w:szCs w:val="20"/>
              </w:rPr>
            </w:pPr>
            <w:r w:rsidRPr="00F71A9A">
              <w:rPr>
                <w:rFonts w:ascii="Gill Sans MT" w:hAnsi="Gill Sans MT"/>
                <w:sz w:val="20"/>
                <w:szCs w:val="20"/>
              </w:rPr>
              <w:t>1=No</w:t>
            </w:r>
          </w:p>
          <w:p w14:paraId="4F6A0A09" w14:textId="77777777" w:rsidR="00DC46D0" w:rsidRPr="00F71A9A" w:rsidRDefault="00DC46D0" w:rsidP="00DC46D0">
            <w:pPr>
              <w:spacing w:after="0" w:line="240" w:lineRule="auto"/>
              <w:contextualSpacing/>
              <w:rPr>
                <w:rFonts w:ascii="Gill Sans MT" w:hAnsi="Gill Sans MT"/>
                <w:sz w:val="20"/>
                <w:szCs w:val="20"/>
              </w:rPr>
            </w:pPr>
            <w:r w:rsidRPr="00F71A9A">
              <w:rPr>
                <w:rFonts w:ascii="Gill Sans MT" w:hAnsi="Gill Sans MT"/>
                <w:sz w:val="20"/>
                <w:szCs w:val="20"/>
              </w:rPr>
              <w:t>2=Yes</w:t>
            </w:r>
            <w:r w:rsidRPr="00F71A9A" w:rsidDel="00226116">
              <w:rPr>
                <w:rFonts w:ascii="Gill Sans MT" w:hAnsi="Gill Sans MT"/>
                <w:sz w:val="20"/>
                <w:szCs w:val="20"/>
              </w:rPr>
              <w:t xml:space="preserve"> </w:t>
            </w:r>
          </w:p>
          <w:p w14:paraId="320FCAEB" w14:textId="77777777" w:rsidR="00DC46D0" w:rsidRPr="00F71A9A" w:rsidRDefault="00DC46D0" w:rsidP="00DC46D0">
            <w:pPr>
              <w:spacing w:after="0" w:line="240" w:lineRule="auto"/>
              <w:contextualSpacing/>
              <w:rPr>
                <w:rFonts w:ascii="Gill Sans MT" w:hAnsi="Gill Sans MT"/>
                <w:sz w:val="20"/>
                <w:szCs w:val="20"/>
              </w:rPr>
            </w:pPr>
            <w:r w:rsidRPr="00F71A9A">
              <w:rPr>
                <w:rFonts w:ascii="Gill Sans MT" w:hAnsi="Gill Sans MT"/>
                <w:sz w:val="20"/>
                <w:szCs w:val="20"/>
              </w:rPr>
              <w:t>888=Don’t know</w:t>
            </w:r>
          </w:p>
          <w:p w14:paraId="6849BAA3" w14:textId="22E8766F" w:rsidR="00B2345E" w:rsidRPr="00F71A9A" w:rsidRDefault="00DC46D0" w:rsidP="00DC46D0">
            <w:pPr>
              <w:spacing w:after="0" w:line="240" w:lineRule="auto"/>
              <w:contextualSpacing/>
              <w:rPr>
                <w:rFonts w:ascii="Gill Sans MT" w:hAnsi="Gill Sans MT"/>
                <w:sz w:val="20"/>
                <w:szCs w:val="20"/>
              </w:rPr>
            </w:pPr>
            <w:r w:rsidRPr="00F71A9A">
              <w:rPr>
                <w:rFonts w:ascii="Gill Sans MT" w:hAnsi="Gill Sans MT"/>
                <w:sz w:val="20"/>
                <w:szCs w:val="20"/>
              </w:rPr>
              <w:t>999=Prefer not to respond</w:t>
            </w:r>
          </w:p>
        </w:tc>
        <w:tc>
          <w:tcPr>
            <w:tcW w:w="720" w:type="dxa"/>
            <w:tcBorders>
              <w:top w:val="single" w:sz="4" w:space="0" w:color="auto"/>
              <w:left w:val="single" w:sz="18" w:space="0" w:color="000000"/>
              <w:bottom w:val="single" w:sz="18" w:space="0" w:color="000000"/>
              <w:right w:val="single" w:sz="18" w:space="0" w:color="000000"/>
            </w:tcBorders>
          </w:tcPr>
          <w:p w14:paraId="6F89F5F9" w14:textId="77777777" w:rsidR="00B2345E" w:rsidRPr="00F71A9A" w:rsidRDefault="00B2345E" w:rsidP="00AC7CBE">
            <w:pPr>
              <w:spacing w:after="0" w:line="240" w:lineRule="auto"/>
              <w:contextualSpacing/>
              <w:rPr>
                <w:rFonts w:ascii="Gill Sans MT" w:eastAsia="Calibri" w:hAnsi="Gill Sans MT" w:cs="Times New Roman"/>
                <w:i/>
                <w:color w:val="A6A6A6"/>
                <w:sz w:val="20"/>
                <w:szCs w:val="20"/>
              </w:rPr>
            </w:pPr>
          </w:p>
        </w:tc>
      </w:tr>
      <w:tr w:rsidR="00FF0DA8" w:rsidRPr="00F71A9A" w14:paraId="7CFE30D3" w14:textId="77777777" w:rsidTr="00C70E1F">
        <w:trPr>
          <w:trHeight w:val="20"/>
        </w:trPr>
        <w:tc>
          <w:tcPr>
            <w:tcW w:w="550" w:type="dxa"/>
            <w:tcBorders>
              <w:top w:val="single" w:sz="4" w:space="0" w:color="000000"/>
              <w:left w:val="single" w:sz="4" w:space="0" w:color="000000"/>
              <w:bottom w:val="single" w:sz="4" w:space="0" w:color="000000"/>
              <w:right w:val="single" w:sz="4" w:space="0" w:color="auto"/>
            </w:tcBorders>
          </w:tcPr>
          <w:p w14:paraId="08C1264D" w14:textId="6132FA88" w:rsidR="00FF0DA8" w:rsidRPr="00F71A9A" w:rsidRDefault="00C70E1F" w:rsidP="00AC7CBE">
            <w:pPr>
              <w:spacing w:after="0" w:line="240" w:lineRule="auto"/>
              <w:contextualSpacing/>
              <w:rPr>
                <w:rFonts w:ascii="Gill Sans MT" w:eastAsia="Calibri" w:hAnsi="Gill Sans MT" w:cs="Times New Roman"/>
                <w:w w:val="105"/>
                <w:sz w:val="20"/>
                <w:szCs w:val="20"/>
              </w:rPr>
            </w:pPr>
            <w:commentRangeStart w:id="7"/>
            <w:r w:rsidRPr="00F71A9A">
              <w:rPr>
                <w:rFonts w:ascii="Gill Sans MT" w:eastAsia="Calibri" w:hAnsi="Gill Sans MT" w:cs="Times New Roman"/>
                <w:w w:val="105"/>
                <w:sz w:val="20"/>
                <w:szCs w:val="20"/>
              </w:rPr>
              <w:t>D9</w:t>
            </w:r>
          </w:p>
        </w:tc>
        <w:tc>
          <w:tcPr>
            <w:tcW w:w="4488" w:type="dxa"/>
            <w:gridSpan w:val="2"/>
            <w:tcBorders>
              <w:top w:val="single" w:sz="4" w:space="0" w:color="000000"/>
              <w:left w:val="single" w:sz="4" w:space="0" w:color="auto"/>
              <w:bottom w:val="single" w:sz="4" w:space="0" w:color="000000"/>
            </w:tcBorders>
          </w:tcPr>
          <w:p w14:paraId="6DFF006D" w14:textId="553944A6" w:rsidR="00FF0DA8" w:rsidRPr="00F71A9A" w:rsidRDefault="00FF0DA8" w:rsidP="00AC7CBE">
            <w:pPr>
              <w:spacing w:after="0" w:line="240" w:lineRule="auto"/>
              <w:contextualSpacing/>
              <w:rPr>
                <w:rFonts w:ascii="Gill Sans MT" w:hAnsi="Gill Sans MT"/>
                <w:b/>
                <w:color w:val="000000"/>
                <w:sz w:val="20"/>
                <w:szCs w:val="20"/>
              </w:rPr>
            </w:pPr>
            <w:commentRangeStart w:id="8"/>
            <w:r w:rsidRPr="00F71A9A">
              <w:rPr>
                <w:rFonts w:ascii="Gill Sans MT" w:hAnsi="Gill Sans MT"/>
                <w:color w:val="000000"/>
                <w:sz w:val="20"/>
                <w:szCs w:val="20"/>
              </w:rPr>
              <w:t>Has any part of your village's customary land been sold</w:t>
            </w:r>
            <w:r w:rsidR="00DC46D0" w:rsidRPr="00F71A9A">
              <w:rPr>
                <w:rFonts w:ascii="Gill Sans MT" w:hAnsi="Gill Sans MT"/>
                <w:color w:val="000000"/>
                <w:sz w:val="20"/>
                <w:szCs w:val="20"/>
              </w:rPr>
              <w:t xml:space="preserve"> </w:t>
            </w:r>
            <w:r w:rsidR="00DC46D0" w:rsidRPr="00F71A9A">
              <w:rPr>
                <w:rFonts w:ascii="Gill Sans MT" w:hAnsi="Gill Sans MT"/>
                <w:color w:val="000000"/>
                <w:sz w:val="20"/>
                <w:szCs w:val="20"/>
              </w:rPr>
              <w:lastRenderedPageBreak/>
              <w:t>or leased</w:t>
            </w:r>
            <w:r w:rsidRPr="00F71A9A">
              <w:rPr>
                <w:rFonts w:ascii="Gill Sans MT" w:hAnsi="Gill Sans MT"/>
                <w:color w:val="000000"/>
                <w:sz w:val="20"/>
                <w:szCs w:val="20"/>
              </w:rPr>
              <w:t xml:space="preserve"> to someone from outside this village in the past five years?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hland_sold</w:t>
            </w:r>
            <w:proofErr w:type="spellEnd"/>
            <w:r w:rsidRPr="00F71A9A">
              <w:rPr>
                <w:rFonts w:ascii="Gill Sans MT" w:hAnsi="Gill Sans MT"/>
                <w:b/>
                <w:color w:val="000000"/>
                <w:sz w:val="20"/>
                <w:szCs w:val="20"/>
              </w:rPr>
              <w:t>)</w:t>
            </w:r>
            <w:commentRangeEnd w:id="8"/>
            <w:r w:rsidR="00DC46D0" w:rsidRPr="00F71A9A">
              <w:rPr>
                <w:rStyle w:val="CommentReference"/>
                <w:rFonts w:ascii="Gill Sans MT" w:hAnsi="Gill Sans MT"/>
                <w:sz w:val="20"/>
                <w:szCs w:val="20"/>
              </w:rPr>
              <w:commentReference w:id="8"/>
            </w:r>
          </w:p>
          <w:p w14:paraId="326AFB57" w14:textId="77777777" w:rsidR="00FF0DA8" w:rsidRPr="00F71A9A" w:rsidRDefault="00FF0DA8" w:rsidP="00AC7CBE">
            <w:pPr>
              <w:spacing w:after="0" w:line="240" w:lineRule="auto"/>
              <w:contextualSpacing/>
              <w:rPr>
                <w:rFonts w:ascii="Gill Sans MT" w:hAnsi="Gill Sans MT"/>
                <w:b/>
                <w:color w:val="000000"/>
                <w:sz w:val="20"/>
                <w:szCs w:val="20"/>
              </w:rPr>
            </w:pPr>
            <w:r w:rsidRPr="00F71A9A">
              <w:rPr>
                <w:rFonts w:ascii="Gill Sans MT" w:hAnsi="Gill Sans MT"/>
                <w:color w:val="000000"/>
                <w:sz w:val="20"/>
                <w:szCs w:val="20"/>
              </w:rPr>
              <w:t>If 1, 888, or 999, skip to</w:t>
            </w:r>
            <w:r w:rsidRPr="00F71A9A">
              <w:rPr>
                <w:rFonts w:ascii="Gill Sans MT" w:hAnsi="Gill Sans MT"/>
                <w:b/>
                <w:color w:val="000000"/>
                <w:sz w:val="20"/>
                <w:szCs w:val="20"/>
              </w:rPr>
              <w:t xml:space="preserve"> D14</w:t>
            </w:r>
          </w:p>
          <w:p w14:paraId="33BF3E86" w14:textId="77777777" w:rsidR="00DC46D0" w:rsidRPr="00F71A9A" w:rsidRDefault="00DC46D0" w:rsidP="00AC7CBE">
            <w:pPr>
              <w:spacing w:after="0" w:line="240" w:lineRule="auto"/>
              <w:contextualSpacing/>
              <w:rPr>
                <w:rFonts w:ascii="Gill Sans MT" w:hAnsi="Gill Sans MT"/>
                <w:b/>
                <w:color w:val="000000"/>
                <w:sz w:val="20"/>
                <w:szCs w:val="20"/>
              </w:rPr>
            </w:pPr>
          </w:p>
          <w:p w14:paraId="4ACE75CB" w14:textId="6D89C1CA" w:rsidR="00DC46D0" w:rsidRPr="00F71A9A" w:rsidRDefault="00DC46D0" w:rsidP="00AC7CBE">
            <w:pPr>
              <w:spacing w:after="0" w:line="240" w:lineRule="auto"/>
              <w:contextualSpacing/>
              <w:rPr>
                <w:rFonts w:ascii="Gill Sans MT" w:hAnsi="Gill Sans MT"/>
                <w:b/>
                <w:color w:val="000000"/>
                <w:sz w:val="20"/>
                <w:szCs w:val="20"/>
              </w:rPr>
            </w:pPr>
            <w:r w:rsidRPr="00F71A9A">
              <w:rPr>
                <w:rFonts w:ascii="Gill Sans MT" w:hAnsi="Gill Sans MT"/>
                <w:b/>
                <w:color w:val="000000"/>
                <w:sz w:val="20"/>
                <w:szCs w:val="20"/>
              </w:rPr>
              <w:t xml:space="preserve">Select all that apply </w:t>
            </w:r>
          </w:p>
          <w:p w14:paraId="1DC55C48" w14:textId="77777777" w:rsidR="00DC46D0" w:rsidRPr="00F71A9A" w:rsidRDefault="00DC46D0" w:rsidP="00AC7CBE">
            <w:pPr>
              <w:spacing w:after="0" w:line="240" w:lineRule="auto"/>
              <w:contextualSpacing/>
              <w:rPr>
                <w:rFonts w:ascii="Gill Sans MT" w:hAnsi="Gill Sans MT"/>
                <w:b/>
                <w:color w:val="000000"/>
                <w:sz w:val="20"/>
                <w:szCs w:val="20"/>
              </w:rPr>
            </w:pPr>
          </w:p>
          <w:p w14:paraId="37720AE7" w14:textId="77777777" w:rsidR="00DC46D0" w:rsidRPr="00F71A9A" w:rsidRDefault="00DC46D0" w:rsidP="00AC7CBE">
            <w:pPr>
              <w:spacing w:after="0" w:line="240" w:lineRule="auto"/>
              <w:contextualSpacing/>
              <w:rPr>
                <w:rFonts w:ascii="Gill Sans MT" w:hAnsi="Gill Sans MT"/>
                <w:b/>
                <w:color w:val="000000"/>
                <w:sz w:val="20"/>
                <w:szCs w:val="20"/>
              </w:rPr>
            </w:pPr>
          </w:p>
          <w:p w14:paraId="4D38F96B" w14:textId="77777777" w:rsidR="00DC46D0" w:rsidRPr="00F71A9A" w:rsidRDefault="00DC46D0" w:rsidP="00AC7CBE">
            <w:pPr>
              <w:spacing w:after="0" w:line="240" w:lineRule="auto"/>
              <w:contextualSpacing/>
              <w:rPr>
                <w:rFonts w:ascii="Gill Sans MT" w:hAnsi="Gill Sans MT"/>
                <w:b/>
                <w:color w:val="000000"/>
                <w:sz w:val="20"/>
                <w:szCs w:val="20"/>
              </w:rPr>
            </w:pPr>
          </w:p>
          <w:commentRangeEnd w:id="7"/>
          <w:p w14:paraId="74E7018E" w14:textId="6AC03DF8" w:rsidR="00DC46D0" w:rsidRPr="00F71A9A" w:rsidRDefault="0090639B" w:rsidP="00AC7CBE">
            <w:pPr>
              <w:spacing w:after="0" w:line="240" w:lineRule="auto"/>
              <w:contextualSpacing/>
              <w:rPr>
                <w:rFonts w:ascii="Gill Sans MT" w:eastAsia="Calibri" w:hAnsi="Gill Sans MT" w:cs="Times New Roman"/>
                <w:w w:val="105"/>
                <w:sz w:val="20"/>
                <w:szCs w:val="20"/>
              </w:rPr>
            </w:pPr>
            <w:r>
              <w:rPr>
                <w:rStyle w:val="CommentReference"/>
              </w:rPr>
              <w:commentReference w:id="7"/>
            </w:r>
          </w:p>
        </w:tc>
        <w:tc>
          <w:tcPr>
            <w:tcW w:w="4322" w:type="dxa"/>
            <w:gridSpan w:val="3"/>
            <w:tcBorders>
              <w:top w:val="single" w:sz="4" w:space="0" w:color="000000"/>
              <w:bottom w:val="single" w:sz="4" w:space="0" w:color="000000"/>
              <w:right w:val="single" w:sz="18" w:space="0" w:color="000000"/>
            </w:tcBorders>
          </w:tcPr>
          <w:p w14:paraId="5D339D85" w14:textId="77777777" w:rsidR="00FF0DA8" w:rsidRPr="00F71A9A" w:rsidRDefault="00FF0DA8" w:rsidP="00AC7CBE">
            <w:pPr>
              <w:spacing w:after="0" w:line="240" w:lineRule="auto"/>
              <w:contextualSpacing/>
              <w:rPr>
                <w:rFonts w:ascii="Gill Sans MT" w:hAnsi="Gill Sans MT"/>
                <w:sz w:val="20"/>
                <w:szCs w:val="20"/>
              </w:rPr>
            </w:pPr>
            <w:r w:rsidRPr="00F71A9A">
              <w:rPr>
                <w:rFonts w:ascii="Gill Sans MT" w:hAnsi="Gill Sans MT"/>
                <w:sz w:val="20"/>
                <w:szCs w:val="20"/>
              </w:rPr>
              <w:lastRenderedPageBreak/>
              <w:t>1=No</w:t>
            </w:r>
          </w:p>
          <w:p w14:paraId="202ED7C0" w14:textId="25C4157E" w:rsidR="00FF0DA8" w:rsidRPr="00F71A9A" w:rsidRDefault="00FF0DA8" w:rsidP="00AC7CBE">
            <w:pPr>
              <w:spacing w:after="0" w:line="240" w:lineRule="auto"/>
              <w:contextualSpacing/>
              <w:rPr>
                <w:rFonts w:ascii="Gill Sans MT" w:hAnsi="Gill Sans MT"/>
                <w:sz w:val="20"/>
                <w:szCs w:val="20"/>
              </w:rPr>
            </w:pPr>
            <w:r w:rsidRPr="00F71A9A">
              <w:rPr>
                <w:rFonts w:ascii="Gill Sans MT" w:hAnsi="Gill Sans MT"/>
                <w:sz w:val="20"/>
                <w:szCs w:val="20"/>
              </w:rPr>
              <w:lastRenderedPageBreak/>
              <w:t>2=Yes</w:t>
            </w:r>
            <w:r w:rsidRPr="00F71A9A" w:rsidDel="00226116">
              <w:rPr>
                <w:rFonts w:ascii="Gill Sans MT" w:hAnsi="Gill Sans MT"/>
                <w:sz w:val="20"/>
                <w:szCs w:val="20"/>
              </w:rPr>
              <w:t xml:space="preserve"> </w:t>
            </w:r>
            <w:r w:rsidR="00DC46D0" w:rsidRPr="00F71A9A">
              <w:rPr>
                <w:rFonts w:ascii="Gill Sans MT" w:hAnsi="Gill Sans MT"/>
                <w:sz w:val="20"/>
                <w:szCs w:val="20"/>
              </w:rPr>
              <w:t>– sold</w:t>
            </w:r>
          </w:p>
          <w:p w14:paraId="01AC6F2A" w14:textId="78D0D383" w:rsidR="00DC46D0" w:rsidRPr="00F71A9A" w:rsidRDefault="00DC46D0" w:rsidP="00AC7CBE">
            <w:pPr>
              <w:spacing w:after="0" w:line="240" w:lineRule="auto"/>
              <w:contextualSpacing/>
              <w:rPr>
                <w:rFonts w:ascii="Gill Sans MT" w:hAnsi="Gill Sans MT"/>
                <w:sz w:val="20"/>
                <w:szCs w:val="20"/>
              </w:rPr>
            </w:pPr>
            <w:r w:rsidRPr="00F71A9A">
              <w:rPr>
                <w:rFonts w:ascii="Gill Sans MT" w:hAnsi="Gill Sans MT"/>
                <w:sz w:val="20"/>
                <w:szCs w:val="20"/>
              </w:rPr>
              <w:t>3= Yes – concession</w:t>
            </w:r>
          </w:p>
          <w:p w14:paraId="6E79398B" w14:textId="29A4CD76" w:rsidR="00DC46D0" w:rsidRPr="00F71A9A" w:rsidRDefault="00DC46D0" w:rsidP="00AC7CBE">
            <w:pPr>
              <w:spacing w:after="0" w:line="240" w:lineRule="auto"/>
              <w:contextualSpacing/>
              <w:rPr>
                <w:rFonts w:ascii="Gill Sans MT" w:hAnsi="Gill Sans MT"/>
                <w:sz w:val="20"/>
                <w:szCs w:val="20"/>
              </w:rPr>
            </w:pPr>
            <w:r w:rsidRPr="00F71A9A">
              <w:rPr>
                <w:rFonts w:ascii="Gill Sans MT" w:hAnsi="Gill Sans MT"/>
                <w:sz w:val="20"/>
                <w:szCs w:val="20"/>
              </w:rPr>
              <w:t xml:space="preserve">4 = yes – permit </w:t>
            </w:r>
          </w:p>
          <w:p w14:paraId="4017B1D3" w14:textId="77777777" w:rsidR="00FF0DA8" w:rsidRPr="00F71A9A" w:rsidRDefault="00FF0DA8" w:rsidP="00AC7CBE">
            <w:pPr>
              <w:spacing w:after="0" w:line="240" w:lineRule="auto"/>
              <w:contextualSpacing/>
              <w:rPr>
                <w:rFonts w:ascii="Gill Sans MT" w:hAnsi="Gill Sans MT"/>
                <w:sz w:val="20"/>
                <w:szCs w:val="20"/>
              </w:rPr>
            </w:pPr>
            <w:r w:rsidRPr="00F71A9A">
              <w:rPr>
                <w:rFonts w:ascii="Gill Sans MT" w:hAnsi="Gill Sans MT"/>
                <w:sz w:val="20"/>
                <w:szCs w:val="20"/>
              </w:rPr>
              <w:t>888=Don’t know</w:t>
            </w:r>
          </w:p>
          <w:p w14:paraId="680DB3A8" w14:textId="77777777" w:rsidR="00FF0DA8" w:rsidRPr="00F71A9A" w:rsidRDefault="00FF0DA8" w:rsidP="00AC7CBE">
            <w:pPr>
              <w:spacing w:after="0" w:line="240" w:lineRule="auto"/>
              <w:contextualSpacing/>
              <w:rPr>
                <w:rFonts w:ascii="Gill Sans MT" w:hAnsi="Gill Sans MT"/>
                <w:sz w:val="20"/>
                <w:szCs w:val="20"/>
              </w:rPr>
            </w:pPr>
            <w:r w:rsidRPr="00F71A9A">
              <w:rPr>
                <w:rFonts w:ascii="Gill Sans MT" w:hAnsi="Gill Sans MT"/>
                <w:sz w:val="20"/>
                <w:szCs w:val="20"/>
              </w:rPr>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70B22339" w14:textId="77777777" w:rsidR="00FF0DA8" w:rsidRPr="00F71A9A" w:rsidRDefault="00FF0DA8"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lastRenderedPageBreak/>
              <w:t>(Code)</w:t>
            </w:r>
          </w:p>
        </w:tc>
      </w:tr>
      <w:tr w:rsidR="00FF0DA8" w:rsidRPr="00F71A9A" w14:paraId="625ECE15" w14:textId="77777777" w:rsidTr="00C70E1F">
        <w:trPr>
          <w:trHeight w:val="20"/>
        </w:trPr>
        <w:tc>
          <w:tcPr>
            <w:tcW w:w="550" w:type="dxa"/>
            <w:tcBorders>
              <w:top w:val="single" w:sz="4" w:space="0" w:color="000000"/>
              <w:left w:val="single" w:sz="4" w:space="0" w:color="000000"/>
              <w:bottom w:val="single" w:sz="4" w:space="0" w:color="000000"/>
              <w:right w:val="single" w:sz="4" w:space="0" w:color="auto"/>
            </w:tcBorders>
          </w:tcPr>
          <w:p w14:paraId="1ED29B03" w14:textId="3BA1813B" w:rsidR="00FF0DA8" w:rsidRPr="00F71A9A" w:rsidRDefault="00C70E1F"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lastRenderedPageBreak/>
              <w:t>D10</w:t>
            </w:r>
          </w:p>
        </w:tc>
        <w:tc>
          <w:tcPr>
            <w:tcW w:w="4488" w:type="dxa"/>
            <w:gridSpan w:val="2"/>
            <w:tcBorders>
              <w:top w:val="single" w:sz="4" w:space="0" w:color="000000"/>
              <w:left w:val="single" w:sz="4" w:space="0" w:color="auto"/>
              <w:bottom w:val="single" w:sz="4" w:space="0" w:color="000000"/>
            </w:tcBorders>
          </w:tcPr>
          <w:p w14:paraId="58DC4271" w14:textId="77777777" w:rsidR="00FF0DA8" w:rsidRPr="00F71A9A" w:rsidRDefault="00FF0DA8" w:rsidP="00AC7CBE">
            <w:pPr>
              <w:spacing w:after="0" w:line="240" w:lineRule="auto"/>
              <w:contextualSpacing/>
              <w:rPr>
                <w:rFonts w:ascii="Gill Sans MT" w:hAnsi="Gill Sans MT"/>
                <w:b/>
                <w:color w:val="000000"/>
                <w:sz w:val="20"/>
                <w:szCs w:val="20"/>
              </w:rPr>
            </w:pPr>
            <w:r w:rsidRPr="00F71A9A">
              <w:rPr>
                <w:rFonts w:ascii="Gill Sans MT" w:hAnsi="Gill Sans MT"/>
                <w:color w:val="000000"/>
                <w:sz w:val="20"/>
                <w:szCs w:val="20"/>
              </w:rPr>
              <w:t>Who sold</w:t>
            </w:r>
            <w:r w:rsidR="00DC46D0" w:rsidRPr="00F71A9A">
              <w:rPr>
                <w:rFonts w:ascii="Gill Sans MT" w:hAnsi="Gill Sans MT"/>
                <w:color w:val="000000"/>
                <w:sz w:val="20"/>
                <w:szCs w:val="20"/>
              </w:rPr>
              <w:t>/leased</w:t>
            </w:r>
            <w:r w:rsidRPr="00F71A9A">
              <w:rPr>
                <w:rFonts w:ascii="Gill Sans MT" w:hAnsi="Gill Sans MT"/>
                <w:color w:val="000000"/>
                <w:sz w:val="20"/>
                <w:szCs w:val="20"/>
              </w:rPr>
              <w:t xml:space="preserve"> this land?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hwho_sold</w:t>
            </w:r>
            <w:proofErr w:type="spellEnd"/>
            <w:r w:rsidRPr="00F71A9A">
              <w:rPr>
                <w:rFonts w:ascii="Gill Sans MT" w:hAnsi="Gill Sans MT"/>
                <w:b/>
                <w:color w:val="000000"/>
                <w:sz w:val="20"/>
                <w:szCs w:val="20"/>
              </w:rPr>
              <w:t>)</w:t>
            </w:r>
          </w:p>
          <w:p w14:paraId="14EDBDCC" w14:textId="77777777" w:rsidR="00DC46D0" w:rsidRPr="00F71A9A" w:rsidRDefault="00DC46D0" w:rsidP="00AC7CBE">
            <w:pPr>
              <w:spacing w:after="0" w:line="240" w:lineRule="auto"/>
              <w:contextualSpacing/>
              <w:rPr>
                <w:rFonts w:ascii="Gill Sans MT" w:hAnsi="Gill Sans MT"/>
                <w:b/>
                <w:color w:val="000000"/>
                <w:sz w:val="20"/>
                <w:szCs w:val="20"/>
              </w:rPr>
            </w:pPr>
          </w:p>
          <w:p w14:paraId="109181EF" w14:textId="7F96FF4A" w:rsidR="00DC46D0" w:rsidRPr="00F71A9A" w:rsidRDefault="00DC46D0" w:rsidP="00AC7CBE">
            <w:pPr>
              <w:spacing w:after="0" w:line="240" w:lineRule="auto"/>
              <w:contextualSpacing/>
              <w:rPr>
                <w:rFonts w:ascii="Gill Sans MT" w:hAnsi="Gill Sans MT"/>
                <w:color w:val="000000"/>
                <w:sz w:val="20"/>
                <w:szCs w:val="20"/>
              </w:rPr>
            </w:pPr>
            <w:r w:rsidRPr="00F71A9A">
              <w:rPr>
                <w:rFonts w:ascii="Gill Sans MT" w:hAnsi="Gill Sans MT"/>
                <w:b/>
                <w:color w:val="000000"/>
                <w:sz w:val="20"/>
                <w:szCs w:val="20"/>
              </w:rPr>
              <w:t xml:space="preserve">Select all that apply </w:t>
            </w:r>
          </w:p>
        </w:tc>
        <w:tc>
          <w:tcPr>
            <w:tcW w:w="4322" w:type="dxa"/>
            <w:gridSpan w:val="3"/>
            <w:tcBorders>
              <w:top w:val="single" w:sz="4" w:space="0" w:color="000000"/>
              <w:bottom w:val="single" w:sz="4" w:space="0" w:color="000000"/>
              <w:right w:val="single" w:sz="18" w:space="0" w:color="000000"/>
            </w:tcBorders>
          </w:tcPr>
          <w:p w14:paraId="39325802" w14:textId="30882B6F" w:rsidR="00FF0DA8" w:rsidRPr="00F71A9A" w:rsidRDefault="00FF0DA8" w:rsidP="00AC7CBE">
            <w:pPr>
              <w:spacing w:after="0" w:line="240" w:lineRule="auto"/>
              <w:contextualSpacing/>
              <w:rPr>
                <w:rFonts w:ascii="Gill Sans MT" w:hAnsi="Gill Sans MT"/>
                <w:sz w:val="20"/>
                <w:szCs w:val="20"/>
              </w:rPr>
            </w:pPr>
            <w:r w:rsidRPr="00F71A9A">
              <w:rPr>
                <w:rFonts w:ascii="Gill Sans MT" w:hAnsi="Gill Sans MT"/>
                <w:sz w:val="20"/>
                <w:szCs w:val="20"/>
              </w:rPr>
              <w:t>1=Chief</w:t>
            </w:r>
          </w:p>
          <w:p w14:paraId="5B6728AE" w14:textId="1959AC1C" w:rsidR="00FF0DA8" w:rsidRPr="00F71A9A" w:rsidRDefault="00FF0DA8" w:rsidP="00AC7CBE">
            <w:pPr>
              <w:spacing w:after="0" w:line="240" w:lineRule="auto"/>
              <w:contextualSpacing/>
              <w:rPr>
                <w:rFonts w:ascii="Gill Sans MT" w:hAnsi="Gill Sans MT"/>
                <w:sz w:val="20"/>
                <w:szCs w:val="20"/>
              </w:rPr>
            </w:pPr>
            <w:r w:rsidRPr="00F71A9A">
              <w:rPr>
                <w:rFonts w:ascii="Gill Sans MT" w:hAnsi="Gill Sans MT"/>
                <w:sz w:val="20"/>
                <w:szCs w:val="20"/>
              </w:rPr>
              <w:t>2=</w:t>
            </w:r>
            <w:r w:rsidR="003450C1">
              <w:rPr>
                <w:rFonts w:ascii="Gill Sans MT" w:hAnsi="Gill Sans MT"/>
                <w:sz w:val="20"/>
                <w:szCs w:val="20"/>
              </w:rPr>
              <w:t>Headperson</w:t>
            </w:r>
          </w:p>
          <w:p w14:paraId="5ECCC553" w14:textId="70BADC56" w:rsidR="00DC46D0" w:rsidRPr="00F71A9A" w:rsidRDefault="00DC46D0" w:rsidP="00AC7CBE">
            <w:pPr>
              <w:spacing w:after="0" w:line="240" w:lineRule="auto"/>
              <w:contextualSpacing/>
              <w:rPr>
                <w:rFonts w:ascii="Gill Sans MT" w:hAnsi="Gill Sans MT"/>
                <w:sz w:val="20"/>
                <w:szCs w:val="20"/>
              </w:rPr>
            </w:pPr>
            <w:r w:rsidRPr="00F71A9A">
              <w:rPr>
                <w:rFonts w:ascii="Gill Sans MT" w:hAnsi="Gill Sans MT"/>
                <w:sz w:val="20"/>
                <w:szCs w:val="20"/>
              </w:rPr>
              <w:t>3= Community together as a group</w:t>
            </w:r>
          </w:p>
          <w:p w14:paraId="7D58472F" w14:textId="77777777" w:rsidR="00FF0DA8" w:rsidRPr="00F71A9A" w:rsidRDefault="00FF0DA8" w:rsidP="00AC7CBE">
            <w:pPr>
              <w:spacing w:after="0" w:line="240" w:lineRule="auto"/>
              <w:contextualSpacing/>
              <w:rPr>
                <w:rFonts w:ascii="Gill Sans MT" w:hAnsi="Gill Sans MT"/>
                <w:sz w:val="20"/>
                <w:szCs w:val="20"/>
              </w:rPr>
            </w:pPr>
            <w:r w:rsidRPr="00F71A9A">
              <w:rPr>
                <w:rFonts w:ascii="Gill Sans MT" w:hAnsi="Gill Sans MT"/>
                <w:sz w:val="20"/>
                <w:szCs w:val="20"/>
              </w:rPr>
              <w:t>97=Other, please specify</w:t>
            </w:r>
          </w:p>
          <w:p w14:paraId="3EAFC857" w14:textId="77777777" w:rsidR="00FF0DA8" w:rsidRPr="00F71A9A" w:rsidRDefault="00FF0DA8" w:rsidP="00AC7CBE">
            <w:pPr>
              <w:spacing w:after="0" w:line="240" w:lineRule="auto"/>
              <w:contextualSpacing/>
              <w:rPr>
                <w:rFonts w:ascii="Gill Sans MT" w:hAnsi="Gill Sans MT"/>
                <w:sz w:val="20"/>
                <w:szCs w:val="20"/>
              </w:rPr>
            </w:pPr>
            <w:r w:rsidRPr="00F71A9A">
              <w:rPr>
                <w:rFonts w:ascii="Gill Sans MT" w:hAnsi="Gill Sans MT"/>
                <w:sz w:val="20"/>
                <w:szCs w:val="20"/>
              </w:rPr>
              <w:t>888=Don’t know</w:t>
            </w:r>
          </w:p>
          <w:p w14:paraId="37012955" w14:textId="78A58B97" w:rsidR="00FF0DA8" w:rsidRPr="00F71A9A" w:rsidRDefault="00FF0DA8" w:rsidP="00AC7CBE">
            <w:pPr>
              <w:spacing w:after="0" w:line="240" w:lineRule="auto"/>
              <w:contextualSpacing/>
              <w:rPr>
                <w:rFonts w:ascii="Gill Sans MT" w:hAnsi="Gill Sans MT"/>
                <w:sz w:val="20"/>
                <w:szCs w:val="20"/>
              </w:rPr>
            </w:pPr>
            <w:r w:rsidRPr="00F71A9A">
              <w:rPr>
                <w:rFonts w:ascii="Gill Sans MT" w:hAnsi="Gill Sans MT"/>
                <w:sz w:val="20"/>
                <w:szCs w:val="20"/>
              </w:rPr>
              <w:t>999=Preferred not to answer</w:t>
            </w:r>
          </w:p>
        </w:tc>
        <w:tc>
          <w:tcPr>
            <w:tcW w:w="720" w:type="dxa"/>
            <w:tcBorders>
              <w:top w:val="single" w:sz="18" w:space="0" w:color="000000"/>
              <w:left w:val="single" w:sz="18" w:space="0" w:color="000000"/>
              <w:bottom w:val="single" w:sz="18" w:space="0" w:color="000000"/>
              <w:right w:val="single" w:sz="18" w:space="0" w:color="000000"/>
            </w:tcBorders>
          </w:tcPr>
          <w:p w14:paraId="429B7EDD" w14:textId="77777777" w:rsidR="00FF0DA8" w:rsidRPr="00F71A9A" w:rsidRDefault="00FF0DA8"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FF0DA8" w:rsidRPr="00F71A9A" w14:paraId="4E0EA438" w14:textId="77777777" w:rsidTr="00C70E1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50" w:type="dxa"/>
            <w:tcBorders>
              <w:right w:val="single" w:sz="4" w:space="0" w:color="auto"/>
            </w:tcBorders>
          </w:tcPr>
          <w:p w14:paraId="741EC31E" w14:textId="613D7C21" w:rsidR="00FF0DA8" w:rsidRPr="00F71A9A" w:rsidRDefault="00C70E1F" w:rsidP="00AC7CBE">
            <w:pPr>
              <w:spacing w:after="0" w:line="240" w:lineRule="auto"/>
              <w:contextualSpacing/>
              <w:rPr>
                <w:rFonts w:ascii="Gill Sans MT" w:hAnsi="Gill Sans MT"/>
                <w:sz w:val="20"/>
                <w:szCs w:val="20"/>
              </w:rPr>
            </w:pPr>
            <w:r w:rsidRPr="00F71A9A">
              <w:rPr>
                <w:rFonts w:ascii="Gill Sans MT" w:hAnsi="Gill Sans MT"/>
                <w:sz w:val="20"/>
                <w:szCs w:val="20"/>
              </w:rPr>
              <w:t>D10b</w:t>
            </w:r>
          </w:p>
        </w:tc>
        <w:tc>
          <w:tcPr>
            <w:tcW w:w="4488" w:type="dxa"/>
            <w:gridSpan w:val="2"/>
            <w:tcBorders>
              <w:left w:val="single" w:sz="4" w:space="0" w:color="auto"/>
              <w:right w:val="single" w:sz="18" w:space="0" w:color="000000"/>
            </w:tcBorders>
          </w:tcPr>
          <w:p w14:paraId="03744911" w14:textId="3063F8E3" w:rsidR="00FF0DA8" w:rsidRPr="00F71A9A" w:rsidRDefault="00FF0DA8" w:rsidP="00AC7CBE">
            <w:pPr>
              <w:spacing w:after="0" w:line="240" w:lineRule="auto"/>
              <w:contextualSpacing/>
              <w:rPr>
                <w:rFonts w:ascii="Gill Sans MT" w:hAnsi="Gill Sans MT"/>
                <w:b/>
                <w:color w:val="000000"/>
                <w:sz w:val="20"/>
                <w:szCs w:val="20"/>
              </w:rPr>
            </w:pPr>
            <w:r w:rsidRPr="00F71A9A">
              <w:rPr>
                <w:rFonts w:ascii="Gill Sans MT" w:hAnsi="Gill Sans MT"/>
                <w:color w:val="000000"/>
                <w:sz w:val="20"/>
                <w:szCs w:val="20"/>
              </w:rPr>
              <w:t xml:space="preserve">Other, specify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hwho_soldo</w:t>
            </w:r>
            <w:proofErr w:type="spellEnd"/>
            <w:r w:rsidRPr="00F71A9A">
              <w:rPr>
                <w:rFonts w:ascii="Gill Sans MT" w:hAnsi="Gill Sans MT"/>
                <w:b/>
                <w:color w:val="000000"/>
                <w:sz w:val="20"/>
                <w:szCs w:val="20"/>
              </w:rPr>
              <w:t>)</w:t>
            </w:r>
          </w:p>
          <w:p w14:paraId="5B305400" w14:textId="0ECFF9D9" w:rsidR="00FF0DA8" w:rsidRPr="00F71A9A" w:rsidRDefault="00FF0DA8" w:rsidP="00AC7CBE">
            <w:pPr>
              <w:spacing w:after="0" w:line="240" w:lineRule="auto"/>
              <w:contextualSpacing/>
              <w:rPr>
                <w:rFonts w:ascii="Gill Sans MT" w:hAnsi="Gill Sans MT"/>
                <w:w w:val="105"/>
                <w:sz w:val="20"/>
                <w:szCs w:val="20"/>
              </w:rPr>
            </w:pPr>
          </w:p>
        </w:tc>
        <w:tc>
          <w:tcPr>
            <w:tcW w:w="5042" w:type="dxa"/>
            <w:gridSpan w:val="4"/>
            <w:tcBorders>
              <w:top w:val="single" w:sz="18" w:space="0" w:color="000000"/>
              <w:left w:val="single" w:sz="18" w:space="0" w:color="000000"/>
              <w:bottom w:val="single" w:sz="18" w:space="0" w:color="000000"/>
              <w:right w:val="single" w:sz="18" w:space="0" w:color="000000"/>
            </w:tcBorders>
          </w:tcPr>
          <w:p w14:paraId="681378D0" w14:textId="77777777" w:rsidR="00FF0DA8" w:rsidRPr="00F71A9A" w:rsidRDefault="00FF0DA8" w:rsidP="00AC7CBE">
            <w:pPr>
              <w:spacing w:after="0" w:line="240" w:lineRule="auto"/>
              <w:contextualSpacing/>
              <w:rPr>
                <w:rFonts w:ascii="Gill Sans MT" w:hAnsi="Gill Sans MT"/>
                <w:w w:val="105"/>
                <w:sz w:val="20"/>
                <w:szCs w:val="20"/>
              </w:rPr>
            </w:pPr>
            <w:r w:rsidRPr="00F71A9A">
              <w:rPr>
                <w:rFonts w:ascii="Gill Sans MT" w:hAnsi="Gill Sans MT"/>
                <w:i/>
                <w:color w:val="A6A6A6" w:themeColor="background1" w:themeShade="A6"/>
                <w:sz w:val="20"/>
                <w:szCs w:val="20"/>
              </w:rPr>
              <w:t>(Text)</w:t>
            </w:r>
          </w:p>
        </w:tc>
      </w:tr>
      <w:tr w:rsidR="00FF0DA8" w:rsidRPr="00F71A9A" w14:paraId="6C1DB128" w14:textId="77777777" w:rsidTr="00C70E1F">
        <w:trPr>
          <w:trHeight w:val="20"/>
        </w:trPr>
        <w:tc>
          <w:tcPr>
            <w:tcW w:w="550" w:type="dxa"/>
            <w:vMerge w:val="restart"/>
            <w:tcBorders>
              <w:top w:val="single" w:sz="4" w:space="0" w:color="000000"/>
              <w:left w:val="single" w:sz="4" w:space="0" w:color="000000"/>
              <w:right w:val="single" w:sz="4" w:space="0" w:color="000000"/>
            </w:tcBorders>
          </w:tcPr>
          <w:p w14:paraId="719EE3EE" w14:textId="5BB0B6F9" w:rsidR="00FF0DA8" w:rsidRPr="00F71A9A" w:rsidRDefault="00FF0DA8" w:rsidP="00AC7CBE">
            <w:pPr>
              <w:spacing w:after="0" w:line="240" w:lineRule="auto"/>
              <w:contextualSpacing/>
              <w:rPr>
                <w:rFonts w:ascii="Gill Sans MT" w:eastAsia="Calibri" w:hAnsi="Gill Sans MT" w:cs="Times New Roman"/>
                <w:sz w:val="20"/>
                <w:szCs w:val="20"/>
              </w:rPr>
            </w:pPr>
            <w:r w:rsidRPr="00F71A9A">
              <w:rPr>
                <w:rFonts w:ascii="Gill Sans MT" w:eastAsia="Calibri" w:hAnsi="Gill Sans MT" w:cs="Times New Roman"/>
                <w:sz w:val="20"/>
                <w:szCs w:val="20"/>
              </w:rPr>
              <w:t>D1</w:t>
            </w:r>
            <w:r w:rsidR="00C70E1F" w:rsidRPr="00F71A9A">
              <w:rPr>
                <w:rFonts w:ascii="Gill Sans MT" w:eastAsia="Calibri" w:hAnsi="Gill Sans MT" w:cs="Times New Roman"/>
                <w:sz w:val="20"/>
                <w:szCs w:val="20"/>
              </w:rPr>
              <w:t>1</w:t>
            </w:r>
          </w:p>
        </w:tc>
        <w:tc>
          <w:tcPr>
            <w:tcW w:w="7009" w:type="dxa"/>
            <w:gridSpan w:val="4"/>
            <w:tcBorders>
              <w:top w:val="single" w:sz="4" w:space="0" w:color="000000"/>
              <w:left w:val="single" w:sz="4" w:space="0" w:color="000000"/>
              <w:right w:val="single" w:sz="18" w:space="0" w:color="000000"/>
            </w:tcBorders>
          </w:tcPr>
          <w:p w14:paraId="779B0915" w14:textId="110B82FA" w:rsidR="00FF0DA8" w:rsidRPr="00F71A9A" w:rsidRDefault="00FF0DA8" w:rsidP="00AC7CBE">
            <w:pPr>
              <w:spacing w:after="0" w:line="240" w:lineRule="auto"/>
              <w:contextualSpacing/>
              <w:rPr>
                <w:rFonts w:ascii="Gill Sans MT" w:eastAsia="Calibri" w:hAnsi="Gill Sans MT" w:cs="Times New Roman"/>
                <w:i/>
                <w:w w:val="105"/>
                <w:sz w:val="20"/>
                <w:szCs w:val="20"/>
              </w:rPr>
            </w:pPr>
            <w:r w:rsidRPr="00F71A9A">
              <w:rPr>
                <w:rFonts w:ascii="Gill Sans MT" w:hAnsi="Gill Sans MT"/>
                <w:color w:val="000000"/>
                <w:sz w:val="20"/>
                <w:szCs w:val="20"/>
              </w:rPr>
              <w:t>What was the area of land sold</w:t>
            </w:r>
            <w:r w:rsidR="00DC46D0" w:rsidRPr="00F71A9A">
              <w:rPr>
                <w:rFonts w:ascii="Gill Sans MT" w:hAnsi="Gill Sans MT"/>
                <w:color w:val="000000"/>
                <w:sz w:val="20"/>
                <w:szCs w:val="20"/>
              </w:rPr>
              <w:t xml:space="preserve"> or leased</w:t>
            </w:r>
            <w:r w:rsidRPr="00F71A9A">
              <w:rPr>
                <w:rFonts w:ascii="Gill Sans MT" w:hAnsi="Gill Sans MT"/>
                <w:color w:val="000000"/>
                <w:sz w:val="20"/>
                <w:szCs w:val="20"/>
              </w:rPr>
              <w:t xml:space="preserve">?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harea_sold</w:t>
            </w:r>
            <w:proofErr w:type="spellEnd"/>
            <w:r w:rsidRPr="00F71A9A">
              <w:rPr>
                <w:rFonts w:ascii="Gill Sans MT" w:hAnsi="Gill Sans MT"/>
                <w:b/>
                <w:color w:val="000000"/>
                <w:sz w:val="20"/>
                <w:szCs w:val="20"/>
              </w:rPr>
              <w:t>)</w:t>
            </w:r>
          </w:p>
        </w:tc>
        <w:tc>
          <w:tcPr>
            <w:tcW w:w="2521" w:type="dxa"/>
            <w:gridSpan w:val="2"/>
            <w:tcBorders>
              <w:top w:val="single" w:sz="18" w:space="0" w:color="000000"/>
              <w:left w:val="single" w:sz="18" w:space="0" w:color="000000"/>
              <w:bottom w:val="single" w:sz="18" w:space="0" w:color="auto"/>
              <w:right w:val="single" w:sz="18" w:space="0" w:color="000000"/>
            </w:tcBorders>
          </w:tcPr>
          <w:p w14:paraId="11B872ED"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i/>
                <w:color w:val="A6A6A6"/>
                <w:sz w:val="20"/>
                <w:szCs w:val="20"/>
              </w:rPr>
              <w:t>(Integer)</w:t>
            </w:r>
          </w:p>
        </w:tc>
      </w:tr>
      <w:tr w:rsidR="00FF0DA8" w:rsidRPr="00F71A9A" w14:paraId="23D1BDEE" w14:textId="77777777" w:rsidTr="00C70E1F">
        <w:trPr>
          <w:trHeight w:val="20"/>
        </w:trPr>
        <w:tc>
          <w:tcPr>
            <w:tcW w:w="550" w:type="dxa"/>
            <w:vMerge/>
            <w:tcBorders>
              <w:left w:val="single" w:sz="4" w:space="0" w:color="000000"/>
              <w:bottom w:val="single" w:sz="4" w:space="0" w:color="000000"/>
              <w:right w:val="single" w:sz="4" w:space="0" w:color="000000"/>
            </w:tcBorders>
          </w:tcPr>
          <w:p w14:paraId="4A223B2D" w14:textId="77777777" w:rsidR="00FF0DA8" w:rsidRPr="00F71A9A" w:rsidRDefault="00FF0DA8" w:rsidP="00AC7CBE">
            <w:pPr>
              <w:spacing w:after="0" w:line="240" w:lineRule="auto"/>
              <w:contextualSpacing/>
              <w:rPr>
                <w:rFonts w:ascii="Gill Sans MT" w:eastAsia="Calibri" w:hAnsi="Gill Sans MT" w:cs="Times New Roman"/>
                <w:sz w:val="20"/>
                <w:szCs w:val="20"/>
              </w:rPr>
            </w:pPr>
          </w:p>
        </w:tc>
        <w:tc>
          <w:tcPr>
            <w:tcW w:w="2281" w:type="dxa"/>
            <w:tcBorders>
              <w:left w:val="single" w:sz="4" w:space="0" w:color="000000"/>
              <w:bottom w:val="single" w:sz="4" w:space="0" w:color="000000"/>
            </w:tcBorders>
          </w:tcPr>
          <w:p w14:paraId="1E44F9B4"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Unit:</w:t>
            </w:r>
          </w:p>
          <w:p w14:paraId="572C2563"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(1)Lime</w:t>
            </w:r>
          </w:p>
        </w:tc>
        <w:tc>
          <w:tcPr>
            <w:tcW w:w="2400" w:type="dxa"/>
            <w:gridSpan w:val="2"/>
            <w:tcBorders>
              <w:bottom w:val="single" w:sz="4" w:space="0" w:color="000000"/>
            </w:tcBorders>
          </w:tcPr>
          <w:p w14:paraId="53A32D3E"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(2)Acre</w:t>
            </w:r>
          </w:p>
          <w:p w14:paraId="360B7B0A"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(3)Hectare</w:t>
            </w:r>
          </w:p>
        </w:tc>
        <w:tc>
          <w:tcPr>
            <w:tcW w:w="4129" w:type="dxa"/>
            <w:gridSpan w:val="2"/>
            <w:tcBorders>
              <w:left w:val="nil"/>
              <w:bottom w:val="single" w:sz="4" w:space="0" w:color="000000"/>
              <w:right w:val="single" w:sz="18" w:space="0" w:color="000000"/>
            </w:tcBorders>
          </w:tcPr>
          <w:p w14:paraId="717C0E77" w14:textId="77777777" w:rsidR="00FF0DA8" w:rsidRPr="00F71A9A" w:rsidRDefault="00FF0DA8" w:rsidP="00AC7CBE">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(4)Square meter</w:t>
            </w:r>
          </w:p>
          <w:p w14:paraId="3F43D148" w14:textId="77777777" w:rsidR="00FF0DA8" w:rsidRPr="00F71A9A" w:rsidRDefault="00FF0DA8" w:rsidP="00AC7CBE">
            <w:pPr>
              <w:spacing w:after="0" w:line="240" w:lineRule="auto"/>
              <w:contextualSpacing/>
              <w:rPr>
                <w:rFonts w:ascii="Gill Sans MT" w:eastAsiaTheme="minorEastAsia" w:hAnsi="Gill Sans MT"/>
                <w:color w:val="000000"/>
                <w:sz w:val="20"/>
                <w:szCs w:val="20"/>
                <w:lang w:eastAsia="zh-CN"/>
              </w:rPr>
            </w:pPr>
            <w:r w:rsidRPr="00F71A9A">
              <w:rPr>
                <w:rFonts w:ascii="Gill Sans MT" w:eastAsiaTheme="minorEastAsia" w:hAnsi="Gill Sans MT"/>
                <w:b/>
                <w:color w:val="000000"/>
                <w:sz w:val="20"/>
                <w:szCs w:val="20"/>
                <w:lang w:eastAsia="zh-CN"/>
              </w:rPr>
              <w:t>(</w:t>
            </w:r>
            <w:proofErr w:type="spellStart"/>
            <w:r w:rsidRPr="00F71A9A">
              <w:rPr>
                <w:rFonts w:ascii="Gill Sans MT" w:eastAsiaTheme="minorEastAsia" w:hAnsi="Gill Sans MT"/>
                <w:b/>
                <w:color w:val="000000"/>
                <w:sz w:val="20"/>
                <w:szCs w:val="20"/>
                <w:lang w:eastAsia="zh-CN"/>
              </w:rPr>
              <w:t>hvarea_unit</w:t>
            </w:r>
            <w:proofErr w:type="spellEnd"/>
            <w:r w:rsidRPr="00F71A9A">
              <w:rPr>
                <w:rFonts w:ascii="Gill Sans MT" w:eastAsiaTheme="minorEastAsia" w:hAnsi="Gill Sans MT"/>
                <w:b/>
                <w:color w:val="000000"/>
                <w:sz w:val="20"/>
                <w:szCs w:val="20"/>
                <w:lang w:eastAsia="zh-CN"/>
              </w:rPr>
              <w:t>)</w:t>
            </w:r>
          </w:p>
        </w:tc>
        <w:tc>
          <w:tcPr>
            <w:tcW w:w="720" w:type="dxa"/>
            <w:tcBorders>
              <w:top w:val="single" w:sz="18" w:space="0" w:color="auto"/>
              <w:left w:val="single" w:sz="18" w:space="0" w:color="000000"/>
              <w:bottom w:val="single" w:sz="18" w:space="0" w:color="000000"/>
              <w:right w:val="single" w:sz="18" w:space="0" w:color="000000"/>
            </w:tcBorders>
          </w:tcPr>
          <w:p w14:paraId="27C0A048" w14:textId="77777777" w:rsidR="00FF0DA8" w:rsidRPr="00F71A9A" w:rsidRDefault="00FF0DA8"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FF0DA8" w:rsidRPr="00F71A9A" w14:paraId="10E62EE9" w14:textId="77777777" w:rsidTr="00C70E1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50" w:type="dxa"/>
            <w:tcBorders>
              <w:right w:val="single" w:sz="4" w:space="0" w:color="auto"/>
            </w:tcBorders>
          </w:tcPr>
          <w:p w14:paraId="6BE091ED" w14:textId="256850B1" w:rsidR="00FF0DA8" w:rsidRPr="00F71A9A" w:rsidRDefault="00C70E1F" w:rsidP="00AC7CBE">
            <w:pPr>
              <w:spacing w:after="0" w:line="240" w:lineRule="auto"/>
              <w:contextualSpacing/>
              <w:rPr>
                <w:rFonts w:ascii="Gill Sans MT" w:hAnsi="Gill Sans MT"/>
                <w:sz w:val="20"/>
                <w:szCs w:val="20"/>
              </w:rPr>
            </w:pPr>
            <w:r w:rsidRPr="00F71A9A">
              <w:rPr>
                <w:rFonts w:ascii="Gill Sans MT" w:hAnsi="Gill Sans MT"/>
                <w:sz w:val="20"/>
                <w:szCs w:val="20"/>
              </w:rPr>
              <w:t>D12</w:t>
            </w:r>
          </w:p>
        </w:tc>
        <w:tc>
          <w:tcPr>
            <w:tcW w:w="4488" w:type="dxa"/>
            <w:gridSpan w:val="2"/>
            <w:tcBorders>
              <w:left w:val="single" w:sz="4" w:space="0" w:color="auto"/>
              <w:right w:val="single" w:sz="18" w:space="0" w:color="000000"/>
            </w:tcBorders>
          </w:tcPr>
          <w:p w14:paraId="5B84362B" w14:textId="21B91BCC" w:rsidR="00FF0DA8" w:rsidRPr="00F71A9A" w:rsidRDefault="00FF0DA8" w:rsidP="00AC7CBE">
            <w:pPr>
              <w:spacing w:after="0" w:line="240" w:lineRule="auto"/>
              <w:contextualSpacing/>
              <w:rPr>
                <w:rFonts w:ascii="Gill Sans MT" w:hAnsi="Gill Sans MT"/>
                <w:w w:val="105"/>
                <w:sz w:val="20"/>
                <w:szCs w:val="20"/>
              </w:rPr>
            </w:pPr>
            <w:r w:rsidRPr="00F71A9A">
              <w:rPr>
                <w:rFonts w:ascii="Gill Sans MT" w:hAnsi="Gill Sans MT"/>
                <w:color w:val="000000"/>
                <w:sz w:val="20"/>
                <w:szCs w:val="20"/>
              </w:rPr>
              <w:t xml:space="preserve">Who purchased this land?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hwho_bought</w:t>
            </w:r>
            <w:proofErr w:type="spellEnd"/>
            <w:r w:rsidRPr="00F71A9A">
              <w:rPr>
                <w:rFonts w:ascii="Gill Sans MT" w:hAnsi="Gill Sans MT"/>
                <w:b/>
                <w:color w:val="000000"/>
                <w:sz w:val="20"/>
                <w:szCs w:val="20"/>
              </w:rPr>
              <w:t>)</w:t>
            </w:r>
          </w:p>
        </w:tc>
        <w:tc>
          <w:tcPr>
            <w:tcW w:w="5042" w:type="dxa"/>
            <w:gridSpan w:val="4"/>
            <w:tcBorders>
              <w:top w:val="single" w:sz="18" w:space="0" w:color="000000"/>
              <w:left w:val="single" w:sz="18" w:space="0" w:color="000000"/>
              <w:bottom w:val="single" w:sz="18" w:space="0" w:color="000000"/>
              <w:right w:val="single" w:sz="18" w:space="0" w:color="000000"/>
            </w:tcBorders>
          </w:tcPr>
          <w:p w14:paraId="7A1EF692" w14:textId="77777777" w:rsidR="00FF0DA8" w:rsidRPr="00F71A9A" w:rsidRDefault="00FF0DA8" w:rsidP="00AC7CBE">
            <w:pPr>
              <w:spacing w:after="0" w:line="240" w:lineRule="auto"/>
              <w:contextualSpacing/>
              <w:rPr>
                <w:rFonts w:ascii="Gill Sans MT" w:hAnsi="Gill Sans MT"/>
                <w:w w:val="105"/>
                <w:sz w:val="20"/>
                <w:szCs w:val="20"/>
              </w:rPr>
            </w:pPr>
            <w:r w:rsidRPr="00F71A9A">
              <w:rPr>
                <w:rFonts w:ascii="Gill Sans MT" w:hAnsi="Gill Sans MT"/>
                <w:i/>
                <w:color w:val="A6A6A6" w:themeColor="background1" w:themeShade="A6"/>
                <w:sz w:val="20"/>
                <w:szCs w:val="20"/>
              </w:rPr>
              <w:t>(Text)</w:t>
            </w:r>
          </w:p>
        </w:tc>
      </w:tr>
      <w:tr w:rsidR="00FF0DA8" w:rsidRPr="00F71A9A" w14:paraId="32A5E72B" w14:textId="77777777" w:rsidTr="00DC46D0">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608"/>
        </w:trPr>
        <w:tc>
          <w:tcPr>
            <w:tcW w:w="550" w:type="dxa"/>
            <w:tcBorders>
              <w:top w:val="single" w:sz="4" w:space="0" w:color="000000"/>
              <w:left w:val="single" w:sz="4" w:space="0" w:color="auto"/>
              <w:bottom w:val="single" w:sz="4" w:space="0" w:color="auto"/>
              <w:right w:val="single" w:sz="4" w:space="0" w:color="auto"/>
            </w:tcBorders>
          </w:tcPr>
          <w:p w14:paraId="69A25B76" w14:textId="2DEC4ECC" w:rsidR="00FF0DA8" w:rsidRPr="00F71A9A" w:rsidRDefault="00C70E1F" w:rsidP="00AC7CBE">
            <w:pPr>
              <w:spacing w:after="0" w:line="240" w:lineRule="auto"/>
              <w:contextualSpacing/>
              <w:rPr>
                <w:rFonts w:ascii="Gill Sans MT" w:hAnsi="Gill Sans MT"/>
                <w:sz w:val="20"/>
                <w:szCs w:val="20"/>
              </w:rPr>
            </w:pPr>
            <w:r w:rsidRPr="00F71A9A">
              <w:rPr>
                <w:rFonts w:ascii="Gill Sans MT" w:hAnsi="Gill Sans MT"/>
                <w:sz w:val="20"/>
                <w:szCs w:val="20"/>
              </w:rPr>
              <w:t>D13</w:t>
            </w:r>
          </w:p>
        </w:tc>
        <w:tc>
          <w:tcPr>
            <w:tcW w:w="4488" w:type="dxa"/>
            <w:gridSpan w:val="2"/>
            <w:tcBorders>
              <w:top w:val="single" w:sz="4" w:space="0" w:color="000000"/>
              <w:left w:val="single" w:sz="4" w:space="0" w:color="auto"/>
              <w:bottom w:val="single" w:sz="4" w:space="0" w:color="auto"/>
              <w:right w:val="single" w:sz="18" w:space="0" w:color="000000"/>
            </w:tcBorders>
            <w:shd w:val="clear" w:color="auto" w:fill="D6E3BC" w:themeFill="accent3" w:themeFillTint="66"/>
          </w:tcPr>
          <w:p w14:paraId="4B144ABA" w14:textId="098A3DE9" w:rsidR="00FF0DA8" w:rsidRDefault="00FF0DA8" w:rsidP="00AC7CBE">
            <w:pPr>
              <w:spacing w:after="0" w:line="240" w:lineRule="auto"/>
              <w:contextualSpacing/>
              <w:rPr>
                <w:ins w:id="9" w:author="Heather Huntington" w:date="2014-11-18T09:42:00Z"/>
                <w:rFonts w:ascii="Gill Sans MT" w:eastAsiaTheme="minorEastAsia" w:hAnsi="Gill Sans MT"/>
                <w:b/>
                <w:color w:val="000000"/>
                <w:sz w:val="20"/>
                <w:szCs w:val="20"/>
                <w:lang w:eastAsia="zh-CN"/>
              </w:rPr>
            </w:pPr>
            <w:commentRangeStart w:id="10"/>
            <w:r w:rsidRPr="00F71A9A">
              <w:rPr>
                <w:rFonts w:ascii="Gill Sans MT" w:eastAsiaTheme="minorEastAsia" w:hAnsi="Gill Sans MT"/>
                <w:color w:val="000000"/>
                <w:sz w:val="20"/>
                <w:szCs w:val="20"/>
                <w:lang w:eastAsia="zh-CN"/>
              </w:rPr>
              <w:t xml:space="preserve">For what </w:t>
            </w:r>
            <w:commentRangeStart w:id="11"/>
            <w:r w:rsidRPr="00F71A9A">
              <w:rPr>
                <w:rFonts w:ascii="Gill Sans MT" w:eastAsiaTheme="minorEastAsia" w:hAnsi="Gill Sans MT"/>
                <w:color w:val="000000"/>
                <w:sz w:val="20"/>
                <w:szCs w:val="20"/>
                <w:lang w:eastAsia="zh-CN"/>
              </w:rPr>
              <w:t xml:space="preserve">purpose </w:t>
            </w:r>
            <w:commentRangeEnd w:id="11"/>
            <w:r w:rsidR="006B2EE3">
              <w:rPr>
                <w:rStyle w:val="CommentReference"/>
              </w:rPr>
              <w:commentReference w:id="11"/>
            </w:r>
            <w:r w:rsidRPr="00F71A9A">
              <w:rPr>
                <w:rFonts w:ascii="Gill Sans MT" w:eastAsiaTheme="minorEastAsia" w:hAnsi="Gill Sans MT"/>
                <w:color w:val="000000"/>
                <w:sz w:val="20"/>
                <w:szCs w:val="20"/>
                <w:lang w:eastAsia="zh-CN"/>
              </w:rPr>
              <w:t xml:space="preserve">was the land </w:t>
            </w:r>
            <w:r w:rsidR="00DC46D0" w:rsidRPr="00F71A9A">
              <w:rPr>
                <w:rFonts w:ascii="Gill Sans MT" w:eastAsiaTheme="minorEastAsia" w:hAnsi="Gill Sans MT"/>
                <w:color w:val="000000"/>
                <w:sz w:val="20"/>
                <w:szCs w:val="20"/>
                <w:lang w:eastAsia="zh-CN"/>
              </w:rPr>
              <w:t>leased/</w:t>
            </w:r>
            <w:r w:rsidRPr="00F71A9A">
              <w:rPr>
                <w:rFonts w:ascii="Gill Sans MT" w:eastAsiaTheme="minorEastAsia" w:hAnsi="Gill Sans MT"/>
                <w:color w:val="000000"/>
                <w:sz w:val="20"/>
                <w:szCs w:val="20"/>
                <w:lang w:eastAsia="zh-CN"/>
              </w:rPr>
              <w:t>purchased</w:t>
            </w:r>
            <w:r w:rsidRPr="00F71A9A">
              <w:rPr>
                <w:rFonts w:ascii="Gill Sans MT" w:eastAsiaTheme="minorEastAsia" w:hAnsi="Gill Sans MT"/>
                <w:b/>
                <w:color w:val="000000"/>
                <w:sz w:val="20"/>
                <w:szCs w:val="20"/>
                <w:lang w:eastAsia="zh-CN"/>
              </w:rPr>
              <w:t xml:space="preserve">? </w:t>
            </w:r>
            <w:commentRangeEnd w:id="10"/>
            <w:r w:rsidR="004B25E7">
              <w:rPr>
                <w:rStyle w:val="CommentReference"/>
              </w:rPr>
              <w:commentReference w:id="10"/>
            </w:r>
            <w:r w:rsidRPr="00F71A9A">
              <w:rPr>
                <w:rFonts w:ascii="Gill Sans MT" w:eastAsiaTheme="minorEastAsia" w:hAnsi="Gill Sans MT"/>
                <w:b/>
                <w:color w:val="000000"/>
                <w:sz w:val="20"/>
                <w:szCs w:val="20"/>
                <w:lang w:eastAsia="zh-CN"/>
              </w:rPr>
              <w:t>(</w:t>
            </w:r>
            <w:proofErr w:type="spellStart"/>
            <w:proofErr w:type="gramStart"/>
            <w:r w:rsidRPr="00F71A9A">
              <w:rPr>
                <w:rFonts w:ascii="Gill Sans MT" w:eastAsiaTheme="minorEastAsia" w:hAnsi="Gill Sans MT"/>
                <w:b/>
                <w:color w:val="000000"/>
                <w:sz w:val="20"/>
                <w:szCs w:val="20"/>
                <w:lang w:eastAsia="zh-CN"/>
              </w:rPr>
              <w:t>hwhy</w:t>
            </w:r>
            <w:proofErr w:type="gramEnd"/>
            <w:r w:rsidRPr="00F71A9A">
              <w:rPr>
                <w:rFonts w:ascii="Gill Sans MT" w:eastAsiaTheme="minorEastAsia" w:hAnsi="Gill Sans MT"/>
                <w:b/>
                <w:color w:val="000000"/>
                <w:sz w:val="20"/>
                <w:szCs w:val="20"/>
                <w:lang w:eastAsia="zh-CN"/>
              </w:rPr>
              <w:t>_bought</w:t>
            </w:r>
            <w:proofErr w:type="spellEnd"/>
            <w:r w:rsidRPr="00F71A9A">
              <w:rPr>
                <w:rFonts w:ascii="Gill Sans MT" w:eastAsiaTheme="minorEastAsia" w:hAnsi="Gill Sans MT"/>
                <w:b/>
                <w:color w:val="000000"/>
                <w:sz w:val="20"/>
                <w:szCs w:val="20"/>
                <w:lang w:eastAsia="zh-CN"/>
              </w:rPr>
              <w:t>)</w:t>
            </w:r>
          </w:p>
          <w:p w14:paraId="40663B1C" w14:textId="240C8C42" w:rsidR="0090639B" w:rsidRDefault="004B25E7" w:rsidP="004B25E7">
            <w:pPr>
              <w:spacing w:after="0" w:line="240" w:lineRule="auto"/>
              <w:contextualSpacing/>
              <w:rPr>
                <w:ins w:id="12" w:author="Heather Huntington" w:date="2014-11-18T09:44:00Z"/>
                <w:lang w:eastAsia="zh-CN"/>
              </w:rPr>
            </w:pPr>
            <w:ins w:id="13" w:author="Heather Huntington" w:date="2014-11-18T09:44:00Z">
              <w:r>
                <w:rPr>
                  <w:lang w:eastAsia="zh-CN"/>
                </w:rPr>
                <w:t>1.</w:t>
              </w:r>
              <w:r w:rsidRPr="004B25E7">
                <w:rPr>
                  <w:lang w:eastAsia="zh-CN"/>
                </w:rPr>
                <w:t>Agriculture</w:t>
              </w:r>
            </w:ins>
          </w:p>
          <w:p w14:paraId="106D830A" w14:textId="77777777" w:rsidR="004B25E7" w:rsidRDefault="004B25E7" w:rsidP="004B25E7">
            <w:pPr>
              <w:spacing w:after="0" w:line="240" w:lineRule="auto"/>
              <w:contextualSpacing/>
              <w:rPr>
                <w:ins w:id="14" w:author="Heather Huntington" w:date="2014-11-18T09:44:00Z"/>
                <w:lang w:eastAsia="zh-CN"/>
              </w:rPr>
            </w:pPr>
            <w:ins w:id="15" w:author="Heather Huntington" w:date="2014-11-18T09:44:00Z">
              <w:r>
                <w:rPr>
                  <w:lang w:eastAsia="zh-CN"/>
                </w:rPr>
                <w:t>2. Mining</w:t>
              </w:r>
            </w:ins>
          </w:p>
          <w:p w14:paraId="5448DFE9" w14:textId="77777777" w:rsidR="004B25E7" w:rsidRDefault="004B25E7" w:rsidP="004B25E7">
            <w:pPr>
              <w:spacing w:after="0" w:line="240" w:lineRule="auto"/>
              <w:contextualSpacing/>
              <w:rPr>
                <w:ins w:id="16" w:author="Heather Huntington" w:date="2014-11-18T09:44:00Z"/>
                <w:lang w:eastAsia="zh-CN"/>
              </w:rPr>
            </w:pPr>
            <w:ins w:id="17" w:author="Heather Huntington" w:date="2014-11-18T09:44:00Z">
              <w:r>
                <w:rPr>
                  <w:lang w:eastAsia="zh-CN"/>
                </w:rPr>
                <w:t>3. Timber</w:t>
              </w:r>
            </w:ins>
          </w:p>
          <w:p w14:paraId="7120470A" w14:textId="33676403" w:rsidR="004B25E7" w:rsidRDefault="004B25E7" w:rsidP="004B25E7">
            <w:pPr>
              <w:spacing w:after="0" w:line="240" w:lineRule="auto"/>
              <w:contextualSpacing/>
              <w:rPr>
                <w:ins w:id="18" w:author="Heather Huntington" w:date="2014-11-18T09:45:00Z"/>
                <w:lang w:eastAsia="zh-CN"/>
              </w:rPr>
            </w:pPr>
            <w:ins w:id="19" w:author="Heather Huntington" w:date="2014-11-18T09:44:00Z">
              <w:r>
                <w:rPr>
                  <w:lang w:eastAsia="zh-CN"/>
                </w:rPr>
                <w:t>4. Road</w:t>
              </w:r>
            </w:ins>
          </w:p>
          <w:p w14:paraId="20748EA6" w14:textId="32913BB0" w:rsidR="004B25E7" w:rsidRDefault="004B25E7" w:rsidP="004B25E7">
            <w:pPr>
              <w:spacing w:after="0" w:line="240" w:lineRule="auto"/>
              <w:contextualSpacing/>
              <w:rPr>
                <w:ins w:id="20" w:author="Heather Huntington" w:date="2014-11-18T09:46:00Z"/>
                <w:lang w:eastAsia="zh-CN"/>
              </w:rPr>
            </w:pPr>
            <w:ins w:id="21" w:author="Heather Huntington" w:date="2014-11-18T09:45:00Z">
              <w:r>
                <w:rPr>
                  <w:lang w:eastAsia="zh-CN"/>
                </w:rPr>
                <w:t xml:space="preserve">5. Market/town infrastructure </w:t>
              </w:r>
            </w:ins>
          </w:p>
          <w:p w14:paraId="339A60F5" w14:textId="156352DE" w:rsidR="004B25E7" w:rsidRDefault="004B25E7" w:rsidP="004B25E7">
            <w:pPr>
              <w:spacing w:after="0" w:line="240" w:lineRule="auto"/>
              <w:contextualSpacing/>
              <w:rPr>
                <w:ins w:id="22" w:author="Heather Huntington" w:date="2014-11-18T09:46:00Z"/>
                <w:lang w:eastAsia="zh-CN"/>
              </w:rPr>
            </w:pPr>
            <w:ins w:id="23" w:author="Heather Huntington" w:date="2014-11-18T09:46:00Z">
              <w:r>
                <w:rPr>
                  <w:lang w:eastAsia="zh-CN"/>
                </w:rPr>
                <w:t xml:space="preserve">6. Building/infrastructure for a </w:t>
              </w:r>
            </w:ins>
            <w:ins w:id="24" w:author="Heather Huntington" w:date="2014-11-18T09:47:00Z">
              <w:r>
                <w:rPr>
                  <w:lang w:eastAsia="zh-CN"/>
                </w:rPr>
                <w:t>private company</w:t>
              </w:r>
            </w:ins>
          </w:p>
          <w:p w14:paraId="44865E56" w14:textId="0B534AA5" w:rsidR="004B25E7" w:rsidRPr="004B25E7" w:rsidRDefault="004B25E7" w:rsidP="004B25E7">
            <w:pPr>
              <w:spacing w:after="0" w:line="240" w:lineRule="auto"/>
              <w:contextualSpacing/>
              <w:rPr>
                <w:ins w:id="25" w:author="Heather Huntington" w:date="2014-11-18T09:44:00Z"/>
                <w:lang w:eastAsia="zh-CN"/>
              </w:rPr>
            </w:pPr>
            <w:ins w:id="26" w:author="Heather Huntington" w:date="2014-11-18T09:46:00Z">
              <w:r>
                <w:rPr>
                  <w:lang w:eastAsia="zh-CN"/>
                </w:rPr>
                <w:t>7. School/health clinic</w:t>
              </w:r>
            </w:ins>
          </w:p>
          <w:p w14:paraId="507E045A" w14:textId="08ABB06C" w:rsidR="004B25E7" w:rsidRPr="004B25E7" w:rsidRDefault="004B25E7" w:rsidP="004B25E7">
            <w:pPr>
              <w:spacing w:after="0" w:line="240" w:lineRule="auto"/>
              <w:contextualSpacing/>
              <w:rPr>
                <w:ins w:id="27" w:author="Heather Huntington" w:date="2014-11-18T09:42:00Z"/>
                <w:lang w:eastAsia="zh-CN"/>
              </w:rPr>
            </w:pPr>
            <w:ins w:id="28" w:author="Heather Huntington" w:date="2014-11-18T09:45:00Z">
              <w:r>
                <w:rPr>
                  <w:lang w:eastAsia="zh-CN"/>
                </w:rPr>
                <w:t xml:space="preserve">97. Other </w:t>
              </w:r>
            </w:ins>
          </w:p>
          <w:p w14:paraId="2CF665BC" w14:textId="77777777" w:rsidR="0090639B" w:rsidRDefault="0090639B" w:rsidP="00AC7CBE">
            <w:pPr>
              <w:spacing w:after="0" w:line="240" w:lineRule="auto"/>
              <w:contextualSpacing/>
              <w:rPr>
                <w:ins w:id="29" w:author="Heather Huntington" w:date="2014-11-18T09:42:00Z"/>
                <w:rFonts w:ascii="Gill Sans MT" w:eastAsiaTheme="minorEastAsia" w:hAnsi="Gill Sans MT"/>
                <w:b/>
                <w:color w:val="000000"/>
                <w:sz w:val="20"/>
                <w:szCs w:val="20"/>
                <w:lang w:eastAsia="zh-CN"/>
              </w:rPr>
            </w:pPr>
          </w:p>
          <w:p w14:paraId="03A9987F" w14:textId="77777777" w:rsidR="0090639B" w:rsidRPr="00F71A9A" w:rsidRDefault="0090639B" w:rsidP="00AC7CBE">
            <w:pPr>
              <w:spacing w:after="0" w:line="240" w:lineRule="auto"/>
              <w:contextualSpacing/>
              <w:rPr>
                <w:rFonts w:ascii="Gill Sans MT" w:eastAsiaTheme="minorEastAsia" w:hAnsi="Gill Sans MT"/>
                <w:b/>
                <w:color w:val="000000"/>
                <w:sz w:val="20"/>
                <w:szCs w:val="20"/>
                <w:lang w:eastAsia="zh-CN"/>
              </w:rPr>
            </w:pPr>
          </w:p>
          <w:p w14:paraId="33790580" w14:textId="5D97C04C" w:rsidR="00DC46D0" w:rsidRPr="00F71A9A" w:rsidRDefault="00DC46D0" w:rsidP="00AC7CBE">
            <w:pPr>
              <w:spacing w:after="0" w:line="240" w:lineRule="auto"/>
              <w:contextualSpacing/>
              <w:rPr>
                <w:rFonts w:ascii="Gill Sans MT" w:hAnsi="Gill Sans MT"/>
                <w:color w:val="000000"/>
                <w:sz w:val="20"/>
                <w:szCs w:val="20"/>
              </w:rPr>
            </w:pPr>
          </w:p>
        </w:tc>
        <w:tc>
          <w:tcPr>
            <w:tcW w:w="5042" w:type="dxa"/>
            <w:gridSpan w:val="4"/>
            <w:tcBorders>
              <w:top w:val="single" w:sz="18" w:space="0" w:color="000000"/>
              <w:left w:val="single" w:sz="18" w:space="0" w:color="000000"/>
              <w:bottom w:val="single" w:sz="4" w:space="0" w:color="auto"/>
              <w:right w:val="single" w:sz="18" w:space="0" w:color="000000"/>
            </w:tcBorders>
            <w:shd w:val="clear" w:color="auto" w:fill="D6E3BC" w:themeFill="accent3" w:themeFillTint="66"/>
          </w:tcPr>
          <w:p w14:paraId="44D4CC14" w14:textId="77777777" w:rsidR="00FF0DA8" w:rsidRPr="00F71A9A" w:rsidRDefault="00FF0DA8"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(Text)</w:t>
            </w:r>
          </w:p>
        </w:tc>
      </w:tr>
      <w:tr w:rsidR="00DC46D0" w:rsidRPr="00F71A9A" w14:paraId="6C8508EA" w14:textId="77777777" w:rsidTr="00DC46D0">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514"/>
        </w:trPr>
        <w:tc>
          <w:tcPr>
            <w:tcW w:w="550" w:type="dxa"/>
            <w:tcBorders>
              <w:top w:val="single" w:sz="4" w:space="0" w:color="auto"/>
              <w:left w:val="single" w:sz="4" w:space="0" w:color="auto"/>
              <w:bottom w:val="single" w:sz="4" w:space="0" w:color="auto"/>
              <w:right w:val="single" w:sz="4" w:space="0" w:color="auto"/>
            </w:tcBorders>
            <w:shd w:val="clear" w:color="auto" w:fill="auto"/>
          </w:tcPr>
          <w:p w14:paraId="3D0276A2" w14:textId="71DDE015" w:rsidR="00DC46D0" w:rsidRPr="00F71A9A" w:rsidRDefault="0090639B" w:rsidP="00AC7CBE">
            <w:pPr>
              <w:spacing w:after="0" w:line="240" w:lineRule="auto"/>
              <w:contextualSpacing/>
              <w:rPr>
                <w:rFonts w:ascii="Gill Sans MT" w:hAnsi="Gill Sans MT"/>
                <w:sz w:val="20"/>
                <w:szCs w:val="20"/>
              </w:rPr>
            </w:pPr>
            <w:ins w:id="30" w:author="Heather Huntington" w:date="2014-11-18T09:40:00Z">
              <w:r>
                <w:rPr>
                  <w:rFonts w:ascii="Gill Sans MT" w:hAnsi="Gill Sans MT"/>
                  <w:sz w:val="20"/>
                  <w:szCs w:val="20"/>
                </w:rPr>
                <w:t>D14</w:t>
              </w:r>
            </w:ins>
          </w:p>
        </w:tc>
        <w:tc>
          <w:tcPr>
            <w:tcW w:w="4488" w:type="dxa"/>
            <w:gridSpan w:val="2"/>
            <w:tcBorders>
              <w:top w:val="single" w:sz="4" w:space="0" w:color="auto"/>
              <w:left w:val="single" w:sz="4" w:space="0" w:color="auto"/>
              <w:bottom w:val="single" w:sz="4" w:space="0" w:color="auto"/>
              <w:right w:val="single" w:sz="18" w:space="0" w:color="000000"/>
            </w:tcBorders>
            <w:shd w:val="clear" w:color="auto" w:fill="auto"/>
          </w:tcPr>
          <w:p w14:paraId="21E0D104" w14:textId="3B6F677A" w:rsidR="00DC46D0" w:rsidRPr="00F71A9A" w:rsidRDefault="00DC46D0" w:rsidP="00AC7CBE">
            <w:pPr>
              <w:spacing w:after="0" w:line="240" w:lineRule="auto"/>
              <w:contextualSpacing/>
              <w:rPr>
                <w:rFonts w:ascii="Gill Sans MT" w:eastAsiaTheme="minorEastAsia" w:hAnsi="Gill Sans MT"/>
                <w:color w:val="000000"/>
                <w:sz w:val="20"/>
                <w:szCs w:val="20"/>
                <w:lang w:eastAsia="zh-CN"/>
              </w:rPr>
            </w:pPr>
            <w:r w:rsidRPr="00F71A9A">
              <w:rPr>
                <w:rFonts w:ascii="Gill Sans MT" w:eastAsiaTheme="minorEastAsia" w:hAnsi="Gill Sans MT"/>
                <w:color w:val="000000"/>
                <w:sz w:val="20"/>
                <w:szCs w:val="20"/>
                <w:lang w:eastAsia="zh-CN"/>
              </w:rPr>
              <w:t xml:space="preserve">Were community members compensated? </w:t>
            </w:r>
          </w:p>
          <w:p w14:paraId="518F3C31" w14:textId="77777777" w:rsidR="00DC46D0" w:rsidRPr="00F71A9A" w:rsidRDefault="00DC46D0" w:rsidP="00AC7CBE">
            <w:pPr>
              <w:spacing w:after="0" w:line="240" w:lineRule="auto"/>
              <w:contextualSpacing/>
              <w:rPr>
                <w:rFonts w:ascii="Gill Sans MT" w:eastAsiaTheme="minorEastAsia" w:hAnsi="Gill Sans MT"/>
                <w:color w:val="000000"/>
                <w:sz w:val="20"/>
                <w:szCs w:val="20"/>
                <w:lang w:eastAsia="zh-CN"/>
              </w:rPr>
            </w:pPr>
            <w:r w:rsidRPr="00F71A9A">
              <w:rPr>
                <w:rFonts w:ascii="Gill Sans MT" w:eastAsiaTheme="minorEastAsia" w:hAnsi="Gill Sans MT"/>
                <w:color w:val="000000"/>
                <w:sz w:val="20"/>
                <w:szCs w:val="20"/>
                <w:lang w:eastAsia="zh-CN"/>
              </w:rPr>
              <w:t>0-No</w:t>
            </w:r>
          </w:p>
          <w:p w14:paraId="228E0AFB" w14:textId="7E1BA764" w:rsidR="00DC46D0" w:rsidRPr="00F71A9A" w:rsidRDefault="00DC46D0" w:rsidP="00AC7CBE">
            <w:pPr>
              <w:spacing w:after="0" w:line="240" w:lineRule="auto"/>
              <w:contextualSpacing/>
              <w:rPr>
                <w:rFonts w:ascii="Gill Sans MT" w:eastAsiaTheme="minorEastAsia" w:hAnsi="Gill Sans MT"/>
                <w:color w:val="000000"/>
                <w:sz w:val="20"/>
                <w:szCs w:val="20"/>
                <w:lang w:eastAsia="zh-CN"/>
              </w:rPr>
            </w:pPr>
            <w:r w:rsidRPr="00F71A9A">
              <w:rPr>
                <w:rFonts w:ascii="Gill Sans MT" w:eastAsiaTheme="minorEastAsia" w:hAnsi="Gill Sans MT"/>
                <w:color w:val="000000"/>
                <w:sz w:val="20"/>
                <w:szCs w:val="20"/>
                <w:lang w:eastAsia="zh-CN"/>
              </w:rPr>
              <w:t>1-YEs</w:t>
            </w:r>
          </w:p>
        </w:tc>
        <w:tc>
          <w:tcPr>
            <w:tcW w:w="5042" w:type="dxa"/>
            <w:gridSpan w:val="4"/>
            <w:tcBorders>
              <w:top w:val="single" w:sz="4" w:space="0" w:color="auto"/>
              <w:left w:val="single" w:sz="18" w:space="0" w:color="000000"/>
              <w:bottom w:val="single" w:sz="4" w:space="0" w:color="auto"/>
              <w:right w:val="single" w:sz="18" w:space="0" w:color="000000"/>
            </w:tcBorders>
            <w:shd w:val="clear" w:color="auto" w:fill="auto"/>
          </w:tcPr>
          <w:p w14:paraId="3E4808C3" w14:textId="77777777" w:rsidR="00DC46D0" w:rsidRPr="00F71A9A" w:rsidRDefault="00DC46D0" w:rsidP="00DC46D0">
            <w:pPr>
              <w:spacing w:after="0" w:line="240" w:lineRule="auto"/>
              <w:contextualSpacing/>
              <w:rPr>
                <w:rFonts w:ascii="Gill Sans MT" w:hAnsi="Gill Sans MT"/>
                <w:i/>
                <w:color w:val="A6A6A6" w:themeColor="background1" w:themeShade="A6"/>
                <w:sz w:val="20"/>
                <w:szCs w:val="20"/>
              </w:rPr>
            </w:pPr>
          </w:p>
        </w:tc>
      </w:tr>
      <w:tr w:rsidR="00DC46D0" w:rsidRPr="00F71A9A" w14:paraId="2F2BF495" w14:textId="77777777" w:rsidTr="00DC46D0">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544"/>
        </w:trPr>
        <w:tc>
          <w:tcPr>
            <w:tcW w:w="550" w:type="dxa"/>
            <w:tcBorders>
              <w:top w:val="single" w:sz="4" w:space="0" w:color="auto"/>
              <w:left w:val="single" w:sz="4" w:space="0" w:color="auto"/>
              <w:bottom w:val="single" w:sz="4" w:space="0" w:color="000000"/>
              <w:right w:val="single" w:sz="4" w:space="0" w:color="auto"/>
            </w:tcBorders>
          </w:tcPr>
          <w:p w14:paraId="2B25F601" w14:textId="35B0D822" w:rsidR="00DC46D0" w:rsidRPr="00F71A9A" w:rsidRDefault="0090639B" w:rsidP="00AC7CBE">
            <w:pPr>
              <w:spacing w:after="0" w:line="240" w:lineRule="auto"/>
              <w:contextualSpacing/>
              <w:rPr>
                <w:rFonts w:ascii="Gill Sans MT" w:hAnsi="Gill Sans MT"/>
                <w:sz w:val="20"/>
                <w:szCs w:val="20"/>
              </w:rPr>
            </w:pPr>
            <w:ins w:id="31" w:author="Heather Huntington" w:date="2014-11-18T09:40:00Z">
              <w:r>
                <w:rPr>
                  <w:rFonts w:ascii="Gill Sans MT" w:hAnsi="Gill Sans MT"/>
                  <w:sz w:val="20"/>
                  <w:szCs w:val="20"/>
                </w:rPr>
                <w:t>D15</w:t>
              </w:r>
            </w:ins>
          </w:p>
        </w:tc>
        <w:tc>
          <w:tcPr>
            <w:tcW w:w="4488" w:type="dxa"/>
            <w:gridSpan w:val="2"/>
            <w:tcBorders>
              <w:top w:val="single" w:sz="4" w:space="0" w:color="auto"/>
              <w:left w:val="single" w:sz="4" w:space="0" w:color="auto"/>
              <w:bottom w:val="single" w:sz="4" w:space="0" w:color="000000"/>
              <w:right w:val="single" w:sz="18" w:space="0" w:color="000000"/>
            </w:tcBorders>
            <w:shd w:val="clear" w:color="auto" w:fill="D6E3BC" w:themeFill="accent3" w:themeFillTint="66"/>
          </w:tcPr>
          <w:p w14:paraId="4D720A0D" w14:textId="05F1B2EC" w:rsidR="00DC46D0" w:rsidRPr="00F71A9A" w:rsidRDefault="00DC46D0" w:rsidP="00AC7CBE">
            <w:pPr>
              <w:spacing w:after="0" w:line="240" w:lineRule="auto"/>
              <w:contextualSpacing/>
              <w:rPr>
                <w:rFonts w:ascii="Gill Sans MT" w:eastAsiaTheme="minorEastAsia" w:hAnsi="Gill Sans MT"/>
                <w:color w:val="000000"/>
                <w:sz w:val="20"/>
                <w:szCs w:val="20"/>
                <w:lang w:eastAsia="zh-CN"/>
              </w:rPr>
            </w:pPr>
            <w:r w:rsidRPr="00F71A9A">
              <w:rPr>
                <w:rFonts w:ascii="Gill Sans MT" w:eastAsiaTheme="minorEastAsia" w:hAnsi="Gill Sans MT"/>
                <w:color w:val="000000"/>
                <w:sz w:val="20"/>
                <w:szCs w:val="20"/>
                <w:lang w:eastAsia="zh-CN"/>
              </w:rPr>
              <w:t xml:space="preserve">If yes, please describe how. </w:t>
            </w:r>
          </w:p>
          <w:p w14:paraId="6A5B464C" w14:textId="77777777" w:rsidR="00DC46D0" w:rsidRPr="00F71A9A" w:rsidRDefault="00DC46D0" w:rsidP="00AC7CBE">
            <w:pPr>
              <w:spacing w:after="0" w:line="240" w:lineRule="auto"/>
              <w:contextualSpacing/>
              <w:rPr>
                <w:rFonts w:ascii="Gill Sans MT" w:eastAsiaTheme="minorEastAsia" w:hAnsi="Gill Sans MT"/>
                <w:color w:val="000000"/>
                <w:sz w:val="20"/>
                <w:szCs w:val="20"/>
                <w:lang w:eastAsia="zh-CN"/>
              </w:rPr>
            </w:pPr>
          </w:p>
        </w:tc>
        <w:tc>
          <w:tcPr>
            <w:tcW w:w="5042" w:type="dxa"/>
            <w:gridSpan w:val="4"/>
            <w:tcBorders>
              <w:top w:val="single" w:sz="4" w:space="0" w:color="auto"/>
              <w:left w:val="single" w:sz="18" w:space="0" w:color="000000"/>
              <w:bottom w:val="single" w:sz="18" w:space="0" w:color="000000"/>
              <w:right w:val="single" w:sz="18" w:space="0" w:color="000000"/>
            </w:tcBorders>
            <w:shd w:val="clear" w:color="auto" w:fill="D6E3BC" w:themeFill="accent3" w:themeFillTint="66"/>
          </w:tcPr>
          <w:p w14:paraId="4AA4CBD1" w14:textId="2469CA7F" w:rsidR="00DC46D0" w:rsidRPr="00F71A9A" w:rsidRDefault="00DC46D0"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TEXT</w:t>
            </w:r>
          </w:p>
        </w:tc>
      </w:tr>
    </w:tbl>
    <w:p w14:paraId="0FB726D5" w14:textId="53CC53C7" w:rsidR="00FF0DA8" w:rsidRPr="00F71A9A" w:rsidRDefault="00FF0DA8" w:rsidP="00AC7CBE">
      <w:pPr>
        <w:spacing w:after="0" w:line="240" w:lineRule="auto"/>
        <w:contextualSpacing/>
        <w:rPr>
          <w:rFonts w:ascii="Gill Sans MT" w:eastAsia="Times New Roman" w:hAnsi="Gill Sans MT" w:cs="Times New Roman"/>
          <w:b/>
          <w:color w:val="000000"/>
          <w:sz w:val="20"/>
          <w:szCs w:val="20"/>
        </w:rPr>
      </w:pPr>
    </w:p>
    <w:p w14:paraId="0059855C" w14:textId="3B2E542E" w:rsidR="00FF0DA8" w:rsidRPr="00F71A9A" w:rsidRDefault="003660A7"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lastRenderedPageBreak/>
        <w:t>Now I am going ask you some questions about events that could happen in your village</w:t>
      </w:r>
      <w:r w:rsidR="00471179" w:rsidRPr="00F71A9A">
        <w:rPr>
          <w:rFonts w:ascii="Gill Sans MT" w:hAnsi="Gill Sans MT"/>
          <w:color w:val="000000"/>
          <w:sz w:val="20"/>
          <w:szCs w:val="20"/>
        </w:rPr>
        <w:t>.</w:t>
      </w:r>
      <w:r w:rsidR="0017075D" w:rsidRPr="00F71A9A">
        <w:rPr>
          <w:rFonts w:ascii="Gill Sans MT" w:hAnsi="Gill Sans MT"/>
          <w:color w:val="000000"/>
          <w:sz w:val="20"/>
          <w:szCs w:val="20"/>
        </w:rPr>
        <w:t xml:space="preserve"> </w:t>
      </w:r>
      <w:r w:rsidRPr="00F71A9A">
        <w:rPr>
          <w:rFonts w:ascii="Gill Sans MT" w:hAnsi="Gill Sans MT"/>
          <w:color w:val="000000"/>
          <w:sz w:val="20"/>
          <w:szCs w:val="20"/>
        </w:rPr>
        <w:t>Please tell me how likely you think the following events are.</w:t>
      </w:r>
    </w:p>
    <w:tbl>
      <w:tblPr>
        <w:tblW w:w="10114" w:type="dxa"/>
        <w:tblInd w:w="-29" w:type="dxa"/>
        <w:tblLayout w:type="fixed"/>
        <w:tblCellMar>
          <w:left w:w="0" w:type="dxa"/>
          <w:right w:w="0" w:type="dxa"/>
        </w:tblCellMar>
        <w:tblLook w:val="0000" w:firstRow="0" w:lastRow="0" w:firstColumn="0" w:lastColumn="0" w:noHBand="0" w:noVBand="0"/>
      </w:tblPr>
      <w:tblGrid>
        <w:gridCol w:w="24"/>
        <w:gridCol w:w="550"/>
        <w:gridCol w:w="5130"/>
        <w:gridCol w:w="3510"/>
        <w:gridCol w:w="168"/>
        <w:gridCol w:w="12"/>
        <w:gridCol w:w="720"/>
      </w:tblGrid>
      <w:tr w:rsidR="003660A7" w:rsidRPr="00F71A9A" w14:paraId="600D4EE9" w14:textId="77777777" w:rsidTr="00F71A9A">
        <w:trPr>
          <w:gridBefore w:val="1"/>
          <w:wBefore w:w="24" w:type="dxa"/>
          <w:trHeight w:val="20"/>
        </w:trPr>
        <w:tc>
          <w:tcPr>
            <w:tcW w:w="550" w:type="dxa"/>
            <w:tcBorders>
              <w:top w:val="single" w:sz="4" w:space="0" w:color="000000"/>
              <w:left w:val="single" w:sz="4" w:space="0" w:color="000000"/>
              <w:bottom w:val="single" w:sz="4" w:space="0" w:color="000000"/>
              <w:right w:val="single" w:sz="4" w:space="0" w:color="000000"/>
            </w:tcBorders>
          </w:tcPr>
          <w:p w14:paraId="0353D24D" w14:textId="0DEE6235" w:rsidR="003660A7" w:rsidRPr="00F71A9A" w:rsidRDefault="00C70E1F" w:rsidP="00AC7CBE">
            <w:pPr>
              <w:spacing w:after="0" w:line="240" w:lineRule="auto"/>
              <w:contextualSpacing/>
              <w:rPr>
                <w:rFonts w:ascii="Gill Sans MT" w:eastAsia="Calibri" w:hAnsi="Gill Sans MT" w:cs="Times New Roman"/>
                <w:sz w:val="20"/>
                <w:szCs w:val="20"/>
              </w:rPr>
            </w:pPr>
            <w:r w:rsidRPr="00F71A9A">
              <w:rPr>
                <w:rFonts w:ascii="Gill Sans MT" w:eastAsia="Calibri" w:hAnsi="Gill Sans MT" w:cs="Times New Roman"/>
                <w:sz w:val="20"/>
                <w:szCs w:val="20"/>
              </w:rPr>
              <w:t>D14</w:t>
            </w:r>
          </w:p>
        </w:tc>
        <w:tc>
          <w:tcPr>
            <w:tcW w:w="5130" w:type="dxa"/>
            <w:tcBorders>
              <w:top w:val="single" w:sz="4" w:space="0" w:color="000000"/>
              <w:left w:val="single" w:sz="4" w:space="0" w:color="000000"/>
              <w:bottom w:val="single" w:sz="4" w:space="0" w:color="000000"/>
            </w:tcBorders>
          </w:tcPr>
          <w:p w14:paraId="41B789C5" w14:textId="052B03E2" w:rsidR="003660A7" w:rsidRPr="00F71A9A" w:rsidRDefault="003660A7" w:rsidP="00E45EEA">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How likely is it that </w:t>
            </w:r>
            <w:r w:rsidR="00E45EEA" w:rsidRPr="00F71A9A">
              <w:rPr>
                <w:rFonts w:ascii="Gill Sans MT" w:hAnsi="Gill Sans MT"/>
                <w:color w:val="000000"/>
                <w:sz w:val="20"/>
                <w:szCs w:val="20"/>
              </w:rPr>
              <w:t>elites from Lusaka will take some of the customary</w:t>
            </w:r>
            <w:r w:rsidR="000A4D66" w:rsidRPr="00F71A9A">
              <w:rPr>
                <w:rFonts w:ascii="Gill Sans MT" w:hAnsi="Gill Sans MT"/>
                <w:color w:val="000000"/>
                <w:sz w:val="20"/>
                <w:szCs w:val="20"/>
              </w:rPr>
              <w:t xml:space="preserve"> forest land used by your village w</w:t>
            </w:r>
            <w:r w:rsidR="005B3DC0">
              <w:rPr>
                <w:rFonts w:ascii="Gill Sans MT" w:hAnsi="Gill Sans MT"/>
                <w:color w:val="000000"/>
                <w:sz w:val="20"/>
                <w:szCs w:val="20"/>
              </w:rPr>
              <w:t>ithout authorization from the community</w:t>
            </w:r>
            <w:r w:rsidRPr="00F71A9A">
              <w:rPr>
                <w:rFonts w:ascii="Gill Sans MT" w:hAnsi="Gill Sans MT"/>
                <w:color w:val="000000"/>
                <w:sz w:val="20"/>
                <w:szCs w:val="20"/>
              </w:rPr>
              <w:t xml:space="preserve"> in the next 1 to 3 years?   </w:t>
            </w:r>
            <w:r w:rsidRPr="00F71A9A">
              <w:rPr>
                <w:rFonts w:ascii="Gill Sans MT" w:hAnsi="Gill Sans MT"/>
                <w:b/>
                <w:color w:val="000000"/>
                <w:sz w:val="20"/>
                <w:szCs w:val="20"/>
              </w:rPr>
              <w:t>(helite1)</w:t>
            </w:r>
          </w:p>
        </w:tc>
        <w:tc>
          <w:tcPr>
            <w:tcW w:w="3678" w:type="dxa"/>
            <w:gridSpan w:val="2"/>
            <w:tcBorders>
              <w:top w:val="single" w:sz="4" w:space="0" w:color="000000"/>
              <w:bottom w:val="single" w:sz="4" w:space="0" w:color="000000"/>
              <w:right w:val="single" w:sz="18" w:space="0" w:color="000000"/>
            </w:tcBorders>
          </w:tcPr>
          <w:p w14:paraId="392D3471"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1=Impossible/would never happen</w:t>
            </w:r>
          </w:p>
          <w:p w14:paraId="1641B6C9"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2=Highly Unlikely</w:t>
            </w:r>
          </w:p>
          <w:p w14:paraId="720DE76D"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3=Unlikely  </w:t>
            </w:r>
          </w:p>
          <w:p w14:paraId="1A743976"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4=Unsure/Don't know</w:t>
            </w:r>
          </w:p>
          <w:p w14:paraId="77CD16E4"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5=Likely</w:t>
            </w:r>
          </w:p>
          <w:p w14:paraId="11F41D6B"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6=Highly Likely </w:t>
            </w:r>
          </w:p>
          <w:p w14:paraId="5D195D9F"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7=Happening right now </w:t>
            </w:r>
          </w:p>
          <w:p w14:paraId="31298F1B"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888=Don't know</w:t>
            </w:r>
          </w:p>
          <w:p w14:paraId="2263B954" w14:textId="77777777" w:rsidR="003660A7" w:rsidRPr="00F71A9A" w:rsidRDefault="003660A7" w:rsidP="00AC7CBE">
            <w:pPr>
              <w:spacing w:after="0" w:line="240" w:lineRule="auto"/>
              <w:contextualSpacing/>
              <w:rPr>
                <w:rFonts w:ascii="Gill Sans MT" w:hAnsi="Gill Sans MT" w:cs="Times New Roman"/>
                <w:i/>
                <w:w w:val="105"/>
                <w:sz w:val="20"/>
                <w:szCs w:val="20"/>
              </w:rPr>
            </w:pPr>
            <w:r w:rsidRPr="00F71A9A">
              <w:rPr>
                <w:rFonts w:ascii="Gill Sans MT" w:hAnsi="Gill Sans MT" w:cs="Times New Roman"/>
                <w:w w:val="105"/>
                <w:sz w:val="20"/>
                <w:szCs w:val="20"/>
              </w:rPr>
              <w:t>999=Prefer not to respond</w:t>
            </w:r>
          </w:p>
        </w:tc>
        <w:tc>
          <w:tcPr>
            <w:tcW w:w="732" w:type="dxa"/>
            <w:gridSpan w:val="2"/>
            <w:tcBorders>
              <w:top w:val="single" w:sz="18" w:space="0" w:color="000000"/>
              <w:left w:val="single" w:sz="18" w:space="0" w:color="000000"/>
              <w:bottom w:val="single" w:sz="18" w:space="0" w:color="000000"/>
              <w:right w:val="single" w:sz="18" w:space="0" w:color="000000"/>
            </w:tcBorders>
          </w:tcPr>
          <w:p w14:paraId="66C9A008" w14:textId="77777777" w:rsidR="003660A7" w:rsidRPr="00F71A9A" w:rsidRDefault="003660A7"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3660A7" w:rsidRPr="00F71A9A" w14:paraId="3794720E" w14:textId="77777777" w:rsidTr="00F71A9A">
        <w:trPr>
          <w:gridBefore w:val="1"/>
          <w:wBefore w:w="24" w:type="dxa"/>
          <w:trHeight w:val="20"/>
        </w:trPr>
        <w:tc>
          <w:tcPr>
            <w:tcW w:w="550" w:type="dxa"/>
            <w:tcBorders>
              <w:top w:val="single" w:sz="4" w:space="0" w:color="000000"/>
              <w:left w:val="single" w:sz="4" w:space="0" w:color="000000"/>
              <w:bottom w:val="single" w:sz="4" w:space="0" w:color="000000"/>
              <w:right w:val="single" w:sz="4" w:space="0" w:color="000000"/>
            </w:tcBorders>
          </w:tcPr>
          <w:p w14:paraId="79993215" w14:textId="0D3A41F4" w:rsidR="003660A7" w:rsidRPr="00F71A9A" w:rsidRDefault="00C70E1F" w:rsidP="00AC7CBE">
            <w:pPr>
              <w:spacing w:after="0" w:line="240" w:lineRule="auto"/>
              <w:contextualSpacing/>
              <w:rPr>
                <w:rFonts w:ascii="Gill Sans MT" w:eastAsia="Calibri" w:hAnsi="Gill Sans MT" w:cs="Times New Roman"/>
                <w:sz w:val="20"/>
                <w:szCs w:val="20"/>
              </w:rPr>
            </w:pPr>
            <w:r w:rsidRPr="00F71A9A">
              <w:rPr>
                <w:rFonts w:ascii="Gill Sans MT" w:eastAsia="Calibri" w:hAnsi="Gill Sans MT" w:cs="Times New Roman"/>
                <w:sz w:val="20"/>
                <w:szCs w:val="20"/>
              </w:rPr>
              <w:t>D15</w:t>
            </w:r>
          </w:p>
        </w:tc>
        <w:tc>
          <w:tcPr>
            <w:tcW w:w="5130" w:type="dxa"/>
            <w:tcBorders>
              <w:top w:val="single" w:sz="4" w:space="0" w:color="000000"/>
              <w:left w:val="single" w:sz="4" w:space="0" w:color="000000"/>
              <w:bottom w:val="single" w:sz="4" w:space="0" w:color="000000"/>
            </w:tcBorders>
          </w:tcPr>
          <w:p w14:paraId="05234FFC" w14:textId="6964F7F9" w:rsidR="003660A7" w:rsidRPr="00F71A9A" w:rsidRDefault="003660A7"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H</w:t>
            </w:r>
            <w:r w:rsidR="00E45EEA" w:rsidRPr="00F71A9A">
              <w:rPr>
                <w:rFonts w:ascii="Gill Sans MT" w:hAnsi="Gill Sans MT"/>
                <w:color w:val="000000"/>
                <w:sz w:val="20"/>
                <w:szCs w:val="20"/>
              </w:rPr>
              <w:t xml:space="preserve">ow likely is it that elites from Lusaka </w:t>
            </w:r>
            <w:r w:rsidRPr="00F71A9A">
              <w:rPr>
                <w:rFonts w:ascii="Gill Sans MT" w:hAnsi="Gill Sans MT"/>
                <w:color w:val="000000"/>
                <w:sz w:val="20"/>
                <w:szCs w:val="20"/>
              </w:rPr>
              <w:t xml:space="preserve">will take some of the </w:t>
            </w:r>
            <w:r w:rsidR="000A4D66" w:rsidRPr="00F71A9A">
              <w:rPr>
                <w:rFonts w:ascii="Gill Sans MT" w:hAnsi="Gill Sans MT"/>
                <w:color w:val="000000"/>
                <w:sz w:val="20"/>
                <w:szCs w:val="20"/>
              </w:rPr>
              <w:t>customary forest land used by your village</w:t>
            </w:r>
            <w:r w:rsidR="005B3DC0">
              <w:rPr>
                <w:rFonts w:ascii="Gill Sans MT" w:hAnsi="Gill Sans MT"/>
                <w:color w:val="000000"/>
                <w:sz w:val="20"/>
                <w:szCs w:val="20"/>
              </w:rPr>
              <w:t xml:space="preserve"> without authorization from the community</w:t>
            </w:r>
            <w:r w:rsidRPr="00F71A9A">
              <w:rPr>
                <w:rFonts w:ascii="Gill Sans MT" w:hAnsi="Gill Sans MT"/>
                <w:color w:val="000000"/>
                <w:sz w:val="20"/>
                <w:szCs w:val="20"/>
              </w:rPr>
              <w:t xml:space="preserve"> more than 3 years into the future? </w:t>
            </w:r>
            <w:r w:rsidRPr="00F71A9A">
              <w:rPr>
                <w:rFonts w:ascii="Gill Sans MT" w:hAnsi="Gill Sans MT"/>
                <w:b/>
                <w:color w:val="000000"/>
                <w:sz w:val="20"/>
                <w:szCs w:val="20"/>
              </w:rPr>
              <w:t>(helite3)</w:t>
            </w:r>
          </w:p>
        </w:tc>
        <w:tc>
          <w:tcPr>
            <w:tcW w:w="3678" w:type="dxa"/>
            <w:gridSpan w:val="2"/>
            <w:tcBorders>
              <w:top w:val="single" w:sz="4" w:space="0" w:color="000000"/>
              <w:bottom w:val="single" w:sz="4" w:space="0" w:color="000000"/>
              <w:right w:val="single" w:sz="18" w:space="0" w:color="000000"/>
            </w:tcBorders>
          </w:tcPr>
          <w:p w14:paraId="36C02FDE"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1=Impossible/would never happen</w:t>
            </w:r>
          </w:p>
          <w:p w14:paraId="05F92FC5"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2=Highly Unlikely</w:t>
            </w:r>
          </w:p>
          <w:p w14:paraId="43AA3D0E"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3=Unlikely  </w:t>
            </w:r>
          </w:p>
          <w:p w14:paraId="74F52D88"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4=Unsure/Don't know</w:t>
            </w:r>
          </w:p>
          <w:p w14:paraId="7CE0A660"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5=Likely</w:t>
            </w:r>
          </w:p>
          <w:p w14:paraId="515BA756"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6=Highly Likely </w:t>
            </w:r>
          </w:p>
          <w:p w14:paraId="442F6ED3"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7=Happening right now </w:t>
            </w:r>
          </w:p>
          <w:p w14:paraId="6ABB73A9"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888=Don't know</w:t>
            </w:r>
          </w:p>
          <w:p w14:paraId="34510086"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999=Prefer not to respond</w:t>
            </w:r>
          </w:p>
        </w:tc>
        <w:tc>
          <w:tcPr>
            <w:tcW w:w="732" w:type="dxa"/>
            <w:gridSpan w:val="2"/>
            <w:tcBorders>
              <w:top w:val="single" w:sz="18" w:space="0" w:color="000000"/>
              <w:left w:val="single" w:sz="18" w:space="0" w:color="000000"/>
              <w:bottom w:val="single" w:sz="18" w:space="0" w:color="000000"/>
              <w:right w:val="single" w:sz="18" w:space="0" w:color="000000"/>
            </w:tcBorders>
          </w:tcPr>
          <w:p w14:paraId="228DDE43" w14:textId="77777777" w:rsidR="003660A7" w:rsidRPr="00F71A9A" w:rsidRDefault="003660A7"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3660A7" w:rsidRPr="00F71A9A" w14:paraId="3F84A84D" w14:textId="77777777" w:rsidTr="00F71A9A">
        <w:trPr>
          <w:gridBefore w:val="1"/>
          <w:wBefore w:w="24" w:type="dxa"/>
          <w:trHeight w:val="20"/>
        </w:trPr>
        <w:tc>
          <w:tcPr>
            <w:tcW w:w="550" w:type="dxa"/>
            <w:tcBorders>
              <w:top w:val="single" w:sz="4" w:space="0" w:color="000000"/>
              <w:left w:val="single" w:sz="4" w:space="0" w:color="000000"/>
              <w:bottom w:val="single" w:sz="4" w:space="0" w:color="000000"/>
              <w:right w:val="single" w:sz="4" w:space="0" w:color="000000"/>
            </w:tcBorders>
          </w:tcPr>
          <w:p w14:paraId="0AF67873" w14:textId="0F00F80C" w:rsidR="003660A7" w:rsidRPr="00F71A9A" w:rsidRDefault="00C70E1F" w:rsidP="00AC7CBE">
            <w:pPr>
              <w:spacing w:after="0" w:line="240" w:lineRule="auto"/>
              <w:contextualSpacing/>
              <w:rPr>
                <w:rFonts w:ascii="Gill Sans MT" w:eastAsia="Calibri" w:hAnsi="Gill Sans MT" w:cs="Times New Roman"/>
                <w:sz w:val="20"/>
                <w:szCs w:val="20"/>
              </w:rPr>
            </w:pPr>
            <w:r w:rsidRPr="00F71A9A">
              <w:rPr>
                <w:rFonts w:ascii="Gill Sans MT" w:eastAsia="Calibri" w:hAnsi="Gill Sans MT" w:cs="Times New Roman"/>
                <w:sz w:val="20"/>
                <w:szCs w:val="20"/>
              </w:rPr>
              <w:t>D16</w:t>
            </w:r>
          </w:p>
        </w:tc>
        <w:tc>
          <w:tcPr>
            <w:tcW w:w="5130" w:type="dxa"/>
            <w:tcBorders>
              <w:top w:val="single" w:sz="4" w:space="0" w:color="000000"/>
              <w:left w:val="single" w:sz="4" w:space="0" w:color="000000"/>
              <w:bottom w:val="single" w:sz="4" w:space="0" w:color="000000"/>
            </w:tcBorders>
          </w:tcPr>
          <w:p w14:paraId="2C7787DB" w14:textId="2B225F90" w:rsidR="003660A7" w:rsidRPr="00F71A9A" w:rsidRDefault="003660A7"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How likely is it that a chief will sell or give away </w:t>
            </w:r>
            <w:r w:rsidR="00901471" w:rsidRPr="00F71A9A">
              <w:rPr>
                <w:rFonts w:ascii="Gill Sans MT" w:hAnsi="Gill Sans MT"/>
                <w:color w:val="000000"/>
                <w:sz w:val="20"/>
                <w:szCs w:val="20"/>
              </w:rPr>
              <w:t>customary forestl</w:t>
            </w:r>
            <w:r w:rsidR="000A4D66" w:rsidRPr="00F71A9A">
              <w:rPr>
                <w:rFonts w:ascii="Gill Sans MT" w:hAnsi="Gill Sans MT"/>
                <w:color w:val="000000"/>
                <w:sz w:val="20"/>
                <w:szCs w:val="20"/>
              </w:rPr>
              <w:t xml:space="preserve">and used </w:t>
            </w:r>
            <w:r w:rsidR="00901471" w:rsidRPr="00F71A9A">
              <w:rPr>
                <w:rFonts w:ascii="Gill Sans MT" w:hAnsi="Gill Sans MT"/>
                <w:color w:val="000000"/>
                <w:sz w:val="20"/>
                <w:szCs w:val="20"/>
              </w:rPr>
              <w:t xml:space="preserve">by </w:t>
            </w:r>
            <w:r w:rsidRPr="00F71A9A">
              <w:rPr>
                <w:rFonts w:ascii="Gill Sans MT" w:hAnsi="Gill Sans MT"/>
                <w:color w:val="000000"/>
                <w:sz w:val="20"/>
                <w:szCs w:val="20"/>
              </w:rPr>
              <w:t>this village for investment purposes in the next 1-3 years</w:t>
            </w:r>
            <w:r w:rsidR="00E45EEA" w:rsidRPr="00F71A9A">
              <w:rPr>
                <w:rFonts w:ascii="Gill Sans MT" w:hAnsi="Gill Sans MT"/>
                <w:color w:val="000000"/>
                <w:sz w:val="20"/>
                <w:szCs w:val="20"/>
              </w:rPr>
              <w:t xml:space="preserve"> without authorization from the community</w:t>
            </w:r>
            <w:r w:rsidRPr="00F71A9A">
              <w:rPr>
                <w:rFonts w:ascii="Gill Sans MT" w:hAnsi="Gill Sans MT"/>
                <w:color w:val="000000"/>
                <w:sz w:val="20"/>
                <w:szCs w:val="20"/>
              </w:rPr>
              <w:t xml:space="preserve">? </w:t>
            </w:r>
            <w:r w:rsidRPr="00F71A9A">
              <w:rPr>
                <w:rFonts w:ascii="Gill Sans MT" w:hAnsi="Gill Sans MT"/>
                <w:b/>
                <w:color w:val="000000"/>
                <w:sz w:val="20"/>
                <w:szCs w:val="20"/>
              </w:rPr>
              <w:t>(hchiefsell1)</w:t>
            </w:r>
          </w:p>
        </w:tc>
        <w:tc>
          <w:tcPr>
            <w:tcW w:w="3678" w:type="dxa"/>
            <w:gridSpan w:val="2"/>
            <w:tcBorders>
              <w:top w:val="single" w:sz="4" w:space="0" w:color="000000"/>
              <w:bottom w:val="single" w:sz="4" w:space="0" w:color="000000"/>
              <w:right w:val="single" w:sz="18" w:space="0" w:color="000000"/>
            </w:tcBorders>
          </w:tcPr>
          <w:p w14:paraId="00A3B040"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1=Impossible/would never happen</w:t>
            </w:r>
          </w:p>
          <w:p w14:paraId="22AD275C"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2=Highly Unlikely</w:t>
            </w:r>
          </w:p>
          <w:p w14:paraId="67CBB4AC"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3=Unlikely  </w:t>
            </w:r>
          </w:p>
          <w:p w14:paraId="0CDF19AE"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4=Unsure/Don't know</w:t>
            </w:r>
          </w:p>
          <w:p w14:paraId="65E8F0F7"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5=Likely</w:t>
            </w:r>
          </w:p>
          <w:p w14:paraId="34711BE2"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6=Highly Likely </w:t>
            </w:r>
          </w:p>
          <w:p w14:paraId="72477302"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7=Happening right now </w:t>
            </w:r>
          </w:p>
          <w:p w14:paraId="3A13FFA0"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888=Don't know</w:t>
            </w:r>
          </w:p>
          <w:p w14:paraId="2C42662E"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999=Prefer not to respond</w:t>
            </w:r>
          </w:p>
        </w:tc>
        <w:tc>
          <w:tcPr>
            <w:tcW w:w="732" w:type="dxa"/>
            <w:gridSpan w:val="2"/>
            <w:tcBorders>
              <w:top w:val="single" w:sz="18" w:space="0" w:color="000000"/>
              <w:left w:val="single" w:sz="18" w:space="0" w:color="000000"/>
              <w:bottom w:val="single" w:sz="18" w:space="0" w:color="000000"/>
              <w:right w:val="single" w:sz="18" w:space="0" w:color="000000"/>
            </w:tcBorders>
          </w:tcPr>
          <w:p w14:paraId="0A56D060" w14:textId="77777777" w:rsidR="003660A7" w:rsidRPr="00F71A9A" w:rsidRDefault="003660A7"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3660A7" w:rsidRPr="00F71A9A" w14:paraId="75EA91DF" w14:textId="77777777" w:rsidTr="00F71A9A">
        <w:trPr>
          <w:gridBefore w:val="1"/>
          <w:wBefore w:w="24" w:type="dxa"/>
          <w:trHeight w:val="20"/>
        </w:trPr>
        <w:tc>
          <w:tcPr>
            <w:tcW w:w="550" w:type="dxa"/>
            <w:tcBorders>
              <w:top w:val="single" w:sz="4" w:space="0" w:color="000000"/>
              <w:left w:val="single" w:sz="4" w:space="0" w:color="000000"/>
              <w:bottom w:val="single" w:sz="4" w:space="0" w:color="000000"/>
              <w:right w:val="single" w:sz="4" w:space="0" w:color="000000"/>
            </w:tcBorders>
          </w:tcPr>
          <w:p w14:paraId="5F395901" w14:textId="3338A5FF" w:rsidR="003660A7" w:rsidRPr="00F71A9A" w:rsidRDefault="00C70E1F" w:rsidP="00AC7CBE">
            <w:pPr>
              <w:spacing w:after="0" w:line="240" w:lineRule="auto"/>
              <w:contextualSpacing/>
              <w:rPr>
                <w:rFonts w:ascii="Gill Sans MT" w:eastAsia="Calibri" w:hAnsi="Gill Sans MT" w:cs="Times New Roman"/>
                <w:sz w:val="20"/>
                <w:szCs w:val="20"/>
              </w:rPr>
            </w:pPr>
            <w:r w:rsidRPr="00F71A9A">
              <w:rPr>
                <w:rFonts w:ascii="Gill Sans MT" w:eastAsia="Calibri" w:hAnsi="Gill Sans MT" w:cs="Times New Roman"/>
                <w:sz w:val="20"/>
                <w:szCs w:val="20"/>
              </w:rPr>
              <w:t>D17</w:t>
            </w:r>
          </w:p>
        </w:tc>
        <w:tc>
          <w:tcPr>
            <w:tcW w:w="5130" w:type="dxa"/>
            <w:tcBorders>
              <w:top w:val="single" w:sz="4" w:space="0" w:color="000000"/>
              <w:left w:val="single" w:sz="4" w:space="0" w:color="000000"/>
              <w:bottom w:val="single" w:sz="4" w:space="0" w:color="000000"/>
            </w:tcBorders>
          </w:tcPr>
          <w:p w14:paraId="36185CB2" w14:textId="2E916063" w:rsidR="003660A7" w:rsidRPr="00F71A9A" w:rsidRDefault="003660A7" w:rsidP="00901471">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How likely is it that a chief will sell or give away </w:t>
            </w:r>
            <w:r w:rsidR="00901471" w:rsidRPr="00F71A9A">
              <w:rPr>
                <w:rFonts w:ascii="Gill Sans MT" w:hAnsi="Gill Sans MT"/>
                <w:color w:val="000000"/>
                <w:sz w:val="20"/>
                <w:szCs w:val="20"/>
              </w:rPr>
              <w:t>the customary forestland used by this</w:t>
            </w:r>
            <w:r w:rsidRPr="00F71A9A">
              <w:rPr>
                <w:rFonts w:ascii="Gill Sans MT" w:hAnsi="Gill Sans MT"/>
                <w:color w:val="000000"/>
                <w:sz w:val="20"/>
                <w:szCs w:val="20"/>
              </w:rPr>
              <w:t xml:space="preserve"> village for investment purposes more than 3 years into the future</w:t>
            </w:r>
            <w:r w:rsidR="00E45EEA" w:rsidRPr="00F71A9A">
              <w:rPr>
                <w:rFonts w:ascii="Gill Sans MT" w:hAnsi="Gill Sans MT"/>
                <w:color w:val="000000"/>
                <w:sz w:val="20"/>
                <w:szCs w:val="20"/>
              </w:rPr>
              <w:t xml:space="preserve"> without authorization from the community</w:t>
            </w:r>
            <w:r w:rsidRPr="00F71A9A">
              <w:rPr>
                <w:rFonts w:ascii="Gill Sans MT" w:hAnsi="Gill Sans MT"/>
                <w:color w:val="000000"/>
                <w:sz w:val="20"/>
                <w:szCs w:val="20"/>
              </w:rPr>
              <w:t>?</w:t>
            </w:r>
            <w:r w:rsidRPr="00F71A9A">
              <w:rPr>
                <w:rFonts w:ascii="Gill Sans MT" w:hAnsi="Gill Sans MT"/>
                <w:sz w:val="20"/>
                <w:szCs w:val="20"/>
              </w:rPr>
              <w:t xml:space="preserve"> </w:t>
            </w:r>
            <w:r w:rsidRPr="00F71A9A">
              <w:rPr>
                <w:rFonts w:ascii="Gill Sans MT" w:hAnsi="Gill Sans MT"/>
                <w:b/>
                <w:sz w:val="20"/>
                <w:szCs w:val="20"/>
              </w:rPr>
              <w:t>(</w:t>
            </w:r>
            <w:r w:rsidRPr="00F71A9A">
              <w:rPr>
                <w:rFonts w:ascii="Gill Sans MT" w:hAnsi="Gill Sans MT"/>
                <w:b/>
                <w:color w:val="000000"/>
                <w:sz w:val="20"/>
                <w:szCs w:val="20"/>
              </w:rPr>
              <w:t>hchiefsell3)</w:t>
            </w:r>
          </w:p>
        </w:tc>
        <w:tc>
          <w:tcPr>
            <w:tcW w:w="3678" w:type="dxa"/>
            <w:gridSpan w:val="2"/>
            <w:tcBorders>
              <w:top w:val="single" w:sz="4" w:space="0" w:color="000000"/>
              <w:bottom w:val="single" w:sz="4" w:space="0" w:color="000000"/>
              <w:right w:val="single" w:sz="18" w:space="0" w:color="000000"/>
            </w:tcBorders>
          </w:tcPr>
          <w:p w14:paraId="5FA8F0A1"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1=Impossible/would never happen</w:t>
            </w:r>
          </w:p>
          <w:p w14:paraId="6F2433C4"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2=Highly Unlikely</w:t>
            </w:r>
          </w:p>
          <w:p w14:paraId="5AE2D9E4"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3=Unlikely  </w:t>
            </w:r>
          </w:p>
          <w:p w14:paraId="4BCDEB0D"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4=Unsure/Don't know</w:t>
            </w:r>
          </w:p>
          <w:p w14:paraId="35BF28CA"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5=Likely</w:t>
            </w:r>
          </w:p>
          <w:p w14:paraId="018CA9C6"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6=Highly Likely </w:t>
            </w:r>
          </w:p>
          <w:p w14:paraId="0C59C2FC"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7=Happening right now </w:t>
            </w:r>
          </w:p>
          <w:p w14:paraId="6A99FDE9"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888=Don't know</w:t>
            </w:r>
          </w:p>
          <w:p w14:paraId="30AEBA1C" w14:textId="77777777" w:rsidR="003660A7" w:rsidRPr="00F71A9A" w:rsidRDefault="003660A7"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999=Prefer not to respond</w:t>
            </w:r>
          </w:p>
        </w:tc>
        <w:tc>
          <w:tcPr>
            <w:tcW w:w="732" w:type="dxa"/>
            <w:gridSpan w:val="2"/>
            <w:tcBorders>
              <w:top w:val="single" w:sz="18" w:space="0" w:color="000000"/>
              <w:left w:val="single" w:sz="18" w:space="0" w:color="000000"/>
              <w:bottom w:val="single" w:sz="18" w:space="0" w:color="000000"/>
              <w:right w:val="single" w:sz="18" w:space="0" w:color="000000"/>
            </w:tcBorders>
          </w:tcPr>
          <w:p w14:paraId="3A2699E4" w14:textId="77777777" w:rsidR="003660A7" w:rsidRPr="00F71A9A" w:rsidRDefault="003660A7"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F71A9A" w:rsidRPr="00F71A9A" w14:paraId="6828BA9B" w14:textId="77777777" w:rsidTr="00F71A9A">
        <w:tblPrEx>
          <w:tblCellMar>
            <w:left w:w="29" w:type="dxa"/>
            <w:right w:w="29" w:type="dxa"/>
          </w:tblCellMar>
        </w:tblPrEx>
        <w:trPr>
          <w:trHeight w:val="20"/>
        </w:trPr>
        <w:tc>
          <w:tcPr>
            <w:tcW w:w="574" w:type="dxa"/>
            <w:gridSpan w:val="2"/>
            <w:tcBorders>
              <w:top w:val="single" w:sz="4" w:space="0" w:color="000000"/>
              <w:left w:val="single" w:sz="4" w:space="0" w:color="000000"/>
              <w:bottom w:val="single" w:sz="4" w:space="0" w:color="000000"/>
              <w:right w:val="single" w:sz="4" w:space="0" w:color="auto"/>
            </w:tcBorders>
          </w:tcPr>
          <w:p w14:paraId="668C600B" w14:textId="77777777" w:rsidR="00F71A9A" w:rsidRPr="00F71A9A" w:rsidRDefault="00F71A9A" w:rsidP="00F71A9A">
            <w:pPr>
              <w:spacing w:after="0"/>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F.17</w:t>
            </w:r>
          </w:p>
        </w:tc>
        <w:tc>
          <w:tcPr>
            <w:tcW w:w="5130" w:type="dxa"/>
            <w:tcBorders>
              <w:top w:val="single" w:sz="4" w:space="0" w:color="000000"/>
              <w:left w:val="single" w:sz="4" w:space="0" w:color="auto"/>
              <w:bottom w:val="single" w:sz="4" w:space="0" w:color="000000"/>
            </w:tcBorders>
          </w:tcPr>
          <w:p w14:paraId="324D7770" w14:textId="77777777" w:rsidR="00F71A9A" w:rsidRPr="00F71A9A" w:rsidRDefault="00F71A9A" w:rsidP="00F71A9A">
            <w:pPr>
              <w:spacing w:after="0"/>
              <w:rPr>
                <w:rFonts w:ascii="Gill Sans MT" w:hAnsi="Gill Sans MT" w:cs="Arial"/>
                <w:sz w:val="20"/>
                <w:szCs w:val="20"/>
              </w:rPr>
            </w:pPr>
            <w:r w:rsidRPr="00F71A9A">
              <w:rPr>
                <w:rFonts w:ascii="Gill Sans MT" w:hAnsi="Gill Sans MT" w:cs="Arial"/>
                <w:sz w:val="20"/>
                <w:szCs w:val="20"/>
              </w:rPr>
              <w:t>Are there any forests that your community used to access that your community is no longer allowed to access?</w:t>
            </w:r>
          </w:p>
          <w:p w14:paraId="60EBDDAD" w14:textId="77777777" w:rsidR="00F71A9A" w:rsidRPr="00F71A9A" w:rsidRDefault="00F71A9A" w:rsidP="00F71A9A">
            <w:pPr>
              <w:spacing w:after="0"/>
              <w:rPr>
                <w:rFonts w:ascii="Gill Sans MT" w:eastAsia="Calibri" w:hAnsi="Gill Sans MT" w:cs="Times New Roman"/>
                <w:w w:val="105"/>
                <w:sz w:val="20"/>
                <w:szCs w:val="20"/>
              </w:rPr>
            </w:pPr>
            <w:r w:rsidRPr="00F71A9A">
              <w:rPr>
                <w:rFonts w:ascii="Gill Sans MT" w:hAnsi="Gill Sans MT" w:cs="Arial"/>
                <w:i/>
                <w:sz w:val="20"/>
                <w:szCs w:val="20"/>
              </w:rPr>
              <w:t>If 0, skip to Section G</w:t>
            </w:r>
            <w:r w:rsidRPr="00F71A9A">
              <w:rPr>
                <w:rFonts w:ascii="Gill Sans MT" w:hAnsi="Gill Sans MT" w:cs="Arial"/>
                <w:sz w:val="20"/>
                <w:szCs w:val="20"/>
              </w:rPr>
              <w:t xml:space="preserve"> </w:t>
            </w:r>
          </w:p>
        </w:tc>
        <w:tc>
          <w:tcPr>
            <w:tcW w:w="3690" w:type="dxa"/>
            <w:gridSpan w:val="3"/>
            <w:tcBorders>
              <w:top w:val="single" w:sz="4" w:space="0" w:color="000000"/>
              <w:bottom w:val="single" w:sz="4" w:space="0" w:color="000000"/>
              <w:right w:val="single" w:sz="18" w:space="0" w:color="000000"/>
            </w:tcBorders>
          </w:tcPr>
          <w:p w14:paraId="53A41575" w14:textId="77777777" w:rsidR="00F71A9A" w:rsidRPr="00F71A9A" w:rsidRDefault="00F71A9A" w:rsidP="00F71A9A">
            <w:pPr>
              <w:spacing w:after="0"/>
              <w:rPr>
                <w:rFonts w:ascii="Gill Sans MT" w:hAnsi="Gill Sans MT"/>
                <w:sz w:val="20"/>
                <w:szCs w:val="20"/>
              </w:rPr>
            </w:pPr>
            <w:r w:rsidRPr="00F71A9A">
              <w:rPr>
                <w:rFonts w:ascii="Gill Sans MT" w:hAnsi="Gill Sans MT"/>
                <w:sz w:val="20"/>
                <w:szCs w:val="20"/>
              </w:rPr>
              <w:t>0=No</w:t>
            </w:r>
          </w:p>
          <w:p w14:paraId="58D7FAA6" w14:textId="77777777" w:rsidR="00F71A9A" w:rsidRPr="00F71A9A" w:rsidRDefault="00F71A9A" w:rsidP="00F71A9A">
            <w:pPr>
              <w:spacing w:after="0"/>
              <w:rPr>
                <w:rFonts w:ascii="Gill Sans MT" w:hAnsi="Gill Sans MT"/>
                <w:sz w:val="20"/>
                <w:szCs w:val="20"/>
              </w:rPr>
            </w:pPr>
            <w:r w:rsidRPr="00F71A9A">
              <w:rPr>
                <w:rFonts w:ascii="Gill Sans MT" w:hAnsi="Gill Sans MT"/>
                <w:sz w:val="20"/>
                <w:szCs w:val="20"/>
              </w:rPr>
              <w:t>1=Yes</w:t>
            </w:r>
            <w:r w:rsidRPr="00F71A9A" w:rsidDel="00226116">
              <w:rPr>
                <w:rFonts w:ascii="Gill Sans MT" w:hAnsi="Gill Sans MT"/>
                <w:sz w:val="20"/>
                <w:szCs w:val="20"/>
              </w:rPr>
              <w:t xml:space="preserve"> </w:t>
            </w:r>
          </w:p>
          <w:p w14:paraId="70B7A7A4" w14:textId="77777777" w:rsidR="00F71A9A" w:rsidRPr="00F71A9A" w:rsidRDefault="00F71A9A" w:rsidP="00F71A9A">
            <w:pPr>
              <w:spacing w:after="0"/>
              <w:rPr>
                <w:rFonts w:ascii="Gill Sans MT" w:hAnsi="Gill Sans MT"/>
                <w:sz w:val="20"/>
                <w:szCs w:val="20"/>
              </w:rPr>
            </w:pPr>
            <w:r w:rsidRPr="00F71A9A">
              <w:rPr>
                <w:rFonts w:ascii="Gill Sans MT" w:hAnsi="Gill Sans MT"/>
                <w:sz w:val="20"/>
                <w:szCs w:val="20"/>
              </w:rPr>
              <w:t>888=Don’t know</w:t>
            </w:r>
          </w:p>
          <w:p w14:paraId="50A729A6" w14:textId="77777777" w:rsidR="00F71A9A" w:rsidRPr="00F71A9A" w:rsidRDefault="00F71A9A" w:rsidP="00F71A9A">
            <w:pPr>
              <w:spacing w:after="0"/>
              <w:rPr>
                <w:rFonts w:ascii="Gill Sans MT" w:hAnsi="Gill Sans MT"/>
                <w:sz w:val="20"/>
                <w:szCs w:val="20"/>
              </w:rPr>
            </w:pPr>
            <w:r w:rsidRPr="00F71A9A">
              <w:rPr>
                <w:rFonts w:ascii="Gill Sans MT" w:hAnsi="Gill Sans MT"/>
                <w:sz w:val="20"/>
                <w:szCs w:val="20"/>
              </w:rPr>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37F5B4E0" w14:textId="77777777" w:rsidR="00F71A9A" w:rsidRPr="00F71A9A" w:rsidRDefault="00F71A9A" w:rsidP="00F71A9A">
            <w:pPr>
              <w:spacing w:after="0"/>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F71A9A" w:rsidRPr="00F71A9A" w14:paraId="20A300F2" w14:textId="77777777" w:rsidTr="00F71A9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CellMar>
            <w:left w:w="29" w:type="dxa"/>
            <w:right w:w="29" w:type="dxa"/>
          </w:tblCellMar>
        </w:tblPrEx>
        <w:trPr>
          <w:trHeight w:val="20"/>
        </w:trPr>
        <w:tc>
          <w:tcPr>
            <w:tcW w:w="574" w:type="dxa"/>
            <w:gridSpan w:val="2"/>
            <w:tcBorders>
              <w:right w:val="single" w:sz="4" w:space="0" w:color="auto"/>
            </w:tcBorders>
          </w:tcPr>
          <w:p w14:paraId="7D8BC637" w14:textId="77777777" w:rsidR="00F71A9A" w:rsidRPr="00F71A9A" w:rsidRDefault="00F71A9A" w:rsidP="00F71A9A">
            <w:pPr>
              <w:spacing w:after="0"/>
              <w:rPr>
                <w:rFonts w:ascii="Gill Sans MT" w:hAnsi="Gill Sans MT"/>
                <w:sz w:val="20"/>
                <w:szCs w:val="20"/>
              </w:rPr>
            </w:pPr>
            <w:r w:rsidRPr="00F71A9A">
              <w:rPr>
                <w:rFonts w:ascii="Gill Sans MT" w:hAnsi="Gill Sans MT"/>
                <w:sz w:val="20"/>
                <w:szCs w:val="20"/>
              </w:rPr>
              <w:lastRenderedPageBreak/>
              <w:t>F.18</w:t>
            </w:r>
          </w:p>
        </w:tc>
        <w:tc>
          <w:tcPr>
            <w:tcW w:w="5130" w:type="dxa"/>
            <w:tcBorders>
              <w:left w:val="single" w:sz="4" w:space="0" w:color="auto"/>
              <w:right w:val="single" w:sz="18" w:space="0" w:color="000000"/>
            </w:tcBorders>
          </w:tcPr>
          <w:p w14:paraId="76401A1F" w14:textId="77777777" w:rsidR="00F71A9A" w:rsidRPr="00F71A9A" w:rsidRDefault="00F71A9A" w:rsidP="00F71A9A">
            <w:pPr>
              <w:spacing w:after="0"/>
              <w:rPr>
                <w:rFonts w:ascii="Gill Sans MT" w:hAnsi="Gill Sans MT"/>
                <w:w w:val="105"/>
                <w:sz w:val="20"/>
                <w:szCs w:val="20"/>
              </w:rPr>
            </w:pPr>
            <w:r w:rsidRPr="00F71A9A">
              <w:rPr>
                <w:rFonts w:ascii="Gill Sans MT" w:hAnsi="Gill Sans MT" w:cs="Arial"/>
                <w:sz w:val="20"/>
                <w:szCs w:val="20"/>
              </w:rPr>
              <w:t xml:space="preserve">What are the names of the forests where your community lost access? </w:t>
            </w:r>
          </w:p>
        </w:tc>
        <w:tc>
          <w:tcPr>
            <w:tcW w:w="4410" w:type="dxa"/>
            <w:gridSpan w:val="4"/>
            <w:tcBorders>
              <w:top w:val="single" w:sz="18" w:space="0" w:color="000000"/>
              <w:left w:val="single" w:sz="18" w:space="0" w:color="000000"/>
              <w:bottom w:val="single" w:sz="18" w:space="0" w:color="000000"/>
              <w:right w:val="single" w:sz="18" w:space="0" w:color="000000"/>
            </w:tcBorders>
          </w:tcPr>
          <w:p w14:paraId="14371811" w14:textId="77777777" w:rsidR="00F71A9A" w:rsidRPr="00F71A9A" w:rsidRDefault="00F71A9A" w:rsidP="00F71A9A">
            <w:pPr>
              <w:spacing w:after="0"/>
              <w:rPr>
                <w:rFonts w:ascii="Gill Sans MT" w:hAnsi="Gill Sans MT"/>
                <w:w w:val="105"/>
                <w:sz w:val="20"/>
                <w:szCs w:val="20"/>
              </w:rPr>
            </w:pPr>
            <w:r w:rsidRPr="00F71A9A">
              <w:rPr>
                <w:rFonts w:ascii="Gill Sans MT" w:hAnsi="Gill Sans MT"/>
                <w:i/>
                <w:color w:val="A6A6A6" w:themeColor="background1" w:themeShade="A6"/>
                <w:sz w:val="20"/>
                <w:szCs w:val="20"/>
              </w:rPr>
              <w:t>(Text)</w:t>
            </w:r>
          </w:p>
        </w:tc>
      </w:tr>
      <w:tr w:rsidR="00F71A9A" w:rsidRPr="00F71A9A" w14:paraId="7D4D00CA" w14:textId="77777777" w:rsidTr="00F71A9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CellMar>
            <w:left w:w="29" w:type="dxa"/>
            <w:right w:w="29" w:type="dxa"/>
          </w:tblCellMar>
        </w:tblPrEx>
        <w:trPr>
          <w:trHeight w:val="20"/>
        </w:trPr>
        <w:tc>
          <w:tcPr>
            <w:tcW w:w="574" w:type="dxa"/>
            <w:gridSpan w:val="2"/>
            <w:tcBorders>
              <w:top w:val="single" w:sz="4" w:space="0" w:color="000000"/>
              <w:left w:val="single" w:sz="4" w:space="0" w:color="auto"/>
              <w:bottom w:val="single" w:sz="4" w:space="0" w:color="000000"/>
              <w:right w:val="single" w:sz="4" w:space="0" w:color="auto"/>
            </w:tcBorders>
            <w:shd w:val="clear" w:color="auto" w:fill="D6E3BC" w:themeFill="accent3" w:themeFillTint="66"/>
          </w:tcPr>
          <w:p w14:paraId="2868034E" w14:textId="77777777" w:rsidR="00F71A9A" w:rsidRPr="00F71A9A" w:rsidRDefault="00F71A9A" w:rsidP="00F71A9A">
            <w:pPr>
              <w:spacing w:after="0"/>
              <w:rPr>
                <w:rFonts w:ascii="Gill Sans MT" w:hAnsi="Gill Sans MT"/>
                <w:sz w:val="20"/>
                <w:szCs w:val="20"/>
              </w:rPr>
            </w:pPr>
            <w:r w:rsidRPr="00F71A9A">
              <w:rPr>
                <w:rFonts w:ascii="Gill Sans MT" w:hAnsi="Gill Sans MT"/>
                <w:sz w:val="20"/>
                <w:szCs w:val="20"/>
              </w:rPr>
              <w:t>F.19</w:t>
            </w:r>
          </w:p>
        </w:tc>
        <w:tc>
          <w:tcPr>
            <w:tcW w:w="5130" w:type="dxa"/>
            <w:tcBorders>
              <w:top w:val="single" w:sz="4" w:space="0" w:color="000000"/>
              <w:left w:val="single" w:sz="4" w:space="0" w:color="auto"/>
              <w:bottom w:val="single" w:sz="4" w:space="0" w:color="000000"/>
              <w:right w:val="single" w:sz="18" w:space="0" w:color="000000"/>
            </w:tcBorders>
            <w:shd w:val="clear" w:color="auto" w:fill="D6E3BC" w:themeFill="accent3" w:themeFillTint="66"/>
          </w:tcPr>
          <w:p w14:paraId="1E6EC799" w14:textId="77777777" w:rsidR="00F71A9A" w:rsidRDefault="00F71A9A" w:rsidP="00F71A9A">
            <w:pPr>
              <w:spacing w:after="0"/>
              <w:rPr>
                <w:ins w:id="32" w:author="Heather Huntington" w:date="2014-11-18T09:51:00Z"/>
                <w:rFonts w:ascii="Gill Sans MT" w:hAnsi="Gill Sans MT" w:cs="Arial"/>
                <w:sz w:val="20"/>
                <w:szCs w:val="20"/>
              </w:rPr>
            </w:pPr>
            <w:commentRangeStart w:id="33"/>
            <w:commentRangeStart w:id="34"/>
            <w:r w:rsidRPr="00F71A9A">
              <w:rPr>
                <w:rFonts w:ascii="Gill Sans MT" w:hAnsi="Gill Sans MT" w:cs="Arial"/>
                <w:sz w:val="20"/>
                <w:szCs w:val="20"/>
              </w:rPr>
              <w:t>Why</w:t>
            </w:r>
            <w:commentRangeEnd w:id="33"/>
            <w:r w:rsidR="00B045F7">
              <w:rPr>
                <w:rStyle w:val="CommentReference"/>
              </w:rPr>
              <w:commentReference w:id="33"/>
            </w:r>
            <w:r w:rsidRPr="00F71A9A">
              <w:rPr>
                <w:rFonts w:ascii="Gill Sans MT" w:hAnsi="Gill Sans MT" w:cs="Arial"/>
                <w:sz w:val="20"/>
                <w:szCs w:val="20"/>
              </w:rPr>
              <w:t xml:space="preserve"> did your community lose access? </w:t>
            </w:r>
            <w:commentRangeEnd w:id="34"/>
            <w:r w:rsidR="007A267C">
              <w:rPr>
                <w:rStyle w:val="CommentReference"/>
              </w:rPr>
              <w:commentReference w:id="34"/>
            </w:r>
          </w:p>
          <w:p w14:paraId="5D21B9CF" w14:textId="5F2258AE" w:rsidR="004B25E7" w:rsidRDefault="004B25E7" w:rsidP="004B25E7">
            <w:pPr>
              <w:spacing w:after="0"/>
              <w:rPr>
                <w:ins w:id="35" w:author="Heather Huntington" w:date="2014-11-18T09:53:00Z"/>
              </w:rPr>
            </w:pPr>
            <w:ins w:id="36" w:author="Heather Huntington" w:date="2014-11-18T09:52:00Z">
              <w:r>
                <w:t>Government</w:t>
              </w:r>
            </w:ins>
            <w:ins w:id="37" w:author="Heather Huntington" w:date="2014-11-18T09:53:00Z">
              <w:r w:rsidR="007A267C">
                <w:t xml:space="preserve"> instituted strict entry</w:t>
              </w:r>
            </w:ins>
          </w:p>
          <w:p w14:paraId="43B0F7DB" w14:textId="7AD9D73E" w:rsidR="007A267C" w:rsidRDefault="007A267C" w:rsidP="004B25E7">
            <w:pPr>
              <w:spacing w:after="0"/>
              <w:rPr>
                <w:ins w:id="38" w:author="Heather Huntington" w:date="2014-11-18T09:53:00Z"/>
              </w:rPr>
            </w:pPr>
            <w:ins w:id="39" w:author="Heather Huntington" w:date="2014-11-18T09:53:00Z">
              <w:r>
                <w:t>Government instituted fee for entry</w:t>
              </w:r>
            </w:ins>
          </w:p>
          <w:p w14:paraId="2144EDBC" w14:textId="29B25DDF" w:rsidR="007A267C" w:rsidRDefault="007A267C" w:rsidP="004B25E7">
            <w:pPr>
              <w:spacing w:after="0"/>
              <w:rPr>
                <w:ins w:id="40" w:author="Heather Huntington" w:date="2014-11-18T09:54:00Z"/>
              </w:rPr>
            </w:pPr>
            <w:ins w:id="41" w:author="Heather Huntington" w:date="2014-11-18T09:53:00Z">
              <w:r>
                <w:t xml:space="preserve">Private landowner </w:t>
              </w:r>
            </w:ins>
            <w:ins w:id="42" w:author="Heather Huntington" w:date="2014-11-18T09:54:00Z">
              <w:r>
                <w:t>restricts use/access</w:t>
              </w:r>
            </w:ins>
          </w:p>
          <w:p w14:paraId="680730E5" w14:textId="4850EBF3" w:rsidR="007A267C" w:rsidRDefault="007A267C" w:rsidP="004B25E7">
            <w:pPr>
              <w:spacing w:after="0"/>
              <w:rPr>
                <w:ins w:id="43" w:author="Heather Huntington" w:date="2014-11-18T09:53:00Z"/>
              </w:rPr>
            </w:pPr>
            <w:ins w:id="44" w:author="Heather Huntington" w:date="2014-11-18T09:54:00Z">
              <w:r w:rsidRPr="004B25E7">
                <w:t>Private compa</w:t>
              </w:r>
              <w:r>
                <w:t>ny restricts use/access</w:t>
              </w:r>
            </w:ins>
          </w:p>
          <w:p w14:paraId="6C60FFD0" w14:textId="3AC8022A" w:rsidR="007A267C" w:rsidRDefault="007A267C" w:rsidP="004B25E7">
            <w:pPr>
              <w:spacing w:after="0"/>
              <w:rPr>
                <w:ins w:id="45" w:author="Heather Huntington" w:date="2014-11-18T09:54:00Z"/>
              </w:rPr>
            </w:pPr>
            <w:ins w:id="46" w:author="Heather Huntington" w:date="2014-11-18T09:53:00Z">
              <w:r>
                <w:t>Chief placed</w:t>
              </w:r>
            </w:ins>
            <w:ins w:id="47" w:author="Heather Huntington" w:date="2014-11-18T09:54:00Z">
              <w:r>
                <w:t xml:space="preserve"> restrictions on use/access</w:t>
              </w:r>
            </w:ins>
          </w:p>
          <w:p w14:paraId="637895C7" w14:textId="2416DE98" w:rsidR="007A267C" w:rsidRPr="004B25E7" w:rsidRDefault="007A267C" w:rsidP="004B25E7">
            <w:pPr>
              <w:spacing w:after="0"/>
              <w:rPr>
                <w:ins w:id="48" w:author="Heather Huntington" w:date="2014-11-18T09:51:00Z"/>
              </w:rPr>
            </w:pPr>
            <w:ins w:id="49" w:author="Heather Huntington" w:date="2014-11-18T09:54:00Z">
              <w:r>
                <w:t xml:space="preserve">Other, specify </w:t>
              </w:r>
            </w:ins>
          </w:p>
          <w:p w14:paraId="39539470" w14:textId="77777777" w:rsidR="004B25E7" w:rsidRPr="004B25E7" w:rsidRDefault="004B25E7" w:rsidP="004B25E7">
            <w:pPr>
              <w:spacing w:after="0"/>
              <w:rPr>
                <w:w w:val="105"/>
              </w:rPr>
            </w:pPr>
          </w:p>
        </w:tc>
        <w:tc>
          <w:tcPr>
            <w:tcW w:w="4410" w:type="dxa"/>
            <w:gridSpan w:val="4"/>
            <w:tcBorders>
              <w:top w:val="single" w:sz="18" w:space="0" w:color="000000"/>
              <w:left w:val="single" w:sz="18" w:space="0" w:color="000000"/>
              <w:bottom w:val="single" w:sz="18" w:space="0" w:color="000000"/>
              <w:right w:val="single" w:sz="18" w:space="0" w:color="000000"/>
            </w:tcBorders>
            <w:shd w:val="clear" w:color="auto" w:fill="D6E3BC" w:themeFill="accent3" w:themeFillTint="66"/>
          </w:tcPr>
          <w:p w14:paraId="56726301" w14:textId="77777777" w:rsidR="00F71A9A" w:rsidRPr="00F71A9A" w:rsidRDefault="00F71A9A" w:rsidP="00F71A9A">
            <w:pPr>
              <w:spacing w:after="0"/>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(Text)</w:t>
            </w:r>
          </w:p>
        </w:tc>
      </w:tr>
      <w:tr w:rsidR="00F71A9A" w:rsidRPr="00F71A9A" w14:paraId="66D72ED5" w14:textId="77777777" w:rsidTr="00F71A9A">
        <w:tblPrEx>
          <w:tblCellMar>
            <w:left w:w="29" w:type="dxa"/>
            <w:right w:w="29" w:type="dxa"/>
          </w:tblCellMar>
        </w:tblPrEx>
        <w:trPr>
          <w:trHeight w:val="20"/>
        </w:trPr>
        <w:tc>
          <w:tcPr>
            <w:tcW w:w="574" w:type="dxa"/>
            <w:gridSpan w:val="2"/>
            <w:tcBorders>
              <w:top w:val="single" w:sz="4" w:space="0" w:color="000000"/>
              <w:left w:val="single" w:sz="4" w:space="0" w:color="000000"/>
              <w:bottom w:val="single" w:sz="4" w:space="0" w:color="000000"/>
              <w:right w:val="single" w:sz="4" w:space="0" w:color="auto"/>
            </w:tcBorders>
            <w:shd w:val="clear" w:color="auto" w:fill="D6E3BC" w:themeFill="accent3" w:themeFillTint="66"/>
          </w:tcPr>
          <w:p w14:paraId="0E244703" w14:textId="638A22A5" w:rsidR="00F71A9A" w:rsidRPr="00F71A9A" w:rsidRDefault="00F71A9A" w:rsidP="00F71A9A">
            <w:pPr>
              <w:spacing w:after="0"/>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F.20</w:t>
            </w:r>
          </w:p>
        </w:tc>
        <w:tc>
          <w:tcPr>
            <w:tcW w:w="5130" w:type="dxa"/>
            <w:tcBorders>
              <w:top w:val="single" w:sz="4" w:space="0" w:color="000000"/>
              <w:left w:val="single" w:sz="4" w:space="0" w:color="auto"/>
              <w:bottom w:val="single" w:sz="4" w:space="0" w:color="000000"/>
            </w:tcBorders>
            <w:shd w:val="clear" w:color="auto" w:fill="D6E3BC" w:themeFill="accent3" w:themeFillTint="66"/>
          </w:tcPr>
          <w:p w14:paraId="20C4FADC" w14:textId="77777777" w:rsidR="00F71A9A" w:rsidRPr="00F71A9A" w:rsidRDefault="00F71A9A" w:rsidP="00F71A9A">
            <w:pPr>
              <w:spacing w:after="0"/>
              <w:rPr>
                <w:rFonts w:ascii="Gill Sans MT" w:eastAsia="Calibri" w:hAnsi="Gill Sans MT" w:cs="Times New Roman"/>
                <w:w w:val="105"/>
                <w:sz w:val="20"/>
                <w:szCs w:val="20"/>
              </w:rPr>
            </w:pPr>
            <w:r w:rsidRPr="00F71A9A">
              <w:rPr>
                <w:rFonts w:ascii="Gill Sans MT" w:hAnsi="Gill Sans MT" w:cs="Arial"/>
                <w:sz w:val="20"/>
                <w:szCs w:val="20"/>
              </w:rPr>
              <w:t xml:space="preserve">Please describe the impact of loosing access on your community </w:t>
            </w:r>
          </w:p>
        </w:tc>
        <w:tc>
          <w:tcPr>
            <w:tcW w:w="3510" w:type="dxa"/>
            <w:tcBorders>
              <w:top w:val="single" w:sz="4" w:space="0" w:color="000000"/>
              <w:bottom w:val="single" w:sz="4" w:space="0" w:color="000000"/>
              <w:right w:val="single" w:sz="18" w:space="0" w:color="000000"/>
            </w:tcBorders>
            <w:shd w:val="clear" w:color="auto" w:fill="D6E3BC" w:themeFill="accent3" w:themeFillTint="66"/>
          </w:tcPr>
          <w:p w14:paraId="3FD88950" w14:textId="77777777" w:rsidR="00F71A9A" w:rsidRPr="00F71A9A" w:rsidRDefault="00F71A9A" w:rsidP="00F71A9A">
            <w:pPr>
              <w:spacing w:after="0"/>
              <w:rPr>
                <w:rFonts w:ascii="Gill Sans MT" w:hAnsi="Gill Sans MT"/>
                <w:sz w:val="20"/>
                <w:szCs w:val="20"/>
              </w:rPr>
            </w:pPr>
          </w:p>
          <w:p w14:paraId="71188F29" w14:textId="77777777" w:rsidR="00F71A9A" w:rsidRPr="00F71A9A" w:rsidRDefault="00F71A9A" w:rsidP="00F71A9A">
            <w:pPr>
              <w:spacing w:after="0"/>
              <w:rPr>
                <w:rFonts w:ascii="Gill Sans MT" w:hAnsi="Gill Sans MT"/>
                <w:sz w:val="20"/>
                <w:szCs w:val="20"/>
              </w:rPr>
            </w:pPr>
          </w:p>
        </w:tc>
        <w:tc>
          <w:tcPr>
            <w:tcW w:w="900" w:type="dxa"/>
            <w:gridSpan w:val="3"/>
            <w:tcBorders>
              <w:top w:val="single" w:sz="18" w:space="0" w:color="000000"/>
              <w:left w:val="single" w:sz="18" w:space="0" w:color="000000"/>
              <w:bottom w:val="single" w:sz="18" w:space="0" w:color="000000"/>
              <w:right w:val="single" w:sz="18" w:space="0" w:color="000000"/>
            </w:tcBorders>
            <w:shd w:val="clear" w:color="auto" w:fill="D6E3BC" w:themeFill="accent3" w:themeFillTint="66"/>
          </w:tcPr>
          <w:p w14:paraId="56391493" w14:textId="77777777" w:rsidR="00F71A9A" w:rsidRPr="00F71A9A" w:rsidRDefault="00F71A9A" w:rsidP="00F71A9A">
            <w:pPr>
              <w:spacing w:after="0"/>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bl>
    <w:p w14:paraId="682C7CA4" w14:textId="77777777" w:rsidR="00F71A9A" w:rsidRPr="00F71A9A" w:rsidRDefault="00F71A9A" w:rsidP="00F71A9A">
      <w:pPr>
        <w:rPr>
          <w:ins w:id="50" w:author="Aleta Haflett" w:date="2014-11-04T15:53:00Z"/>
          <w:rFonts w:ascii="Gill Sans MT" w:eastAsia="Times New Roman" w:hAnsi="Gill Sans MT" w:cs="Times New Roman"/>
          <w:b/>
          <w:bCs/>
          <w:color w:val="000000"/>
          <w:sz w:val="20"/>
          <w:szCs w:val="20"/>
          <w:lang w:eastAsia="zh-CN"/>
        </w:rPr>
      </w:pPr>
      <w:ins w:id="51" w:author="Aleta Haflett" w:date="2014-11-04T15:53:00Z">
        <w:r w:rsidRPr="00F71A9A">
          <w:rPr>
            <w:rFonts w:ascii="Gill Sans MT" w:eastAsia="Times New Roman" w:hAnsi="Gill Sans MT" w:cs="Times New Roman"/>
            <w:b/>
            <w:bCs/>
            <w:color w:val="000000"/>
            <w:sz w:val="20"/>
            <w:szCs w:val="20"/>
          </w:rPr>
          <w:br w:type="page"/>
        </w:r>
      </w:ins>
    </w:p>
    <w:p w14:paraId="43E99BAB" w14:textId="7405D339" w:rsidR="0097103A" w:rsidRPr="00F71A9A" w:rsidRDefault="0097103A" w:rsidP="00341470">
      <w:pPr>
        <w:rPr>
          <w:rFonts w:ascii="Gill Sans MT" w:eastAsia="Times New Roman" w:hAnsi="Gill Sans MT" w:cs="Times New Roman"/>
          <w:b/>
          <w:bCs/>
          <w:color w:val="000000"/>
          <w:sz w:val="20"/>
          <w:szCs w:val="20"/>
        </w:rPr>
      </w:pPr>
      <w:commentRangeStart w:id="52"/>
      <w:commentRangeStart w:id="53"/>
      <w:r w:rsidRPr="00F71A9A">
        <w:rPr>
          <w:rFonts w:ascii="Gill Sans MT" w:eastAsia="Times New Roman" w:hAnsi="Gill Sans MT" w:cs="Times New Roman"/>
          <w:b/>
          <w:bCs/>
          <w:color w:val="000000"/>
          <w:sz w:val="20"/>
          <w:szCs w:val="20"/>
        </w:rPr>
        <w:lastRenderedPageBreak/>
        <w:t xml:space="preserve">FOREST ROSTERS </w:t>
      </w:r>
      <w:commentRangeEnd w:id="52"/>
      <w:r w:rsidRPr="00F71A9A">
        <w:rPr>
          <w:rStyle w:val="CommentReference"/>
          <w:rFonts w:ascii="Gill Sans MT" w:hAnsi="Gill Sans MT"/>
          <w:sz w:val="20"/>
          <w:szCs w:val="20"/>
        </w:rPr>
        <w:commentReference w:id="52"/>
      </w:r>
      <w:commentRangeEnd w:id="53"/>
      <w:r w:rsidR="007A267C">
        <w:rPr>
          <w:rStyle w:val="CommentReference"/>
        </w:rPr>
        <w:commentReference w:id="53"/>
      </w:r>
    </w:p>
    <w:p w14:paraId="7CBBC747" w14:textId="77777777" w:rsidR="00520250" w:rsidRPr="00F71A9A" w:rsidRDefault="00520250" w:rsidP="00520250">
      <w:pPr>
        <w:rPr>
          <w:rFonts w:ascii="Gill Sans MT" w:hAnsi="Gill Sans MT"/>
          <w:color w:val="000000" w:themeColor="text1"/>
          <w:sz w:val="20"/>
          <w:szCs w:val="20"/>
        </w:rPr>
      </w:pPr>
    </w:p>
    <w:p w14:paraId="4AD8E2C8" w14:textId="77777777" w:rsidR="00520250" w:rsidRPr="00F71A9A" w:rsidRDefault="00520250" w:rsidP="00520250">
      <w:pPr>
        <w:rPr>
          <w:rFonts w:ascii="Gill Sans MT" w:hAnsi="Gill Sans MT"/>
          <w:color w:val="000000" w:themeColor="text1"/>
          <w:sz w:val="20"/>
          <w:szCs w:val="20"/>
        </w:rPr>
      </w:pPr>
    </w:p>
    <w:p w14:paraId="0FD04699" w14:textId="078F4AC7" w:rsidR="00520250" w:rsidRPr="00B87173" w:rsidRDefault="00B61294" w:rsidP="00520250">
      <w:pPr>
        <w:rPr>
          <w:rFonts w:ascii="Gill Sans MT" w:hAnsi="Gill Sans MT"/>
          <w:b/>
          <w:color w:val="000000" w:themeColor="text1"/>
          <w:sz w:val="20"/>
          <w:szCs w:val="20"/>
        </w:rPr>
      </w:pPr>
      <w:r w:rsidRPr="00F71A9A">
        <w:rPr>
          <w:rFonts w:ascii="Gill Sans MT" w:hAnsi="Gill Sans MT"/>
          <w:b/>
          <w:color w:val="000000" w:themeColor="text1"/>
          <w:sz w:val="20"/>
          <w:szCs w:val="20"/>
        </w:rPr>
        <w:t xml:space="preserve">DEFORESTATION &amp; CLIMATE CHANGE </w:t>
      </w:r>
    </w:p>
    <w:tbl>
      <w:tblPr>
        <w:tblW w:w="11080" w:type="dxa"/>
        <w:tblInd w:w="-5" w:type="dxa"/>
        <w:tblLayout w:type="fixed"/>
        <w:tblCellMar>
          <w:left w:w="0" w:type="dxa"/>
          <w:right w:w="0" w:type="dxa"/>
        </w:tblCellMar>
        <w:tblLook w:val="0000" w:firstRow="0" w:lastRow="0" w:firstColumn="0" w:lastColumn="0" w:noHBand="0" w:noVBand="0"/>
      </w:tblPr>
      <w:tblGrid>
        <w:gridCol w:w="190"/>
        <w:gridCol w:w="5490"/>
        <w:gridCol w:w="4590"/>
        <w:gridCol w:w="810"/>
      </w:tblGrid>
      <w:tr w:rsidR="00520250" w:rsidRPr="00F71A9A" w14:paraId="7B8A9E41" w14:textId="77777777" w:rsidTr="00B61294">
        <w:trPr>
          <w:trHeight w:val="20"/>
        </w:trPr>
        <w:tc>
          <w:tcPr>
            <w:tcW w:w="190" w:type="dxa"/>
            <w:tcBorders>
              <w:top w:val="single" w:sz="4" w:space="0" w:color="000000"/>
              <w:left w:val="single" w:sz="4" w:space="0" w:color="000000"/>
              <w:bottom w:val="single" w:sz="4" w:space="0" w:color="000000"/>
              <w:right w:val="single" w:sz="4" w:space="0" w:color="000000"/>
            </w:tcBorders>
          </w:tcPr>
          <w:p w14:paraId="14106735" w14:textId="77777777" w:rsidR="00520250" w:rsidRPr="00F71A9A" w:rsidRDefault="00520250" w:rsidP="00B61294">
            <w:pPr>
              <w:spacing w:line="240" w:lineRule="auto"/>
              <w:contextualSpacing/>
              <w:rPr>
                <w:rFonts w:ascii="Gill Sans MT" w:eastAsia="Calibri" w:hAnsi="Gill Sans MT" w:cs="Times New Roman"/>
                <w:sz w:val="20"/>
                <w:szCs w:val="20"/>
              </w:rPr>
            </w:pPr>
          </w:p>
        </w:tc>
        <w:tc>
          <w:tcPr>
            <w:tcW w:w="5490" w:type="dxa"/>
            <w:tcBorders>
              <w:top w:val="single" w:sz="4" w:space="0" w:color="000000"/>
              <w:left w:val="single" w:sz="4" w:space="0" w:color="000000"/>
              <w:bottom w:val="single" w:sz="4" w:space="0" w:color="000000"/>
            </w:tcBorders>
          </w:tcPr>
          <w:p w14:paraId="545412CD" w14:textId="77777777" w:rsidR="00520250" w:rsidRPr="00F71A9A" w:rsidRDefault="00520250" w:rsidP="00B61294">
            <w:pPr>
              <w:spacing w:line="240" w:lineRule="auto"/>
              <w:ind w:right="-108"/>
              <w:contextualSpacing/>
              <w:rPr>
                <w:rFonts w:ascii="Gill Sans MT" w:hAnsi="Gill Sans MT"/>
                <w:sz w:val="20"/>
                <w:szCs w:val="20"/>
              </w:rPr>
            </w:pPr>
            <w:r w:rsidRPr="00F71A9A">
              <w:rPr>
                <w:rFonts w:ascii="Gill Sans MT" w:hAnsi="Gill Sans MT" w:cs="Arial"/>
                <w:sz w:val="20"/>
                <w:szCs w:val="20"/>
              </w:rPr>
              <w:t xml:space="preserve">In the past 5 years, have you observed any of the following changes in your community? </w:t>
            </w:r>
          </w:p>
          <w:p w14:paraId="3862254E" w14:textId="77777777" w:rsidR="00520250" w:rsidRPr="00F71A9A" w:rsidRDefault="00520250" w:rsidP="00B61294">
            <w:pPr>
              <w:spacing w:line="240" w:lineRule="auto"/>
              <w:contextualSpacing/>
              <w:rPr>
                <w:rFonts w:ascii="Gill Sans MT" w:hAnsi="Gill Sans MT"/>
                <w:sz w:val="20"/>
                <w:szCs w:val="20"/>
              </w:rPr>
            </w:pPr>
          </w:p>
        </w:tc>
        <w:tc>
          <w:tcPr>
            <w:tcW w:w="4590" w:type="dxa"/>
            <w:tcBorders>
              <w:top w:val="single" w:sz="4" w:space="0" w:color="000000"/>
              <w:bottom w:val="single" w:sz="4" w:space="0" w:color="000000"/>
              <w:right w:val="single" w:sz="18" w:space="0" w:color="000000"/>
            </w:tcBorders>
          </w:tcPr>
          <w:p w14:paraId="283DEB38" w14:textId="77777777" w:rsidR="00520250" w:rsidRPr="00F71A9A" w:rsidRDefault="00520250" w:rsidP="00B61294">
            <w:pPr>
              <w:spacing w:line="240" w:lineRule="auto"/>
              <w:ind w:right="-115"/>
              <w:contextualSpacing/>
              <w:rPr>
                <w:rFonts w:ascii="Gill Sans MT" w:hAnsi="Gill Sans MT"/>
                <w:sz w:val="20"/>
                <w:szCs w:val="20"/>
              </w:rPr>
            </w:pPr>
            <w:r w:rsidRPr="00F71A9A">
              <w:rPr>
                <w:rFonts w:ascii="Gill Sans MT" w:hAnsi="Gill Sans MT" w:cs="Arial"/>
                <w:sz w:val="20"/>
                <w:szCs w:val="20"/>
              </w:rPr>
              <w:t>1=Reduced rainfall</w:t>
            </w:r>
            <w:r w:rsidRPr="00F71A9A">
              <w:rPr>
                <w:rFonts w:ascii="Gill Sans MT" w:eastAsia="MS Gothic" w:hAnsi="Gill Sans MT" w:cs="MS Gothic"/>
                <w:sz w:val="20"/>
                <w:szCs w:val="20"/>
              </w:rPr>
              <w:t> </w:t>
            </w:r>
          </w:p>
          <w:p w14:paraId="6A757A90" w14:textId="77777777" w:rsidR="00520250" w:rsidRPr="00F71A9A" w:rsidRDefault="00520250" w:rsidP="00B61294">
            <w:pPr>
              <w:spacing w:line="240" w:lineRule="auto"/>
              <w:ind w:right="-115"/>
              <w:contextualSpacing/>
              <w:rPr>
                <w:rFonts w:ascii="Gill Sans MT" w:hAnsi="Gill Sans MT" w:cs="Arial"/>
                <w:sz w:val="20"/>
                <w:szCs w:val="20"/>
              </w:rPr>
            </w:pPr>
            <w:r w:rsidRPr="00F71A9A">
              <w:rPr>
                <w:rFonts w:ascii="Gill Sans MT" w:hAnsi="Gill Sans MT" w:cs="Arial"/>
                <w:sz w:val="20"/>
                <w:szCs w:val="20"/>
              </w:rPr>
              <w:t>2=Increased rainfall</w:t>
            </w:r>
          </w:p>
          <w:p w14:paraId="37EBE17F" w14:textId="77777777" w:rsidR="00520250" w:rsidRPr="00F71A9A" w:rsidRDefault="00520250" w:rsidP="00B61294">
            <w:pPr>
              <w:spacing w:line="240" w:lineRule="auto"/>
              <w:ind w:right="-115"/>
              <w:contextualSpacing/>
              <w:rPr>
                <w:rFonts w:ascii="Gill Sans MT" w:hAnsi="Gill Sans MT"/>
                <w:sz w:val="20"/>
                <w:szCs w:val="20"/>
              </w:rPr>
            </w:pPr>
            <w:r w:rsidRPr="00F71A9A">
              <w:rPr>
                <w:rFonts w:ascii="Gill Sans MT" w:hAnsi="Gill Sans MT"/>
                <w:sz w:val="20"/>
                <w:szCs w:val="20"/>
              </w:rPr>
              <w:t>3=</w:t>
            </w:r>
            <w:r w:rsidRPr="00F71A9A">
              <w:rPr>
                <w:rFonts w:ascii="Gill Sans MT" w:hAnsi="Gill Sans MT" w:cs="Arial"/>
                <w:sz w:val="20"/>
                <w:szCs w:val="20"/>
              </w:rPr>
              <w:t xml:space="preserve">Changes in seasonal patterns (when rainy and dry seasons occur) </w:t>
            </w:r>
          </w:p>
          <w:p w14:paraId="6F36904A" w14:textId="77777777" w:rsidR="00520250" w:rsidRPr="00F71A9A" w:rsidRDefault="00520250" w:rsidP="00B61294">
            <w:pPr>
              <w:spacing w:line="240" w:lineRule="auto"/>
              <w:ind w:right="-115"/>
              <w:contextualSpacing/>
              <w:rPr>
                <w:rFonts w:ascii="Gill Sans MT" w:hAnsi="Gill Sans MT"/>
                <w:sz w:val="20"/>
                <w:szCs w:val="20"/>
              </w:rPr>
            </w:pPr>
            <w:r w:rsidRPr="00F71A9A">
              <w:rPr>
                <w:rFonts w:ascii="Gill Sans MT" w:hAnsi="Gill Sans MT" w:cs="Arial"/>
                <w:sz w:val="20"/>
                <w:szCs w:val="20"/>
              </w:rPr>
              <w:t>4=Drought</w:t>
            </w:r>
            <w:r w:rsidRPr="00F71A9A">
              <w:rPr>
                <w:rFonts w:ascii="Gill Sans MT" w:eastAsia="MS Gothic" w:hAnsi="Gill Sans MT" w:cs="MS Gothic"/>
                <w:sz w:val="20"/>
                <w:szCs w:val="20"/>
              </w:rPr>
              <w:t> </w:t>
            </w:r>
          </w:p>
          <w:p w14:paraId="1B4A47D8" w14:textId="77777777" w:rsidR="00520250" w:rsidRPr="00F71A9A" w:rsidRDefault="00520250" w:rsidP="00B61294">
            <w:pPr>
              <w:spacing w:line="240" w:lineRule="auto"/>
              <w:ind w:right="-115"/>
              <w:contextualSpacing/>
              <w:rPr>
                <w:rFonts w:ascii="Gill Sans MT" w:hAnsi="Gill Sans MT"/>
                <w:sz w:val="20"/>
                <w:szCs w:val="20"/>
              </w:rPr>
            </w:pPr>
            <w:r w:rsidRPr="00F71A9A">
              <w:rPr>
                <w:rFonts w:ascii="Gill Sans MT" w:hAnsi="Gill Sans MT" w:cs="Arial"/>
                <w:sz w:val="20"/>
                <w:szCs w:val="20"/>
              </w:rPr>
              <w:t>5=Flooding/landslides</w:t>
            </w:r>
            <w:r w:rsidRPr="00F71A9A">
              <w:rPr>
                <w:rFonts w:ascii="Gill Sans MT" w:eastAsia="MS Gothic" w:hAnsi="Gill Sans MT" w:cs="MS Gothic"/>
                <w:sz w:val="20"/>
                <w:szCs w:val="20"/>
              </w:rPr>
              <w:t> </w:t>
            </w:r>
          </w:p>
          <w:p w14:paraId="0BB2DEBF" w14:textId="77777777" w:rsidR="00520250" w:rsidRPr="00F71A9A" w:rsidRDefault="00520250" w:rsidP="00B61294">
            <w:pPr>
              <w:spacing w:line="240" w:lineRule="auto"/>
              <w:ind w:right="-115"/>
              <w:contextualSpacing/>
              <w:rPr>
                <w:rFonts w:ascii="Gill Sans MT" w:hAnsi="Gill Sans MT"/>
                <w:sz w:val="20"/>
                <w:szCs w:val="20"/>
              </w:rPr>
            </w:pPr>
            <w:r w:rsidRPr="00F71A9A">
              <w:rPr>
                <w:rFonts w:ascii="Gill Sans MT" w:hAnsi="Gill Sans MT" w:cs="Arial"/>
                <w:sz w:val="20"/>
                <w:szCs w:val="20"/>
              </w:rPr>
              <w:t>6=Other (specify)</w:t>
            </w:r>
          </w:p>
        </w:tc>
        <w:tc>
          <w:tcPr>
            <w:tcW w:w="810" w:type="dxa"/>
            <w:tcBorders>
              <w:top w:val="single" w:sz="18" w:space="0" w:color="000000"/>
              <w:left w:val="single" w:sz="18" w:space="0" w:color="000000"/>
              <w:bottom w:val="single" w:sz="18" w:space="0" w:color="000000"/>
              <w:right w:val="single" w:sz="18" w:space="0" w:color="000000"/>
            </w:tcBorders>
          </w:tcPr>
          <w:p w14:paraId="6817FE7B" w14:textId="77777777" w:rsidR="00520250" w:rsidRPr="00F71A9A" w:rsidRDefault="00520250" w:rsidP="00B61294">
            <w:pPr>
              <w:spacing w:line="240" w:lineRule="auto"/>
              <w:contextualSpacing/>
              <w:rPr>
                <w:rFonts w:ascii="Gill Sans MT" w:eastAsia="Calibri" w:hAnsi="Gill Sans MT" w:cs="Times New Roman"/>
                <w:i/>
                <w:color w:val="A6A6A6"/>
                <w:sz w:val="20"/>
                <w:szCs w:val="20"/>
              </w:rPr>
            </w:pPr>
          </w:p>
        </w:tc>
      </w:tr>
      <w:tr w:rsidR="00520250" w:rsidRPr="00F71A9A" w14:paraId="67DBF7BC" w14:textId="77777777" w:rsidTr="00B61294">
        <w:trPr>
          <w:trHeight w:val="20"/>
        </w:trPr>
        <w:tc>
          <w:tcPr>
            <w:tcW w:w="190" w:type="dxa"/>
            <w:tcBorders>
              <w:top w:val="single" w:sz="4" w:space="0" w:color="000000"/>
              <w:left w:val="single" w:sz="4" w:space="0" w:color="000000"/>
              <w:bottom w:val="single" w:sz="4" w:space="0" w:color="000000"/>
              <w:right w:val="single" w:sz="4" w:space="0" w:color="000000"/>
            </w:tcBorders>
          </w:tcPr>
          <w:p w14:paraId="0FE62132" w14:textId="77777777" w:rsidR="00520250" w:rsidRPr="00F71A9A" w:rsidRDefault="00520250" w:rsidP="00B61294">
            <w:pPr>
              <w:spacing w:line="240" w:lineRule="auto"/>
              <w:contextualSpacing/>
              <w:rPr>
                <w:rFonts w:ascii="Gill Sans MT" w:eastAsia="Calibri" w:hAnsi="Gill Sans MT" w:cs="Times New Roman"/>
                <w:sz w:val="20"/>
                <w:szCs w:val="20"/>
              </w:rPr>
            </w:pPr>
          </w:p>
        </w:tc>
        <w:tc>
          <w:tcPr>
            <w:tcW w:w="5490" w:type="dxa"/>
            <w:tcBorders>
              <w:top w:val="single" w:sz="4" w:space="0" w:color="000000"/>
              <w:left w:val="single" w:sz="4" w:space="0" w:color="000000"/>
              <w:bottom w:val="single" w:sz="4" w:space="0" w:color="000000"/>
            </w:tcBorders>
          </w:tcPr>
          <w:p w14:paraId="0A943F21" w14:textId="4B4F0C45" w:rsidR="00520250" w:rsidRPr="00F71A9A" w:rsidRDefault="00520250" w:rsidP="00B61294">
            <w:pPr>
              <w:spacing w:line="240" w:lineRule="auto"/>
              <w:contextualSpacing/>
              <w:rPr>
                <w:rFonts w:ascii="Gill Sans MT" w:hAnsi="Gill Sans MT" w:cs="Arial"/>
                <w:sz w:val="20"/>
                <w:szCs w:val="20"/>
              </w:rPr>
            </w:pPr>
            <w:r w:rsidRPr="00F71A9A">
              <w:rPr>
                <w:rFonts w:ascii="Gill Sans MT" w:hAnsi="Gill Sans MT" w:cs="Arial"/>
                <w:sz w:val="20"/>
                <w:szCs w:val="20"/>
              </w:rPr>
              <w:t>In the past 5 years, have you observed any of the following changes in the forest area that you think are due t</w:t>
            </w:r>
            <w:r w:rsidR="00B61294" w:rsidRPr="00F71A9A">
              <w:rPr>
                <w:rFonts w:ascii="Gill Sans MT" w:hAnsi="Gill Sans MT" w:cs="Arial"/>
                <w:sz w:val="20"/>
                <w:szCs w:val="20"/>
              </w:rPr>
              <w:t>o change in temperature or rainfall patterns</w:t>
            </w:r>
            <w:r w:rsidRPr="00F71A9A">
              <w:rPr>
                <w:rFonts w:ascii="Gill Sans MT" w:hAnsi="Gill Sans MT" w:cs="Arial"/>
                <w:sz w:val="20"/>
                <w:szCs w:val="20"/>
              </w:rPr>
              <w:t xml:space="preserve">? </w:t>
            </w:r>
          </w:p>
          <w:p w14:paraId="74467ECC" w14:textId="77777777" w:rsidR="00520250" w:rsidRPr="00F71A9A" w:rsidRDefault="00520250" w:rsidP="00B61294">
            <w:pPr>
              <w:spacing w:line="240" w:lineRule="auto"/>
              <w:ind w:right="-108"/>
              <w:contextualSpacing/>
              <w:rPr>
                <w:rFonts w:ascii="Gill Sans MT" w:hAnsi="Gill Sans MT" w:cs="Arial"/>
                <w:sz w:val="20"/>
                <w:szCs w:val="20"/>
              </w:rPr>
            </w:pPr>
          </w:p>
        </w:tc>
        <w:tc>
          <w:tcPr>
            <w:tcW w:w="4590" w:type="dxa"/>
            <w:tcBorders>
              <w:top w:val="single" w:sz="4" w:space="0" w:color="000000"/>
              <w:bottom w:val="single" w:sz="4" w:space="0" w:color="000000"/>
              <w:right w:val="single" w:sz="18" w:space="0" w:color="000000"/>
            </w:tcBorders>
          </w:tcPr>
          <w:p w14:paraId="4F7B3F96" w14:textId="77777777" w:rsidR="00520250" w:rsidRPr="00F71A9A" w:rsidRDefault="00520250" w:rsidP="00B61294">
            <w:pPr>
              <w:spacing w:line="240" w:lineRule="auto"/>
              <w:contextualSpacing/>
              <w:rPr>
                <w:rFonts w:ascii="Gill Sans MT" w:hAnsi="Gill Sans MT" w:cs="Arial"/>
                <w:sz w:val="20"/>
                <w:szCs w:val="20"/>
              </w:rPr>
            </w:pPr>
            <w:r w:rsidRPr="00F71A9A">
              <w:rPr>
                <w:rFonts w:ascii="Gill Sans MT" w:hAnsi="Gill Sans MT" w:cs="Arial"/>
                <w:sz w:val="20"/>
                <w:szCs w:val="20"/>
              </w:rPr>
              <w:t xml:space="preserve">1=Decline in abundance of game and non-timber forest products </w:t>
            </w:r>
          </w:p>
          <w:p w14:paraId="4643317D" w14:textId="77777777" w:rsidR="00520250" w:rsidRPr="00F71A9A" w:rsidRDefault="00520250" w:rsidP="00B61294">
            <w:pPr>
              <w:spacing w:line="240" w:lineRule="auto"/>
              <w:contextualSpacing/>
              <w:rPr>
                <w:rFonts w:ascii="Gill Sans MT" w:hAnsi="Gill Sans MT" w:cs="Arial"/>
                <w:sz w:val="20"/>
                <w:szCs w:val="20"/>
              </w:rPr>
            </w:pPr>
            <w:r w:rsidRPr="00F71A9A">
              <w:rPr>
                <w:rFonts w:ascii="Gill Sans MT" w:hAnsi="Gill Sans MT" w:cs="Arial"/>
                <w:sz w:val="20"/>
                <w:szCs w:val="20"/>
              </w:rPr>
              <w:t>2=Decline in productivity or health of fisheries</w:t>
            </w:r>
            <w:r w:rsidRPr="00F71A9A">
              <w:rPr>
                <w:rFonts w:ascii="Gill Sans MT" w:eastAsia="MS Gothic" w:hAnsi="Gill Sans MT" w:cs="MS Gothic"/>
                <w:sz w:val="20"/>
                <w:szCs w:val="20"/>
              </w:rPr>
              <w:t> </w:t>
            </w:r>
          </w:p>
          <w:p w14:paraId="1ACE53A4" w14:textId="77777777" w:rsidR="00520250" w:rsidRPr="00F71A9A" w:rsidRDefault="00520250" w:rsidP="00B61294">
            <w:pPr>
              <w:spacing w:line="240" w:lineRule="auto"/>
              <w:contextualSpacing/>
              <w:rPr>
                <w:rFonts w:ascii="Gill Sans MT" w:hAnsi="Gill Sans MT" w:cs="Arial"/>
                <w:sz w:val="20"/>
                <w:szCs w:val="20"/>
              </w:rPr>
            </w:pPr>
            <w:r w:rsidRPr="00F71A9A">
              <w:rPr>
                <w:rFonts w:ascii="Gill Sans MT" w:hAnsi="Gill Sans MT" w:cs="Arial"/>
                <w:sz w:val="20"/>
                <w:szCs w:val="20"/>
              </w:rPr>
              <w:t>3=Change in seasons of flowering or fruiting</w:t>
            </w:r>
            <w:r w:rsidRPr="00F71A9A">
              <w:rPr>
                <w:rFonts w:ascii="Gill Sans MT" w:eastAsia="MS Gothic" w:hAnsi="Gill Sans MT" w:cs="MS Gothic"/>
                <w:sz w:val="20"/>
                <w:szCs w:val="20"/>
              </w:rPr>
              <w:t> </w:t>
            </w:r>
          </w:p>
          <w:p w14:paraId="786B7C23" w14:textId="77777777" w:rsidR="00520250" w:rsidRPr="00F71A9A" w:rsidRDefault="00520250" w:rsidP="00B61294">
            <w:pPr>
              <w:spacing w:line="240" w:lineRule="auto"/>
              <w:contextualSpacing/>
              <w:rPr>
                <w:rFonts w:ascii="Gill Sans MT" w:hAnsi="Gill Sans MT" w:cs="Arial"/>
                <w:sz w:val="20"/>
                <w:szCs w:val="20"/>
              </w:rPr>
            </w:pPr>
            <w:r w:rsidRPr="00F71A9A">
              <w:rPr>
                <w:rFonts w:ascii="Gill Sans MT" w:hAnsi="Gill Sans MT" w:cs="Arial"/>
                <w:sz w:val="20"/>
                <w:szCs w:val="20"/>
              </w:rPr>
              <w:t>4=Decline in crops/harvest cycles</w:t>
            </w:r>
          </w:p>
          <w:p w14:paraId="4E864872" w14:textId="77777777" w:rsidR="00520250" w:rsidRPr="00F71A9A" w:rsidRDefault="00520250" w:rsidP="00B61294">
            <w:pPr>
              <w:spacing w:line="240" w:lineRule="auto"/>
              <w:contextualSpacing/>
              <w:rPr>
                <w:rFonts w:ascii="Gill Sans MT" w:hAnsi="Gill Sans MT" w:cs="Arial"/>
                <w:sz w:val="20"/>
                <w:szCs w:val="20"/>
              </w:rPr>
            </w:pPr>
            <w:r w:rsidRPr="00F71A9A">
              <w:rPr>
                <w:rFonts w:ascii="Gill Sans MT" w:hAnsi="Gill Sans MT" w:cs="Arial"/>
                <w:sz w:val="20"/>
                <w:szCs w:val="20"/>
              </w:rPr>
              <w:t xml:space="preserve">5=Other (specify): </w:t>
            </w:r>
          </w:p>
        </w:tc>
        <w:tc>
          <w:tcPr>
            <w:tcW w:w="810" w:type="dxa"/>
            <w:tcBorders>
              <w:top w:val="single" w:sz="18" w:space="0" w:color="000000"/>
              <w:left w:val="single" w:sz="18" w:space="0" w:color="000000"/>
              <w:bottom w:val="single" w:sz="18" w:space="0" w:color="000000"/>
              <w:right w:val="single" w:sz="18" w:space="0" w:color="000000"/>
            </w:tcBorders>
          </w:tcPr>
          <w:p w14:paraId="10960F77" w14:textId="77777777" w:rsidR="00520250" w:rsidRPr="00F71A9A" w:rsidRDefault="00520250" w:rsidP="00B61294">
            <w:pPr>
              <w:spacing w:line="240" w:lineRule="auto"/>
              <w:contextualSpacing/>
              <w:rPr>
                <w:rFonts w:ascii="Gill Sans MT" w:eastAsia="Calibri" w:hAnsi="Gill Sans MT" w:cs="Times New Roman"/>
                <w:i/>
                <w:color w:val="A6A6A6"/>
                <w:sz w:val="20"/>
                <w:szCs w:val="20"/>
              </w:rPr>
            </w:pPr>
          </w:p>
        </w:tc>
      </w:tr>
    </w:tbl>
    <w:p w14:paraId="678B28A5" w14:textId="0E593844" w:rsidR="00587890" w:rsidRPr="00F71A9A" w:rsidRDefault="00587890" w:rsidP="00341470">
      <w:pPr>
        <w:rPr>
          <w:ins w:id="54" w:author="Aleta Haflett" w:date="2014-11-04T15:54:00Z"/>
          <w:rFonts w:ascii="Gill Sans MT" w:eastAsia="Times New Roman" w:hAnsi="Gill Sans MT" w:cs="Times New Roman"/>
          <w:b/>
          <w:bCs/>
          <w:color w:val="000000"/>
          <w:sz w:val="20"/>
          <w:szCs w:val="20"/>
        </w:rPr>
      </w:pPr>
    </w:p>
    <w:tbl>
      <w:tblPr>
        <w:tblW w:w="11080" w:type="dxa"/>
        <w:tblInd w:w="-5" w:type="dxa"/>
        <w:tblLayout w:type="fixed"/>
        <w:tblCellMar>
          <w:left w:w="0" w:type="dxa"/>
          <w:right w:w="0" w:type="dxa"/>
        </w:tblCellMar>
        <w:tblLook w:val="0000" w:firstRow="0" w:lastRow="0" w:firstColumn="0" w:lastColumn="0" w:noHBand="0" w:noVBand="0"/>
      </w:tblPr>
      <w:tblGrid>
        <w:gridCol w:w="370"/>
        <w:gridCol w:w="4500"/>
        <w:gridCol w:w="3150"/>
        <w:gridCol w:w="3060"/>
      </w:tblGrid>
      <w:tr w:rsidR="00D13B07" w:rsidRPr="00F71A9A" w14:paraId="0452D461" w14:textId="77777777" w:rsidTr="00F71A9A">
        <w:trPr>
          <w:trHeight w:val="20"/>
        </w:trPr>
        <w:tc>
          <w:tcPr>
            <w:tcW w:w="370" w:type="dxa"/>
            <w:tcBorders>
              <w:top w:val="single" w:sz="4" w:space="0" w:color="000000"/>
              <w:left w:val="single" w:sz="4" w:space="0" w:color="000000"/>
              <w:bottom w:val="single" w:sz="4" w:space="0" w:color="000000"/>
              <w:right w:val="single" w:sz="4" w:space="0" w:color="auto"/>
            </w:tcBorders>
          </w:tcPr>
          <w:p w14:paraId="7961E27D" w14:textId="77777777" w:rsidR="0026395C" w:rsidRPr="00F71A9A" w:rsidRDefault="0026395C" w:rsidP="0026395C">
            <w:pPr>
              <w:spacing w:after="0" w:line="240" w:lineRule="auto"/>
              <w:contextualSpacing/>
              <w:rPr>
                <w:rFonts w:ascii="Gill Sans MT" w:hAnsi="Gill Sans MT"/>
                <w:w w:val="105"/>
                <w:sz w:val="20"/>
                <w:szCs w:val="20"/>
              </w:rPr>
            </w:pPr>
          </w:p>
        </w:tc>
        <w:tc>
          <w:tcPr>
            <w:tcW w:w="4500" w:type="dxa"/>
            <w:tcBorders>
              <w:top w:val="single" w:sz="4" w:space="0" w:color="000000"/>
              <w:left w:val="single" w:sz="4" w:space="0" w:color="auto"/>
              <w:bottom w:val="single" w:sz="4" w:space="0" w:color="000000"/>
              <w:right w:val="single" w:sz="18" w:space="0" w:color="000000"/>
            </w:tcBorders>
          </w:tcPr>
          <w:p w14:paraId="3B3AC55B" w14:textId="77777777" w:rsidR="0026395C" w:rsidRPr="00F71A9A" w:rsidRDefault="0026395C" w:rsidP="0026395C">
            <w:pPr>
              <w:spacing w:after="0" w:line="240" w:lineRule="auto"/>
              <w:contextualSpacing/>
              <w:rPr>
                <w:rFonts w:ascii="Gill Sans MT" w:hAnsi="Gill Sans MT"/>
                <w:i/>
                <w:color w:val="000000"/>
                <w:sz w:val="20"/>
                <w:szCs w:val="20"/>
              </w:rPr>
            </w:pPr>
            <w:r w:rsidRPr="00F71A9A">
              <w:rPr>
                <w:rFonts w:ascii="Gill Sans MT" w:hAnsi="Gill Sans MT"/>
                <w:color w:val="000000"/>
                <w:sz w:val="20"/>
                <w:szCs w:val="20"/>
              </w:rPr>
              <w:t xml:space="preserve">In your opinion, what other benefits does the nearby forest, wooded area, or trees provide, apart from products that are harvested?  </w:t>
            </w:r>
            <w:r w:rsidRPr="00F71A9A">
              <w:rPr>
                <w:rFonts w:ascii="Gill Sans MT" w:hAnsi="Gill Sans MT"/>
                <w:i/>
                <w:color w:val="000000"/>
                <w:sz w:val="20"/>
                <w:szCs w:val="20"/>
              </w:rPr>
              <w:t>Please rank the top three</w:t>
            </w:r>
          </w:p>
        </w:tc>
        <w:tc>
          <w:tcPr>
            <w:tcW w:w="3150" w:type="dxa"/>
            <w:tcBorders>
              <w:top w:val="single" w:sz="4" w:space="0" w:color="000000"/>
              <w:left w:val="single" w:sz="4" w:space="0" w:color="auto"/>
              <w:bottom w:val="single" w:sz="4" w:space="0" w:color="000000"/>
            </w:tcBorders>
          </w:tcPr>
          <w:p w14:paraId="58B1F5EB" w14:textId="77777777" w:rsidR="0026395C" w:rsidRPr="00F71A9A" w:rsidRDefault="0026395C" w:rsidP="0026395C">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1=None</w:t>
            </w:r>
          </w:p>
          <w:p w14:paraId="3E342B9C" w14:textId="77777777" w:rsidR="0026395C" w:rsidRPr="00F71A9A" w:rsidRDefault="0026395C" w:rsidP="0026395C">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2=Soil protected</w:t>
            </w:r>
          </w:p>
          <w:p w14:paraId="7279E772" w14:textId="77777777" w:rsidR="0026395C" w:rsidRPr="00F71A9A" w:rsidRDefault="0026395C" w:rsidP="0026395C">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3=Soil fertility</w:t>
            </w:r>
          </w:p>
          <w:p w14:paraId="49B0F035" w14:textId="77777777" w:rsidR="0026395C" w:rsidRPr="00F71A9A" w:rsidRDefault="0026395C" w:rsidP="0026395C">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4=Area for grazing areas</w:t>
            </w:r>
          </w:p>
          <w:p w14:paraId="23FBFB65" w14:textId="77777777" w:rsidR="0026395C" w:rsidRPr="00F71A9A" w:rsidRDefault="0026395C" w:rsidP="0026395C">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5=Water conservation </w:t>
            </w:r>
          </w:p>
          <w:p w14:paraId="14E818E0" w14:textId="77777777" w:rsidR="0026395C" w:rsidRPr="00F71A9A" w:rsidRDefault="0026395C" w:rsidP="0026395C">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6=Water purification</w:t>
            </w:r>
          </w:p>
          <w:p w14:paraId="270F1248" w14:textId="77777777" w:rsidR="0026395C" w:rsidRPr="00F71A9A" w:rsidRDefault="0026395C" w:rsidP="0026395C">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7=Climate regulation</w:t>
            </w:r>
          </w:p>
          <w:p w14:paraId="083D23E2" w14:textId="77777777" w:rsidR="0026395C" w:rsidRPr="00F71A9A" w:rsidRDefault="0026395C" w:rsidP="0026395C">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8=Disease control </w:t>
            </w:r>
          </w:p>
          <w:p w14:paraId="2C9652C5" w14:textId="77777777" w:rsidR="0026395C" w:rsidRPr="00F71A9A" w:rsidRDefault="0026395C" w:rsidP="0026395C">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9=Windbreak</w:t>
            </w:r>
          </w:p>
          <w:p w14:paraId="1DF215DA" w14:textId="77777777" w:rsidR="0026395C" w:rsidRPr="00F71A9A" w:rsidRDefault="0026395C" w:rsidP="0026395C">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10=Shade</w:t>
            </w:r>
          </w:p>
        </w:tc>
        <w:tc>
          <w:tcPr>
            <w:tcW w:w="3060" w:type="dxa"/>
            <w:tcBorders>
              <w:top w:val="single" w:sz="18" w:space="0" w:color="000000"/>
              <w:bottom w:val="single" w:sz="18" w:space="0" w:color="000000"/>
              <w:right w:val="single" w:sz="18" w:space="0" w:color="000000"/>
            </w:tcBorders>
          </w:tcPr>
          <w:p w14:paraId="6B3D0E34" w14:textId="77777777" w:rsidR="0026395C" w:rsidRPr="00F71A9A" w:rsidRDefault="0026395C" w:rsidP="0026395C">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11=Religious/spiritual</w:t>
            </w:r>
          </w:p>
          <w:p w14:paraId="2056E212" w14:textId="77777777" w:rsidR="0026395C" w:rsidRPr="00F71A9A" w:rsidRDefault="0026395C" w:rsidP="0026395C">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12=Cultural heritage</w:t>
            </w:r>
          </w:p>
          <w:p w14:paraId="402B85B6" w14:textId="77777777" w:rsidR="0026395C" w:rsidRPr="00F71A9A" w:rsidRDefault="0026395C" w:rsidP="0026395C">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13=Recreation/tourism</w:t>
            </w:r>
          </w:p>
          <w:p w14:paraId="60B5614B" w14:textId="77777777" w:rsidR="0026395C" w:rsidRPr="00F71A9A" w:rsidRDefault="0026395C" w:rsidP="0026395C">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14=Aesthetic</w:t>
            </w:r>
          </w:p>
          <w:p w14:paraId="296273B5" w14:textId="77777777" w:rsidR="0026395C" w:rsidRPr="00F71A9A" w:rsidRDefault="0026395C" w:rsidP="0026395C">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15=Education/scientific studies</w:t>
            </w:r>
          </w:p>
          <w:p w14:paraId="40FDAB17" w14:textId="77777777" w:rsidR="0026395C" w:rsidRPr="00F71A9A" w:rsidRDefault="0026395C" w:rsidP="0026395C">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16=Employment</w:t>
            </w:r>
          </w:p>
          <w:p w14:paraId="5E995E01" w14:textId="77777777" w:rsidR="0026395C" w:rsidRPr="00F71A9A" w:rsidRDefault="0026395C" w:rsidP="0026395C">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17=Other</w:t>
            </w:r>
          </w:p>
          <w:p w14:paraId="3CB84599" w14:textId="77777777" w:rsidR="0026395C" w:rsidRPr="00F71A9A" w:rsidRDefault="0026395C" w:rsidP="0026395C">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999=Not applicable</w:t>
            </w:r>
          </w:p>
        </w:tc>
      </w:tr>
      <w:tr w:rsidR="00D13B07" w:rsidRPr="00F71A9A" w14:paraId="7A9FE4D0" w14:textId="77777777" w:rsidTr="00F71A9A">
        <w:trPr>
          <w:trHeight w:val="20"/>
        </w:trPr>
        <w:tc>
          <w:tcPr>
            <w:tcW w:w="370" w:type="dxa"/>
            <w:tcBorders>
              <w:top w:val="single" w:sz="4" w:space="0" w:color="000000"/>
              <w:left w:val="single" w:sz="4" w:space="0" w:color="000000"/>
              <w:bottom w:val="single" w:sz="4" w:space="0" w:color="000000"/>
              <w:right w:val="single" w:sz="4" w:space="0" w:color="auto"/>
            </w:tcBorders>
          </w:tcPr>
          <w:p w14:paraId="78AA3FE3" w14:textId="0964B922" w:rsidR="0026395C" w:rsidRPr="00F71A9A" w:rsidRDefault="001630B2" w:rsidP="0026395C">
            <w:pPr>
              <w:spacing w:after="0" w:line="240" w:lineRule="auto"/>
              <w:contextualSpacing/>
              <w:rPr>
                <w:rFonts w:ascii="Gill Sans MT" w:hAnsi="Gill Sans MT"/>
                <w:w w:val="105"/>
                <w:sz w:val="20"/>
                <w:szCs w:val="20"/>
              </w:rPr>
            </w:pPr>
            <w:r w:rsidRPr="00F71A9A">
              <w:rPr>
                <w:rFonts w:ascii="Gill Sans MT" w:hAnsi="Gill Sans MT"/>
                <w:w w:val="105"/>
                <w:sz w:val="20"/>
                <w:szCs w:val="20"/>
              </w:rPr>
              <w:t>F1a</w:t>
            </w:r>
          </w:p>
        </w:tc>
        <w:tc>
          <w:tcPr>
            <w:tcW w:w="7650" w:type="dxa"/>
            <w:gridSpan w:val="2"/>
            <w:tcBorders>
              <w:top w:val="single" w:sz="4" w:space="0" w:color="000000"/>
              <w:left w:val="single" w:sz="4" w:space="0" w:color="auto"/>
              <w:bottom w:val="single" w:sz="4" w:space="0" w:color="000000"/>
              <w:right w:val="single" w:sz="18" w:space="0" w:color="000000"/>
            </w:tcBorders>
          </w:tcPr>
          <w:p w14:paraId="3661DF93" w14:textId="77777777" w:rsidR="0026395C" w:rsidRPr="00F71A9A" w:rsidRDefault="0026395C" w:rsidP="0026395C">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1st</w:t>
            </w:r>
          </w:p>
        </w:tc>
        <w:tc>
          <w:tcPr>
            <w:tcW w:w="3060" w:type="dxa"/>
            <w:tcBorders>
              <w:top w:val="single" w:sz="18" w:space="0" w:color="000000"/>
              <w:left w:val="single" w:sz="18" w:space="0" w:color="000000"/>
              <w:bottom w:val="single" w:sz="18" w:space="0" w:color="000000"/>
              <w:right w:val="single" w:sz="18" w:space="0" w:color="000000"/>
            </w:tcBorders>
          </w:tcPr>
          <w:p w14:paraId="63CAEAD5" w14:textId="77777777" w:rsidR="0026395C" w:rsidRPr="00F71A9A" w:rsidRDefault="0026395C" w:rsidP="0026395C">
            <w:pPr>
              <w:spacing w:after="0" w:line="240" w:lineRule="auto"/>
              <w:contextualSpacing/>
              <w:rPr>
                <w:rFonts w:ascii="Gill Sans MT" w:hAnsi="Gill Sans MT"/>
                <w:i/>
                <w:color w:val="A6A6A6" w:themeColor="background1" w:themeShade="A6"/>
                <w:sz w:val="20"/>
                <w:szCs w:val="20"/>
              </w:rPr>
            </w:pPr>
          </w:p>
        </w:tc>
      </w:tr>
      <w:tr w:rsidR="00D13B07" w:rsidRPr="00F71A9A" w14:paraId="7160340F" w14:textId="77777777" w:rsidTr="00F71A9A">
        <w:trPr>
          <w:trHeight w:val="20"/>
        </w:trPr>
        <w:tc>
          <w:tcPr>
            <w:tcW w:w="370" w:type="dxa"/>
            <w:tcBorders>
              <w:top w:val="single" w:sz="4" w:space="0" w:color="000000"/>
              <w:left w:val="single" w:sz="4" w:space="0" w:color="000000"/>
              <w:bottom w:val="single" w:sz="4" w:space="0" w:color="000000"/>
              <w:right w:val="single" w:sz="4" w:space="0" w:color="auto"/>
            </w:tcBorders>
          </w:tcPr>
          <w:p w14:paraId="6319EDEE" w14:textId="781F0A6A" w:rsidR="0026395C" w:rsidRPr="00F71A9A" w:rsidRDefault="001630B2" w:rsidP="0026395C">
            <w:pPr>
              <w:spacing w:after="0" w:line="240" w:lineRule="auto"/>
              <w:contextualSpacing/>
              <w:rPr>
                <w:rFonts w:ascii="Gill Sans MT" w:hAnsi="Gill Sans MT"/>
                <w:w w:val="105"/>
                <w:sz w:val="20"/>
                <w:szCs w:val="20"/>
              </w:rPr>
            </w:pPr>
            <w:r w:rsidRPr="00F71A9A">
              <w:rPr>
                <w:rFonts w:ascii="Gill Sans MT" w:hAnsi="Gill Sans MT"/>
                <w:w w:val="105"/>
                <w:sz w:val="20"/>
                <w:szCs w:val="20"/>
              </w:rPr>
              <w:t>F1b</w:t>
            </w:r>
          </w:p>
        </w:tc>
        <w:tc>
          <w:tcPr>
            <w:tcW w:w="7650" w:type="dxa"/>
            <w:gridSpan w:val="2"/>
            <w:tcBorders>
              <w:top w:val="single" w:sz="4" w:space="0" w:color="000000"/>
              <w:left w:val="single" w:sz="4" w:space="0" w:color="auto"/>
              <w:bottom w:val="single" w:sz="4" w:space="0" w:color="000000"/>
              <w:right w:val="single" w:sz="18" w:space="0" w:color="000000"/>
            </w:tcBorders>
          </w:tcPr>
          <w:p w14:paraId="74C9B2BA" w14:textId="77777777" w:rsidR="0026395C" w:rsidRPr="00F71A9A" w:rsidRDefault="0026395C" w:rsidP="0026395C">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2nd</w:t>
            </w:r>
          </w:p>
        </w:tc>
        <w:tc>
          <w:tcPr>
            <w:tcW w:w="3060" w:type="dxa"/>
            <w:tcBorders>
              <w:top w:val="single" w:sz="18" w:space="0" w:color="000000"/>
              <w:left w:val="single" w:sz="18" w:space="0" w:color="000000"/>
              <w:bottom w:val="single" w:sz="18" w:space="0" w:color="000000"/>
              <w:right w:val="single" w:sz="18" w:space="0" w:color="000000"/>
            </w:tcBorders>
          </w:tcPr>
          <w:p w14:paraId="78DA7FA7" w14:textId="77777777" w:rsidR="0026395C" w:rsidRPr="00F71A9A" w:rsidRDefault="0026395C" w:rsidP="0026395C">
            <w:pPr>
              <w:spacing w:after="0" w:line="240" w:lineRule="auto"/>
              <w:contextualSpacing/>
              <w:rPr>
                <w:rFonts w:ascii="Gill Sans MT" w:hAnsi="Gill Sans MT"/>
                <w:i/>
                <w:color w:val="A6A6A6" w:themeColor="background1" w:themeShade="A6"/>
                <w:sz w:val="20"/>
                <w:szCs w:val="20"/>
              </w:rPr>
            </w:pPr>
          </w:p>
        </w:tc>
      </w:tr>
      <w:tr w:rsidR="00D13B07" w:rsidRPr="00F71A9A" w14:paraId="6B145B08" w14:textId="77777777" w:rsidTr="00F71A9A">
        <w:trPr>
          <w:trHeight w:val="20"/>
        </w:trPr>
        <w:tc>
          <w:tcPr>
            <w:tcW w:w="370" w:type="dxa"/>
            <w:tcBorders>
              <w:top w:val="single" w:sz="4" w:space="0" w:color="000000"/>
              <w:left w:val="single" w:sz="4" w:space="0" w:color="000000"/>
              <w:bottom w:val="single" w:sz="4" w:space="0" w:color="000000"/>
              <w:right w:val="single" w:sz="4" w:space="0" w:color="auto"/>
            </w:tcBorders>
          </w:tcPr>
          <w:p w14:paraId="12BA102C" w14:textId="59DF8622" w:rsidR="0026395C" w:rsidRPr="00F71A9A" w:rsidRDefault="001630B2" w:rsidP="0026395C">
            <w:pPr>
              <w:spacing w:after="0" w:line="240" w:lineRule="auto"/>
              <w:contextualSpacing/>
              <w:rPr>
                <w:rFonts w:ascii="Gill Sans MT" w:hAnsi="Gill Sans MT"/>
                <w:w w:val="105"/>
                <w:sz w:val="20"/>
                <w:szCs w:val="20"/>
              </w:rPr>
            </w:pPr>
            <w:r w:rsidRPr="00F71A9A">
              <w:rPr>
                <w:rFonts w:ascii="Gill Sans MT" w:hAnsi="Gill Sans MT"/>
                <w:w w:val="105"/>
                <w:sz w:val="20"/>
                <w:szCs w:val="20"/>
              </w:rPr>
              <w:t>F1c</w:t>
            </w:r>
          </w:p>
        </w:tc>
        <w:tc>
          <w:tcPr>
            <w:tcW w:w="7650" w:type="dxa"/>
            <w:gridSpan w:val="2"/>
            <w:tcBorders>
              <w:top w:val="single" w:sz="4" w:space="0" w:color="000000"/>
              <w:left w:val="single" w:sz="4" w:space="0" w:color="auto"/>
              <w:bottom w:val="single" w:sz="4" w:space="0" w:color="000000"/>
              <w:right w:val="single" w:sz="18" w:space="0" w:color="000000"/>
            </w:tcBorders>
          </w:tcPr>
          <w:p w14:paraId="070B310B" w14:textId="77777777" w:rsidR="0026395C" w:rsidRPr="00F71A9A" w:rsidRDefault="0026395C" w:rsidP="0026395C">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3rd</w:t>
            </w:r>
          </w:p>
        </w:tc>
        <w:tc>
          <w:tcPr>
            <w:tcW w:w="3060" w:type="dxa"/>
            <w:tcBorders>
              <w:top w:val="single" w:sz="18" w:space="0" w:color="000000"/>
              <w:left w:val="single" w:sz="18" w:space="0" w:color="000000"/>
              <w:bottom w:val="single" w:sz="18" w:space="0" w:color="000000"/>
              <w:right w:val="single" w:sz="18" w:space="0" w:color="000000"/>
            </w:tcBorders>
          </w:tcPr>
          <w:p w14:paraId="53652A4B" w14:textId="77777777" w:rsidR="0026395C" w:rsidRPr="00F71A9A" w:rsidRDefault="0026395C" w:rsidP="0026395C">
            <w:pPr>
              <w:spacing w:after="0" w:line="240" w:lineRule="auto"/>
              <w:contextualSpacing/>
              <w:rPr>
                <w:rFonts w:ascii="Gill Sans MT" w:hAnsi="Gill Sans MT"/>
                <w:i/>
                <w:color w:val="A6A6A6" w:themeColor="background1" w:themeShade="A6"/>
                <w:sz w:val="20"/>
                <w:szCs w:val="20"/>
              </w:rPr>
            </w:pPr>
          </w:p>
        </w:tc>
      </w:tr>
    </w:tbl>
    <w:p w14:paraId="7C5A7811" w14:textId="77777777" w:rsidR="00D13B07" w:rsidRPr="00F71A9A" w:rsidRDefault="00D13B07">
      <w:pPr>
        <w:rPr>
          <w:rFonts w:ascii="Gill Sans MT" w:hAnsi="Gill Sans MT"/>
          <w:sz w:val="20"/>
          <w:szCs w:val="20"/>
        </w:rPr>
      </w:pPr>
    </w:p>
    <w:tbl>
      <w:tblPr>
        <w:tblW w:w="11104" w:type="dxa"/>
        <w:tblInd w:w="-5" w:type="dxa"/>
        <w:tblLayout w:type="fixed"/>
        <w:tblCellMar>
          <w:left w:w="29" w:type="dxa"/>
          <w:right w:w="29" w:type="dxa"/>
        </w:tblCellMar>
        <w:tblLook w:val="0000" w:firstRow="0" w:lastRow="0" w:firstColumn="0" w:lastColumn="0" w:noHBand="0" w:noVBand="0"/>
      </w:tblPr>
      <w:tblGrid>
        <w:gridCol w:w="664"/>
        <w:gridCol w:w="4895"/>
        <w:gridCol w:w="3475"/>
        <w:gridCol w:w="810"/>
        <w:gridCol w:w="1260"/>
      </w:tblGrid>
      <w:tr w:rsidR="00FC5174" w:rsidRPr="00F71A9A" w14:paraId="27B3AF91" w14:textId="77777777" w:rsidTr="00B61294">
        <w:trPr>
          <w:trHeight w:hRule="exact" w:val="810"/>
        </w:trPr>
        <w:tc>
          <w:tcPr>
            <w:tcW w:w="664" w:type="dxa"/>
            <w:tcBorders>
              <w:top w:val="single" w:sz="4" w:space="0" w:color="000000"/>
              <w:left w:val="single" w:sz="4" w:space="0" w:color="000000"/>
              <w:bottom w:val="single" w:sz="4" w:space="0" w:color="000000"/>
              <w:right w:val="single" w:sz="4" w:space="0" w:color="auto"/>
            </w:tcBorders>
          </w:tcPr>
          <w:p w14:paraId="3DD21730" w14:textId="2FF18555" w:rsidR="00FC5174" w:rsidRPr="00F71A9A" w:rsidRDefault="00FC5174" w:rsidP="00E57FAE">
            <w:pPr>
              <w:rPr>
                <w:rFonts w:ascii="Gill Sans MT" w:hAnsi="Gill Sans MT"/>
                <w:w w:val="105"/>
                <w:sz w:val="20"/>
                <w:szCs w:val="20"/>
              </w:rPr>
            </w:pPr>
            <w:r w:rsidRPr="00F71A9A">
              <w:rPr>
                <w:rFonts w:ascii="Gill Sans MT" w:hAnsi="Gill Sans MT"/>
                <w:w w:val="105"/>
                <w:sz w:val="20"/>
                <w:szCs w:val="20"/>
              </w:rPr>
              <w:t>F.2</w:t>
            </w:r>
          </w:p>
        </w:tc>
        <w:tc>
          <w:tcPr>
            <w:tcW w:w="9180" w:type="dxa"/>
            <w:gridSpan w:val="3"/>
            <w:tcBorders>
              <w:top w:val="single" w:sz="4" w:space="0" w:color="000000"/>
              <w:left w:val="single" w:sz="4" w:space="0" w:color="auto"/>
              <w:bottom w:val="single" w:sz="4" w:space="0" w:color="000000"/>
              <w:right w:val="single" w:sz="18" w:space="0" w:color="000000"/>
            </w:tcBorders>
          </w:tcPr>
          <w:p w14:paraId="3FD055DE" w14:textId="77777777" w:rsidR="00FC5174" w:rsidRPr="00F71A9A" w:rsidRDefault="00FC5174" w:rsidP="00E57FAE">
            <w:pPr>
              <w:spacing w:after="0"/>
              <w:rPr>
                <w:rFonts w:ascii="Gill Sans MT" w:hAnsi="Gill Sans MT"/>
                <w:w w:val="105"/>
                <w:sz w:val="20"/>
                <w:szCs w:val="20"/>
              </w:rPr>
            </w:pPr>
            <w:commentRangeStart w:id="55"/>
            <w:commentRangeStart w:id="56"/>
            <w:r w:rsidRPr="00F71A9A">
              <w:rPr>
                <w:rFonts w:ascii="Gill Sans MT" w:hAnsi="Gill Sans MT" w:cs="Arial"/>
                <w:sz w:val="20"/>
                <w:szCs w:val="20"/>
              </w:rPr>
              <w:t xml:space="preserve">What do you think is the value of all the trees on a </w:t>
            </w:r>
            <w:proofErr w:type="gramStart"/>
            <w:r w:rsidRPr="00F71A9A">
              <w:rPr>
                <w:rFonts w:ascii="Gill Sans MT" w:hAnsi="Gill Sans MT" w:cs="Arial"/>
                <w:sz w:val="20"/>
                <w:szCs w:val="20"/>
              </w:rPr>
              <w:t>well-forested</w:t>
            </w:r>
            <w:proofErr w:type="gramEnd"/>
            <w:r w:rsidRPr="00F71A9A">
              <w:rPr>
                <w:rFonts w:ascii="Gill Sans MT" w:hAnsi="Gill Sans MT" w:cs="Arial"/>
                <w:sz w:val="20"/>
                <w:szCs w:val="20"/>
              </w:rPr>
              <w:t xml:space="preserve"> ha of your community land?</w:t>
            </w:r>
            <w:commentRangeEnd w:id="55"/>
            <w:r w:rsidR="0010097C">
              <w:rPr>
                <w:rStyle w:val="CommentReference"/>
              </w:rPr>
              <w:commentReference w:id="55"/>
            </w:r>
            <w:commentRangeEnd w:id="56"/>
            <w:r w:rsidR="007A267C">
              <w:rPr>
                <w:rStyle w:val="CommentReference"/>
              </w:rPr>
              <w:commentReference w:id="56"/>
            </w:r>
          </w:p>
        </w:tc>
        <w:tc>
          <w:tcPr>
            <w:tcW w:w="1260" w:type="dxa"/>
            <w:tcBorders>
              <w:top w:val="single" w:sz="18" w:space="0" w:color="000000"/>
              <w:left w:val="single" w:sz="18" w:space="0" w:color="000000"/>
              <w:bottom w:val="single" w:sz="18" w:space="0" w:color="000000"/>
              <w:right w:val="single" w:sz="18" w:space="0" w:color="000000"/>
            </w:tcBorders>
          </w:tcPr>
          <w:p w14:paraId="367AFFCA" w14:textId="77777777" w:rsidR="00FC5174" w:rsidRPr="00F71A9A" w:rsidRDefault="00FC5174" w:rsidP="00E57FAE">
            <w:pPr>
              <w:spacing w:after="0"/>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F9283E" w:rsidRPr="00F71A9A" w14:paraId="0F6347BF" w14:textId="77777777" w:rsidTr="00B61294">
        <w:trPr>
          <w:trHeight w:val="20"/>
        </w:trPr>
        <w:tc>
          <w:tcPr>
            <w:tcW w:w="5559" w:type="dxa"/>
            <w:gridSpan w:val="2"/>
            <w:tcBorders>
              <w:top w:val="single" w:sz="4" w:space="0" w:color="000000"/>
              <w:left w:val="single" w:sz="4" w:space="0" w:color="000000"/>
              <w:bottom w:val="single" w:sz="4" w:space="0" w:color="000000"/>
            </w:tcBorders>
          </w:tcPr>
          <w:p w14:paraId="37AA3646" w14:textId="77777777" w:rsidR="00F9283E" w:rsidRPr="00F71A9A" w:rsidRDefault="00F9283E" w:rsidP="00F9283E">
            <w:pPr>
              <w:spacing w:after="0"/>
              <w:rPr>
                <w:rFonts w:ascii="Gill Sans MT" w:hAnsi="Gill Sans MT" w:cs="Arial"/>
                <w:sz w:val="20"/>
                <w:szCs w:val="20"/>
              </w:rPr>
            </w:pPr>
            <w:r w:rsidRPr="00F71A9A">
              <w:rPr>
                <w:rFonts w:ascii="Gill Sans MT" w:hAnsi="Gill Sans MT" w:cs="Arial"/>
                <w:sz w:val="20"/>
                <w:szCs w:val="20"/>
              </w:rPr>
              <w:lastRenderedPageBreak/>
              <w:t>Now I am going to read you a series of statements. Please tell me how much you agree or disagree with the following.</w:t>
            </w:r>
          </w:p>
        </w:tc>
        <w:tc>
          <w:tcPr>
            <w:tcW w:w="5545" w:type="dxa"/>
            <w:gridSpan w:val="3"/>
            <w:tcBorders>
              <w:top w:val="single" w:sz="4" w:space="0" w:color="000000"/>
              <w:bottom w:val="single" w:sz="4" w:space="0" w:color="000000"/>
              <w:right w:val="single" w:sz="18" w:space="0" w:color="000000"/>
            </w:tcBorders>
          </w:tcPr>
          <w:p w14:paraId="17F0E3E3" w14:textId="77777777" w:rsidR="00F9283E" w:rsidRPr="00F71A9A" w:rsidRDefault="00F9283E" w:rsidP="00F9283E">
            <w:pPr>
              <w:spacing w:after="0"/>
              <w:rPr>
                <w:rFonts w:ascii="Gill Sans MT" w:eastAsia="Calibri" w:hAnsi="Gill Sans MT" w:cs="Times New Roman"/>
                <w:i/>
                <w:color w:val="A6A6A6"/>
                <w:sz w:val="20"/>
                <w:szCs w:val="20"/>
              </w:rPr>
            </w:pPr>
          </w:p>
        </w:tc>
      </w:tr>
      <w:tr w:rsidR="00F9283E" w:rsidRPr="00F71A9A" w14:paraId="697A001F" w14:textId="77777777" w:rsidTr="00B61294">
        <w:trPr>
          <w:trHeight w:val="20"/>
        </w:trPr>
        <w:tc>
          <w:tcPr>
            <w:tcW w:w="664" w:type="dxa"/>
            <w:tcBorders>
              <w:top w:val="single" w:sz="4" w:space="0" w:color="000000"/>
              <w:left w:val="single" w:sz="4" w:space="0" w:color="000000"/>
              <w:bottom w:val="single" w:sz="4" w:space="0" w:color="000000"/>
              <w:right w:val="single" w:sz="4" w:space="0" w:color="auto"/>
            </w:tcBorders>
          </w:tcPr>
          <w:p w14:paraId="6EC41A6A" w14:textId="77777777" w:rsidR="00F9283E" w:rsidRPr="00F71A9A" w:rsidRDefault="00F9283E" w:rsidP="00F9283E">
            <w:pPr>
              <w:spacing w:after="0"/>
              <w:rPr>
                <w:rFonts w:ascii="Gill Sans MT" w:eastAsia="Calibri" w:hAnsi="Gill Sans MT" w:cs="Times New Roman"/>
                <w:w w:val="105"/>
                <w:sz w:val="20"/>
                <w:szCs w:val="20"/>
              </w:rPr>
            </w:pPr>
          </w:p>
        </w:tc>
        <w:tc>
          <w:tcPr>
            <w:tcW w:w="4895" w:type="dxa"/>
            <w:tcBorders>
              <w:top w:val="single" w:sz="4" w:space="0" w:color="000000"/>
              <w:left w:val="single" w:sz="4" w:space="0" w:color="auto"/>
              <w:bottom w:val="single" w:sz="4" w:space="0" w:color="000000"/>
            </w:tcBorders>
          </w:tcPr>
          <w:p w14:paraId="3C6C5980" w14:textId="28E1C88D" w:rsidR="007A267C" w:rsidRDefault="007A267C" w:rsidP="00F9283E">
            <w:pPr>
              <w:spacing w:after="0"/>
              <w:rPr>
                <w:ins w:id="57" w:author="Heather Huntington" w:date="2014-11-18T09:58:00Z"/>
                <w:rFonts w:ascii="Gill Sans MT" w:hAnsi="Gill Sans MT" w:cs="Arial"/>
                <w:sz w:val="20"/>
                <w:szCs w:val="20"/>
              </w:rPr>
            </w:pPr>
            <w:ins w:id="58" w:author="Heather Huntington" w:date="2014-11-18T09:58:00Z">
              <w:r>
                <w:rPr>
                  <w:rFonts w:ascii="Gill Sans MT" w:hAnsi="Gill Sans MT" w:cs="Arial"/>
                  <w:sz w:val="20"/>
                  <w:szCs w:val="20"/>
                </w:rPr>
                <w:t xml:space="preserve">Damage to the forest (wildlife, wood, etc.) is a big problem facing this community. </w:t>
              </w:r>
            </w:ins>
          </w:p>
          <w:p w14:paraId="23B25C24" w14:textId="77777777" w:rsidR="007A267C" w:rsidRDefault="007A267C" w:rsidP="00F9283E">
            <w:pPr>
              <w:spacing w:after="0"/>
              <w:rPr>
                <w:ins w:id="59" w:author="Heather Huntington" w:date="2014-11-18T09:58:00Z"/>
                <w:rFonts w:ascii="Gill Sans MT" w:hAnsi="Gill Sans MT" w:cs="Arial"/>
                <w:sz w:val="20"/>
                <w:szCs w:val="20"/>
              </w:rPr>
            </w:pPr>
          </w:p>
          <w:p w14:paraId="00D12056" w14:textId="47C47F5E" w:rsidR="0097103A" w:rsidRPr="00F71A9A" w:rsidDel="007A267C" w:rsidRDefault="00F9283E" w:rsidP="00F9283E">
            <w:pPr>
              <w:spacing w:after="0"/>
              <w:rPr>
                <w:del w:id="60" w:author="Heather Huntington" w:date="2014-11-18T09:59:00Z"/>
                <w:rFonts w:ascii="Gill Sans MT" w:hAnsi="Gill Sans MT" w:cs="Arial"/>
                <w:sz w:val="20"/>
                <w:szCs w:val="20"/>
              </w:rPr>
            </w:pPr>
            <w:commentRangeStart w:id="61"/>
            <w:del w:id="62" w:author="Heather Huntington" w:date="2014-11-18T09:59:00Z">
              <w:r w:rsidRPr="00F71A9A" w:rsidDel="007A267C">
                <w:rPr>
                  <w:rFonts w:ascii="Gill Sans MT" w:hAnsi="Gill Sans MT" w:cs="Arial"/>
                  <w:sz w:val="20"/>
                  <w:szCs w:val="20"/>
                </w:rPr>
                <w:delText>Forest degradation is a big problem facing this community.</w:delText>
              </w:r>
            </w:del>
            <w:ins w:id="63" w:author="Vanessa Retana" w:date="2014-11-05T20:35:00Z">
              <w:del w:id="64" w:author="Heather Huntington" w:date="2014-11-18T09:59:00Z">
                <w:r w:rsidR="00DC4BD9" w:rsidRPr="00F71A9A" w:rsidDel="007A267C">
                  <w:rPr>
                    <w:rFonts w:ascii="Gill Sans MT" w:hAnsi="Gill Sans MT" w:cs="Arial"/>
                    <w:sz w:val="20"/>
                    <w:szCs w:val="20"/>
                  </w:rPr>
                  <w:delText xml:space="preserve"> </w:delText>
                </w:r>
              </w:del>
            </w:ins>
            <w:commentRangeEnd w:id="61"/>
            <w:del w:id="65" w:author="Heather Huntington" w:date="2014-11-18T09:59:00Z">
              <w:r w:rsidR="00EC2BD2" w:rsidDel="007A267C">
                <w:rPr>
                  <w:rStyle w:val="CommentReference"/>
                </w:rPr>
                <w:commentReference w:id="61"/>
              </w:r>
            </w:del>
          </w:p>
          <w:p w14:paraId="25D558AF" w14:textId="58570666" w:rsidR="0097103A" w:rsidRPr="00F71A9A" w:rsidDel="007A267C" w:rsidRDefault="0097103A" w:rsidP="00F9283E">
            <w:pPr>
              <w:spacing w:after="0"/>
              <w:rPr>
                <w:del w:id="66" w:author="Heather Huntington" w:date="2014-11-18T09:59:00Z"/>
                <w:rFonts w:ascii="Gill Sans MT" w:hAnsi="Gill Sans MT" w:cs="Arial"/>
                <w:sz w:val="20"/>
                <w:szCs w:val="20"/>
              </w:rPr>
            </w:pPr>
          </w:p>
          <w:p w14:paraId="74363EE7" w14:textId="39C46D05" w:rsidR="00F9283E" w:rsidRPr="00F71A9A" w:rsidRDefault="00DC4BD9" w:rsidP="00F9283E">
            <w:pPr>
              <w:spacing w:after="0"/>
              <w:rPr>
                <w:rFonts w:ascii="Gill Sans MT" w:hAnsi="Gill Sans MT" w:cs="Arial"/>
                <w:sz w:val="20"/>
                <w:szCs w:val="20"/>
              </w:rPr>
            </w:pPr>
            <w:del w:id="67" w:author="Heather Huntington" w:date="2014-11-18T09:59:00Z">
              <w:r w:rsidRPr="00F71A9A" w:rsidDel="007A267C">
                <w:rPr>
                  <w:rFonts w:ascii="Gill Sans MT" w:hAnsi="Gill Sans MT" w:cs="Arial"/>
                  <w:sz w:val="20"/>
                  <w:szCs w:val="20"/>
                </w:rPr>
                <w:delText xml:space="preserve">ALTERNATIVE WORDING: Reduction in the </w:delText>
              </w:r>
              <w:r w:rsidR="0097103A" w:rsidRPr="00F71A9A" w:rsidDel="007A267C">
                <w:rPr>
                  <w:rFonts w:ascii="Gill Sans MT" w:hAnsi="Gill Sans MT" w:cs="Arial"/>
                  <w:sz w:val="20"/>
                  <w:szCs w:val="20"/>
                </w:rPr>
                <w:delText>amount and quality of products</w:delText>
              </w:r>
              <w:r w:rsidRPr="00F71A9A" w:rsidDel="007A267C">
                <w:rPr>
                  <w:rFonts w:ascii="Gill Sans MT" w:hAnsi="Gill Sans MT" w:cs="Arial"/>
                  <w:sz w:val="20"/>
                  <w:szCs w:val="20"/>
                </w:rPr>
                <w:delText xml:space="preserve"> (wil</w:delText>
              </w:r>
              <w:r w:rsidR="0097103A" w:rsidRPr="00F71A9A" w:rsidDel="007A267C">
                <w:rPr>
                  <w:rFonts w:ascii="Gill Sans MT" w:hAnsi="Gill Sans MT" w:cs="Arial"/>
                  <w:sz w:val="20"/>
                  <w:szCs w:val="20"/>
                </w:rPr>
                <w:delText xml:space="preserve">dlife, wood, etc.) </w:delText>
              </w:r>
              <w:r w:rsidRPr="00F71A9A" w:rsidDel="007A267C">
                <w:rPr>
                  <w:rFonts w:ascii="Gill Sans MT" w:hAnsi="Gill Sans MT" w:cs="Arial"/>
                  <w:sz w:val="20"/>
                  <w:szCs w:val="20"/>
                </w:rPr>
                <w:delText>obtained from forests is a big problem facing this community.</w:delText>
              </w:r>
            </w:del>
          </w:p>
        </w:tc>
        <w:tc>
          <w:tcPr>
            <w:tcW w:w="3475" w:type="dxa"/>
            <w:tcBorders>
              <w:top w:val="single" w:sz="4" w:space="0" w:color="000000"/>
              <w:bottom w:val="single" w:sz="4" w:space="0" w:color="000000"/>
              <w:right w:val="single" w:sz="18" w:space="0" w:color="000000"/>
            </w:tcBorders>
          </w:tcPr>
          <w:p w14:paraId="6018216C"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1=Strongly agree</w:t>
            </w:r>
          </w:p>
          <w:p w14:paraId="18C70FAB"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2=Agree</w:t>
            </w:r>
          </w:p>
          <w:p w14:paraId="27B0C806"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3=Neither agree nor disagree</w:t>
            </w:r>
          </w:p>
          <w:p w14:paraId="43F64ACC"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4=Disagree</w:t>
            </w:r>
            <w:r w:rsidRPr="00F71A9A">
              <w:rPr>
                <w:rFonts w:ascii="Gill Sans MT" w:hAnsi="Gill Sans MT"/>
                <w:sz w:val="20"/>
                <w:szCs w:val="20"/>
              </w:rPr>
              <w:tab/>
            </w:r>
          </w:p>
          <w:p w14:paraId="5AA04BED"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5=Strongly disagree</w:t>
            </w:r>
          </w:p>
          <w:p w14:paraId="528D9871"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888=Don't know</w:t>
            </w:r>
          </w:p>
          <w:p w14:paraId="1D1DFC9F"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999=Prefer not to respond</w:t>
            </w:r>
          </w:p>
        </w:tc>
        <w:tc>
          <w:tcPr>
            <w:tcW w:w="2070" w:type="dxa"/>
            <w:gridSpan w:val="2"/>
            <w:tcBorders>
              <w:top w:val="single" w:sz="18" w:space="0" w:color="000000"/>
              <w:left w:val="single" w:sz="18" w:space="0" w:color="000000"/>
              <w:bottom w:val="single" w:sz="18" w:space="0" w:color="000000"/>
              <w:right w:val="single" w:sz="18" w:space="0" w:color="000000"/>
            </w:tcBorders>
          </w:tcPr>
          <w:p w14:paraId="227123E0" w14:textId="77777777" w:rsidR="00F9283E" w:rsidRPr="00F71A9A" w:rsidRDefault="00F9283E" w:rsidP="00F9283E">
            <w:pPr>
              <w:spacing w:after="0"/>
              <w:rPr>
                <w:rFonts w:ascii="Gill Sans MT" w:eastAsia="Calibri" w:hAnsi="Gill Sans MT" w:cs="Times New Roman"/>
                <w:i/>
                <w:color w:val="A6A6A6"/>
                <w:sz w:val="20"/>
                <w:szCs w:val="20"/>
              </w:rPr>
            </w:pPr>
          </w:p>
        </w:tc>
      </w:tr>
      <w:tr w:rsidR="00F9283E" w:rsidRPr="00F71A9A" w14:paraId="1E08CFDE" w14:textId="77777777" w:rsidTr="00B61294">
        <w:trPr>
          <w:trHeight w:val="20"/>
        </w:trPr>
        <w:tc>
          <w:tcPr>
            <w:tcW w:w="664" w:type="dxa"/>
            <w:tcBorders>
              <w:top w:val="single" w:sz="4" w:space="0" w:color="000000"/>
              <w:left w:val="single" w:sz="4" w:space="0" w:color="000000"/>
              <w:bottom w:val="single" w:sz="4" w:space="0" w:color="000000"/>
              <w:right w:val="single" w:sz="4" w:space="0" w:color="auto"/>
            </w:tcBorders>
          </w:tcPr>
          <w:p w14:paraId="08638480" w14:textId="77777777" w:rsidR="00F9283E" w:rsidRPr="00F71A9A" w:rsidRDefault="00F9283E" w:rsidP="00F9283E">
            <w:pPr>
              <w:spacing w:after="0"/>
              <w:rPr>
                <w:rFonts w:ascii="Gill Sans MT" w:eastAsia="Calibri" w:hAnsi="Gill Sans MT" w:cs="Times New Roman"/>
                <w:w w:val="105"/>
                <w:sz w:val="20"/>
                <w:szCs w:val="20"/>
              </w:rPr>
            </w:pPr>
          </w:p>
        </w:tc>
        <w:tc>
          <w:tcPr>
            <w:tcW w:w="4895" w:type="dxa"/>
            <w:tcBorders>
              <w:top w:val="single" w:sz="4" w:space="0" w:color="000000"/>
              <w:left w:val="single" w:sz="4" w:space="0" w:color="auto"/>
              <w:bottom w:val="single" w:sz="4" w:space="0" w:color="000000"/>
            </w:tcBorders>
          </w:tcPr>
          <w:p w14:paraId="6CDED0CE" w14:textId="77777777" w:rsidR="00F9283E" w:rsidRPr="00F71A9A" w:rsidRDefault="00F9283E" w:rsidP="00F9283E">
            <w:pPr>
              <w:spacing w:after="0"/>
              <w:rPr>
                <w:rFonts w:ascii="Gill Sans MT" w:hAnsi="Gill Sans MT" w:cs="Arial"/>
                <w:sz w:val="20"/>
                <w:szCs w:val="20"/>
              </w:rPr>
            </w:pPr>
            <w:r w:rsidRPr="00F71A9A">
              <w:rPr>
                <w:rFonts w:ascii="Gill Sans MT" w:hAnsi="Gill Sans MT" w:cs="Arial"/>
                <w:sz w:val="20"/>
                <w:szCs w:val="20"/>
              </w:rPr>
              <w:t>It is important to take steps reduce deforestation and the degradation of forest resources.</w:t>
            </w:r>
          </w:p>
        </w:tc>
        <w:tc>
          <w:tcPr>
            <w:tcW w:w="3475" w:type="dxa"/>
            <w:tcBorders>
              <w:top w:val="single" w:sz="4" w:space="0" w:color="000000"/>
              <w:bottom w:val="single" w:sz="4" w:space="0" w:color="000000"/>
              <w:right w:val="single" w:sz="18" w:space="0" w:color="000000"/>
            </w:tcBorders>
          </w:tcPr>
          <w:p w14:paraId="3AFD526B"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1=Strongly agree</w:t>
            </w:r>
          </w:p>
          <w:p w14:paraId="234F95C9"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2=Agree</w:t>
            </w:r>
          </w:p>
          <w:p w14:paraId="3F31FB5D"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3=Neither agree nor disagree</w:t>
            </w:r>
          </w:p>
          <w:p w14:paraId="7B84F33A"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4=Disagree</w:t>
            </w:r>
            <w:r w:rsidRPr="00F71A9A">
              <w:rPr>
                <w:rFonts w:ascii="Gill Sans MT" w:hAnsi="Gill Sans MT"/>
                <w:sz w:val="20"/>
                <w:szCs w:val="20"/>
              </w:rPr>
              <w:tab/>
            </w:r>
          </w:p>
          <w:p w14:paraId="3673ED1C"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5=Strongly disagree</w:t>
            </w:r>
          </w:p>
          <w:p w14:paraId="185C1A60"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888=Don't know</w:t>
            </w:r>
          </w:p>
          <w:p w14:paraId="206C8821"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999=Prefer not to respond</w:t>
            </w:r>
          </w:p>
        </w:tc>
        <w:tc>
          <w:tcPr>
            <w:tcW w:w="2070" w:type="dxa"/>
            <w:gridSpan w:val="2"/>
            <w:tcBorders>
              <w:top w:val="single" w:sz="18" w:space="0" w:color="000000"/>
              <w:left w:val="single" w:sz="18" w:space="0" w:color="000000"/>
              <w:bottom w:val="single" w:sz="18" w:space="0" w:color="000000"/>
              <w:right w:val="single" w:sz="18" w:space="0" w:color="000000"/>
            </w:tcBorders>
          </w:tcPr>
          <w:p w14:paraId="7EAF16C0" w14:textId="77777777" w:rsidR="00F9283E" w:rsidRPr="00F71A9A" w:rsidRDefault="00F9283E" w:rsidP="00F9283E">
            <w:pPr>
              <w:spacing w:after="0"/>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F9283E" w:rsidRPr="00F71A9A" w14:paraId="16504311" w14:textId="77777777" w:rsidTr="00B61294">
        <w:trPr>
          <w:trHeight w:val="20"/>
        </w:trPr>
        <w:tc>
          <w:tcPr>
            <w:tcW w:w="664" w:type="dxa"/>
            <w:tcBorders>
              <w:top w:val="single" w:sz="4" w:space="0" w:color="000000"/>
              <w:left w:val="single" w:sz="4" w:space="0" w:color="000000"/>
              <w:bottom w:val="single" w:sz="4" w:space="0" w:color="000000"/>
              <w:right w:val="single" w:sz="4" w:space="0" w:color="auto"/>
            </w:tcBorders>
          </w:tcPr>
          <w:p w14:paraId="531B44C0" w14:textId="77777777" w:rsidR="00F9283E" w:rsidRPr="00F71A9A" w:rsidRDefault="00F9283E" w:rsidP="00F9283E">
            <w:pPr>
              <w:spacing w:after="0"/>
              <w:rPr>
                <w:rFonts w:ascii="Gill Sans MT" w:eastAsia="Calibri" w:hAnsi="Gill Sans MT" w:cs="Times New Roman"/>
                <w:w w:val="105"/>
                <w:sz w:val="20"/>
                <w:szCs w:val="20"/>
              </w:rPr>
            </w:pPr>
          </w:p>
        </w:tc>
        <w:tc>
          <w:tcPr>
            <w:tcW w:w="4895" w:type="dxa"/>
            <w:tcBorders>
              <w:top w:val="single" w:sz="4" w:space="0" w:color="000000"/>
              <w:left w:val="single" w:sz="4" w:space="0" w:color="auto"/>
              <w:bottom w:val="single" w:sz="4" w:space="0" w:color="000000"/>
            </w:tcBorders>
          </w:tcPr>
          <w:p w14:paraId="58295011" w14:textId="321E7F02" w:rsidR="00F9283E" w:rsidRPr="00F71A9A" w:rsidRDefault="0097103A" w:rsidP="00F9283E">
            <w:pPr>
              <w:spacing w:after="0"/>
              <w:rPr>
                <w:rFonts w:ascii="Gill Sans MT" w:hAnsi="Gill Sans MT" w:cs="Arial"/>
                <w:sz w:val="20"/>
                <w:szCs w:val="20"/>
              </w:rPr>
            </w:pPr>
            <w:r w:rsidRPr="00F71A9A">
              <w:rPr>
                <w:rFonts w:ascii="Gill Sans MT" w:hAnsi="Gill Sans MT" w:cs="Arial"/>
                <w:sz w:val="20"/>
                <w:szCs w:val="20"/>
              </w:rPr>
              <w:t xml:space="preserve">Changes in temperature and rainfall patterns are </w:t>
            </w:r>
            <w:r w:rsidR="00F9283E" w:rsidRPr="00F71A9A">
              <w:rPr>
                <w:rFonts w:ascii="Gill Sans MT" w:hAnsi="Gill Sans MT" w:cs="Arial"/>
                <w:sz w:val="20"/>
                <w:szCs w:val="20"/>
              </w:rPr>
              <w:t>a big problem facing this community.</w:t>
            </w:r>
          </w:p>
        </w:tc>
        <w:tc>
          <w:tcPr>
            <w:tcW w:w="3475" w:type="dxa"/>
            <w:tcBorders>
              <w:top w:val="single" w:sz="4" w:space="0" w:color="000000"/>
              <w:bottom w:val="single" w:sz="4" w:space="0" w:color="000000"/>
              <w:right w:val="single" w:sz="18" w:space="0" w:color="000000"/>
            </w:tcBorders>
          </w:tcPr>
          <w:p w14:paraId="43F17F9B"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1=Strongly agree</w:t>
            </w:r>
          </w:p>
          <w:p w14:paraId="22B93893"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2=Agree</w:t>
            </w:r>
          </w:p>
          <w:p w14:paraId="36BC1C05"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3=Neither agree nor disagree</w:t>
            </w:r>
          </w:p>
          <w:p w14:paraId="698BC3A1"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4=Disagree</w:t>
            </w:r>
            <w:r w:rsidRPr="00F71A9A">
              <w:rPr>
                <w:rFonts w:ascii="Gill Sans MT" w:hAnsi="Gill Sans MT"/>
                <w:sz w:val="20"/>
                <w:szCs w:val="20"/>
              </w:rPr>
              <w:tab/>
            </w:r>
          </w:p>
          <w:p w14:paraId="31DCF332"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5=Strongly disagree</w:t>
            </w:r>
          </w:p>
          <w:p w14:paraId="046A9ABC"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888=Don't know</w:t>
            </w:r>
          </w:p>
          <w:p w14:paraId="08BEE269"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999=Prefer not to respond</w:t>
            </w:r>
          </w:p>
        </w:tc>
        <w:tc>
          <w:tcPr>
            <w:tcW w:w="2070" w:type="dxa"/>
            <w:gridSpan w:val="2"/>
            <w:tcBorders>
              <w:top w:val="single" w:sz="18" w:space="0" w:color="000000"/>
              <w:left w:val="single" w:sz="18" w:space="0" w:color="000000"/>
              <w:bottom w:val="single" w:sz="18" w:space="0" w:color="000000"/>
              <w:right w:val="single" w:sz="18" w:space="0" w:color="000000"/>
            </w:tcBorders>
          </w:tcPr>
          <w:p w14:paraId="1E008DE5" w14:textId="77777777" w:rsidR="00F9283E" w:rsidRPr="00F71A9A" w:rsidRDefault="00F9283E" w:rsidP="00F9283E">
            <w:pPr>
              <w:spacing w:after="0"/>
              <w:rPr>
                <w:rFonts w:ascii="Gill Sans MT" w:eastAsia="Calibri" w:hAnsi="Gill Sans MT" w:cs="Times New Roman"/>
                <w:i/>
                <w:color w:val="A6A6A6"/>
                <w:sz w:val="20"/>
                <w:szCs w:val="20"/>
              </w:rPr>
            </w:pPr>
          </w:p>
        </w:tc>
      </w:tr>
      <w:tr w:rsidR="00F9283E" w:rsidRPr="00F71A9A" w14:paraId="4B039CE9" w14:textId="77777777" w:rsidTr="00B61294">
        <w:trPr>
          <w:trHeight w:val="20"/>
        </w:trPr>
        <w:tc>
          <w:tcPr>
            <w:tcW w:w="664" w:type="dxa"/>
            <w:tcBorders>
              <w:top w:val="single" w:sz="4" w:space="0" w:color="000000"/>
              <w:left w:val="single" w:sz="4" w:space="0" w:color="000000"/>
              <w:bottom w:val="single" w:sz="4" w:space="0" w:color="000000"/>
              <w:right w:val="single" w:sz="4" w:space="0" w:color="auto"/>
            </w:tcBorders>
          </w:tcPr>
          <w:p w14:paraId="2029917C" w14:textId="77777777" w:rsidR="00F9283E" w:rsidRPr="00F71A9A" w:rsidRDefault="00F9283E" w:rsidP="00F9283E">
            <w:pPr>
              <w:spacing w:after="0"/>
              <w:rPr>
                <w:rFonts w:ascii="Gill Sans MT" w:eastAsia="Calibri" w:hAnsi="Gill Sans MT" w:cs="Times New Roman"/>
                <w:w w:val="105"/>
                <w:sz w:val="20"/>
                <w:szCs w:val="20"/>
              </w:rPr>
            </w:pPr>
          </w:p>
        </w:tc>
        <w:tc>
          <w:tcPr>
            <w:tcW w:w="4895" w:type="dxa"/>
            <w:tcBorders>
              <w:top w:val="single" w:sz="4" w:space="0" w:color="000000"/>
              <w:left w:val="single" w:sz="4" w:space="0" w:color="auto"/>
              <w:bottom w:val="single" w:sz="4" w:space="0" w:color="000000"/>
            </w:tcBorders>
          </w:tcPr>
          <w:p w14:paraId="75BEFF43" w14:textId="61AFD8D6" w:rsidR="00F9283E" w:rsidRPr="00F71A9A" w:rsidRDefault="00F9283E" w:rsidP="0097103A">
            <w:pPr>
              <w:spacing w:after="0"/>
              <w:rPr>
                <w:rFonts w:ascii="Gill Sans MT" w:hAnsi="Gill Sans MT" w:cs="Arial"/>
                <w:sz w:val="20"/>
                <w:szCs w:val="20"/>
              </w:rPr>
            </w:pPr>
            <w:r w:rsidRPr="00F71A9A">
              <w:rPr>
                <w:rFonts w:ascii="Gill Sans MT" w:hAnsi="Gill Sans MT" w:cs="Arial"/>
                <w:sz w:val="20"/>
                <w:szCs w:val="20"/>
              </w:rPr>
              <w:t xml:space="preserve">It is important for the community to take steps to </w:t>
            </w:r>
            <w:r w:rsidR="0097103A" w:rsidRPr="00F71A9A">
              <w:rPr>
                <w:rFonts w:ascii="Gill Sans MT" w:hAnsi="Gill Sans MT" w:cs="Arial"/>
                <w:sz w:val="20"/>
                <w:szCs w:val="20"/>
              </w:rPr>
              <w:t xml:space="preserve">protect themselves from these changes in temperature and rainfall patterns. </w:t>
            </w:r>
          </w:p>
        </w:tc>
        <w:tc>
          <w:tcPr>
            <w:tcW w:w="3475" w:type="dxa"/>
            <w:tcBorders>
              <w:top w:val="single" w:sz="4" w:space="0" w:color="000000"/>
              <w:bottom w:val="single" w:sz="4" w:space="0" w:color="000000"/>
              <w:right w:val="single" w:sz="18" w:space="0" w:color="000000"/>
            </w:tcBorders>
          </w:tcPr>
          <w:p w14:paraId="3B53968A"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1=Strongly agree</w:t>
            </w:r>
          </w:p>
          <w:p w14:paraId="10C306E0"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2=Agree</w:t>
            </w:r>
          </w:p>
          <w:p w14:paraId="24EB7194"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3=Neither agree nor disagree</w:t>
            </w:r>
          </w:p>
          <w:p w14:paraId="77710910"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4=Disagree</w:t>
            </w:r>
            <w:r w:rsidRPr="00F71A9A">
              <w:rPr>
                <w:rFonts w:ascii="Gill Sans MT" w:hAnsi="Gill Sans MT"/>
                <w:sz w:val="20"/>
                <w:szCs w:val="20"/>
              </w:rPr>
              <w:tab/>
            </w:r>
          </w:p>
          <w:p w14:paraId="4675A3E6"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5=Strongly disagree</w:t>
            </w:r>
          </w:p>
          <w:p w14:paraId="2A1D766A"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888=Don't know</w:t>
            </w:r>
          </w:p>
          <w:p w14:paraId="47547B67" w14:textId="77777777" w:rsidR="00F9283E" w:rsidRPr="00F71A9A" w:rsidRDefault="00F9283E" w:rsidP="00F9283E">
            <w:pPr>
              <w:spacing w:after="0"/>
              <w:rPr>
                <w:rFonts w:ascii="Gill Sans MT" w:hAnsi="Gill Sans MT"/>
                <w:sz w:val="20"/>
                <w:szCs w:val="20"/>
              </w:rPr>
            </w:pPr>
            <w:r w:rsidRPr="00F71A9A">
              <w:rPr>
                <w:rFonts w:ascii="Gill Sans MT" w:hAnsi="Gill Sans MT"/>
                <w:sz w:val="20"/>
                <w:szCs w:val="20"/>
              </w:rPr>
              <w:t>999=Prefer not to respond</w:t>
            </w:r>
          </w:p>
        </w:tc>
        <w:tc>
          <w:tcPr>
            <w:tcW w:w="2070" w:type="dxa"/>
            <w:gridSpan w:val="2"/>
            <w:tcBorders>
              <w:top w:val="single" w:sz="18" w:space="0" w:color="000000"/>
              <w:left w:val="single" w:sz="18" w:space="0" w:color="000000"/>
              <w:bottom w:val="single" w:sz="18" w:space="0" w:color="000000"/>
              <w:right w:val="single" w:sz="18" w:space="0" w:color="000000"/>
            </w:tcBorders>
          </w:tcPr>
          <w:p w14:paraId="0F0EEF6B" w14:textId="77777777" w:rsidR="00F9283E" w:rsidRPr="00F71A9A" w:rsidRDefault="00F9283E" w:rsidP="00F9283E">
            <w:pPr>
              <w:spacing w:after="0"/>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B61294" w:rsidRPr="00F71A9A" w14:paraId="736B5A2E" w14:textId="77777777" w:rsidTr="00B61294">
        <w:trPr>
          <w:trHeight w:val="20"/>
        </w:trPr>
        <w:tc>
          <w:tcPr>
            <w:tcW w:w="664" w:type="dxa"/>
            <w:tcBorders>
              <w:top w:val="single" w:sz="4" w:space="0" w:color="000000"/>
              <w:left w:val="single" w:sz="4" w:space="0" w:color="000000"/>
              <w:bottom w:val="single" w:sz="4" w:space="0" w:color="000000"/>
              <w:right w:val="single" w:sz="4" w:space="0" w:color="auto"/>
            </w:tcBorders>
          </w:tcPr>
          <w:p w14:paraId="03D17DA5" w14:textId="77777777" w:rsidR="00B61294" w:rsidRPr="00F71A9A" w:rsidRDefault="00B61294" w:rsidP="00B61294">
            <w:pPr>
              <w:spacing w:after="0"/>
              <w:rPr>
                <w:rFonts w:ascii="Gill Sans MT" w:eastAsia="Calibri" w:hAnsi="Gill Sans MT" w:cs="Times New Roman"/>
                <w:w w:val="105"/>
                <w:sz w:val="20"/>
                <w:szCs w:val="20"/>
              </w:rPr>
            </w:pPr>
          </w:p>
        </w:tc>
        <w:tc>
          <w:tcPr>
            <w:tcW w:w="4895" w:type="dxa"/>
            <w:tcBorders>
              <w:top w:val="single" w:sz="4" w:space="0" w:color="000000"/>
              <w:left w:val="single" w:sz="4" w:space="0" w:color="auto"/>
              <w:bottom w:val="single" w:sz="4" w:space="0" w:color="000000"/>
            </w:tcBorders>
          </w:tcPr>
          <w:p w14:paraId="16CDCAF5" w14:textId="77777777" w:rsidR="00B61294" w:rsidRPr="00F71A9A" w:rsidRDefault="00B61294" w:rsidP="00B61294">
            <w:pPr>
              <w:spacing w:after="0"/>
              <w:rPr>
                <w:rFonts w:ascii="Gill Sans MT" w:hAnsi="Gill Sans MT" w:cs="Arial"/>
                <w:sz w:val="20"/>
                <w:szCs w:val="20"/>
              </w:rPr>
            </w:pPr>
            <w:r w:rsidRPr="00F71A9A">
              <w:rPr>
                <w:rFonts w:ascii="Gill Sans MT" w:hAnsi="Gill Sans MT" w:cs="Arial"/>
                <w:sz w:val="20"/>
                <w:szCs w:val="20"/>
              </w:rPr>
              <w:t>I believe it is important to protect the forests in my community.</w:t>
            </w:r>
          </w:p>
        </w:tc>
        <w:tc>
          <w:tcPr>
            <w:tcW w:w="3475" w:type="dxa"/>
            <w:tcBorders>
              <w:top w:val="single" w:sz="4" w:space="0" w:color="000000"/>
              <w:bottom w:val="single" w:sz="4" w:space="0" w:color="000000"/>
              <w:right w:val="single" w:sz="18" w:space="0" w:color="000000"/>
            </w:tcBorders>
          </w:tcPr>
          <w:p w14:paraId="6FEFCC54" w14:textId="77777777" w:rsidR="00B61294" w:rsidRPr="00F71A9A" w:rsidRDefault="00B61294" w:rsidP="00B61294">
            <w:pPr>
              <w:spacing w:after="0"/>
              <w:rPr>
                <w:rFonts w:ascii="Gill Sans MT" w:hAnsi="Gill Sans MT"/>
                <w:sz w:val="20"/>
                <w:szCs w:val="20"/>
              </w:rPr>
            </w:pPr>
            <w:r w:rsidRPr="00F71A9A">
              <w:rPr>
                <w:rFonts w:ascii="Gill Sans MT" w:hAnsi="Gill Sans MT"/>
                <w:sz w:val="20"/>
                <w:szCs w:val="20"/>
              </w:rPr>
              <w:t>1=Strongly agree</w:t>
            </w:r>
          </w:p>
          <w:p w14:paraId="5D7E9C9D" w14:textId="77777777" w:rsidR="00B61294" w:rsidRPr="00F71A9A" w:rsidRDefault="00B61294" w:rsidP="00B61294">
            <w:pPr>
              <w:spacing w:after="0"/>
              <w:rPr>
                <w:rFonts w:ascii="Gill Sans MT" w:hAnsi="Gill Sans MT"/>
                <w:sz w:val="20"/>
                <w:szCs w:val="20"/>
              </w:rPr>
            </w:pPr>
            <w:r w:rsidRPr="00F71A9A">
              <w:rPr>
                <w:rFonts w:ascii="Gill Sans MT" w:hAnsi="Gill Sans MT"/>
                <w:sz w:val="20"/>
                <w:szCs w:val="20"/>
              </w:rPr>
              <w:t>2=Agree</w:t>
            </w:r>
          </w:p>
          <w:p w14:paraId="5D4B14AA" w14:textId="77777777" w:rsidR="00B61294" w:rsidRPr="00F71A9A" w:rsidRDefault="00B61294" w:rsidP="00B61294">
            <w:pPr>
              <w:spacing w:after="0"/>
              <w:rPr>
                <w:rFonts w:ascii="Gill Sans MT" w:hAnsi="Gill Sans MT"/>
                <w:sz w:val="20"/>
                <w:szCs w:val="20"/>
              </w:rPr>
            </w:pPr>
            <w:r w:rsidRPr="00F71A9A">
              <w:rPr>
                <w:rFonts w:ascii="Gill Sans MT" w:hAnsi="Gill Sans MT"/>
                <w:sz w:val="20"/>
                <w:szCs w:val="20"/>
              </w:rPr>
              <w:t>3=Neither agree nor disagree</w:t>
            </w:r>
          </w:p>
          <w:p w14:paraId="2464B199" w14:textId="77777777" w:rsidR="00B61294" w:rsidRPr="00F71A9A" w:rsidRDefault="00B61294" w:rsidP="00B61294">
            <w:pPr>
              <w:spacing w:after="0"/>
              <w:rPr>
                <w:rFonts w:ascii="Gill Sans MT" w:hAnsi="Gill Sans MT"/>
                <w:sz w:val="20"/>
                <w:szCs w:val="20"/>
              </w:rPr>
            </w:pPr>
            <w:r w:rsidRPr="00F71A9A">
              <w:rPr>
                <w:rFonts w:ascii="Gill Sans MT" w:hAnsi="Gill Sans MT"/>
                <w:sz w:val="20"/>
                <w:szCs w:val="20"/>
              </w:rPr>
              <w:t>4=Disagree</w:t>
            </w:r>
            <w:r w:rsidRPr="00F71A9A">
              <w:rPr>
                <w:rFonts w:ascii="Gill Sans MT" w:hAnsi="Gill Sans MT"/>
                <w:sz w:val="20"/>
                <w:szCs w:val="20"/>
              </w:rPr>
              <w:tab/>
            </w:r>
          </w:p>
          <w:p w14:paraId="45FE0D61" w14:textId="77777777" w:rsidR="00B61294" w:rsidRPr="00F71A9A" w:rsidRDefault="00B61294" w:rsidP="00B61294">
            <w:pPr>
              <w:spacing w:after="0"/>
              <w:rPr>
                <w:rFonts w:ascii="Gill Sans MT" w:hAnsi="Gill Sans MT"/>
                <w:sz w:val="20"/>
                <w:szCs w:val="20"/>
              </w:rPr>
            </w:pPr>
            <w:r w:rsidRPr="00F71A9A">
              <w:rPr>
                <w:rFonts w:ascii="Gill Sans MT" w:hAnsi="Gill Sans MT"/>
                <w:sz w:val="20"/>
                <w:szCs w:val="20"/>
              </w:rPr>
              <w:t>5=Strongly disagree</w:t>
            </w:r>
          </w:p>
          <w:p w14:paraId="3E541110" w14:textId="77777777" w:rsidR="00B61294" w:rsidRPr="00F71A9A" w:rsidRDefault="00B61294" w:rsidP="00B61294">
            <w:pPr>
              <w:spacing w:after="0"/>
              <w:rPr>
                <w:rFonts w:ascii="Gill Sans MT" w:hAnsi="Gill Sans MT"/>
                <w:sz w:val="20"/>
                <w:szCs w:val="20"/>
              </w:rPr>
            </w:pPr>
            <w:r w:rsidRPr="00F71A9A">
              <w:rPr>
                <w:rFonts w:ascii="Gill Sans MT" w:hAnsi="Gill Sans MT"/>
                <w:sz w:val="20"/>
                <w:szCs w:val="20"/>
              </w:rPr>
              <w:t>888=Don't know</w:t>
            </w:r>
          </w:p>
          <w:p w14:paraId="3A1F6FF3" w14:textId="77777777" w:rsidR="00B61294" w:rsidRPr="00F71A9A" w:rsidRDefault="00B61294" w:rsidP="00B61294">
            <w:pPr>
              <w:spacing w:after="0"/>
              <w:rPr>
                <w:rFonts w:ascii="Gill Sans MT" w:hAnsi="Gill Sans MT"/>
                <w:sz w:val="20"/>
                <w:szCs w:val="20"/>
              </w:rPr>
            </w:pPr>
            <w:r w:rsidRPr="00F71A9A">
              <w:rPr>
                <w:rFonts w:ascii="Gill Sans MT" w:hAnsi="Gill Sans MT"/>
                <w:sz w:val="20"/>
                <w:szCs w:val="20"/>
              </w:rPr>
              <w:lastRenderedPageBreak/>
              <w:t>999=Prefer not to respond</w:t>
            </w:r>
          </w:p>
        </w:tc>
        <w:tc>
          <w:tcPr>
            <w:tcW w:w="2070" w:type="dxa"/>
            <w:gridSpan w:val="2"/>
            <w:tcBorders>
              <w:top w:val="single" w:sz="18" w:space="0" w:color="000000"/>
              <w:left w:val="single" w:sz="18" w:space="0" w:color="000000"/>
              <w:bottom w:val="single" w:sz="18" w:space="0" w:color="000000"/>
              <w:right w:val="single" w:sz="18" w:space="0" w:color="000000"/>
            </w:tcBorders>
          </w:tcPr>
          <w:p w14:paraId="63168EA6" w14:textId="77777777" w:rsidR="00B61294" w:rsidRPr="00F71A9A" w:rsidRDefault="00B61294" w:rsidP="00B61294">
            <w:pPr>
              <w:spacing w:after="0"/>
              <w:rPr>
                <w:rFonts w:ascii="Gill Sans MT" w:eastAsia="Calibri" w:hAnsi="Gill Sans MT" w:cs="Times New Roman"/>
                <w:i/>
                <w:color w:val="A6A6A6"/>
                <w:sz w:val="20"/>
                <w:szCs w:val="20"/>
              </w:rPr>
            </w:pPr>
          </w:p>
        </w:tc>
      </w:tr>
    </w:tbl>
    <w:p w14:paraId="36ED047E" w14:textId="77777777" w:rsidR="00FC5174" w:rsidRPr="00F71A9A" w:rsidRDefault="00FC5174">
      <w:pPr>
        <w:rPr>
          <w:rFonts w:ascii="Gill Sans MT" w:hAnsi="Gill Sans MT"/>
          <w:sz w:val="20"/>
          <w:szCs w:val="20"/>
        </w:rPr>
      </w:pPr>
    </w:p>
    <w:p w14:paraId="7054ED32" w14:textId="451EF480" w:rsidR="0097103A" w:rsidRPr="00F71A9A" w:rsidRDefault="0097103A" w:rsidP="0097103A">
      <w:pPr>
        <w:rPr>
          <w:rFonts w:ascii="Gill Sans MT" w:hAnsi="Gill Sans MT"/>
          <w:b/>
          <w:sz w:val="20"/>
          <w:szCs w:val="20"/>
        </w:rPr>
      </w:pPr>
      <w:commentRangeStart w:id="68"/>
      <w:r w:rsidRPr="00F71A9A">
        <w:rPr>
          <w:rFonts w:ascii="Gill Sans MT" w:hAnsi="Gill Sans MT"/>
          <w:b/>
          <w:sz w:val="20"/>
          <w:szCs w:val="20"/>
        </w:rPr>
        <w:t xml:space="preserve">BENEFITS FROM FOREST SERVICES </w:t>
      </w:r>
      <w:commentRangeEnd w:id="68"/>
      <w:r w:rsidR="00DE0C5D">
        <w:rPr>
          <w:rStyle w:val="CommentReference"/>
        </w:rPr>
        <w:commentReference w:id="68"/>
      </w:r>
    </w:p>
    <w:tbl>
      <w:tblPr>
        <w:tblW w:w="11080" w:type="dxa"/>
        <w:tblInd w:w="-5" w:type="dxa"/>
        <w:tblLayout w:type="fixed"/>
        <w:tblCellMar>
          <w:left w:w="0" w:type="dxa"/>
          <w:right w:w="0" w:type="dxa"/>
        </w:tblCellMar>
        <w:tblLook w:val="0000" w:firstRow="0" w:lastRow="0" w:firstColumn="0" w:lastColumn="0" w:noHBand="0" w:noVBand="0"/>
      </w:tblPr>
      <w:tblGrid>
        <w:gridCol w:w="185"/>
        <w:gridCol w:w="1803"/>
        <w:gridCol w:w="1532"/>
        <w:gridCol w:w="90"/>
        <w:gridCol w:w="3150"/>
        <w:gridCol w:w="1980"/>
        <w:gridCol w:w="1260"/>
        <w:gridCol w:w="1080"/>
      </w:tblGrid>
      <w:tr w:rsidR="0097103A" w:rsidRPr="00F71A9A" w14:paraId="6A237C2A" w14:textId="77777777" w:rsidTr="00B61294">
        <w:trPr>
          <w:trHeight w:val="846"/>
        </w:trPr>
        <w:tc>
          <w:tcPr>
            <w:tcW w:w="185" w:type="dxa"/>
            <w:tcBorders>
              <w:top w:val="single" w:sz="4" w:space="0" w:color="000000"/>
              <w:left w:val="single" w:sz="4" w:space="0" w:color="000000"/>
              <w:bottom w:val="single" w:sz="4" w:space="0" w:color="auto"/>
              <w:right w:val="single" w:sz="4" w:space="0" w:color="000000"/>
            </w:tcBorders>
          </w:tcPr>
          <w:p w14:paraId="051C9413" w14:textId="77777777" w:rsidR="0097103A" w:rsidRPr="00F71A9A" w:rsidRDefault="0097103A" w:rsidP="00520250">
            <w:pPr>
              <w:spacing w:line="240" w:lineRule="auto"/>
              <w:contextualSpacing/>
              <w:rPr>
                <w:rFonts w:ascii="Gill Sans MT" w:eastAsia="Calibri" w:hAnsi="Gill Sans MT" w:cs="Times New Roman"/>
                <w:sz w:val="20"/>
                <w:szCs w:val="20"/>
              </w:rPr>
            </w:pPr>
          </w:p>
        </w:tc>
        <w:tc>
          <w:tcPr>
            <w:tcW w:w="3335" w:type="dxa"/>
            <w:gridSpan w:val="2"/>
            <w:tcBorders>
              <w:top w:val="single" w:sz="4" w:space="0" w:color="000000"/>
              <w:left w:val="single" w:sz="4" w:space="0" w:color="000000"/>
              <w:bottom w:val="single" w:sz="4" w:space="0" w:color="auto"/>
            </w:tcBorders>
          </w:tcPr>
          <w:p w14:paraId="34694896" w14:textId="77777777" w:rsidR="0097103A" w:rsidRPr="00F71A9A" w:rsidRDefault="0097103A" w:rsidP="00520250">
            <w:pPr>
              <w:spacing w:line="240" w:lineRule="auto"/>
              <w:contextualSpacing/>
              <w:rPr>
                <w:rFonts w:ascii="Gill Sans MT" w:hAnsi="Gill Sans MT"/>
                <w:color w:val="000000" w:themeColor="text1"/>
                <w:sz w:val="20"/>
                <w:szCs w:val="20"/>
              </w:rPr>
            </w:pPr>
            <w:commentRangeStart w:id="69"/>
            <w:commentRangeStart w:id="70"/>
            <w:commentRangeStart w:id="71"/>
            <w:r w:rsidRPr="00F71A9A">
              <w:rPr>
                <w:rFonts w:ascii="Gill Sans MT" w:hAnsi="Gill Sans MT"/>
                <w:color w:val="000000" w:themeColor="text1"/>
                <w:sz w:val="20"/>
                <w:szCs w:val="20"/>
              </w:rPr>
              <w:t xml:space="preserve">Has the community received any direct benefits (in kind or in cash) related to the following forest services over the past 12 months? </w:t>
            </w:r>
            <w:commentRangeEnd w:id="69"/>
            <w:r w:rsidR="00C710F5">
              <w:rPr>
                <w:rStyle w:val="CommentReference"/>
              </w:rPr>
              <w:commentReference w:id="69"/>
            </w:r>
            <w:commentRangeEnd w:id="70"/>
            <w:r w:rsidR="007A267C">
              <w:rPr>
                <w:rStyle w:val="CommentReference"/>
              </w:rPr>
              <w:commentReference w:id="70"/>
            </w:r>
            <w:commentRangeEnd w:id="71"/>
            <w:r w:rsidR="00A516B8">
              <w:rPr>
                <w:rStyle w:val="CommentReference"/>
              </w:rPr>
              <w:commentReference w:id="71"/>
            </w:r>
          </w:p>
          <w:p w14:paraId="4612785C" w14:textId="77777777" w:rsidR="0097103A" w:rsidRPr="00F71A9A" w:rsidRDefault="0097103A" w:rsidP="00520250">
            <w:pPr>
              <w:spacing w:line="240" w:lineRule="auto"/>
              <w:contextualSpacing/>
              <w:rPr>
                <w:rFonts w:ascii="Gill Sans MT" w:hAnsi="Gill Sans MT"/>
                <w:color w:val="000000" w:themeColor="text1"/>
                <w:sz w:val="20"/>
                <w:szCs w:val="20"/>
              </w:rPr>
            </w:pPr>
          </w:p>
          <w:p w14:paraId="4DA04168"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 xml:space="preserve">Select all that apply. </w:t>
            </w:r>
          </w:p>
          <w:p w14:paraId="17FA0069" w14:textId="77777777" w:rsidR="0097103A" w:rsidRPr="00F71A9A" w:rsidRDefault="0097103A" w:rsidP="00520250">
            <w:pPr>
              <w:spacing w:line="240" w:lineRule="auto"/>
              <w:contextualSpacing/>
              <w:rPr>
                <w:rFonts w:ascii="Gill Sans MT" w:eastAsia="Calibri" w:hAnsi="Gill Sans MT" w:cs="Times New Roman"/>
                <w:color w:val="000000" w:themeColor="text1"/>
                <w:sz w:val="20"/>
                <w:szCs w:val="20"/>
              </w:rPr>
            </w:pPr>
          </w:p>
        </w:tc>
        <w:tc>
          <w:tcPr>
            <w:tcW w:w="6480" w:type="dxa"/>
            <w:gridSpan w:val="4"/>
            <w:tcBorders>
              <w:top w:val="single" w:sz="4" w:space="0" w:color="000000"/>
              <w:bottom w:val="single" w:sz="4" w:space="0" w:color="auto"/>
              <w:right w:val="single" w:sz="18" w:space="0" w:color="000000"/>
            </w:tcBorders>
          </w:tcPr>
          <w:p w14:paraId="6CEE7683"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1=Tourism</w:t>
            </w:r>
          </w:p>
          <w:p w14:paraId="13456C8A"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 xml:space="preserve">2=Carbon sequestration </w:t>
            </w:r>
          </w:p>
          <w:p w14:paraId="6961A1CD"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3=Water catchment</w:t>
            </w:r>
          </w:p>
          <w:p w14:paraId="6189341A"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4=Biodiversity conservation</w:t>
            </w:r>
          </w:p>
          <w:p w14:paraId="67A0A23C"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 xml:space="preserve">5=Compensation from timber company </w:t>
            </w:r>
          </w:p>
          <w:p w14:paraId="187CBB01"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 xml:space="preserve">6=Compensation from mining company </w:t>
            </w:r>
          </w:p>
          <w:p w14:paraId="041EDBBA" w14:textId="77777777" w:rsidR="0097103A" w:rsidRDefault="0097103A" w:rsidP="00520250">
            <w:pPr>
              <w:spacing w:line="240" w:lineRule="auto"/>
              <w:contextualSpacing/>
              <w:rPr>
                <w:ins w:id="72" w:author="Heather Huntington" w:date="2014-11-18T10:00:00Z"/>
                <w:rFonts w:ascii="Gill Sans MT" w:hAnsi="Gill Sans MT"/>
                <w:color w:val="000000" w:themeColor="text1"/>
                <w:sz w:val="20"/>
                <w:szCs w:val="20"/>
              </w:rPr>
            </w:pPr>
            <w:r w:rsidRPr="00F71A9A">
              <w:rPr>
                <w:rFonts w:ascii="Gill Sans MT" w:hAnsi="Gill Sans MT"/>
                <w:color w:val="000000" w:themeColor="text1"/>
                <w:sz w:val="20"/>
                <w:szCs w:val="20"/>
              </w:rPr>
              <w:t xml:space="preserve">7=Tree planting/afforestation </w:t>
            </w:r>
          </w:p>
          <w:p w14:paraId="79F8DE2A" w14:textId="5E61D657" w:rsidR="007A267C" w:rsidRPr="00F71A9A" w:rsidRDefault="00A516B8" w:rsidP="00520250">
            <w:pPr>
              <w:spacing w:line="240" w:lineRule="auto"/>
              <w:contextualSpacing/>
              <w:rPr>
                <w:rFonts w:ascii="Gill Sans MT" w:hAnsi="Gill Sans MT"/>
                <w:color w:val="000000" w:themeColor="text1"/>
                <w:sz w:val="20"/>
                <w:szCs w:val="20"/>
              </w:rPr>
            </w:pPr>
            <w:ins w:id="73" w:author="Heather Huntington" w:date="2014-11-18T10:00:00Z">
              <w:r>
                <w:rPr>
                  <w:rFonts w:ascii="Gill Sans MT" w:hAnsi="Gill Sans MT"/>
                  <w:color w:val="000000" w:themeColor="text1"/>
                  <w:sz w:val="20"/>
                  <w:szCs w:val="20"/>
                </w:rPr>
                <w:t>8=</w:t>
              </w:r>
            </w:ins>
            <w:ins w:id="74" w:author="Heather Huntington" w:date="2014-11-18T10:01:00Z">
              <w:r w:rsidR="007A267C">
                <w:rPr>
                  <w:rFonts w:ascii="Gill Sans MT" w:hAnsi="Gill Sans MT"/>
                  <w:color w:val="000000" w:themeColor="text1"/>
                  <w:sz w:val="20"/>
                  <w:szCs w:val="20"/>
                </w:rPr>
                <w:t xml:space="preserve">Charcoaling </w:t>
              </w:r>
            </w:ins>
          </w:p>
          <w:p w14:paraId="2EE01130" w14:textId="54E0EBC5" w:rsidR="0097103A" w:rsidRPr="00F71A9A" w:rsidRDefault="007A267C" w:rsidP="00520250">
            <w:pPr>
              <w:spacing w:line="240" w:lineRule="auto"/>
              <w:contextualSpacing/>
              <w:rPr>
                <w:rFonts w:ascii="Gill Sans MT" w:hAnsi="Gill Sans MT"/>
                <w:color w:val="000000" w:themeColor="text1"/>
                <w:sz w:val="20"/>
                <w:szCs w:val="20"/>
              </w:rPr>
            </w:pPr>
            <w:ins w:id="75" w:author="Heather Huntington" w:date="2014-11-18T10:00:00Z">
              <w:r>
                <w:rPr>
                  <w:rFonts w:ascii="Gill Sans MT" w:hAnsi="Gill Sans MT"/>
                  <w:color w:val="000000" w:themeColor="text1"/>
                  <w:sz w:val="20"/>
                  <w:szCs w:val="20"/>
                </w:rPr>
                <w:t>97</w:t>
              </w:r>
            </w:ins>
            <w:commentRangeStart w:id="76"/>
            <w:del w:id="77" w:author="Heather Huntington" w:date="2014-11-18T10:00:00Z">
              <w:r w:rsidR="0097103A" w:rsidRPr="00F71A9A" w:rsidDel="007A267C">
                <w:rPr>
                  <w:rFonts w:ascii="Gill Sans MT" w:hAnsi="Gill Sans MT"/>
                  <w:color w:val="000000" w:themeColor="text1"/>
                  <w:sz w:val="20"/>
                  <w:szCs w:val="20"/>
                </w:rPr>
                <w:delText>8</w:delText>
              </w:r>
            </w:del>
            <w:r w:rsidR="0097103A" w:rsidRPr="00F71A9A">
              <w:rPr>
                <w:rFonts w:ascii="Gill Sans MT" w:hAnsi="Gill Sans MT"/>
                <w:color w:val="000000" w:themeColor="text1"/>
                <w:sz w:val="20"/>
                <w:szCs w:val="20"/>
              </w:rPr>
              <w:t>=</w:t>
            </w:r>
            <w:commentRangeStart w:id="78"/>
            <w:r w:rsidR="0097103A" w:rsidRPr="00F71A9A">
              <w:rPr>
                <w:rFonts w:ascii="Gill Sans MT" w:hAnsi="Gill Sans MT"/>
                <w:color w:val="000000" w:themeColor="text1"/>
                <w:sz w:val="20"/>
                <w:szCs w:val="20"/>
              </w:rPr>
              <w:t xml:space="preserve">Other forest services, specify </w:t>
            </w:r>
            <w:commentRangeEnd w:id="76"/>
            <w:r w:rsidR="00C710F5">
              <w:rPr>
                <w:rStyle w:val="CommentReference"/>
              </w:rPr>
              <w:commentReference w:id="76"/>
            </w:r>
            <w:commentRangeEnd w:id="78"/>
            <w:r>
              <w:rPr>
                <w:rStyle w:val="CommentReference"/>
              </w:rPr>
              <w:commentReference w:id="78"/>
            </w:r>
          </w:p>
          <w:p w14:paraId="65003521"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888=Don’t know</w:t>
            </w:r>
          </w:p>
          <w:p w14:paraId="14F8C837" w14:textId="62A199D9"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999=Prefer not to respond</w:t>
            </w:r>
          </w:p>
        </w:tc>
        <w:tc>
          <w:tcPr>
            <w:tcW w:w="1080" w:type="dxa"/>
            <w:tcBorders>
              <w:top w:val="single" w:sz="18" w:space="0" w:color="000000"/>
              <w:left w:val="single" w:sz="18" w:space="0" w:color="000000"/>
              <w:bottom w:val="single" w:sz="4" w:space="0" w:color="auto"/>
              <w:right w:val="single" w:sz="18" w:space="0" w:color="000000"/>
            </w:tcBorders>
          </w:tcPr>
          <w:p w14:paraId="2725A479" w14:textId="77777777" w:rsidR="0097103A" w:rsidRPr="00F71A9A" w:rsidRDefault="0097103A" w:rsidP="00520250">
            <w:pPr>
              <w:spacing w:line="240" w:lineRule="auto"/>
              <w:contextualSpacing/>
              <w:rPr>
                <w:rFonts w:ascii="Gill Sans MT" w:eastAsia="Calibri" w:hAnsi="Gill Sans MT" w:cs="Times New Roman"/>
                <w:i/>
                <w:color w:val="A6A6A6"/>
                <w:sz w:val="20"/>
                <w:szCs w:val="20"/>
              </w:rPr>
            </w:pPr>
          </w:p>
        </w:tc>
      </w:tr>
      <w:tr w:rsidR="0097103A" w:rsidRPr="00F71A9A" w14:paraId="3AFB6799" w14:textId="77777777" w:rsidTr="00B61294">
        <w:trPr>
          <w:trHeight w:val="539"/>
        </w:trPr>
        <w:tc>
          <w:tcPr>
            <w:tcW w:w="185" w:type="dxa"/>
            <w:tcBorders>
              <w:top w:val="single" w:sz="4" w:space="0" w:color="auto"/>
              <w:left w:val="single" w:sz="4" w:space="0" w:color="000000"/>
              <w:bottom w:val="single" w:sz="4" w:space="0" w:color="auto"/>
              <w:right w:val="single" w:sz="4" w:space="0" w:color="000000"/>
            </w:tcBorders>
          </w:tcPr>
          <w:p w14:paraId="6E5F38A9" w14:textId="77777777" w:rsidR="0097103A" w:rsidRPr="00F71A9A" w:rsidRDefault="0097103A" w:rsidP="00520250">
            <w:pPr>
              <w:spacing w:line="240" w:lineRule="auto"/>
              <w:contextualSpacing/>
              <w:rPr>
                <w:rFonts w:ascii="Gill Sans MT" w:eastAsia="Calibri" w:hAnsi="Gill Sans MT" w:cs="Times New Roman"/>
                <w:sz w:val="20"/>
                <w:szCs w:val="20"/>
              </w:rPr>
            </w:pPr>
          </w:p>
        </w:tc>
        <w:tc>
          <w:tcPr>
            <w:tcW w:w="3335" w:type="dxa"/>
            <w:gridSpan w:val="2"/>
            <w:tcBorders>
              <w:top w:val="single" w:sz="4" w:space="0" w:color="auto"/>
              <w:left w:val="single" w:sz="4" w:space="0" w:color="000000"/>
              <w:bottom w:val="single" w:sz="4" w:space="0" w:color="auto"/>
            </w:tcBorders>
          </w:tcPr>
          <w:p w14:paraId="66405588" w14:textId="6963F36B"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For each benefit received, please f</w:t>
            </w:r>
            <w:r w:rsidR="00520250" w:rsidRPr="00F71A9A">
              <w:rPr>
                <w:rFonts w:ascii="Gill Sans MT" w:hAnsi="Gill Sans MT"/>
                <w:color w:val="000000" w:themeColor="text1"/>
                <w:sz w:val="20"/>
                <w:szCs w:val="20"/>
              </w:rPr>
              <w:t xml:space="preserve">ill in the following information. </w:t>
            </w:r>
          </w:p>
        </w:tc>
        <w:tc>
          <w:tcPr>
            <w:tcW w:w="6480" w:type="dxa"/>
            <w:gridSpan w:val="4"/>
            <w:tcBorders>
              <w:top w:val="single" w:sz="4" w:space="0" w:color="auto"/>
              <w:bottom w:val="single" w:sz="4" w:space="0" w:color="auto"/>
              <w:right w:val="single" w:sz="18" w:space="0" w:color="000000"/>
            </w:tcBorders>
          </w:tcPr>
          <w:p w14:paraId="4D1E3D70" w14:textId="77777777" w:rsidR="0097103A" w:rsidRPr="00F71A9A" w:rsidRDefault="0097103A" w:rsidP="00520250">
            <w:pPr>
              <w:spacing w:line="240" w:lineRule="auto"/>
              <w:contextualSpacing/>
              <w:rPr>
                <w:rFonts w:ascii="Gill Sans MT" w:hAnsi="Gill Sans MT"/>
                <w:color w:val="000000" w:themeColor="text1"/>
                <w:sz w:val="20"/>
                <w:szCs w:val="20"/>
              </w:rPr>
            </w:pPr>
          </w:p>
          <w:p w14:paraId="1C27D545" w14:textId="77777777" w:rsidR="0097103A" w:rsidRPr="00F71A9A" w:rsidRDefault="0097103A" w:rsidP="00520250">
            <w:pPr>
              <w:spacing w:line="240" w:lineRule="auto"/>
              <w:contextualSpacing/>
              <w:rPr>
                <w:rFonts w:ascii="Gill Sans MT" w:hAnsi="Gill Sans MT"/>
                <w:color w:val="000000" w:themeColor="text1"/>
                <w:sz w:val="20"/>
                <w:szCs w:val="20"/>
              </w:rPr>
            </w:pPr>
          </w:p>
          <w:p w14:paraId="3F2D7AE7"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080" w:type="dxa"/>
            <w:tcBorders>
              <w:top w:val="single" w:sz="4" w:space="0" w:color="auto"/>
              <w:left w:val="single" w:sz="18" w:space="0" w:color="000000"/>
              <w:bottom w:val="single" w:sz="4" w:space="0" w:color="auto"/>
              <w:right w:val="single" w:sz="18" w:space="0" w:color="000000"/>
            </w:tcBorders>
          </w:tcPr>
          <w:p w14:paraId="4ED0CAA8" w14:textId="77777777" w:rsidR="0097103A" w:rsidRPr="00F71A9A" w:rsidRDefault="0097103A" w:rsidP="00520250">
            <w:pPr>
              <w:spacing w:line="240" w:lineRule="auto"/>
              <w:contextualSpacing/>
              <w:rPr>
                <w:rFonts w:ascii="Gill Sans MT" w:eastAsia="Calibri" w:hAnsi="Gill Sans MT" w:cs="Times New Roman"/>
                <w:i/>
                <w:color w:val="A6A6A6"/>
                <w:sz w:val="20"/>
                <w:szCs w:val="20"/>
              </w:rPr>
            </w:pPr>
          </w:p>
        </w:tc>
      </w:tr>
      <w:tr w:rsidR="00B61294" w:rsidRPr="00F71A9A" w14:paraId="6E3D2340" w14:textId="77777777" w:rsidTr="00B61294">
        <w:trPr>
          <w:trHeight w:val="1331"/>
        </w:trPr>
        <w:tc>
          <w:tcPr>
            <w:tcW w:w="185" w:type="dxa"/>
            <w:tcBorders>
              <w:top w:val="single" w:sz="4" w:space="0" w:color="auto"/>
              <w:left w:val="single" w:sz="4" w:space="0" w:color="000000"/>
              <w:bottom w:val="single" w:sz="4" w:space="0" w:color="auto"/>
              <w:right w:val="single" w:sz="4" w:space="0" w:color="000000"/>
            </w:tcBorders>
          </w:tcPr>
          <w:p w14:paraId="59C226E1" w14:textId="77777777" w:rsidR="0097103A" w:rsidRPr="00F71A9A" w:rsidRDefault="0097103A" w:rsidP="00520250">
            <w:pPr>
              <w:spacing w:line="240" w:lineRule="auto"/>
              <w:contextualSpacing/>
              <w:rPr>
                <w:rFonts w:ascii="Gill Sans MT" w:eastAsia="Calibri" w:hAnsi="Gill Sans MT" w:cs="Times New Roman"/>
                <w:sz w:val="20"/>
                <w:szCs w:val="20"/>
              </w:rPr>
            </w:pPr>
          </w:p>
        </w:tc>
        <w:tc>
          <w:tcPr>
            <w:tcW w:w="1803" w:type="dxa"/>
            <w:tcBorders>
              <w:top w:val="single" w:sz="4" w:space="0" w:color="auto"/>
              <w:left w:val="single" w:sz="4" w:space="0" w:color="000000"/>
              <w:bottom w:val="single" w:sz="4" w:space="0" w:color="auto"/>
              <w:right w:val="single" w:sz="4" w:space="0" w:color="auto"/>
            </w:tcBorders>
          </w:tcPr>
          <w:p w14:paraId="085A7ED3" w14:textId="77777777" w:rsidR="0097103A" w:rsidRPr="00F71A9A" w:rsidRDefault="0097103A" w:rsidP="00520250">
            <w:pPr>
              <w:spacing w:line="240" w:lineRule="auto"/>
              <w:contextualSpacing/>
              <w:rPr>
                <w:rFonts w:ascii="Gill Sans MT" w:hAnsi="Gill Sans MT"/>
                <w:color w:val="000000" w:themeColor="text1"/>
                <w:sz w:val="20"/>
                <w:szCs w:val="20"/>
              </w:rPr>
            </w:pPr>
          </w:p>
          <w:p w14:paraId="12C02C83" w14:textId="77777777" w:rsidR="0097103A" w:rsidRPr="00F71A9A" w:rsidRDefault="0097103A" w:rsidP="00520250">
            <w:pPr>
              <w:spacing w:line="240" w:lineRule="auto"/>
              <w:contextualSpacing/>
              <w:rPr>
                <w:rFonts w:ascii="Gill Sans MT" w:hAnsi="Gill Sans MT"/>
                <w:color w:val="000000" w:themeColor="text1"/>
                <w:sz w:val="20"/>
                <w:szCs w:val="20"/>
              </w:rPr>
            </w:pPr>
          </w:p>
          <w:p w14:paraId="7178587B" w14:textId="77777777" w:rsidR="0097103A" w:rsidRPr="00F71A9A" w:rsidRDefault="0097103A" w:rsidP="00520250">
            <w:pPr>
              <w:spacing w:line="240" w:lineRule="auto"/>
              <w:contextualSpacing/>
              <w:rPr>
                <w:rFonts w:ascii="Gill Sans MT" w:hAnsi="Gill Sans MT"/>
                <w:color w:val="000000" w:themeColor="text1"/>
                <w:sz w:val="20"/>
                <w:szCs w:val="20"/>
              </w:rPr>
            </w:pPr>
          </w:p>
          <w:p w14:paraId="30E75E0C" w14:textId="77777777" w:rsidR="0097103A" w:rsidRPr="00F71A9A" w:rsidRDefault="0097103A" w:rsidP="00520250">
            <w:pPr>
              <w:spacing w:line="240" w:lineRule="auto"/>
              <w:contextualSpacing/>
              <w:rPr>
                <w:rFonts w:ascii="Gill Sans MT" w:hAnsi="Gill Sans MT"/>
                <w:color w:val="000000" w:themeColor="text1"/>
                <w:sz w:val="20"/>
                <w:szCs w:val="20"/>
              </w:rPr>
            </w:pPr>
          </w:p>
          <w:p w14:paraId="370FB379"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532" w:type="dxa"/>
            <w:tcBorders>
              <w:top w:val="single" w:sz="4" w:space="0" w:color="auto"/>
              <w:left w:val="single" w:sz="4" w:space="0" w:color="auto"/>
              <w:bottom w:val="single" w:sz="4" w:space="0" w:color="auto"/>
            </w:tcBorders>
          </w:tcPr>
          <w:p w14:paraId="7064FCE0"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 xml:space="preserve">Type of payment: </w:t>
            </w:r>
          </w:p>
          <w:p w14:paraId="6D4607FF" w14:textId="77777777" w:rsidR="0097103A" w:rsidRPr="00F71A9A" w:rsidRDefault="0097103A" w:rsidP="00520250">
            <w:pPr>
              <w:spacing w:line="240" w:lineRule="auto"/>
              <w:contextualSpacing/>
              <w:rPr>
                <w:rFonts w:ascii="Gill Sans MT" w:hAnsi="Gill Sans MT"/>
                <w:i/>
                <w:sz w:val="20"/>
                <w:szCs w:val="20"/>
              </w:rPr>
            </w:pPr>
            <w:r w:rsidRPr="00F71A9A">
              <w:rPr>
                <w:rFonts w:ascii="Gill Sans MT" w:hAnsi="Gill Sans MT"/>
                <w:i/>
                <w:sz w:val="20"/>
                <w:szCs w:val="20"/>
              </w:rPr>
              <w:t>1=compensation;</w:t>
            </w:r>
          </w:p>
          <w:p w14:paraId="32ADADC2" w14:textId="77777777" w:rsidR="0097103A" w:rsidRPr="00F71A9A" w:rsidRDefault="0097103A" w:rsidP="00520250">
            <w:pPr>
              <w:spacing w:line="240" w:lineRule="auto"/>
              <w:contextualSpacing/>
              <w:rPr>
                <w:rFonts w:ascii="Gill Sans MT" w:hAnsi="Gill Sans MT"/>
                <w:i/>
                <w:sz w:val="20"/>
                <w:szCs w:val="20"/>
              </w:rPr>
            </w:pPr>
            <w:r w:rsidRPr="00F71A9A">
              <w:rPr>
                <w:rFonts w:ascii="Gill Sans MT" w:hAnsi="Gill Sans MT"/>
                <w:i/>
                <w:sz w:val="20"/>
                <w:szCs w:val="20"/>
              </w:rPr>
              <w:t xml:space="preserve"> 2=tax;</w:t>
            </w:r>
          </w:p>
          <w:p w14:paraId="4BEFC983" w14:textId="77777777" w:rsidR="0097103A" w:rsidRPr="00F71A9A" w:rsidRDefault="0097103A" w:rsidP="00520250">
            <w:pPr>
              <w:spacing w:line="240" w:lineRule="auto"/>
              <w:contextualSpacing/>
              <w:rPr>
                <w:rFonts w:ascii="Gill Sans MT" w:hAnsi="Gill Sans MT"/>
                <w:i/>
                <w:sz w:val="20"/>
                <w:szCs w:val="20"/>
              </w:rPr>
            </w:pPr>
            <w:r w:rsidRPr="00F71A9A">
              <w:rPr>
                <w:rFonts w:ascii="Gill Sans MT" w:hAnsi="Gill Sans MT"/>
                <w:i/>
                <w:sz w:val="20"/>
                <w:szCs w:val="20"/>
              </w:rPr>
              <w:t xml:space="preserve"> 3=permit fee; </w:t>
            </w:r>
          </w:p>
          <w:p w14:paraId="49127EDB" w14:textId="77777777" w:rsidR="0097103A" w:rsidRPr="00F71A9A" w:rsidRDefault="0097103A" w:rsidP="00520250">
            <w:pPr>
              <w:spacing w:line="240" w:lineRule="auto"/>
              <w:contextualSpacing/>
              <w:rPr>
                <w:rFonts w:ascii="Gill Sans MT" w:hAnsi="Gill Sans MT"/>
                <w:i/>
                <w:sz w:val="20"/>
                <w:szCs w:val="20"/>
              </w:rPr>
            </w:pPr>
            <w:r w:rsidRPr="00F71A9A">
              <w:rPr>
                <w:rFonts w:ascii="Gill Sans MT" w:hAnsi="Gill Sans MT"/>
                <w:i/>
                <w:sz w:val="20"/>
                <w:szCs w:val="20"/>
              </w:rPr>
              <w:t>4=royalty;</w:t>
            </w:r>
          </w:p>
          <w:p w14:paraId="65997059" w14:textId="77777777" w:rsidR="0097103A" w:rsidRPr="00F71A9A" w:rsidRDefault="0097103A" w:rsidP="00520250">
            <w:pPr>
              <w:spacing w:line="240" w:lineRule="auto"/>
              <w:contextualSpacing/>
              <w:rPr>
                <w:rFonts w:ascii="Gill Sans MT" w:hAnsi="Gill Sans MT"/>
                <w:i/>
                <w:sz w:val="20"/>
                <w:szCs w:val="20"/>
              </w:rPr>
            </w:pPr>
            <w:r w:rsidRPr="00F71A9A">
              <w:rPr>
                <w:rFonts w:ascii="Gill Sans MT" w:hAnsi="Gill Sans MT"/>
                <w:i/>
                <w:sz w:val="20"/>
                <w:szCs w:val="20"/>
              </w:rPr>
              <w:t xml:space="preserve"> 5=concession fee;</w:t>
            </w:r>
          </w:p>
          <w:p w14:paraId="4A77E989" w14:textId="77777777" w:rsidR="0097103A" w:rsidRPr="00F71A9A" w:rsidRDefault="0097103A" w:rsidP="00520250">
            <w:pPr>
              <w:spacing w:line="240" w:lineRule="auto"/>
              <w:contextualSpacing/>
              <w:rPr>
                <w:rFonts w:ascii="Gill Sans MT" w:hAnsi="Gill Sans MT"/>
                <w:i/>
                <w:sz w:val="20"/>
                <w:szCs w:val="20"/>
              </w:rPr>
            </w:pPr>
            <w:r w:rsidRPr="00F71A9A">
              <w:rPr>
                <w:rFonts w:ascii="Gill Sans MT" w:hAnsi="Gill Sans MT"/>
                <w:i/>
                <w:sz w:val="20"/>
                <w:szCs w:val="20"/>
              </w:rPr>
              <w:t xml:space="preserve"> 6=loans; </w:t>
            </w:r>
          </w:p>
          <w:p w14:paraId="7547197D"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i/>
                <w:sz w:val="20"/>
                <w:szCs w:val="20"/>
              </w:rPr>
              <w:t>7=technical assistance; 8=Other (specify):________</w:t>
            </w:r>
          </w:p>
          <w:p w14:paraId="43A9BFC1"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90" w:type="dxa"/>
            <w:tcBorders>
              <w:top w:val="single" w:sz="4" w:space="0" w:color="auto"/>
              <w:bottom w:val="single" w:sz="4" w:space="0" w:color="auto"/>
              <w:right w:val="single" w:sz="4" w:space="0" w:color="auto"/>
            </w:tcBorders>
          </w:tcPr>
          <w:p w14:paraId="622E25F4"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3150" w:type="dxa"/>
            <w:tcBorders>
              <w:top w:val="single" w:sz="4" w:space="0" w:color="auto"/>
              <w:bottom w:val="single" w:sz="4" w:space="0" w:color="auto"/>
              <w:right w:val="single" w:sz="4" w:space="0" w:color="auto"/>
            </w:tcBorders>
          </w:tcPr>
          <w:p w14:paraId="1F72EF7D" w14:textId="77777777" w:rsidR="0097103A" w:rsidRPr="00F71A9A" w:rsidRDefault="0097103A" w:rsidP="00520250">
            <w:pPr>
              <w:spacing w:line="240" w:lineRule="auto"/>
              <w:contextualSpacing/>
              <w:jc w:val="center"/>
              <w:rPr>
                <w:rFonts w:ascii="Gill Sans MT" w:hAnsi="Gill Sans MT"/>
                <w:color w:val="000000" w:themeColor="text1"/>
                <w:sz w:val="20"/>
                <w:szCs w:val="20"/>
              </w:rPr>
            </w:pPr>
            <w:r w:rsidRPr="00F71A9A">
              <w:rPr>
                <w:rFonts w:ascii="Gill Sans MT" w:hAnsi="Gill Sans MT"/>
                <w:color w:val="000000" w:themeColor="text1"/>
                <w:sz w:val="20"/>
                <w:szCs w:val="20"/>
              </w:rPr>
              <w:t>From whom:</w:t>
            </w:r>
          </w:p>
          <w:p w14:paraId="175A4CD4" w14:textId="77777777" w:rsidR="0097103A" w:rsidRPr="00F71A9A" w:rsidRDefault="0097103A" w:rsidP="00520250">
            <w:pPr>
              <w:spacing w:line="240" w:lineRule="auto"/>
              <w:ind w:left="-922" w:firstLine="922"/>
              <w:contextualSpacing/>
              <w:jc w:val="center"/>
              <w:rPr>
                <w:rFonts w:ascii="Gill Sans MT" w:hAnsi="Gill Sans MT"/>
                <w:i/>
                <w:sz w:val="20"/>
                <w:szCs w:val="20"/>
              </w:rPr>
            </w:pPr>
            <w:r w:rsidRPr="00F71A9A">
              <w:rPr>
                <w:rFonts w:ascii="Gill Sans MT" w:hAnsi="Gill Sans MT"/>
                <w:i/>
                <w:sz w:val="20"/>
                <w:szCs w:val="20"/>
              </w:rPr>
              <w:t xml:space="preserve">1=international NGO; </w:t>
            </w:r>
          </w:p>
          <w:p w14:paraId="7E422040" w14:textId="77777777" w:rsidR="0097103A" w:rsidRPr="00F71A9A" w:rsidRDefault="0097103A" w:rsidP="00520250">
            <w:pPr>
              <w:spacing w:line="240" w:lineRule="auto"/>
              <w:ind w:left="-922" w:firstLine="922"/>
              <w:contextualSpacing/>
              <w:jc w:val="center"/>
              <w:rPr>
                <w:rFonts w:ascii="Gill Sans MT" w:hAnsi="Gill Sans MT"/>
                <w:i/>
                <w:sz w:val="20"/>
                <w:szCs w:val="20"/>
              </w:rPr>
            </w:pPr>
            <w:r w:rsidRPr="00F71A9A">
              <w:rPr>
                <w:rFonts w:ascii="Gill Sans MT" w:hAnsi="Gill Sans MT"/>
                <w:i/>
                <w:sz w:val="20"/>
                <w:szCs w:val="20"/>
              </w:rPr>
              <w:t>2=national NGO;</w:t>
            </w:r>
          </w:p>
          <w:p w14:paraId="49DC4324" w14:textId="77777777" w:rsidR="0097103A" w:rsidRPr="00F71A9A" w:rsidRDefault="0097103A" w:rsidP="00520250">
            <w:pPr>
              <w:spacing w:line="240" w:lineRule="auto"/>
              <w:ind w:left="-922" w:firstLine="922"/>
              <w:contextualSpacing/>
              <w:jc w:val="center"/>
              <w:rPr>
                <w:rFonts w:ascii="Gill Sans MT" w:hAnsi="Gill Sans MT"/>
                <w:i/>
                <w:sz w:val="20"/>
                <w:szCs w:val="20"/>
              </w:rPr>
            </w:pPr>
            <w:r w:rsidRPr="00F71A9A">
              <w:rPr>
                <w:rFonts w:ascii="Gill Sans MT" w:hAnsi="Gill Sans MT"/>
                <w:i/>
                <w:sz w:val="20"/>
                <w:szCs w:val="20"/>
              </w:rPr>
              <w:t xml:space="preserve"> 3=local NGO; </w:t>
            </w:r>
          </w:p>
          <w:p w14:paraId="22089AB7" w14:textId="77777777" w:rsidR="0097103A" w:rsidRPr="00F71A9A" w:rsidRDefault="0097103A" w:rsidP="00520250">
            <w:pPr>
              <w:spacing w:line="240" w:lineRule="auto"/>
              <w:ind w:left="-922" w:firstLine="922"/>
              <w:contextualSpacing/>
              <w:jc w:val="center"/>
              <w:rPr>
                <w:rFonts w:ascii="Gill Sans MT" w:hAnsi="Gill Sans MT"/>
                <w:i/>
                <w:sz w:val="20"/>
                <w:szCs w:val="20"/>
              </w:rPr>
            </w:pPr>
            <w:r w:rsidRPr="00F71A9A">
              <w:rPr>
                <w:rFonts w:ascii="Gill Sans MT" w:hAnsi="Gill Sans MT"/>
                <w:i/>
                <w:sz w:val="20"/>
                <w:szCs w:val="20"/>
              </w:rPr>
              <w:t>4=international government;</w:t>
            </w:r>
          </w:p>
          <w:p w14:paraId="3F2421C4" w14:textId="77777777" w:rsidR="0097103A" w:rsidRPr="00F71A9A" w:rsidRDefault="0097103A" w:rsidP="00520250">
            <w:pPr>
              <w:spacing w:line="240" w:lineRule="auto"/>
              <w:ind w:left="-922" w:firstLine="922"/>
              <w:contextualSpacing/>
              <w:jc w:val="center"/>
              <w:rPr>
                <w:rFonts w:ascii="Gill Sans MT" w:hAnsi="Gill Sans MT"/>
                <w:i/>
                <w:sz w:val="20"/>
                <w:szCs w:val="20"/>
              </w:rPr>
            </w:pPr>
            <w:r w:rsidRPr="00F71A9A">
              <w:rPr>
                <w:rFonts w:ascii="Gill Sans MT" w:hAnsi="Gill Sans MT"/>
                <w:i/>
                <w:sz w:val="20"/>
                <w:szCs w:val="20"/>
              </w:rPr>
              <w:t xml:space="preserve"> 5=national government; 6=provincial/state government;</w:t>
            </w:r>
          </w:p>
          <w:p w14:paraId="68303A63" w14:textId="77777777" w:rsidR="0097103A" w:rsidRPr="00F71A9A" w:rsidRDefault="0097103A" w:rsidP="00520250">
            <w:pPr>
              <w:spacing w:line="240" w:lineRule="auto"/>
              <w:ind w:left="-922" w:firstLine="922"/>
              <w:contextualSpacing/>
              <w:jc w:val="center"/>
              <w:rPr>
                <w:rFonts w:ascii="Gill Sans MT" w:hAnsi="Gill Sans MT"/>
                <w:i/>
                <w:sz w:val="20"/>
                <w:szCs w:val="20"/>
              </w:rPr>
            </w:pPr>
            <w:r w:rsidRPr="00F71A9A">
              <w:rPr>
                <w:rFonts w:ascii="Gill Sans MT" w:hAnsi="Gill Sans MT"/>
                <w:i/>
                <w:sz w:val="20"/>
                <w:szCs w:val="20"/>
              </w:rPr>
              <w:t xml:space="preserve"> 7=district/municipal government; 8=international company; </w:t>
            </w:r>
          </w:p>
          <w:p w14:paraId="1D3CCE2B" w14:textId="77777777" w:rsidR="0097103A" w:rsidRPr="00F71A9A" w:rsidRDefault="0097103A" w:rsidP="00520250">
            <w:pPr>
              <w:spacing w:line="240" w:lineRule="auto"/>
              <w:ind w:left="-922" w:firstLine="922"/>
              <w:contextualSpacing/>
              <w:jc w:val="center"/>
              <w:rPr>
                <w:rFonts w:ascii="Gill Sans MT" w:hAnsi="Gill Sans MT"/>
                <w:i/>
                <w:sz w:val="20"/>
                <w:szCs w:val="20"/>
              </w:rPr>
            </w:pPr>
            <w:r w:rsidRPr="00F71A9A">
              <w:rPr>
                <w:rFonts w:ascii="Gill Sans MT" w:hAnsi="Gill Sans MT"/>
                <w:i/>
                <w:sz w:val="20"/>
                <w:szCs w:val="20"/>
              </w:rPr>
              <w:t>9=national company;</w:t>
            </w:r>
          </w:p>
          <w:p w14:paraId="40BE182B" w14:textId="77777777" w:rsidR="0097103A" w:rsidRPr="00F71A9A" w:rsidRDefault="0097103A" w:rsidP="00520250">
            <w:pPr>
              <w:spacing w:line="240" w:lineRule="auto"/>
              <w:ind w:left="-922" w:firstLine="922"/>
              <w:contextualSpacing/>
              <w:jc w:val="center"/>
              <w:rPr>
                <w:rFonts w:ascii="Gill Sans MT" w:hAnsi="Gill Sans MT"/>
                <w:i/>
                <w:sz w:val="20"/>
                <w:szCs w:val="20"/>
              </w:rPr>
            </w:pPr>
            <w:r w:rsidRPr="00F71A9A">
              <w:rPr>
                <w:rFonts w:ascii="Gill Sans MT" w:hAnsi="Gill Sans MT"/>
                <w:i/>
                <w:sz w:val="20"/>
                <w:szCs w:val="20"/>
              </w:rPr>
              <w:t xml:space="preserve"> 10=local company (outside village); </w:t>
            </w:r>
          </w:p>
          <w:p w14:paraId="57B20D93" w14:textId="77777777" w:rsidR="0097103A" w:rsidRPr="00F71A9A" w:rsidRDefault="0097103A" w:rsidP="00520250">
            <w:pPr>
              <w:spacing w:line="240" w:lineRule="auto"/>
              <w:ind w:left="-922" w:firstLine="922"/>
              <w:contextualSpacing/>
              <w:jc w:val="center"/>
              <w:rPr>
                <w:rFonts w:ascii="Gill Sans MT" w:hAnsi="Gill Sans MT"/>
                <w:i/>
                <w:sz w:val="20"/>
                <w:szCs w:val="20"/>
              </w:rPr>
            </w:pPr>
            <w:r w:rsidRPr="00F71A9A">
              <w:rPr>
                <w:rFonts w:ascii="Gill Sans MT" w:hAnsi="Gill Sans MT"/>
                <w:i/>
                <w:sz w:val="20"/>
                <w:szCs w:val="20"/>
              </w:rPr>
              <w:t xml:space="preserve">11=local company (inside village); </w:t>
            </w:r>
          </w:p>
          <w:p w14:paraId="64BFA614" w14:textId="77777777" w:rsidR="0097103A" w:rsidRPr="00F71A9A" w:rsidRDefault="0097103A" w:rsidP="00520250">
            <w:pPr>
              <w:spacing w:line="240" w:lineRule="auto"/>
              <w:ind w:left="-922" w:firstLine="922"/>
              <w:contextualSpacing/>
              <w:jc w:val="center"/>
              <w:rPr>
                <w:rFonts w:ascii="Gill Sans MT" w:hAnsi="Gill Sans MT"/>
                <w:i/>
                <w:sz w:val="20"/>
                <w:szCs w:val="20"/>
              </w:rPr>
            </w:pPr>
            <w:r w:rsidRPr="00F71A9A">
              <w:rPr>
                <w:rFonts w:ascii="Gill Sans MT" w:hAnsi="Gill Sans MT"/>
                <w:i/>
                <w:sz w:val="20"/>
                <w:szCs w:val="20"/>
              </w:rPr>
              <w:t>12=individual users (outside village);</w:t>
            </w:r>
          </w:p>
          <w:p w14:paraId="275339C3" w14:textId="77777777" w:rsidR="0097103A" w:rsidRPr="00F71A9A" w:rsidRDefault="0097103A" w:rsidP="00520250">
            <w:pPr>
              <w:spacing w:line="240" w:lineRule="auto"/>
              <w:ind w:left="-922" w:firstLine="922"/>
              <w:contextualSpacing/>
              <w:jc w:val="center"/>
              <w:rPr>
                <w:rFonts w:ascii="Gill Sans MT" w:hAnsi="Gill Sans MT"/>
                <w:i/>
                <w:sz w:val="20"/>
                <w:szCs w:val="20"/>
              </w:rPr>
            </w:pPr>
            <w:r w:rsidRPr="00F71A9A">
              <w:rPr>
                <w:rFonts w:ascii="Gill Sans MT" w:hAnsi="Gill Sans MT"/>
                <w:i/>
                <w:sz w:val="20"/>
                <w:szCs w:val="20"/>
              </w:rPr>
              <w:t xml:space="preserve"> 13=individual users (from village); </w:t>
            </w:r>
          </w:p>
          <w:p w14:paraId="3EDBC847" w14:textId="77777777" w:rsidR="0097103A" w:rsidRPr="00F71A9A" w:rsidRDefault="0097103A" w:rsidP="00520250">
            <w:pPr>
              <w:spacing w:line="240" w:lineRule="auto"/>
              <w:ind w:left="-922" w:firstLine="922"/>
              <w:contextualSpacing/>
              <w:jc w:val="center"/>
              <w:rPr>
                <w:rFonts w:ascii="Gill Sans MT" w:hAnsi="Gill Sans MT"/>
                <w:color w:val="000000" w:themeColor="text1"/>
                <w:sz w:val="20"/>
                <w:szCs w:val="20"/>
              </w:rPr>
            </w:pPr>
            <w:r w:rsidRPr="00F71A9A">
              <w:rPr>
                <w:rFonts w:ascii="Gill Sans MT" w:hAnsi="Gill Sans MT"/>
                <w:i/>
                <w:sz w:val="20"/>
                <w:szCs w:val="20"/>
              </w:rPr>
              <w:t>14=Other (specify)</w:t>
            </w:r>
            <w:r w:rsidRPr="00F71A9A">
              <w:rPr>
                <w:rFonts w:ascii="Gill Sans MT" w:hAnsi="Gill Sans MT"/>
                <w:sz w:val="20"/>
                <w:szCs w:val="20"/>
              </w:rPr>
              <w:t>: ___</w:t>
            </w:r>
          </w:p>
        </w:tc>
        <w:tc>
          <w:tcPr>
            <w:tcW w:w="1980" w:type="dxa"/>
            <w:tcBorders>
              <w:top w:val="single" w:sz="4" w:space="0" w:color="auto"/>
              <w:bottom w:val="single" w:sz="4" w:space="0" w:color="auto"/>
              <w:right w:val="single" w:sz="4" w:space="0" w:color="auto"/>
            </w:tcBorders>
          </w:tcPr>
          <w:p w14:paraId="109F2EDA"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To whom:</w:t>
            </w:r>
          </w:p>
          <w:p w14:paraId="45D5199E" w14:textId="77777777" w:rsidR="0097103A" w:rsidRPr="00F71A9A" w:rsidRDefault="0097103A" w:rsidP="00520250">
            <w:pPr>
              <w:spacing w:line="240" w:lineRule="auto"/>
              <w:contextualSpacing/>
              <w:rPr>
                <w:rFonts w:ascii="Gill Sans MT" w:hAnsi="Gill Sans MT"/>
                <w:i/>
                <w:sz w:val="20"/>
                <w:szCs w:val="20"/>
              </w:rPr>
            </w:pPr>
            <w:r w:rsidRPr="00F71A9A">
              <w:rPr>
                <w:rFonts w:ascii="Gill Sans MT" w:hAnsi="Gill Sans MT"/>
                <w:i/>
                <w:sz w:val="20"/>
                <w:szCs w:val="20"/>
              </w:rPr>
              <w:t>1= village administration;</w:t>
            </w:r>
          </w:p>
          <w:p w14:paraId="247F7FBA" w14:textId="77777777" w:rsidR="0097103A" w:rsidRPr="00F71A9A" w:rsidRDefault="0097103A" w:rsidP="00520250">
            <w:pPr>
              <w:spacing w:line="240" w:lineRule="auto"/>
              <w:contextualSpacing/>
              <w:rPr>
                <w:rFonts w:ascii="Gill Sans MT" w:hAnsi="Gill Sans MT"/>
                <w:i/>
                <w:sz w:val="20"/>
                <w:szCs w:val="20"/>
              </w:rPr>
            </w:pPr>
            <w:r w:rsidRPr="00F71A9A">
              <w:rPr>
                <w:rFonts w:ascii="Gill Sans MT" w:hAnsi="Gill Sans MT"/>
                <w:i/>
                <w:sz w:val="20"/>
                <w:szCs w:val="20"/>
              </w:rPr>
              <w:t xml:space="preserve"> 2= village user group; </w:t>
            </w:r>
          </w:p>
          <w:p w14:paraId="1B4493A0" w14:textId="4A53C1F6" w:rsidR="0097103A" w:rsidRPr="00F71A9A" w:rsidRDefault="0097103A" w:rsidP="00520250">
            <w:pPr>
              <w:spacing w:line="240" w:lineRule="auto"/>
              <w:contextualSpacing/>
              <w:rPr>
                <w:rFonts w:ascii="Gill Sans MT" w:hAnsi="Gill Sans MT"/>
                <w:i/>
                <w:sz w:val="20"/>
                <w:szCs w:val="20"/>
              </w:rPr>
            </w:pPr>
            <w:r w:rsidRPr="00F71A9A">
              <w:rPr>
                <w:rFonts w:ascii="Gill Sans MT" w:hAnsi="Gill Sans MT"/>
                <w:i/>
                <w:sz w:val="20"/>
                <w:szCs w:val="20"/>
              </w:rPr>
              <w:t>3=all individual households;</w:t>
            </w:r>
          </w:p>
          <w:p w14:paraId="30E010B5" w14:textId="77777777" w:rsidR="0097103A" w:rsidRPr="00F71A9A" w:rsidRDefault="0097103A" w:rsidP="00520250">
            <w:pPr>
              <w:spacing w:line="240" w:lineRule="auto"/>
              <w:contextualSpacing/>
              <w:rPr>
                <w:rFonts w:ascii="Gill Sans MT" w:hAnsi="Gill Sans MT"/>
                <w:i/>
                <w:sz w:val="20"/>
                <w:szCs w:val="20"/>
              </w:rPr>
            </w:pPr>
            <w:r w:rsidRPr="00F71A9A">
              <w:rPr>
                <w:rFonts w:ascii="Gill Sans MT" w:hAnsi="Gill Sans MT"/>
                <w:i/>
                <w:sz w:val="20"/>
                <w:szCs w:val="20"/>
              </w:rPr>
              <w:t xml:space="preserve"> 4=a portion of households in the village;</w:t>
            </w:r>
          </w:p>
          <w:p w14:paraId="1EEDB058" w14:textId="77777777" w:rsidR="0097103A" w:rsidRPr="00F71A9A" w:rsidRDefault="0097103A" w:rsidP="00520250">
            <w:pPr>
              <w:spacing w:line="240" w:lineRule="auto"/>
              <w:contextualSpacing/>
              <w:rPr>
                <w:rFonts w:ascii="Gill Sans MT" w:hAnsi="Gill Sans MT"/>
                <w:i/>
                <w:sz w:val="20"/>
                <w:szCs w:val="20"/>
              </w:rPr>
            </w:pPr>
            <w:r w:rsidRPr="00F71A9A">
              <w:rPr>
                <w:rFonts w:ascii="Gill Sans MT" w:hAnsi="Gill Sans MT"/>
                <w:i/>
                <w:sz w:val="20"/>
                <w:szCs w:val="20"/>
              </w:rPr>
              <w:t xml:space="preserve"> 5=a local NGO;</w:t>
            </w:r>
          </w:p>
          <w:p w14:paraId="1F92E97A"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i/>
                <w:sz w:val="20"/>
                <w:szCs w:val="20"/>
              </w:rPr>
              <w:t xml:space="preserve"> 6=Other (specify)</w:t>
            </w:r>
            <w:r w:rsidRPr="00F71A9A">
              <w:rPr>
                <w:rFonts w:ascii="Gill Sans MT" w:hAnsi="Gill Sans MT"/>
                <w:sz w:val="20"/>
                <w:szCs w:val="20"/>
              </w:rPr>
              <w:t>: ________</w:t>
            </w:r>
          </w:p>
        </w:tc>
        <w:tc>
          <w:tcPr>
            <w:tcW w:w="1260" w:type="dxa"/>
            <w:tcBorders>
              <w:top w:val="single" w:sz="4" w:space="0" w:color="auto"/>
              <w:left w:val="single" w:sz="4" w:space="0" w:color="auto"/>
              <w:bottom w:val="single" w:sz="4" w:space="0" w:color="auto"/>
              <w:right w:val="single" w:sz="18" w:space="0" w:color="000000"/>
            </w:tcBorders>
          </w:tcPr>
          <w:p w14:paraId="6213A810"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Amount in</w:t>
            </w:r>
          </w:p>
          <w:p w14:paraId="2723573D"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 xml:space="preserve">Cash over the last 12 months </w:t>
            </w:r>
          </w:p>
        </w:tc>
        <w:tc>
          <w:tcPr>
            <w:tcW w:w="1080" w:type="dxa"/>
            <w:tcBorders>
              <w:top w:val="single" w:sz="4" w:space="0" w:color="auto"/>
              <w:left w:val="single" w:sz="18" w:space="0" w:color="000000"/>
              <w:bottom w:val="single" w:sz="4" w:space="0" w:color="auto"/>
              <w:right w:val="single" w:sz="18" w:space="0" w:color="000000"/>
            </w:tcBorders>
          </w:tcPr>
          <w:p w14:paraId="11D68871" w14:textId="77777777" w:rsidR="0097103A" w:rsidRPr="00F71A9A" w:rsidRDefault="0097103A" w:rsidP="00520250">
            <w:pPr>
              <w:spacing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 xml:space="preserve">Amount in Kind over the last 12 months </w:t>
            </w:r>
          </w:p>
        </w:tc>
      </w:tr>
      <w:tr w:rsidR="00B61294" w:rsidRPr="00F71A9A" w14:paraId="5A4D08F6" w14:textId="77777777" w:rsidTr="00B61294">
        <w:trPr>
          <w:trHeight w:val="710"/>
        </w:trPr>
        <w:tc>
          <w:tcPr>
            <w:tcW w:w="185" w:type="dxa"/>
            <w:tcBorders>
              <w:top w:val="single" w:sz="4" w:space="0" w:color="auto"/>
              <w:left w:val="single" w:sz="4" w:space="0" w:color="000000"/>
              <w:bottom w:val="single" w:sz="4" w:space="0" w:color="auto"/>
              <w:right w:val="single" w:sz="4" w:space="0" w:color="000000"/>
            </w:tcBorders>
          </w:tcPr>
          <w:p w14:paraId="3A7E440A" w14:textId="77777777" w:rsidR="0097103A" w:rsidRPr="00F71A9A" w:rsidRDefault="0097103A" w:rsidP="00520250">
            <w:pPr>
              <w:spacing w:line="240" w:lineRule="auto"/>
              <w:contextualSpacing/>
              <w:rPr>
                <w:rFonts w:ascii="Gill Sans MT" w:eastAsia="Calibri" w:hAnsi="Gill Sans MT" w:cs="Times New Roman"/>
                <w:sz w:val="20"/>
                <w:szCs w:val="20"/>
              </w:rPr>
            </w:pPr>
          </w:p>
        </w:tc>
        <w:tc>
          <w:tcPr>
            <w:tcW w:w="1803" w:type="dxa"/>
            <w:tcBorders>
              <w:top w:val="single" w:sz="4" w:space="0" w:color="auto"/>
              <w:left w:val="single" w:sz="4" w:space="0" w:color="000000"/>
              <w:bottom w:val="single" w:sz="4" w:space="0" w:color="auto"/>
              <w:right w:val="single" w:sz="4" w:space="0" w:color="auto"/>
            </w:tcBorders>
          </w:tcPr>
          <w:p w14:paraId="1904FBCB" w14:textId="77777777" w:rsidR="0097103A" w:rsidRPr="00F71A9A" w:rsidRDefault="0097103A" w:rsidP="00520250">
            <w:pPr>
              <w:spacing w:line="240" w:lineRule="auto"/>
              <w:contextualSpacing/>
              <w:rPr>
                <w:rFonts w:ascii="Gill Sans MT" w:hAnsi="Gill Sans MT"/>
                <w:color w:val="000000" w:themeColor="text1"/>
                <w:sz w:val="20"/>
                <w:szCs w:val="20"/>
              </w:rPr>
            </w:pPr>
          </w:p>
          <w:p w14:paraId="6F3C4B26"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Tourism</w:t>
            </w:r>
          </w:p>
          <w:p w14:paraId="771BD7AE" w14:textId="77777777" w:rsidR="0097103A" w:rsidRPr="00F71A9A" w:rsidRDefault="0097103A" w:rsidP="00520250">
            <w:pPr>
              <w:spacing w:line="240" w:lineRule="auto"/>
              <w:contextualSpacing/>
              <w:rPr>
                <w:rFonts w:ascii="Gill Sans MT" w:hAnsi="Gill Sans MT"/>
                <w:color w:val="000000" w:themeColor="text1"/>
                <w:sz w:val="20"/>
                <w:szCs w:val="20"/>
              </w:rPr>
            </w:pPr>
          </w:p>
          <w:p w14:paraId="022E1731" w14:textId="77777777" w:rsidR="0097103A" w:rsidRPr="00F71A9A" w:rsidRDefault="0097103A" w:rsidP="00520250">
            <w:pPr>
              <w:spacing w:line="240" w:lineRule="auto"/>
              <w:contextualSpacing/>
              <w:rPr>
                <w:rFonts w:ascii="Gill Sans MT" w:hAnsi="Gill Sans MT"/>
                <w:color w:val="000000" w:themeColor="text1"/>
                <w:sz w:val="20"/>
                <w:szCs w:val="20"/>
              </w:rPr>
            </w:pPr>
          </w:p>
          <w:p w14:paraId="3D3C5259"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532" w:type="dxa"/>
            <w:tcBorders>
              <w:top w:val="single" w:sz="4" w:space="0" w:color="auto"/>
              <w:left w:val="single" w:sz="4" w:space="0" w:color="auto"/>
              <w:bottom w:val="single" w:sz="4" w:space="0" w:color="auto"/>
            </w:tcBorders>
          </w:tcPr>
          <w:p w14:paraId="4E2FE5DE"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90" w:type="dxa"/>
            <w:tcBorders>
              <w:top w:val="single" w:sz="4" w:space="0" w:color="auto"/>
              <w:bottom w:val="single" w:sz="4" w:space="0" w:color="auto"/>
              <w:right w:val="single" w:sz="4" w:space="0" w:color="auto"/>
            </w:tcBorders>
          </w:tcPr>
          <w:p w14:paraId="1E9255B5"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3150" w:type="dxa"/>
            <w:tcBorders>
              <w:top w:val="single" w:sz="4" w:space="0" w:color="auto"/>
              <w:bottom w:val="single" w:sz="4" w:space="0" w:color="auto"/>
              <w:right w:val="single" w:sz="4" w:space="0" w:color="auto"/>
            </w:tcBorders>
          </w:tcPr>
          <w:p w14:paraId="6EEED558"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980" w:type="dxa"/>
            <w:tcBorders>
              <w:top w:val="single" w:sz="4" w:space="0" w:color="auto"/>
              <w:bottom w:val="single" w:sz="4" w:space="0" w:color="auto"/>
              <w:right w:val="single" w:sz="4" w:space="0" w:color="auto"/>
            </w:tcBorders>
          </w:tcPr>
          <w:p w14:paraId="5B7B93F1"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260" w:type="dxa"/>
            <w:tcBorders>
              <w:top w:val="single" w:sz="4" w:space="0" w:color="auto"/>
              <w:left w:val="single" w:sz="4" w:space="0" w:color="auto"/>
              <w:bottom w:val="single" w:sz="4" w:space="0" w:color="auto"/>
              <w:right w:val="single" w:sz="18" w:space="0" w:color="000000"/>
            </w:tcBorders>
          </w:tcPr>
          <w:p w14:paraId="2EE771DF"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080" w:type="dxa"/>
            <w:tcBorders>
              <w:top w:val="single" w:sz="4" w:space="0" w:color="auto"/>
              <w:left w:val="single" w:sz="18" w:space="0" w:color="000000"/>
              <w:bottom w:val="single" w:sz="4" w:space="0" w:color="auto"/>
              <w:right w:val="single" w:sz="18" w:space="0" w:color="000000"/>
            </w:tcBorders>
          </w:tcPr>
          <w:p w14:paraId="00085261" w14:textId="77777777" w:rsidR="0097103A" w:rsidRPr="00F71A9A" w:rsidRDefault="0097103A" w:rsidP="00520250">
            <w:pPr>
              <w:spacing w:line="240" w:lineRule="auto"/>
              <w:contextualSpacing/>
              <w:rPr>
                <w:rFonts w:ascii="Gill Sans MT" w:eastAsia="Calibri" w:hAnsi="Gill Sans MT" w:cs="Times New Roman"/>
                <w:i/>
                <w:color w:val="A6A6A6"/>
                <w:sz w:val="20"/>
                <w:szCs w:val="20"/>
              </w:rPr>
            </w:pPr>
          </w:p>
        </w:tc>
      </w:tr>
      <w:tr w:rsidR="00B61294" w:rsidRPr="00F71A9A" w14:paraId="576FC0BB" w14:textId="77777777" w:rsidTr="00B61294">
        <w:trPr>
          <w:trHeight w:val="538"/>
        </w:trPr>
        <w:tc>
          <w:tcPr>
            <w:tcW w:w="185" w:type="dxa"/>
            <w:tcBorders>
              <w:top w:val="single" w:sz="4" w:space="0" w:color="auto"/>
              <w:left w:val="single" w:sz="4" w:space="0" w:color="000000"/>
              <w:bottom w:val="single" w:sz="4" w:space="0" w:color="auto"/>
              <w:right w:val="single" w:sz="4" w:space="0" w:color="000000"/>
            </w:tcBorders>
          </w:tcPr>
          <w:p w14:paraId="585DA846" w14:textId="77777777" w:rsidR="0097103A" w:rsidRPr="00F71A9A" w:rsidRDefault="0097103A" w:rsidP="00520250">
            <w:pPr>
              <w:spacing w:line="240" w:lineRule="auto"/>
              <w:contextualSpacing/>
              <w:rPr>
                <w:rFonts w:ascii="Gill Sans MT" w:eastAsia="Calibri" w:hAnsi="Gill Sans MT" w:cs="Times New Roman"/>
                <w:sz w:val="20"/>
                <w:szCs w:val="20"/>
              </w:rPr>
            </w:pPr>
          </w:p>
        </w:tc>
        <w:tc>
          <w:tcPr>
            <w:tcW w:w="1803" w:type="dxa"/>
            <w:tcBorders>
              <w:top w:val="single" w:sz="4" w:space="0" w:color="auto"/>
              <w:left w:val="single" w:sz="4" w:space="0" w:color="000000"/>
              <w:bottom w:val="single" w:sz="4" w:space="0" w:color="auto"/>
              <w:right w:val="single" w:sz="4" w:space="0" w:color="auto"/>
            </w:tcBorders>
          </w:tcPr>
          <w:p w14:paraId="1C0D63EB"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 xml:space="preserve">Carbon sequestration </w:t>
            </w:r>
          </w:p>
          <w:p w14:paraId="48BEE3B8"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532" w:type="dxa"/>
            <w:tcBorders>
              <w:top w:val="single" w:sz="4" w:space="0" w:color="auto"/>
              <w:left w:val="single" w:sz="4" w:space="0" w:color="auto"/>
              <w:bottom w:val="single" w:sz="4" w:space="0" w:color="auto"/>
            </w:tcBorders>
          </w:tcPr>
          <w:p w14:paraId="5E32F045" w14:textId="77777777" w:rsidR="0097103A" w:rsidRPr="00F71A9A" w:rsidRDefault="0097103A" w:rsidP="00520250">
            <w:pPr>
              <w:spacing w:line="240" w:lineRule="auto"/>
              <w:contextualSpacing/>
              <w:rPr>
                <w:rFonts w:ascii="Gill Sans MT" w:hAnsi="Gill Sans MT"/>
                <w:color w:val="000000" w:themeColor="text1"/>
                <w:sz w:val="20"/>
                <w:szCs w:val="20"/>
              </w:rPr>
            </w:pPr>
          </w:p>
          <w:p w14:paraId="63386C84"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90" w:type="dxa"/>
            <w:tcBorders>
              <w:top w:val="single" w:sz="4" w:space="0" w:color="auto"/>
              <w:bottom w:val="single" w:sz="4" w:space="0" w:color="auto"/>
              <w:right w:val="single" w:sz="4" w:space="0" w:color="auto"/>
            </w:tcBorders>
          </w:tcPr>
          <w:p w14:paraId="06A801E9"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3150" w:type="dxa"/>
            <w:tcBorders>
              <w:top w:val="single" w:sz="4" w:space="0" w:color="auto"/>
              <w:bottom w:val="single" w:sz="4" w:space="0" w:color="auto"/>
              <w:right w:val="single" w:sz="4" w:space="0" w:color="auto"/>
            </w:tcBorders>
          </w:tcPr>
          <w:p w14:paraId="765E0814"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980" w:type="dxa"/>
            <w:tcBorders>
              <w:top w:val="single" w:sz="4" w:space="0" w:color="auto"/>
              <w:bottom w:val="single" w:sz="4" w:space="0" w:color="auto"/>
              <w:right w:val="single" w:sz="4" w:space="0" w:color="auto"/>
            </w:tcBorders>
          </w:tcPr>
          <w:p w14:paraId="1068EF90"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260" w:type="dxa"/>
            <w:tcBorders>
              <w:top w:val="single" w:sz="4" w:space="0" w:color="auto"/>
              <w:left w:val="single" w:sz="4" w:space="0" w:color="auto"/>
              <w:bottom w:val="single" w:sz="4" w:space="0" w:color="auto"/>
              <w:right w:val="single" w:sz="18" w:space="0" w:color="000000"/>
            </w:tcBorders>
          </w:tcPr>
          <w:p w14:paraId="24BB2A60"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080" w:type="dxa"/>
            <w:tcBorders>
              <w:top w:val="single" w:sz="4" w:space="0" w:color="auto"/>
              <w:left w:val="single" w:sz="18" w:space="0" w:color="000000"/>
              <w:bottom w:val="single" w:sz="4" w:space="0" w:color="auto"/>
              <w:right w:val="single" w:sz="18" w:space="0" w:color="000000"/>
            </w:tcBorders>
          </w:tcPr>
          <w:p w14:paraId="3B556E28" w14:textId="77777777" w:rsidR="0097103A" w:rsidRPr="00F71A9A" w:rsidRDefault="0097103A" w:rsidP="00520250">
            <w:pPr>
              <w:spacing w:line="240" w:lineRule="auto"/>
              <w:contextualSpacing/>
              <w:rPr>
                <w:rFonts w:ascii="Gill Sans MT" w:eastAsia="Calibri" w:hAnsi="Gill Sans MT" w:cs="Times New Roman"/>
                <w:i/>
                <w:color w:val="A6A6A6"/>
                <w:sz w:val="20"/>
                <w:szCs w:val="20"/>
              </w:rPr>
            </w:pPr>
          </w:p>
        </w:tc>
      </w:tr>
      <w:tr w:rsidR="00B61294" w:rsidRPr="00F71A9A" w14:paraId="2809C6CD" w14:textId="77777777" w:rsidTr="00B61294">
        <w:trPr>
          <w:trHeight w:val="523"/>
        </w:trPr>
        <w:tc>
          <w:tcPr>
            <w:tcW w:w="185" w:type="dxa"/>
            <w:tcBorders>
              <w:top w:val="single" w:sz="4" w:space="0" w:color="auto"/>
              <w:left w:val="single" w:sz="4" w:space="0" w:color="000000"/>
              <w:bottom w:val="single" w:sz="4" w:space="0" w:color="auto"/>
              <w:right w:val="single" w:sz="4" w:space="0" w:color="000000"/>
            </w:tcBorders>
          </w:tcPr>
          <w:p w14:paraId="7541BBB8" w14:textId="77777777" w:rsidR="0097103A" w:rsidRPr="00F71A9A" w:rsidRDefault="0097103A" w:rsidP="00520250">
            <w:pPr>
              <w:spacing w:line="240" w:lineRule="auto"/>
              <w:contextualSpacing/>
              <w:rPr>
                <w:rFonts w:ascii="Gill Sans MT" w:eastAsia="Calibri" w:hAnsi="Gill Sans MT" w:cs="Times New Roman"/>
                <w:sz w:val="20"/>
                <w:szCs w:val="20"/>
              </w:rPr>
            </w:pPr>
          </w:p>
        </w:tc>
        <w:tc>
          <w:tcPr>
            <w:tcW w:w="1803" w:type="dxa"/>
            <w:tcBorders>
              <w:top w:val="single" w:sz="4" w:space="0" w:color="auto"/>
              <w:left w:val="single" w:sz="4" w:space="0" w:color="000000"/>
              <w:bottom w:val="single" w:sz="4" w:space="0" w:color="auto"/>
              <w:right w:val="single" w:sz="4" w:space="0" w:color="auto"/>
            </w:tcBorders>
          </w:tcPr>
          <w:p w14:paraId="75CB705C"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Water catchment</w:t>
            </w:r>
          </w:p>
          <w:p w14:paraId="18A276A1"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532" w:type="dxa"/>
            <w:tcBorders>
              <w:top w:val="single" w:sz="4" w:space="0" w:color="auto"/>
              <w:left w:val="single" w:sz="4" w:space="0" w:color="auto"/>
              <w:bottom w:val="single" w:sz="4" w:space="0" w:color="auto"/>
            </w:tcBorders>
          </w:tcPr>
          <w:p w14:paraId="2BADC60C" w14:textId="77777777" w:rsidR="0097103A" w:rsidRPr="00F71A9A" w:rsidRDefault="0097103A" w:rsidP="00520250">
            <w:pPr>
              <w:spacing w:line="240" w:lineRule="auto"/>
              <w:contextualSpacing/>
              <w:rPr>
                <w:rFonts w:ascii="Gill Sans MT" w:hAnsi="Gill Sans MT"/>
                <w:color w:val="000000" w:themeColor="text1"/>
                <w:sz w:val="20"/>
                <w:szCs w:val="20"/>
              </w:rPr>
            </w:pPr>
          </w:p>
          <w:p w14:paraId="44937FBE"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90" w:type="dxa"/>
            <w:tcBorders>
              <w:top w:val="single" w:sz="4" w:space="0" w:color="auto"/>
              <w:bottom w:val="single" w:sz="4" w:space="0" w:color="auto"/>
              <w:right w:val="single" w:sz="4" w:space="0" w:color="auto"/>
            </w:tcBorders>
          </w:tcPr>
          <w:p w14:paraId="69987D81"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3150" w:type="dxa"/>
            <w:tcBorders>
              <w:top w:val="single" w:sz="4" w:space="0" w:color="auto"/>
              <w:bottom w:val="single" w:sz="4" w:space="0" w:color="auto"/>
              <w:right w:val="single" w:sz="4" w:space="0" w:color="auto"/>
            </w:tcBorders>
          </w:tcPr>
          <w:p w14:paraId="1A13A3C5"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980" w:type="dxa"/>
            <w:tcBorders>
              <w:top w:val="single" w:sz="4" w:space="0" w:color="auto"/>
              <w:bottom w:val="single" w:sz="4" w:space="0" w:color="auto"/>
              <w:right w:val="single" w:sz="4" w:space="0" w:color="auto"/>
            </w:tcBorders>
          </w:tcPr>
          <w:p w14:paraId="7E7E713D"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260" w:type="dxa"/>
            <w:tcBorders>
              <w:top w:val="single" w:sz="4" w:space="0" w:color="auto"/>
              <w:left w:val="single" w:sz="4" w:space="0" w:color="auto"/>
              <w:bottom w:val="single" w:sz="4" w:space="0" w:color="auto"/>
              <w:right w:val="single" w:sz="18" w:space="0" w:color="000000"/>
            </w:tcBorders>
          </w:tcPr>
          <w:p w14:paraId="53CB2599"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080" w:type="dxa"/>
            <w:tcBorders>
              <w:top w:val="single" w:sz="4" w:space="0" w:color="auto"/>
              <w:left w:val="single" w:sz="18" w:space="0" w:color="000000"/>
              <w:bottom w:val="single" w:sz="4" w:space="0" w:color="auto"/>
              <w:right w:val="single" w:sz="18" w:space="0" w:color="000000"/>
            </w:tcBorders>
          </w:tcPr>
          <w:p w14:paraId="336E42E9" w14:textId="77777777" w:rsidR="0097103A" w:rsidRPr="00F71A9A" w:rsidRDefault="0097103A" w:rsidP="00520250">
            <w:pPr>
              <w:spacing w:line="240" w:lineRule="auto"/>
              <w:contextualSpacing/>
              <w:rPr>
                <w:rFonts w:ascii="Gill Sans MT" w:eastAsia="Calibri" w:hAnsi="Gill Sans MT" w:cs="Times New Roman"/>
                <w:i/>
                <w:color w:val="A6A6A6"/>
                <w:sz w:val="20"/>
                <w:szCs w:val="20"/>
              </w:rPr>
            </w:pPr>
          </w:p>
        </w:tc>
      </w:tr>
      <w:tr w:rsidR="00B61294" w:rsidRPr="00F71A9A" w14:paraId="07D4008A" w14:textId="77777777" w:rsidTr="00B61294">
        <w:trPr>
          <w:trHeight w:val="538"/>
        </w:trPr>
        <w:tc>
          <w:tcPr>
            <w:tcW w:w="185" w:type="dxa"/>
            <w:tcBorders>
              <w:top w:val="single" w:sz="4" w:space="0" w:color="auto"/>
              <w:left w:val="single" w:sz="4" w:space="0" w:color="000000"/>
              <w:bottom w:val="single" w:sz="4" w:space="0" w:color="auto"/>
              <w:right w:val="single" w:sz="4" w:space="0" w:color="000000"/>
            </w:tcBorders>
          </w:tcPr>
          <w:p w14:paraId="1A1C7E5E" w14:textId="77777777" w:rsidR="0097103A" w:rsidRPr="00F71A9A" w:rsidRDefault="0097103A" w:rsidP="00520250">
            <w:pPr>
              <w:spacing w:line="240" w:lineRule="auto"/>
              <w:contextualSpacing/>
              <w:rPr>
                <w:rFonts w:ascii="Gill Sans MT" w:eastAsia="Calibri" w:hAnsi="Gill Sans MT" w:cs="Times New Roman"/>
                <w:sz w:val="20"/>
                <w:szCs w:val="20"/>
              </w:rPr>
            </w:pPr>
          </w:p>
        </w:tc>
        <w:tc>
          <w:tcPr>
            <w:tcW w:w="1803" w:type="dxa"/>
            <w:tcBorders>
              <w:top w:val="single" w:sz="4" w:space="0" w:color="auto"/>
              <w:left w:val="single" w:sz="4" w:space="0" w:color="000000"/>
              <w:bottom w:val="single" w:sz="4" w:space="0" w:color="auto"/>
              <w:right w:val="single" w:sz="4" w:space="0" w:color="auto"/>
            </w:tcBorders>
          </w:tcPr>
          <w:p w14:paraId="52289219"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Biodiversity conservation</w:t>
            </w:r>
          </w:p>
          <w:p w14:paraId="79799A87"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532" w:type="dxa"/>
            <w:tcBorders>
              <w:top w:val="single" w:sz="4" w:space="0" w:color="auto"/>
              <w:left w:val="single" w:sz="4" w:space="0" w:color="auto"/>
              <w:bottom w:val="single" w:sz="4" w:space="0" w:color="auto"/>
            </w:tcBorders>
          </w:tcPr>
          <w:p w14:paraId="492A17E4" w14:textId="77777777" w:rsidR="0097103A" w:rsidRPr="00F71A9A" w:rsidRDefault="0097103A" w:rsidP="00520250">
            <w:pPr>
              <w:spacing w:line="240" w:lineRule="auto"/>
              <w:contextualSpacing/>
              <w:rPr>
                <w:rFonts w:ascii="Gill Sans MT" w:hAnsi="Gill Sans MT"/>
                <w:color w:val="000000" w:themeColor="text1"/>
                <w:sz w:val="20"/>
                <w:szCs w:val="20"/>
              </w:rPr>
            </w:pPr>
          </w:p>
          <w:p w14:paraId="6EE36090"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90" w:type="dxa"/>
            <w:tcBorders>
              <w:top w:val="single" w:sz="4" w:space="0" w:color="auto"/>
              <w:bottom w:val="single" w:sz="4" w:space="0" w:color="auto"/>
              <w:right w:val="single" w:sz="4" w:space="0" w:color="auto"/>
            </w:tcBorders>
          </w:tcPr>
          <w:p w14:paraId="23FC733E"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3150" w:type="dxa"/>
            <w:tcBorders>
              <w:top w:val="single" w:sz="4" w:space="0" w:color="auto"/>
              <w:bottom w:val="single" w:sz="4" w:space="0" w:color="auto"/>
              <w:right w:val="single" w:sz="4" w:space="0" w:color="auto"/>
            </w:tcBorders>
          </w:tcPr>
          <w:p w14:paraId="26DDDFFA"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980" w:type="dxa"/>
            <w:tcBorders>
              <w:top w:val="single" w:sz="4" w:space="0" w:color="auto"/>
              <w:bottom w:val="single" w:sz="4" w:space="0" w:color="auto"/>
              <w:right w:val="single" w:sz="4" w:space="0" w:color="auto"/>
            </w:tcBorders>
          </w:tcPr>
          <w:p w14:paraId="28E6341E"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260" w:type="dxa"/>
            <w:tcBorders>
              <w:top w:val="single" w:sz="4" w:space="0" w:color="auto"/>
              <w:left w:val="single" w:sz="4" w:space="0" w:color="auto"/>
              <w:bottom w:val="single" w:sz="4" w:space="0" w:color="auto"/>
              <w:right w:val="single" w:sz="18" w:space="0" w:color="000000"/>
            </w:tcBorders>
          </w:tcPr>
          <w:p w14:paraId="226A2284"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080" w:type="dxa"/>
            <w:tcBorders>
              <w:top w:val="single" w:sz="4" w:space="0" w:color="auto"/>
              <w:left w:val="single" w:sz="18" w:space="0" w:color="000000"/>
              <w:bottom w:val="single" w:sz="4" w:space="0" w:color="auto"/>
              <w:right w:val="single" w:sz="18" w:space="0" w:color="000000"/>
            </w:tcBorders>
          </w:tcPr>
          <w:p w14:paraId="5CBADD98" w14:textId="77777777" w:rsidR="0097103A" w:rsidRPr="00F71A9A" w:rsidRDefault="0097103A" w:rsidP="00520250">
            <w:pPr>
              <w:spacing w:line="240" w:lineRule="auto"/>
              <w:contextualSpacing/>
              <w:rPr>
                <w:rFonts w:ascii="Gill Sans MT" w:eastAsia="Calibri" w:hAnsi="Gill Sans MT" w:cs="Times New Roman"/>
                <w:i/>
                <w:color w:val="A6A6A6"/>
                <w:sz w:val="20"/>
                <w:szCs w:val="20"/>
              </w:rPr>
            </w:pPr>
          </w:p>
        </w:tc>
      </w:tr>
      <w:tr w:rsidR="00B61294" w:rsidRPr="00F71A9A" w14:paraId="449755B3" w14:textId="77777777" w:rsidTr="00B61294">
        <w:trPr>
          <w:trHeight w:val="712"/>
        </w:trPr>
        <w:tc>
          <w:tcPr>
            <w:tcW w:w="185" w:type="dxa"/>
            <w:tcBorders>
              <w:top w:val="single" w:sz="4" w:space="0" w:color="auto"/>
              <w:left w:val="single" w:sz="4" w:space="0" w:color="000000"/>
              <w:bottom w:val="single" w:sz="4" w:space="0" w:color="auto"/>
              <w:right w:val="single" w:sz="4" w:space="0" w:color="000000"/>
            </w:tcBorders>
          </w:tcPr>
          <w:p w14:paraId="6B256C52" w14:textId="77777777" w:rsidR="0097103A" w:rsidRPr="00F71A9A" w:rsidRDefault="0097103A" w:rsidP="00520250">
            <w:pPr>
              <w:spacing w:line="240" w:lineRule="auto"/>
              <w:contextualSpacing/>
              <w:rPr>
                <w:rFonts w:ascii="Gill Sans MT" w:eastAsia="Calibri" w:hAnsi="Gill Sans MT" w:cs="Times New Roman"/>
                <w:sz w:val="20"/>
                <w:szCs w:val="20"/>
              </w:rPr>
            </w:pPr>
          </w:p>
        </w:tc>
        <w:tc>
          <w:tcPr>
            <w:tcW w:w="1803" w:type="dxa"/>
            <w:tcBorders>
              <w:top w:val="single" w:sz="4" w:space="0" w:color="auto"/>
              <w:left w:val="single" w:sz="4" w:space="0" w:color="000000"/>
              <w:bottom w:val="single" w:sz="4" w:space="0" w:color="auto"/>
              <w:right w:val="single" w:sz="4" w:space="0" w:color="auto"/>
            </w:tcBorders>
          </w:tcPr>
          <w:p w14:paraId="15B97CDA"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 xml:space="preserve">Compensation from timber company – note the company </w:t>
            </w:r>
          </w:p>
          <w:p w14:paraId="07F782CD"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532" w:type="dxa"/>
            <w:tcBorders>
              <w:top w:val="single" w:sz="4" w:space="0" w:color="auto"/>
              <w:left w:val="single" w:sz="4" w:space="0" w:color="auto"/>
              <w:bottom w:val="single" w:sz="4" w:space="0" w:color="auto"/>
            </w:tcBorders>
          </w:tcPr>
          <w:p w14:paraId="3D61B084" w14:textId="77777777" w:rsidR="0097103A" w:rsidRPr="00F71A9A" w:rsidRDefault="0097103A" w:rsidP="00520250">
            <w:pPr>
              <w:spacing w:line="240" w:lineRule="auto"/>
              <w:contextualSpacing/>
              <w:rPr>
                <w:rFonts w:ascii="Gill Sans MT" w:hAnsi="Gill Sans MT"/>
                <w:color w:val="000000" w:themeColor="text1"/>
                <w:sz w:val="20"/>
                <w:szCs w:val="20"/>
              </w:rPr>
            </w:pPr>
          </w:p>
          <w:p w14:paraId="67BD7AB6"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90" w:type="dxa"/>
            <w:tcBorders>
              <w:top w:val="single" w:sz="4" w:space="0" w:color="auto"/>
              <w:bottom w:val="single" w:sz="4" w:space="0" w:color="auto"/>
              <w:right w:val="single" w:sz="4" w:space="0" w:color="auto"/>
            </w:tcBorders>
          </w:tcPr>
          <w:p w14:paraId="6B19923F"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3150" w:type="dxa"/>
            <w:tcBorders>
              <w:top w:val="single" w:sz="4" w:space="0" w:color="auto"/>
              <w:bottom w:val="single" w:sz="4" w:space="0" w:color="auto"/>
              <w:right w:val="single" w:sz="4" w:space="0" w:color="auto"/>
            </w:tcBorders>
          </w:tcPr>
          <w:p w14:paraId="4F0C7DF0"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980" w:type="dxa"/>
            <w:tcBorders>
              <w:top w:val="single" w:sz="4" w:space="0" w:color="auto"/>
              <w:bottom w:val="single" w:sz="4" w:space="0" w:color="auto"/>
              <w:right w:val="single" w:sz="4" w:space="0" w:color="auto"/>
            </w:tcBorders>
          </w:tcPr>
          <w:p w14:paraId="2D482E30"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260" w:type="dxa"/>
            <w:tcBorders>
              <w:top w:val="single" w:sz="4" w:space="0" w:color="auto"/>
              <w:left w:val="single" w:sz="4" w:space="0" w:color="auto"/>
              <w:bottom w:val="single" w:sz="4" w:space="0" w:color="auto"/>
              <w:right w:val="single" w:sz="18" w:space="0" w:color="000000"/>
            </w:tcBorders>
          </w:tcPr>
          <w:p w14:paraId="4520C4A6"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080" w:type="dxa"/>
            <w:tcBorders>
              <w:top w:val="single" w:sz="4" w:space="0" w:color="auto"/>
              <w:left w:val="single" w:sz="18" w:space="0" w:color="000000"/>
              <w:bottom w:val="single" w:sz="4" w:space="0" w:color="auto"/>
              <w:right w:val="single" w:sz="18" w:space="0" w:color="000000"/>
            </w:tcBorders>
          </w:tcPr>
          <w:p w14:paraId="1524ECA6" w14:textId="77777777" w:rsidR="0097103A" w:rsidRPr="00F71A9A" w:rsidRDefault="0097103A" w:rsidP="00520250">
            <w:pPr>
              <w:spacing w:line="240" w:lineRule="auto"/>
              <w:contextualSpacing/>
              <w:rPr>
                <w:rFonts w:ascii="Gill Sans MT" w:eastAsia="Calibri" w:hAnsi="Gill Sans MT" w:cs="Times New Roman"/>
                <w:i/>
                <w:color w:val="A6A6A6"/>
                <w:sz w:val="20"/>
                <w:szCs w:val="20"/>
              </w:rPr>
            </w:pPr>
          </w:p>
        </w:tc>
      </w:tr>
      <w:tr w:rsidR="00B61294" w:rsidRPr="00F71A9A" w14:paraId="34305E53" w14:textId="77777777" w:rsidTr="00B61294">
        <w:trPr>
          <w:trHeight w:val="523"/>
        </w:trPr>
        <w:tc>
          <w:tcPr>
            <w:tcW w:w="185" w:type="dxa"/>
            <w:tcBorders>
              <w:top w:val="single" w:sz="4" w:space="0" w:color="auto"/>
              <w:left w:val="single" w:sz="4" w:space="0" w:color="000000"/>
              <w:bottom w:val="single" w:sz="4" w:space="0" w:color="auto"/>
              <w:right w:val="single" w:sz="4" w:space="0" w:color="000000"/>
            </w:tcBorders>
          </w:tcPr>
          <w:p w14:paraId="7CBF931C" w14:textId="77777777" w:rsidR="0097103A" w:rsidRPr="00F71A9A" w:rsidRDefault="0097103A" w:rsidP="00520250">
            <w:pPr>
              <w:spacing w:line="240" w:lineRule="auto"/>
              <w:contextualSpacing/>
              <w:rPr>
                <w:rFonts w:ascii="Gill Sans MT" w:eastAsia="Calibri" w:hAnsi="Gill Sans MT" w:cs="Times New Roman"/>
                <w:sz w:val="20"/>
                <w:szCs w:val="20"/>
              </w:rPr>
            </w:pPr>
          </w:p>
        </w:tc>
        <w:tc>
          <w:tcPr>
            <w:tcW w:w="1803" w:type="dxa"/>
            <w:tcBorders>
              <w:top w:val="single" w:sz="4" w:space="0" w:color="auto"/>
              <w:left w:val="single" w:sz="4" w:space="0" w:color="000000"/>
              <w:bottom w:val="single" w:sz="4" w:space="0" w:color="auto"/>
              <w:right w:val="single" w:sz="4" w:space="0" w:color="auto"/>
            </w:tcBorders>
          </w:tcPr>
          <w:p w14:paraId="5C7B8644" w14:textId="77777777" w:rsidR="0097103A" w:rsidRPr="00F71A9A" w:rsidRDefault="0097103A" w:rsidP="00520250">
            <w:pPr>
              <w:spacing w:line="240" w:lineRule="auto"/>
              <w:contextualSpacing/>
              <w:rPr>
                <w:rFonts w:ascii="Gill Sans MT" w:hAnsi="Gill Sans MT"/>
                <w:color w:val="000000" w:themeColor="text1"/>
                <w:sz w:val="20"/>
                <w:szCs w:val="20"/>
              </w:rPr>
            </w:pPr>
          </w:p>
          <w:p w14:paraId="09DACA87"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 xml:space="preserve">Compensation from mining company – note the company </w:t>
            </w:r>
          </w:p>
          <w:p w14:paraId="29985F22"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532" w:type="dxa"/>
            <w:tcBorders>
              <w:top w:val="single" w:sz="4" w:space="0" w:color="auto"/>
              <w:left w:val="single" w:sz="4" w:space="0" w:color="auto"/>
              <w:bottom w:val="single" w:sz="4" w:space="0" w:color="auto"/>
            </w:tcBorders>
          </w:tcPr>
          <w:p w14:paraId="558656C5" w14:textId="77777777" w:rsidR="0097103A" w:rsidRPr="00F71A9A" w:rsidRDefault="0097103A" w:rsidP="00520250">
            <w:pPr>
              <w:spacing w:line="240" w:lineRule="auto"/>
              <w:contextualSpacing/>
              <w:rPr>
                <w:rFonts w:ascii="Gill Sans MT" w:hAnsi="Gill Sans MT"/>
                <w:color w:val="000000" w:themeColor="text1"/>
                <w:sz w:val="20"/>
                <w:szCs w:val="20"/>
              </w:rPr>
            </w:pPr>
          </w:p>
          <w:p w14:paraId="1DBB9EFB" w14:textId="77777777" w:rsidR="0097103A" w:rsidRPr="00F71A9A" w:rsidRDefault="0097103A" w:rsidP="00520250">
            <w:pPr>
              <w:spacing w:line="240" w:lineRule="auto"/>
              <w:contextualSpacing/>
              <w:rPr>
                <w:rFonts w:ascii="Gill Sans MT" w:hAnsi="Gill Sans MT"/>
                <w:color w:val="000000" w:themeColor="text1"/>
                <w:sz w:val="20"/>
                <w:szCs w:val="20"/>
              </w:rPr>
            </w:pPr>
          </w:p>
          <w:p w14:paraId="41CECDBD"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90" w:type="dxa"/>
            <w:tcBorders>
              <w:top w:val="single" w:sz="4" w:space="0" w:color="auto"/>
              <w:bottom w:val="single" w:sz="4" w:space="0" w:color="auto"/>
              <w:right w:val="single" w:sz="4" w:space="0" w:color="auto"/>
            </w:tcBorders>
          </w:tcPr>
          <w:p w14:paraId="35B79B3C"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3150" w:type="dxa"/>
            <w:tcBorders>
              <w:top w:val="single" w:sz="4" w:space="0" w:color="auto"/>
              <w:bottom w:val="single" w:sz="4" w:space="0" w:color="auto"/>
              <w:right w:val="single" w:sz="4" w:space="0" w:color="auto"/>
            </w:tcBorders>
          </w:tcPr>
          <w:p w14:paraId="5FCB22E3"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980" w:type="dxa"/>
            <w:tcBorders>
              <w:top w:val="single" w:sz="4" w:space="0" w:color="auto"/>
              <w:bottom w:val="single" w:sz="4" w:space="0" w:color="auto"/>
              <w:right w:val="single" w:sz="4" w:space="0" w:color="auto"/>
            </w:tcBorders>
          </w:tcPr>
          <w:p w14:paraId="0F06535B"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260" w:type="dxa"/>
            <w:tcBorders>
              <w:top w:val="single" w:sz="4" w:space="0" w:color="auto"/>
              <w:left w:val="single" w:sz="4" w:space="0" w:color="auto"/>
              <w:bottom w:val="single" w:sz="4" w:space="0" w:color="auto"/>
              <w:right w:val="single" w:sz="18" w:space="0" w:color="000000"/>
            </w:tcBorders>
          </w:tcPr>
          <w:p w14:paraId="00B88B53"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080" w:type="dxa"/>
            <w:tcBorders>
              <w:top w:val="single" w:sz="4" w:space="0" w:color="auto"/>
              <w:left w:val="single" w:sz="18" w:space="0" w:color="000000"/>
              <w:bottom w:val="single" w:sz="4" w:space="0" w:color="auto"/>
              <w:right w:val="single" w:sz="18" w:space="0" w:color="000000"/>
            </w:tcBorders>
          </w:tcPr>
          <w:p w14:paraId="42C5AAA5" w14:textId="77777777" w:rsidR="0097103A" w:rsidRPr="00F71A9A" w:rsidRDefault="0097103A" w:rsidP="00520250">
            <w:pPr>
              <w:spacing w:line="240" w:lineRule="auto"/>
              <w:contextualSpacing/>
              <w:rPr>
                <w:rFonts w:ascii="Gill Sans MT" w:eastAsia="Calibri" w:hAnsi="Gill Sans MT" w:cs="Times New Roman"/>
                <w:i/>
                <w:color w:val="A6A6A6"/>
                <w:sz w:val="20"/>
                <w:szCs w:val="20"/>
              </w:rPr>
            </w:pPr>
          </w:p>
        </w:tc>
      </w:tr>
      <w:tr w:rsidR="00B61294" w:rsidRPr="00F71A9A" w14:paraId="07EA93A5" w14:textId="77777777" w:rsidTr="00B61294">
        <w:trPr>
          <w:trHeight w:val="393"/>
        </w:trPr>
        <w:tc>
          <w:tcPr>
            <w:tcW w:w="185" w:type="dxa"/>
            <w:tcBorders>
              <w:top w:val="single" w:sz="4" w:space="0" w:color="auto"/>
              <w:left w:val="single" w:sz="4" w:space="0" w:color="000000"/>
              <w:bottom w:val="single" w:sz="4" w:space="0" w:color="000000"/>
              <w:right w:val="single" w:sz="4" w:space="0" w:color="000000"/>
            </w:tcBorders>
          </w:tcPr>
          <w:p w14:paraId="3E9F680D" w14:textId="77777777" w:rsidR="0097103A" w:rsidRPr="00F71A9A" w:rsidRDefault="0097103A" w:rsidP="00520250">
            <w:pPr>
              <w:spacing w:line="240" w:lineRule="auto"/>
              <w:contextualSpacing/>
              <w:rPr>
                <w:rFonts w:ascii="Gill Sans MT" w:eastAsia="Calibri" w:hAnsi="Gill Sans MT" w:cs="Times New Roman"/>
                <w:sz w:val="20"/>
                <w:szCs w:val="20"/>
              </w:rPr>
            </w:pPr>
          </w:p>
        </w:tc>
        <w:tc>
          <w:tcPr>
            <w:tcW w:w="1803" w:type="dxa"/>
            <w:tcBorders>
              <w:top w:val="single" w:sz="4" w:space="0" w:color="auto"/>
              <w:left w:val="single" w:sz="4" w:space="0" w:color="000000"/>
              <w:bottom w:val="single" w:sz="4" w:space="0" w:color="000000"/>
              <w:right w:val="single" w:sz="4" w:space="0" w:color="auto"/>
            </w:tcBorders>
          </w:tcPr>
          <w:p w14:paraId="046782A8"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 xml:space="preserve">Tree planting/afforestation </w:t>
            </w:r>
          </w:p>
          <w:p w14:paraId="120C28E5"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532" w:type="dxa"/>
            <w:tcBorders>
              <w:top w:val="single" w:sz="4" w:space="0" w:color="auto"/>
              <w:left w:val="single" w:sz="4" w:space="0" w:color="auto"/>
              <w:bottom w:val="single" w:sz="4" w:space="0" w:color="000000"/>
            </w:tcBorders>
          </w:tcPr>
          <w:p w14:paraId="7789A611" w14:textId="77777777" w:rsidR="0097103A" w:rsidRPr="00F71A9A" w:rsidRDefault="0097103A" w:rsidP="00520250">
            <w:pPr>
              <w:spacing w:line="240" w:lineRule="auto"/>
              <w:contextualSpacing/>
              <w:rPr>
                <w:rFonts w:ascii="Gill Sans MT" w:hAnsi="Gill Sans MT"/>
                <w:color w:val="000000" w:themeColor="text1"/>
                <w:sz w:val="20"/>
                <w:szCs w:val="20"/>
              </w:rPr>
            </w:pPr>
          </w:p>
          <w:p w14:paraId="76B4C1F3"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90" w:type="dxa"/>
            <w:tcBorders>
              <w:top w:val="single" w:sz="4" w:space="0" w:color="auto"/>
              <w:bottom w:val="single" w:sz="4" w:space="0" w:color="000000"/>
              <w:right w:val="single" w:sz="4" w:space="0" w:color="auto"/>
            </w:tcBorders>
          </w:tcPr>
          <w:p w14:paraId="0F817726"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3150" w:type="dxa"/>
            <w:tcBorders>
              <w:top w:val="single" w:sz="4" w:space="0" w:color="auto"/>
              <w:bottom w:val="single" w:sz="4" w:space="0" w:color="000000"/>
              <w:right w:val="single" w:sz="4" w:space="0" w:color="auto"/>
            </w:tcBorders>
          </w:tcPr>
          <w:p w14:paraId="74C4A79F"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980" w:type="dxa"/>
            <w:tcBorders>
              <w:top w:val="single" w:sz="4" w:space="0" w:color="auto"/>
              <w:bottom w:val="single" w:sz="4" w:space="0" w:color="000000"/>
              <w:right w:val="single" w:sz="4" w:space="0" w:color="auto"/>
            </w:tcBorders>
          </w:tcPr>
          <w:p w14:paraId="375F6F28"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260" w:type="dxa"/>
            <w:tcBorders>
              <w:top w:val="single" w:sz="4" w:space="0" w:color="auto"/>
              <w:left w:val="single" w:sz="4" w:space="0" w:color="auto"/>
              <w:bottom w:val="single" w:sz="4" w:space="0" w:color="000000"/>
              <w:right w:val="single" w:sz="18" w:space="0" w:color="000000"/>
            </w:tcBorders>
          </w:tcPr>
          <w:p w14:paraId="633816B0"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080" w:type="dxa"/>
            <w:tcBorders>
              <w:top w:val="single" w:sz="4" w:space="0" w:color="auto"/>
              <w:left w:val="single" w:sz="18" w:space="0" w:color="000000"/>
              <w:bottom w:val="single" w:sz="18" w:space="0" w:color="000000"/>
              <w:right w:val="single" w:sz="18" w:space="0" w:color="000000"/>
            </w:tcBorders>
          </w:tcPr>
          <w:p w14:paraId="79CB50E0" w14:textId="77777777" w:rsidR="0097103A" w:rsidRPr="00F71A9A" w:rsidRDefault="0097103A" w:rsidP="00520250">
            <w:pPr>
              <w:spacing w:line="240" w:lineRule="auto"/>
              <w:contextualSpacing/>
              <w:rPr>
                <w:rFonts w:ascii="Gill Sans MT" w:eastAsia="Calibri" w:hAnsi="Gill Sans MT" w:cs="Times New Roman"/>
                <w:i/>
                <w:color w:val="A6A6A6"/>
                <w:sz w:val="20"/>
                <w:szCs w:val="20"/>
              </w:rPr>
            </w:pPr>
          </w:p>
        </w:tc>
      </w:tr>
      <w:tr w:rsidR="0097103A" w:rsidRPr="00F71A9A" w14:paraId="07E71E0E" w14:textId="77777777" w:rsidTr="00B61294">
        <w:trPr>
          <w:trHeight w:val="20"/>
        </w:trPr>
        <w:tc>
          <w:tcPr>
            <w:tcW w:w="185" w:type="dxa"/>
            <w:tcBorders>
              <w:top w:val="single" w:sz="4" w:space="0" w:color="000000"/>
              <w:left w:val="single" w:sz="4" w:space="0" w:color="000000"/>
              <w:bottom w:val="single" w:sz="4" w:space="0" w:color="000000"/>
              <w:right w:val="single" w:sz="4" w:space="0" w:color="000000"/>
            </w:tcBorders>
          </w:tcPr>
          <w:p w14:paraId="4D2ED491" w14:textId="77777777" w:rsidR="0097103A" w:rsidRPr="00F71A9A" w:rsidRDefault="0097103A" w:rsidP="00520250">
            <w:pPr>
              <w:spacing w:line="240" w:lineRule="auto"/>
              <w:contextualSpacing/>
              <w:rPr>
                <w:rFonts w:ascii="Gill Sans MT" w:eastAsia="Calibri" w:hAnsi="Gill Sans MT" w:cs="Times New Roman"/>
                <w:sz w:val="20"/>
                <w:szCs w:val="20"/>
              </w:rPr>
            </w:pPr>
          </w:p>
        </w:tc>
        <w:tc>
          <w:tcPr>
            <w:tcW w:w="3335" w:type="dxa"/>
            <w:gridSpan w:val="2"/>
            <w:tcBorders>
              <w:top w:val="single" w:sz="4" w:space="0" w:color="000000"/>
              <w:left w:val="single" w:sz="4" w:space="0" w:color="000000"/>
              <w:bottom w:val="single" w:sz="4" w:space="0" w:color="000000"/>
            </w:tcBorders>
          </w:tcPr>
          <w:p w14:paraId="189D9E49"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 xml:space="preserve">Has your community entered any formal agreements with government organizations, programs, etc. in the area of forest management in the past 5 years? </w:t>
            </w:r>
          </w:p>
          <w:p w14:paraId="71CE27AA"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6480" w:type="dxa"/>
            <w:gridSpan w:val="4"/>
            <w:tcBorders>
              <w:top w:val="single" w:sz="4" w:space="0" w:color="000000"/>
              <w:bottom w:val="single" w:sz="4" w:space="0" w:color="000000"/>
              <w:right w:val="single" w:sz="18" w:space="0" w:color="000000"/>
            </w:tcBorders>
          </w:tcPr>
          <w:p w14:paraId="0CD49A19"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1=No</w:t>
            </w:r>
          </w:p>
          <w:p w14:paraId="532875F1"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 xml:space="preserve">2=Yes </w:t>
            </w:r>
          </w:p>
          <w:p w14:paraId="5241759E"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888=Don’t know</w:t>
            </w:r>
          </w:p>
          <w:p w14:paraId="344A0AC9"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178C9970" w14:textId="77777777" w:rsidR="0097103A" w:rsidRPr="00F71A9A" w:rsidRDefault="0097103A" w:rsidP="00520250">
            <w:pPr>
              <w:spacing w:line="240" w:lineRule="auto"/>
              <w:contextualSpacing/>
              <w:rPr>
                <w:rFonts w:ascii="Gill Sans MT" w:eastAsia="Calibri" w:hAnsi="Gill Sans MT" w:cs="Times New Roman"/>
                <w:i/>
                <w:color w:val="A6A6A6"/>
                <w:sz w:val="20"/>
                <w:szCs w:val="20"/>
              </w:rPr>
            </w:pPr>
          </w:p>
        </w:tc>
      </w:tr>
      <w:tr w:rsidR="00B028B3" w:rsidRPr="00F71A9A" w14:paraId="4418EFEA" w14:textId="77777777" w:rsidTr="00133728">
        <w:trPr>
          <w:trHeight w:val="214"/>
        </w:trPr>
        <w:tc>
          <w:tcPr>
            <w:tcW w:w="185" w:type="dxa"/>
            <w:vMerge w:val="restart"/>
            <w:tcBorders>
              <w:top w:val="single" w:sz="4" w:space="0" w:color="000000"/>
              <w:left w:val="single" w:sz="4" w:space="0" w:color="000000"/>
              <w:right w:val="single" w:sz="4" w:space="0" w:color="000000"/>
            </w:tcBorders>
            <w:shd w:val="clear" w:color="auto" w:fill="D6E3BC" w:themeFill="accent3" w:themeFillTint="66"/>
          </w:tcPr>
          <w:p w14:paraId="4878B3AF" w14:textId="77777777" w:rsidR="00B028B3" w:rsidRPr="00F71A9A" w:rsidRDefault="00B028B3" w:rsidP="00520250">
            <w:pPr>
              <w:spacing w:line="240" w:lineRule="auto"/>
              <w:contextualSpacing/>
              <w:rPr>
                <w:rFonts w:ascii="Gill Sans MT" w:eastAsia="Calibri" w:hAnsi="Gill Sans MT" w:cs="Times New Roman"/>
                <w:sz w:val="20"/>
                <w:szCs w:val="20"/>
              </w:rPr>
            </w:pPr>
          </w:p>
        </w:tc>
        <w:tc>
          <w:tcPr>
            <w:tcW w:w="3335" w:type="dxa"/>
            <w:gridSpan w:val="2"/>
            <w:tcBorders>
              <w:top w:val="single" w:sz="4" w:space="0" w:color="000000"/>
              <w:left w:val="single" w:sz="4" w:space="0" w:color="000000"/>
              <w:bottom w:val="single" w:sz="4" w:space="0" w:color="auto"/>
            </w:tcBorders>
            <w:shd w:val="clear" w:color="auto" w:fill="auto"/>
          </w:tcPr>
          <w:p w14:paraId="23462392" w14:textId="77777777" w:rsidR="00B028B3" w:rsidRDefault="00B028B3" w:rsidP="00520250">
            <w:pPr>
              <w:spacing w:line="240" w:lineRule="auto"/>
              <w:contextualSpacing/>
              <w:rPr>
                <w:ins w:id="79" w:author="Heather Huntington" w:date="2014-11-18T10:13:00Z"/>
                <w:rFonts w:ascii="Gill Sans MT" w:hAnsi="Gill Sans MT"/>
                <w:color w:val="000000" w:themeColor="text1"/>
                <w:sz w:val="20"/>
                <w:szCs w:val="20"/>
              </w:rPr>
            </w:pPr>
            <w:commentRangeStart w:id="80"/>
            <w:r w:rsidRPr="00F71A9A">
              <w:rPr>
                <w:rFonts w:ascii="Gill Sans MT" w:hAnsi="Gill Sans MT"/>
                <w:color w:val="000000" w:themeColor="text1"/>
                <w:sz w:val="20"/>
                <w:szCs w:val="20"/>
              </w:rPr>
              <w:t>What type of agreement</w:t>
            </w:r>
            <w:ins w:id="81" w:author="Heather Huntington" w:date="2014-11-18T10:13:00Z">
              <w:r>
                <w:rPr>
                  <w:rFonts w:ascii="Gill Sans MT" w:hAnsi="Gill Sans MT"/>
                  <w:color w:val="000000" w:themeColor="text1"/>
                  <w:sz w:val="20"/>
                  <w:szCs w:val="20"/>
                </w:rPr>
                <w:t xml:space="preserve">? </w:t>
              </w:r>
            </w:ins>
          </w:p>
          <w:p w14:paraId="6CF7EA1F" w14:textId="77777777" w:rsidR="00B028B3" w:rsidRDefault="00B028B3" w:rsidP="00520250">
            <w:pPr>
              <w:spacing w:line="240" w:lineRule="auto"/>
              <w:contextualSpacing/>
              <w:rPr>
                <w:ins w:id="82" w:author="Heather Huntington" w:date="2014-11-18T10:12:00Z"/>
                <w:rFonts w:ascii="Gill Sans MT" w:hAnsi="Gill Sans MT"/>
                <w:color w:val="000000" w:themeColor="text1"/>
                <w:sz w:val="20"/>
                <w:szCs w:val="20"/>
              </w:rPr>
            </w:pPr>
            <w:del w:id="83" w:author="Heather Huntington" w:date="2014-11-18T10:13:00Z">
              <w:r w:rsidRPr="00F71A9A" w:rsidDel="00B028B3">
                <w:rPr>
                  <w:rFonts w:ascii="Gill Sans MT" w:hAnsi="Gill Sans MT"/>
                  <w:color w:val="000000" w:themeColor="text1"/>
                  <w:sz w:val="20"/>
                  <w:szCs w:val="20"/>
                </w:rPr>
                <w:delText xml:space="preserve"> and </w:delText>
              </w:r>
            </w:del>
          </w:p>
          <w:p w14:paraId="3A435F6E" w14:textId="77777777" w:rsidR="00B028B3" w:rsidRDefault="00B028B3" w:rsidP="00520250">
            <w:pPr>
              <w:spacing w:line="240" w:lineRule="auto"/>
              <w:contextualSpacing/>
              <w:rPr>
                <w:ins w:id="84" w:author="Heather Huntington" w:date="2014-11-18T10:12:00Z"/>
                <w:rFonts w:ascii="Gill Sans MT" w:hAnsi="Gill Sans MT"/>
                <w:color w:val="000000" w:themeColor="text1"/>
                <w:sz w:val="20"/>
                <w:szCs w:val="20"/>
              </w:rPr>
            </w:pPr>
          </w:p>
          <w:p w14:paraId="59922E0B" w14:textId="5F97F25E" w:rsidR="00B028B3" w:rsidRPr="00F71A9A" w:rsidDel="00B028B3" w:rsidRDefault="00B028B3" w:rsidP="00520250">
            <w:pPr>
              <w:spacing w:line="240" w:lineRule="auto"/>
              <w:contextualSpacing/>
              <w:rPr>
                <w:del w:id="85" w:author="Heather Huntington" w:date="2014-11-18T10:13:00Z"/>
                <w:rFonts w:ascii="Gill Sans MT" w:hAnsi="Gill Sans MT"/>
                <w:color w:val="000000" w:themeColor="text1"/>
                <w:sz w:val="20"/>
                <w:szCs w:val="20"/>
              </w:rPr>
            </w:pPr>
            <w:del w:id="86" w:author="Heather Huntington" w:date="2014-11-18T10:13:00Z">
              <w:r w:rsidRPr="00F71A9A" w:rsidDel="00B028B3">
                <w:rPr>
                  <w:rFonts w:ascii="Gill Sans MT" w:hAnsi="Gill Sans MT"/>
                  <w:color w:val="000000" w:themeColor="text1"/>
                  <w:sz w:val="20"/>
                  <w:szCs w:val="20"/>
                </w:rPr>
                <w:delText xml:space="preserve">with </w:delText>
              </w:r>
              <w:commentRangeStart w:id="87"/>
              <w:r w:rsidRPr="00F71A9A" w:rsidDel="00B028B3">
                <w:rPr>
                  <w:rFonts w:ascii="Gill Sans MT" w:hAnsi="Gill Sans MT"/>
                  <w:color w:val="000000" w:themeColor="text1"/>
                  <w:sz w:val="20"/>
                  <w:szCs w:val="20"/>
                </w:rPr>
                <w:delText>whom</w:delText>
              </w:r>
              <w:commentRangeEnd w:id="87"/>
              <w:r w:rsidDel="00B028B3">
                <w:rPr>
                  <w:rStyle w:val="CommentReference"/>
                </w:rPr>
                <w:commentReference w:id="87"/>
              </w:r>
              <w:r w:rsidRPr="00F71A9A" w:rsidDel="00B028B3">
                <w:rPr>
                  <w:rFonts w:ascii="Gill Sans MT" w:hAnsi="Gill Sans MT"/>
                  <w:color w:val="000000" w:themeColor="text1"/>
                  <w:sz w:val="20"/>
                  <w:szCs w:val="20"/>
                </w:rPr>
                <w:delText xml:space="preserve">? </w:delText>
              </w:r>
              <w:commentRangeEnd w:id="80"/>
              <w:r w:rsidDel="00B028B3">
                <w:rPr>
                  <w:rStyle w:val="CommentReference"/>
                </w:rPr>
                <w:commentReference w:id="80"/>
              </w:r>
            </w:del>
          </w:p>
          <w:p w14:paraId="57FD444C" w14:textId="77777777" w:rsidR="00B028B3" w:rsidRPr="00F71A9A" w:rsidRDefault="00B028B3" w:rsidP="00B028B3">
            <w:pPr>
              <w:spacing w:line="240" w:lineRule="auto"/>
              <w:contextualSpacing/>
              <w:rPr>
                <w:rFonts w:ascii="Gill Sans MT" w:hAnsi="Gill Sans MT"/>
                <w:color w:val="000000" w:themeColor="text1"/>
                <w:sz w:val="20"/>
                <w:szCs w:val="20"/>
              </w:rPr>
            </w:pPr>
          </w:p>
        </w:tc>
        <w:tc>
          <w:tcPr>
            <w:tcW w:w="6480" w:type="dxa"/>
            <w:gridSpan w:val="4"/>
            <w:tcBorders>
              <w:top w:val="single" w:sz="4" w:space="0" w:color="000000"/>
              <w:bottom w:val="single" w:sz="4" w:space="0" w:color="auto"/>
              <w:right w:val="single" w:sz="18" w:space="0" w:color="000000"/>
            </w:tcBorders>
            <w:shd w:val="clear" w:color="auto" w:fill="auto"/>
          </w:tcPr>
          <w:p w14:paraId="2A31EB75" w14:textId="77777777" w:rsidR="00B028B3" w:rsidRPr="00F71A9A" w:rsidRDefault="00B028B3" w:rsidP="00520250">
            <w:pPr>
              <w:spacing w:line="240" w:lineRule="auto"/>
              <w:contextualSpacing/>
              <w:rPr>
                <w:rFonts w:ascii="Gill Sans MT" w:hAnsi="Gill Sans MT"/>
                <w:color w:val="000000" w:themeColor="text1"/>
                <w:sz w:val="20"/>
                <w:szCs w:val="20"/>
              </w:rPr>
            </w:pPr>
            <w:commentRangeStart w:id="88"/>
            <w:r w:rsidRPr="00F71A9A">
              <w:rPr>
                <w:rFonts w:ascii="Gill Sans MT" w:hAnsi="Gill Sans MT"/>
                <w:color w:val="000000" w:themeColor="text1"/>
                <w:sz w:val="20"/>
                <w:szCs w:val="20"/>
              </w:rPr>
              <w:t>TEXT</w:t>
            </w:r>
            <w:commentRangeEnd w:id="88"/>
            <w:r>
              <w:rPr>
                <w:rStyle w:val="CommentReference"/>
              </w:rPr>
              <w:commentReference w:id="88"/>
            </w:r>
          </w:p>
        </w:tc>
        <w:tc>
          <w:tcPr>
            <w:tcW w:w="1080" w:type="dxa"/>
            <w:tcBorders>
              <w:top w:val="single" w:sz="18" w:space="0" w:color="000000"/>
              <w:left w:val="single" w:sz="18" w:space="0" w:color="000000"/>
              <w:bottom w:val="single" w:sz="4" w:space="0" w:color="auto"/>
              <w:right w:val="single" w:sz="18" w:space="0" w:color="000000"/>
            </w:tcBorders>
            <w:shd w:val="clear" w:color="auto" w:fill="auto"/>
          </w:tcPr>
          <w:p w14:paraId="5822A4CB" w14:textId="77777777" w:rsidR="00B028B3" w:rsidRPr="00F71A9A" w:rsidRDefault="00B028B3" w:rsidP="00520250">
            <w:pPr>
              <w:spacing w:line="240" w:lineRule="auto"/>
              <w:contextualSpacing/>
              <w:rPr>
                <w:rFonts w:ascii="Gill Sans MT" w:eastAsia="Calibri" w:hAnsi="Gill Sans MT" w:cs="Times New Roman"/>
                <w:i/>
                <w:color w:val="A6A6A6"/>
                <w:sz w:val="20"/>
                <w:szCs w:val="20"/>
              </w:rPr>
            </w:pPr>
          </w:p>
        </w:tc>
      </w:tr>
      <w:tr w:rsidR="00B028B3" w:rsidRPr="00F71A9A" w14:paraId="3A709E49" w14:textId="77777777" w:rsidTr="00133728">
        <w:trPr>
          <w:trHeight w:val="933"/>
        </w:trPr>
        <w:tc>
          <w:tcPr>
            <w:tcW w:w="185" w:type="dxa"/>
            <w:vMerge/>
            <w:tcBorders>
              <w:left w:val="single" w:sz="4" w:space="0" w:color="000000"/>
              <w:bottom w:val="single" w:sz="4" w:space="0" w:color="000000"/>
              <w:right w:val="single" w:sz="4" w:space="0" w:color="000000"/>
            </w:tcBorders>
            <w:shd w:val="clear" w:color="auto" w:fill="D6E3BC" w:themeFill="accent3" w:themeFillTint="66"/>
          </w:tcPr>
          <w:p w14:paraId="35448909" w14:textId="77777777" w:rsidR="00B028B3" w:rsidRPr="00F71A9A" w:rsidRDefault="00B028B3" w:rsidP="00520250">
            <w:pPr>
              <w:spacing w:line="240" w:lineRule="auto"/>
              <w:contextualSpacing/>
              <w:rPr>
                <w:rFonts w:ascii="Gill Sans MT" w:eastAsia="Calibri" w:hAnsi="Gill Sans MT" w:cs="Times New Roman"/>
                <w:sz w:val="20"/>
                <w:szCs w:val="20"/>
              </w:rPr>
            </w:pPr>
          </w:p>
        </w:tc>
        <w:tc>
          <w:tcPr>
            <w:tcW w:w="3335" w:type="dxa"/>
            <w:gridSpan w:val="2"/>
            <w:tcBorders>
              <w:top w:val="single" w:sz="4" w:space="0" w:color="auto"/>
              <w:left w:val="single" w:sz="4" w:space="0" w:color="000000"/>
              <w:bottom w:val="single" w:sz="4" w:space="0" w:color="000000"/>
            </w:tcBorders>
            <w:shd w:val="clear" w:color="auto" w:fill="auto"/>
          </w:tcPr>
          <w:p w14:paraId="6339EEE4" w14:textId="77777777" w:rsidR="00B028B3" w:rsidRPr="00F71A9A" w:rsidRDefault="00B028B3" w:rsidP="00B028B3">
            <w:pPr>
              <w:spacing w:line="240" w:lineRule="auto"/>
              <w:contextualSpacing/>
              <w:rPr>
                <w:ins w:id="89" w:author="Heather Huntington" w:date="2014-11-18T10:13:00Z"/>
                <w:rFonts w:ascii="Gill Sans MT" w:hAnsi="Gill Sans MT"/>
                <w:color w:val="000000" w:themeColor="text1"/>
                <w:sz w:val="20"/>
                <w:szCs w:val="20"/>
              </w:rPr>
            </w:pPr>
            <w:ins w:id="90" w:author="Heather Huntington" w:date="2014-11-18T10:13:00Z">
              <w:r>
                <w:rPr>
                  <w:rFonts w:ascii="Gill Sans MT" w:hAnsi="Gill Sans MT"/>
                  <w:color w:val="000000" w:themeColor="text1"/>
                  <w:sz w:val="20"/>
                  <w:szCs w:val="20"/>
                </w:rPr>
                <w:t>W</w:t>
              </w:r>
              <w:r w:rsidRPr="00F71A9A">
                <w:rPr>
                  <w:rFonts w:ascii="Gill Sans MT" w:hAnsi="Gill Sans MT"/>
                  <w:color w:val="000000" w:themeColor="text1"/>
                  <w:sz w:val="20"/>
                  <w:szCs w:val="20"/>
                </w:rPr>
                <w:t xml:space="preserve">ith </w:t>
              </w:r>
              <w:commentRangeStart w:id="91"/>
              <w:r w:rsidRPr="00F71A9A">
                <w:rPr>
                  <w:rFonts w:ascii="Gill Sans MT" w:hAnsi="Gill Sans MT"/>
                  <w:color w:val="000000" w:themeColor="text1"/>
                  <w:sz w:val="20"/>
                  <w:szCs w:val="20"/>
                </w:rPr>
                <w:t>whom</w:t>
              </w:r>
              <w:commentRangeEnd w:id="91"/>
              <w:r>
                <w:rPr>
                  <w:rStyle w:val="CommentReference"/>
                </w:rPr>
                <w:commentReference w:id="91"/>
              </w:r>
              <w:r w:rsidRPr="00F71A9A">
                <w:rPr>
                  <w:rFonts w:ascii="Gill Sans MT" w:hAnsi="Gill Sans MT"/>
                  <w:color w:val="000000" w:themeColor="text1"/>
                  <w:sz w:val="20"/>
                  <w:szCs w:val="20"/>
                </w:rPr>
                <w:t xml:space="preserve">? </w:t>
              </w:r>
              <w:r>
                <w:rPr>
                  <w:rStyle w:val="CommentReference"/>
                </w:rPr>
                <w:commentReference w:id="92"/>
              </w:r>
            </w:ins>
          </w:p>
          <w:p w14:paraId="2149FBDB" w14:textId="77777777" w:rsidR="00B028B3" w:rsidRPr="00F71A9A" w:rsidRDefault="00B028B3" w:rsidP="00520250">
            <w:pPr>
              <w:spacing w:line="240" w:lineRule="auto"/>
              <w:contextualSpacing/>
              <w:rPr>
                <w:rFonts w:ascii="Gill Sans MT" w:hAnsi="Gill Sans MT"/>
                <w:color w:val="000000" w:themeColor="text1"/>
                <w:sz w:val="20"/>
                <w:szCs w:val="20"/>
              </w:rPr>
            </w:pPr>
          </w:p>
        </w:tc>
        <w:tc>
          <w:tcPr>
            <w:tcW w:w="6480" w:type="dxa"/>
            <w:gridSpan w:val="4"/>
            <w:tcBorders>
              <w:top w:val="single" w:sz="4" w:space="0" w:color="auto"/>
              <w:bottom w:val="single" w:sz="4" w:space="0" w:color="000000"/>
              <w:right w:val="single" w:sz="18" w:space="0" w:color="000000"/>
            </w:tcBorders>
            <w:shd w:val="clear" w:color="auto" w:fill="auto"/>
          </w:tcPr>
          <w:p w14:paraId="2E4FD561" w14:textId="77777777" w:rsidR="00B028B3" w:rsidRPr="00F71A9A" w:rsidRDefault="00B028B3" w:rsidP="00520250">
            <w:pPr>
              <w:spacing w:line="240" w:lineRule="auto"/>
              <w:contextualSpacing/>
              <w:rPr>
                <w:rFonts w:ascii="Gill Sans MT" w:hAnsi="Gill Sans MT"/>
                <w:color w:val="000000" w:themeColor="text1"/>
                <w:sz w:val="20"/>
                <w:szCs w:val="20"/>
              </w:rPr>
            </w:pPr>
          </w:p>
        </w:tc>
        <w:tc>
          <w:tcPr>
            <w:tcW w:w="1080" w:type="dxa"/>
            <w:tcBorders>
              <w:top w:val="single" w:sz="4" w:space="0" w:color="auto"/>
              <w:left w:val="single" w:sz="18" w:space="0" w:color="000000"/>
              <w:bottom w:val="single" w:sz="18" w:space="0" w:color="000000"/>
              <w:right w:val="single" w:sz="18" w:space="0" w:color="000000"/>
            </w:tcBorders>
            <w:shd w:val="clear" w:color="auto" w:fill="auto"/>
          </w:tcPr>
          <w:p w14:paraId="47B9B564" w14:textId="77777777" w:rsidR="00B028B3" w:rsidRPr="00F71A9A" w:rsidRDefault="00B028B3" w:rsidP="00520250">
            <w:pPr>
              <w:spacing w:line="240" w:lineRule="auto"/>
              <w:contextualSpacing/>
              <w:rPr>
                <w:rFonts w:ascii="Gill Sans MT" w:eastAsia="Calibri" w:hAnsi="Gill Sans MT" w:cs="Times New Roman"/>
                <w:i/>
                <w:color w:val="A6A6A6"/>
                <w:sz w:val="20"/>
                <w:szCs w:val="20"/>
              </w:rPr>
            </w:pPr>
          </w:p>
        </w:tc>
      </w:tr>
      <w:tr w:rsidR="0097103A" w:rsidRPr="00F71A9A" w14:paraId="5C1FD5EC" w14:textId="77777777" w:rsidTr="00133728">
        <w:trPr>
          <w:trHeight w:val="20"/>
        </w:trPr>
        <w:tc>
          <w:tcPr>
            <w:tcW w:w="185"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Pr>
          <w:p w14:paraId="0BB8BAA1" w14:textId="54CF5B79" w:rsidR="0097103A" w:rsidRPr="00F71A9A" w:rsidRDefault="0097103A" w:rsidP="00520250">
            <w:pPr>
              <w:spacing w:line="240" w:lineRule="auto"/>
              <w:contextualSpacing/>
              <w:rPr>
                <w:rFonts w:ascii="Gill Sans MT" w:eastAsia="Calibri" w:hAnsi="Gill Sans MT" w:cs="Times New Roman"/>
                <w:sz w:val="20"/>
                <w:szCs w:val="20"/>
              </w:rPr>
            </w:pPr>
          </w:p>
        </w:tc>
        <w:tc>
          <w:tcPr>
            <w:tcW w:w="3335" w:type="dxa"/>
            <w:gridSpan w:val="2"/>
            <w:tcBorders>
              <w:top w:val="single" w:sz="4" w:space="0" w:color="000000"/>
              <w:left w:val="single" w:sz="4" w:space="0" w:color="000000"/>
              <w:bottom w:val="single" w:sz="4" w:space="0" w:color="000000"/>
            </w:tcBorders>
            <w:shd w:val="clear" w:color="auto" w:fill="auto"/>
          </w:tcPr>
          <w:p w14:paraId="48DC6511"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 xml:space="preserve">Overall, how would you say the existence of the initiative has affected the benefit that you get from the forest? </w:t>
            </w:r>
          </w:p>
          <w:p w14:paraId="4A1E07F4"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6480" w:type="dxa"/>
            <w:gridSpan w:val="4"/>
            <w:tcBorders>
              <w:top w:val="single" w:sz="4" w:space="0" w:color="000000"/>
              <w:bottom w:val="single" w:sz="4" w:space="0" w:color="000000"/>
              <w:right w:val="single" w:sz="18" w:space="0" w:color="000000"/>
            </w:tcBorders>
            <w:shd w:val="clear" w:color="auto" w:fill="auto"/>
          </w:tcPr>
          <w:p w14:paraId="5CF8B484" w14:textId="77777777" w:rsidR="0097103A" w:rsidRDefault="0097103A" w:rsidP="00520250">
            <w:pPr>
              <w:spacing w:line="240" w:lineRule="auto"/>
              <w:contextualSpacing/>
              <w:rPr>
                <w:ins w:id="93" w:author="Heather Huntington" w:date="2014-11-18T10:06:00Z"/>
                <w:rFonts w:ascii="Gill Sans MT" w:hAnsi="Gill Sans MT"/>
                <w:color w:val="000000" w:themeColor="text1"/>
                <w:sz w:val="20"/>
                <w:szCs w:val="20"/>
              </w:rPr>
            </w:pPr>
            <w:commentRangeStart w:id="94"/>
            <w:commentRangeStart w:id="95"/>
            <w:r w:rsidRPr="00F71A9A">
              <w:rPr>
                <w:rFonts w:ascii="Gill Sans MT" w:hAnsi="Gill Sans MT"/>
                <w:color w:val="000000" w:themeColor="text1"/>
                <w:sz w:val="20"/>
                <w:szCs w:val="20"/>
              </w:rPr>
              <w:t>TEXT</w:t>
            </w:r>
            <w:commentRangeEnd w:id="94"/>
            <w:r w:rsidR="00AA0122">
              <w:rPr>
                <w:rStyle w:val="CommentReference"/>
              </w:rPr>
              <w:commentReference w:id="94"/>
            </w:r>
            <w:commentRangeEnd w:id="95"/>
            <w:r w:rsidR="00A516B8">
              <w:rPr>
                <w:rStyle w:val="CommentReference"/>
              </w:rPr>
              <w:commentReference w:id="95"/>
            </w:r>
          </w:p>
          <w:p w14:paraId="4C32087D" w14:textId="7A28706A" w:rsidR="00A516B8" w:rsidRDefault="00A516B8" w:rsidP="00520250">
            <w:pPr>
              <w:spacing w:line="240" w:lineRule="auto"/>
              <w:contextualSpacing/>
              <w:rPr>
                <w:ins w:id="96" w:author="Heather Huntington" w:date="2014-11-18T10:06:00Z"/>
                <w:rFonts w:ascii="Gill Sans MT" w:hAnsi="Gill Sans MT"/>
                <w:color w:val="000000" w:themeColor="text1"/>
                <w:sz w:val="20"/>
                <w:szCs w:val="20"/>
              </w:rPr>
            </w:pPr>
            <w:ins w:id="97" w:author="Heather Huntington" w:date="2014-11-18T10:06:00Z">
              <w:r>
                <w:rPr>
                  <w:rFonts w:ascii="Gill Sans MT" w:hAnsi="Gill Sans MT"/>
                  <w:color w:val="000000" w:themeColor="text1"/>
                  <w:sz w:val="20"/>
                  <w:szCs w:val="20"/>
                </w:rPr>
                <w:t>1. Greatly improved</w:t>
              </w:r>
            </w:ins>
            <w:ins w:id="98" w:author="Heather Huntington" w:date="2014-11-18T10:08:00Z">
              <w:r>
                <w:rPr>
                  <w:rFonts w:ascii="Gill Sans MT" w:hAnsi="Gill Sans MT"/>
                  <w:color w:val="000000" w:themeColor="text1"/>
                  <w:sz w:val="20"/>
                  <w:szCs w:val="20"/>
                </w:rPr>
                <w:t>/i</w:t>
              </w:r>
            </w:ins>
            <w:ins w:id="99" w:author="Heather Huntington" w:date="2014-11-18T10:06:00Z">
              <w:r>
                <w:rPr>
                  <w:rFonts w:ascii="Gill Sans MT" w:hAnsi="Gill Sans MT"/>
                  <w:color w:val="000000" w:themeColor="text1"/>
                  <w:sz w:val="20"/>
                  <w:szCs w:val="20"/>
                </w:rPr>
                <w:t>ncreased forest benefits</w:t>
              </w:r>
            </w:ins>
          </w:p>
          <w:p w14:paraId="13BFAB12" w14:textId="7C6D8140" w:rsidR="00A516B8" w:rsidRDefault="00A516B8" w:rsidP="00520250">
            <w:pPr>
              <w:spacing w:line="240" w:lineRule="auto"/>
              <w:contextualSpacing/>
              <w:rPr>
                <w:ins w:id="100" w:author="Heather Huntington" w:date="2014-11-18T10:06:00Z"/>
                <w:rFonts w:ascii="Gill Sans MT" w:hAnsi="Gill Sans MT"/>
                <w:color w:val="000000" w:themeColor="text1"/>
                <w:sz w:val="20"/>
                <w:szCs w:val="20"/>
              </w:rPr>
            </w:pPr>
            <w:ins w:id="101" w:author="Heather Huntington" w:date="2014-11-18T10:06:00Z">
              <w:r>
                <w:rPr>
                  <w:rFonts w:ascii="Gill Sans MT" w:hAnsi="Gill Sans MT"/>
                  <w:color w:val="000000" w:themeColor="text1"/>
                  <w:sz w:val="20"/>
                  <w:szCs w:val="20"/>
                </w:rPr>
                <w:t>2. Improved</w:t>
              </w:r>
            </w:ins>
            <w:ins w:id="102" w:author="Heather Huntington" w:date="2014-11-18T10:08:00Z">
              <w:r>
                <w:rPr>
                  <w:rFonts w:ascii="Gill Sans MT" w:hAnsi="Gill Sans MT"/>
                  <w:color w:val="000000" w:themeColor="text1"/>
                  <w:sz w:val="20"/>
                  <w:szCs w:val="20"/>
                </w:rPr>
                <w:t>/increased</w:t>
              </w:r>
            </w:ins>
            <w:ins w:id="103" w:author="Heather Huntington" w:date="2014-11-18T10:06:00Z">
              <w:r>
                <w:rPr>
                  <w:rFonts w:ascii="Gill Sans MT" w:hAnsi="Gill Sans MT"/>
                  <w:color w:val="000000" w:themeColor="text1"/>
                  <w:sz w:val="20"/>
                  <w:szCs w:val="20"/>
                </w:rPr>
                <w:t xml:space="preserve"> forest benefits</w:t>
              </w:r>
            </w:ins>
          </w:p>
          <w:p w14:paraId="539F186E" w14:textId="77777777" w:rsidR="00A516B8" w:rsidRDefault="00A516B8" w:rsidP="00520250">
            <w:pPr>
              <w:spacing w:line="240" w:lineRule="auto"/>
              <w:contextualSpacing/>
              <w:rPr>
                <w:ins w:id="104" w:author="Heather Huntington" w:date="2014-11-18T10:07:00Z"/>
                <w:rFonts w:ascii="Gill Sans MT" w:hAnsi="Gill Sans MT"/>
                <w:color w:val="000000" w:themeColor="text1"/>
                <w:sz w:val="20"/>
                <w:szCs w:val="20"/>
              </w:rPr>
            </w:pPr>
            <w:ins w:id="105" w:author="Heather Huntington" w:date="2014-11-18T10:07:00Z">
              <w:r>
                <w:rPr>
                  <w:rFonts w:ascii="Gill Sans MT" w:hAnsi="Gill Sans MT"/>
                  <w:color w:val="000000" w:themeColor="text1"/>
                  <w:sz w:val="20"/>
                  <w:szCs w:val="20"/>
                </w:rPr>
                <w:t>3. No real change in forest benefits</w:t>
              </w:r>
            </w:ins>
          </w:p>
          <w:p w14:paraId="12E67B11" w14:textId="77777777" w:rsidR="00A516B8" w:rsidRDefault="00A516B8" w:rsidP="00520250">
            <w:pPr>
              <w:spacing w:line="240" w:lineRule="auto"/>
              <w:contextualSpacing/>
              <w:rPr>
                <w:ins w:id="106" w:author="Heather Huntington" w:date="2014-11-18T10:09:00Z"/>
                <w:rFonts w:ascii="Gill Sans MT" w:hAnsi="Gill Sans MT"/>
                <w:color w:val="000000" w:themeColor="text1"/>
                <w:sz w:val="20"/>
                <w:szCs w:val="20"/>
              </w:rPr>
            </w:pPr>
            <w:ins w:id="107" w:author="Heather Huntington" w:date="2014-11-18T10:07:00Z">
              <w:r>
                <w:rPr>
                  <w:rFonts w:ascii="Gill Sans MT" w:hAnsi="Gill Sans MT"/>
                  <w:color w:val="000000" w:themeColor="text1"/>
                  <w:sz w:val="20"/>
                  <w:szCs w:val="20"/>
                </w:rPr>
                <w:t xml:space="preserve">4. </w:t>
              </w:r>
            </w:ins>
            <w:ins w:id="108" w:author="Heather Huntington" w:date="2014-11-18T10:08:00Z">
              <w:r>
                <w:rPr>
                  <w:rFonts w:ascii="Gill Sans MT" w:hAnsi="Gill Sans MT"/>
                  <w:color w:val="000000" w:themeColor="text1"/>
                  <w:sz w:val="20"/>
                  <w:szCs w:val="20"/>
                </w:rPr>
                <w:t xml:space="preserve">Worsened/reduced forest benefits </w:t>
              </w:r>
            </w:ins>
          </w:p>
          <w:p w14:paraId="7D24001E" w14:textId="12AA8BFF" w:rsidR="00A516B8" w:rsidRPr="00F71A9A" w:rsidRDefault="00A516B8" w:rsidP="00A516B8">
            <w:pPr>
              <w:spacing w:line="240" w:lineRule="auto"/>
              <w:contextualSpacing/>
              <w:rPr>
                <w:rFonts w:ascii="Gill Sans MT" w:hAnsi="Gill Sans MT"/>
                <w:color w:val="000000" w:themeColor="text1"/>
                <w:sz w:val="20"/>
                <w:szCs w:val="20"/>
              </w:rPr>
            </w:pPr>
            <w:ins w:id="109" w:author="Heather Huntington" w:date="2014-11-18T10:09:00Z">
              <w:r>
                <w:rPr>
                  <w:rFonts w:ascii="Gill Sans MT" w:hAnsi="Gill Sans MT"/>
                  <w:color w:val="000000" w:themeColor="text1"/>
                  <w:sz w:val="20"/>
                  <w:szCs w:val="20"/>
                </w:rPr>
                <w:t xml:space="preserve">5. Greatly reduced </w:t>
              </w:r>
            </w:ins>
            <w:ins w:id="110" w:author="Heather Huntington" w:date="2014-11-18T10:10:00Z">
              <w:r>
                <w:rPr>
                  <w:rFonts w:ascii="Gill Sans MT" w:hAnsi="Gill Sans MT"/>
                  <w:color w:val="000000" w:themeColor="text1"/>
                  <w:sz w:val="20"/>
                  <w:szCs w:val="20"/>
                </w:rPr>
                <w:t>or eliminated benefits received from the forest</w:t>
              </w:r>
            </w:ins>
          </w:p>
        </w:tc>
        <w:tc>
          <w:tcPr>
            <w:tcW w:w="1080" w:type="dxa"/>
            <w:tcBorders>
              <w:top w:val="single" w:sz="18" w:space="0" w:color="000000"/>
              <w:left w:val="single" w:sz="18" w:space="0" w:color="000000"/>
              <w:bottom w:val="single" w:sz="18" w:space="0" w:color="000000"/>
              <w:right w:val="single" w:sz="18" w:space="0" w:color="000000"/>
            </w:tcBorders>
            <w:shd w:val="clear" w:color="auto" w:fill="auto"/>
          </w:tcPr>
          <w:p w14:paraId="69256EFD" w14:textId="77777777" w:rsidR="0097103A" w:rsidRPr="00F71A9A" w:rsidRDefault="0097103A" w:rsidP="00520250">
            <w:pPr>
              <w:spacing w:line="240" w:lineRule="auto"/>
              <w:contextualSpacing/>
              <w:rPr>
                <w:rFonts w:ascii="Gill Sans MT" w:eastAsia="Calibri" w:hAnsi="Gill Sans MT" w:cs="Times New Roman"/>
                <w:i/>
                <w:color w:val="A6A6A6"/>
                <w:sz w:val="20"/>
                <w:szCs w:val="20"/>
              </w:rPr>
            </w:pPr>
          </w:p>
        </w:tc>
      </w:tr>
      <w:tr w:rsidR="0097103A" w:rsidRPr="00F71A9A" w14:paraId="1B76EDF1" w14:textId="77777777" w:rsidTr="00B61294">
        <w:trPr>
          <w:trHeight w:val="1061"/>
        </w:trPr>
        <w:tc>
          <w:tcPr>
            <w:tcW w:w="185" w:type="dxa"/>
            <w:tcBorders>
              <w:top w:val="single" w:sz="4" w:space="0" w:color="000000"/>
              <w:left w:val="single" w:sz="4" w:space="0" w:color="000000"/>
              <w:bottom w:val="single" w:sz="4" w:space="0" w:color="auto"/>
              <w:right w:val="single" w:sz="4" w:space="0" w:color="000000"/>
            </w:tcBorders>
          </w:tcPr>
          <w:p w14:paraId="4C5E9BCB" w14:textId="19791AD7" w:rsidR="0097103A" w:rsidRPr="00F71A9A" w:rsidRDefault="0097103A" w:rsidP="00520250">
            <w:pPr>
              <w:spacing w:line="240" w:lineRule="auto"/>
              <w:contextualSpacing/>
              <w:rPr>
                <w:rFonts w:ascii="Gill Sans MT" w:eastAsia="Calibri" w:hAnsi="Gill Sans MT" w:cs="Times New Roman"/>
                <w:sz w:val="20"/>
                <w:szCs w:val="20"/>
              </w:rPr>
            </w:pPr>
          </w:p>
        </w:tc>
        <w:tc>
          <w:tcPr>
            <w:tcW w:w="3335" w:type="dxa"/>
            <w:gridSpan w:val="2"/>
            <w:tcBorders>
              <w:top w:val="single" w:sz="4" w:space="0" w:color="000000"/>
              <w:left w:val="single" w:sz="4" w:space="0" w:color="000000"/>
              <w:bottom w:val="single" w:sz="4" w:space="0" w:color="auto"/>
            </w:tcBorders>
          </w:tcPr>
          <w:p w14:paraId="648BAB83" w14:textId="0808E7FB"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Has the community received any forestry related external support (technical assistance, free inputs,</w:t>
            </w:r>
            <w:r w:rsidR="00520250" w:rsidRPr="00F71A9A">
              <w:rPr>
                <w:rFonts w:ascii="Gill Sans MT" w:hAnsi="Gill Sans MT"/>
                <w:color w:val="000000" w:themeColor="text1"/>
                <w:sz w:val="20"/>
                <w:szCs w:val="20"/>
              </w:rPr>
              <w:t xml:space="preserve"> infrastructure,</w:t>
            </w:r>
            <w:r w:rsidRPr="00F71A9A">
              <w:rPr>
                <w:rFonts w:ascii="Gill Sans MT" w:hAnsi="Gill Sans MT"/>
                <w:color w:val="000000" w:themeColor="text1"/>
                <w:sz w:val="20"/>
                <w:szCs w:val="20"/>
              </w:rPr>
              <w:t xml:space="preserve"> </w:t>
            </w:r>
            <w:proofErr w:type="spellStart"/>
            <w:r w:rsidRPr="00F71A9A">
              <w:rPr>
                <w:rFonts w:ascii="Gill Sans MT" w:hAnsi="Gill Sans MT"/>
                <w:color w:val="000000" w:themeColor="text1"/>
                <w:sz w:val="20"/>
                <w:szCs w:val="20"/>
              </w:rPr>
              <w:t>etc</w:t>
            </w:r>
            <w:proofErr w:type="spellEnd"/>
            <w:r w:rsidRPr="00F71A9A">
              <w:rPr>
                <w:rFonts w:ascii="Gill Sans MT" w:hAnsi="Gill Sans MT"/>
                <w:color w:val="000000" w:themeColor="text1"/>
                <w:sz w:val="20"/>
                <w:szCs w:val="20"/>
              </w:rPr>
              <w:t xml:space="preserve">) from government, donors, NGOs, </w:t>
            </w:r>
            <w:proofErr w:type="spellStart"/>
            <w:r w:rsidRPr="00F71A9A">
              <w:rPr>
                <w:rFonts w:ascii="Gill Sans MT" w:hAnsi="Gill Sans MT"/>
                <w:color w:val="000000" w:themeColor="text1"/>
                <w:sz w:val="20"/>
                <w:szCs w:val="20"/>
              </w:rPr>
              <w:t>ect</w:t>
            </w:r>
            <w:proofErr w:type="spellEnd"/>
            <w:r w:rsidRPr="00F71A9A">
              <w:rPr>
                <w:rFonts w:ascii="Gill Sans MT" w:hAnsi="Gill Sans MT"/>
                <w:color w:val="000000" w:themeColor="text1"/>
                <w:sz w:val="20"/>
                <w:szCs w:val="20"/>
              </w:rPr>
              <w:t xml:space="preserve"> over the past 12 </w:t>
            </w:r>
            <w:r w:rsidRPr="00F71A9A">
              <w:rPr>
                <w:rFonts w:ascii="Gill Sans MT" w:hAnsi="Gill Sans MT"/>
                <w:color w:val="000000" w:themeColor="text1"/>
                <w:sz w:val="20"/>
                <w:szCs w:val="20"/>
              </w:rPr>
              <w:lastRenderedPageBreak/>
              <w:t>months?</w:t>
            </w:r>
          </w:p>
        </w:tc>
        <w:tc>
          <w:tcPr>
            <w:tcW w:w="6480" w:type="dxa"/>
            <w:gridSpan w:val="4"/>
            <w:tcBorders>
              <w:top w:val="single" w:sz="4" w:space="0" w:color="000000"/>
              <w:bottom w:val="single" w:sz="4" w:space="0" w:color="auto"/>
              <w:right w:val="single" w:sz="18" w:space="0" w:color="000000"/>
            </w:tcBorders>
          </w:tcPr>
          <w:p w14:paraId="5D3FA897"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lastRenderedPageBreak/>
              <w:t>1=No</w:t>
            </w:r>
          </w:p>
          <w:p w14:paraId="6E338730"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 xml:space="preserve">2=Yes </w:t>
            </w:r>
          </w:p>
          <w:p w14:paraId="49D63093"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888=Don’t know</w:t>
            </w:r>
          </w:p>
          <w:p w14:paraId="39126639"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999=Prefer not to respond</w:t>
            </w:r>
          </w:p>
        </w:tc>
        <w:tc>
          <w:tcPr>
            <w:tcW w:w="1080" w:type="dxa"/>
            <w:tcBorders>
              <w:top w:val="single" w:sz="18" w:space="0" w:color="000000"/>
              <w:left w:val="single" w:sz="18" w:space="0" w:color="000000"/>
              <w:bottom w:val="single" w:sz="4" w:space="0" w:color="auto"/>
              <w:right w:val="single" w:sz="18" w:space="0" w:color="000000"/>
            </w:tcBorders>
          </w:tcPr>
          <w:p w14:paraId="11E864FD" w14:textId="77777777" w:rsidR="0097103A" w:rsidRPr="00F71A9A" w:rsidRDefault="0097103A" w:rsidP="00520250">
            <w:pPr>
              <w:spacing w:line="240" w:lineRule="auto"/>
              <w:contextualSpacing/>
              <w:rPr>
                <w:rFonts w:ascii="Gill Sans MT" w:eastAsia="Calibri" w:hAnsi="Gill Sans MT" w:cs="Times New Roman"/>
                <w:i/>
                <w:color w:val="A6A6A6"/>
                <w:sz w:val="20"/>
                <w:szCs w:val="20"/>
              </w:rPr>
            </w:pPr>
          </w:p>
        </w:tc>
      </w:tr>
      <w:tr w:rsidR="0097103A" w:rsidRPr="00F71A9A" w14:paraId="55ADDBB3" w14:textId="77777777" w:rsidTr="00B61294">
        <w:trPr>
          <w:trHeight w:val="393"/>
        </w:trPr>
        <w:tc>
          <w:tcPr>
            <w:tcW w:w="185" w:type="dxa"/>
            <w:tcBorders>
              <w:top w:val="single" w:sz="4" w:space="0" w:color="auto"/>
              <w:left w:val="single" w:sz="4" w:space="0" w:color="000000"/>
              <w:bottom w:val="single" w:sz="4" w:space="0" w:color="000000"/>
              <w:right w:val="single" w:sz="4" w:space="0" w:color="000000"/>
            </w:tcBorders>
            <w:shd w:val="clear" w:color="auto" w:fill="D6E3BC" w:themeFill="accent3" w:themeFillTint="66"/>
          </w:tcPr>
          <w:p w14:paraId="3C92FA96" w14:textId="77777777" w:rsidR="0097103A" w:rsidRPr="00F71A9A" w:rsidRDefault="0097103A" w:rsidP="00520250">
            <w:pPr>
              <w:spacing w:line="240" w:lineRule="auto"/>
              <w:contextualSpacing/>
              <w:rPr>
                <w:rFonts w:ascii="Gill Sans MT" w:eastAsia="Calibri" w:hAnsi="Gill Sans MT" w:cs="Times New Roman"/>
                <w:sz w:val="20"/>
                <w:szCs w:val="20"/>
              </w:rPr>
            </w:pPr>
          </w:p>
        </w:tc>
        <w:tc>
          <w:tcPr>
            <w:tcW w:w="3335" w:type="dxa"/>
            <w:gridSpan w:val="2"/>
            <w:tcBorders>
              <w:top w:val="single" w:sz="4" w:space="0" w:color="auto"/>
              <w:left w:val="single" w:sz="4" w:space="0" w:color="000000"/>
              <w:bottom w:val="single" w:sz="4" w:space="0" w:color="000000"/>
            </w:tcBorders>
            <w:shd w:val="clear" w:color="auto" w:fill="D6E3BC" w:themeFill="accent3" w:themeFillTint="66"/>
          </w:tcPr>
          <w:p w14:paraId="6DA423A2" w14:textId="77777777" w:rsidR="0097103A" w:rsidRPr="00F71A9A" w:rsidRDefault="0097103A" w:rsidP="00520250">
            <w:pPr>
              <w:spacing w:line="240" w:lineRule="auto"/>
              <w:contextualSpacing/>
              <w:rPr>
                <w:rFonts w:ascii="Gill Sans MT" w:hAnsi="Gill Sans MT"/>
                <w:color w:val="000000" w:themeColor="text1"/>
                <w:sz w:val="20"/>
                <w:szCs w:val="20"/>
              </w:rPr>
            </w:pPr>
            <w:r w:rsidRPr="00F71A9A">
              <w:rPr>
                <w:rFonts w:ascii="Gill Sans MT" w:hAnsi="Gill Sans MT"/>
                <w:color w:val="000000" w:themeColor="text1"/>
                <w:sz w:val="20"/>
                <w:szCs w:val="20"/>
              </w:rPr>
              <w:t xml:space="preserve">Please describe. </w:t>
            </w:r>
          </w:p>
        </w:tc>
        <w:tc>
          <w:tcPr>
            <w:tcW w:w="6480" w:type="dxa"/>
            <w:gridSpan w:val="4"/>
            <w:tcBorders>
              <w:top w:val="single" w:sz="4" w:space="0" w:color="auto"/>
              <w:bottom w:val="single" w:sz="4" w:space="0" w:color="000000"/>
              <w:right w:val="single" w:sz="18" w:space="0" w:color="000000"/>
            </w:tcBorders>
            <w:shd w:val="clear" w:color="auto" w:fill="D6E3BC" w:themeFill="accent3" w:themeFillTint="66"/>
          </w:tcPr>
          <w:p w14:paraId="4CF7E135" w14:textId="77777777" w:rsidR="0097103A" w:rsidRPr="00F71A9A" w:rsidRDefault="0097103A" w:rsidP="00520250">
            <w:pPr>
              <w:spacing w:line="240" w:lineRule="auto"/>
              <w:contextualSpacing/>
              <w:rPr>
                <w:rFonts w:ascii="Gill Sans MT" w:hAnsi="Gill Sans MT"/>
                <w:color w:val="000000" w:themeColor="text1"/>
                <w:sz w:val="20"/>
                <w:szCs w:val="20"/>
              </w:rPr>
            </w:pPr>
          </w:p>
        </w:tc>
        <w:tc>
          <w:tcPr>
            <w:tcW w:w="1080" w:type="dxa"/>
            <w:tcBorders>
              <w:top w:val="single" w:sz="4" w:space="0" w:color="auto"/>
              <w:left w:val="single" w:sz="18" w:space="0" w:color="000000"/>
              <w:bottom w:val="single" w:sz="18" w:space="0" w:color="000000"/>
              <w:right w:val="single" w:sz="18" w:space="0" w:color="000000"/>
            </w:tcBorders>
            <w:shd w:val="clear" w:color="auto" w:fill="D6E3BC" w:themeFill="accent3" w:themeFillTint="66"/>
          </w:tcPr>
          <w:p w14:paraId="5C8782B2" w14:textId="77777777" w:rsidR="0097103A" w:rsidRPr="00F71A9A" w:rsidRDefault="0097103A" w:rsidP="00520250">
            <w:pPr>
              <w:spacing w:line="240" w:lineRule="auto"/>
              <w:contextualSpacing/>
              <w:rPr>
                <w:rFonts w:ascii="Gill Sans MT" w:eastAsia="Calibri" w:hAnsi="Gill Sans MT" w:cs="Times New Roman"/>
                <w:i/>
                <w:color w:val="A6A6A6"/>
                <w:sz w:val="20"/>
                <w:szCs w:val="20"/>
              </w:rPr>
            </w:pPr>
          </w:p>
        </w:tc>
      </w:tr>
    </w:tbl>
    <w:p w14:paraId="45DC7A26" w14:textId="77777777" w:rsidR="00FC5174" w:rsidRPr="00F71A9A" w:rsidRDefault="00FC5174" w:rsidP="00341470">
      <w:pPr>
        <w:rPr>
          <w:rFonts w:ascii="Gill Sans MT" w:eastAsia="Times New Roman" w:hAnsi="Gill Sans MT" w:cs="Times New Roman"/>
          <w:b/>
          <w:bCs/>
          <w:color w:val="000000"/>
          <w:sz w:val="20"/>
          <w:szCs w:val="20"/>
        </w:rPr>
      </w:pPr>
    </w:p>
    <w:p w14:paraId="42820EBE" w14:textId="374E9713" w:rsidR="00FC5174" w:rsidRPr="00F71A9A" w:rsidRDefault="00FC5174" w:rsidP="00FC5174">
      <w:pPr>
        <w:spacing w:after="0" w:line="240" w:lineRule="auto"/>
        <w:rPr>
          <w:rFonts w:ascii="Gill Sans MT" w:hAnsi="Gill Sans MT"/>
          <w:sz w:val="20"/>
          <w:szCs w:val="20"/>
        </w:rPr>
      </w:pPr>
      <w:commentRangeStart w:id="111"/>
      <w:r w:rsidRPr="00F71A9A">
        <w:rPr>
          <w:rFonts w:ascii="Gill Sans MT" w:hAnsi="Gill Sans MT" w:cs="Arial"/>
          <w:sz w:val="20"/>
          <w:szCs w:val="20"/>
        </w:rPr>
        <w:t>Please rank/ grade the following list of assets/resources</w:t>
      </w:r>
      <w:r w:rsidRPr="00F71A9A">
        <w:rPr>
          <w:rFonts w:ascii="Gill Sans MT" w:hAnsi="Gill Sans MT" w:cs="Arial"/>
          <w:b/>
          <w:sz w:val="20"/>
          <w:szCs w:val="20"/>
        </w:rPr>
        <w:t xml:space="preserve">/ </w:t>
      </w:r>
      <w:r w:rsidRPr="00F71A9A">
        <w:rPr>
          <w:rFonts w:ascii="Gill Sans MT" w:hAnsi="Gill Sans MT" w:cs="Arial"/>
          <w:sz w:val="20"/>
          <w:szCs w:val="20"/>
        </w:rPr>
        <w:t>properties in terms of most important to least important for the future/development of your community from first to third most important.</w:t>
      </w:r>
      <w:commentRangeEnd w:id="111"/>
      <w:r w:rsidR="00B028B3">
        <w:rPr>
          <w:rStyle w:val="CommentReference"/>
        </w:rPr>
        <w:commentReference w:id="111"/>
      </w:r>
    </w:p>
    <w:tbl>
      <w:tblPr>
        <w:tblW w:w="9844" w:type="dxa"/>
        <w:tblInd w:w="-5" w:type="dxa"/>
        <w:tblLayout w:type="fixed"/>
        <w:tblCellMar>
          <w:left w:w="29" w:type="dxa"/>
          <w:right w:w="29" w:type="dxa"/>
        </w:tblCellMar>
        <w:tblLook w:val="0000" w:firstRow="0" w:lastRow="0" w:firstColumn="0" w:lastColumn="0" w:noHBand="0" w:noVBand="0"/>
      </w:tblPr>
      <w:tblGrid>
        <w:gridCol w:w="664"/>
        <w:gridCol w:w="7261"/>
        <w:gridCol w:w="1919"/>
      </w:tblGrid>
      <w:tr w:rsidR="00FC5174" w:rsidRPr="00F71A9A" w14:paraId="529F21F6" w14:textId="77777777" w:rsidTr="00E57FAE">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3646E164" w14:textId="202AA60D" w:rsidR="00FC5174" w:rsidRPr="00F71A9A" w:rsidRDefault="00FC5174" w:rsidP="00E57FAE">
            <w:pPr>
              <w:rPr>
                <w:rFonts w:ascii="Gill Sans MT" w:hAnsi="Gill Sans MT"/>
                <w:w w:val="105"/>
                <w:sz w:val="20"/>
                <w:szCs w:val="20"/>
              </w:rPr>
            </w:pPr>
            <w:r w:rsidRPr="00F71A9A">
              <w:rPr>
                <w:rFonts w:ascii="Gill Sans MT" w:hAnsi="Gill Sans MT"/>
                <w:w w:val="105"/>
                <w:sz w:val="20"/>
                <w:szCs w:val="20"/>
              </w:rPr>
              <w:t>F.16a</w:t>
            </w:r>
          </w:p>
        </w:tc>
        <w:tc>
          <w:tcPr>
            <w:tcW w:w="7261" w:type="dxa"/>
            <w:tcBorders>
              <w:top w:val="single" w:sz="4" w:space="0" w:color="000000"/>
              <w:left w:val="single" w:sz="4" w:space="0" w:color="auto"/>
              <w:bottom w:val="single" w:sz="4" w:space="0" w:color="000000"/>
              <w:right w:val="single" w:sz="18" w:space="0" w:color="000000"/>
            </w:tcBorders>
          </w:tcPr>
          <w:p w14:paraId="58418E25" w14:textId="77777777" w:rsidR="00FC5174" w:rsidRPr="00F71A9A" w:rsidRDefault="00FC5174" w:rsidP="00E57FAE">
            <w:pPr>
              <w:spacing w:after="0"/>
              <w:rPr>
                <w:rFonts w:ascii="Gill Sans MT" w:hAnsi="Gill Sans MT"/>
                <w:w w:val="105"/>
                <w:sz w:val="20"/>
                <w:szCs w:val="20"/>
              </w:rPr>
            </w:pPr>
            <w:r w:rsidRPr="00F71A9A">
              <w:rPr>
                <w:rFonts w:ascii="Gill Sans MT" w:hAnsi="Gill Sans MT"/>
                <w:w w:val="105"/>
                <w:sz w:val="20"/>
                <w:szCs w:val="20"/>
              </w:rPr>
              <w:t>Health Clinic</w:t>
            </w:r>
          </w:p>
        </w:tc>
        <w:tc>
          <w:tcPr>
            <w:tcW w:w="1919" w:type="dxa"/>
            <w:tcBorders>
              <w:top w:val="single" w:sz="18" w:space="0" w:color="000000"/>
              <w:left w:val="single" w:sz="18" w:space="0" w:color="000000"/>
              <w:bottom w:val="single" w:sz="18" w:space="0" w:color="000000"/>
              <w:right w:val="single" w:sz="18" w:space="0" w:color="000000"/>
            </w:tcBorders>
          </w:tcPr>
          <w:p w14:paraId="65F712F5" w14:textId="77777777" w:rsidR="00FC5174" w:rsidRPr="00F71A9A" w:rsidRDefault="00FC5174" w:rsidP="00E57FAE">
            <w:pPr>
              <w:spacing w:after="0"/>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FC5174" w:rsidRPr="00F71A9A" w14:paraId="14B60D19" w14:textId="77777777" w:rsidTr="00E57FAE">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3DE6B5DB" w14:textId="360F0370" w:rsidR="00FC5174" w:rsidRPr="00F71A9A" w:rsidRDefault="00FC5174" w:rsidP="00E57FAE">
            <w:pPr>
              <w:rPr>
                <w:rFonts w:ascii="Gill Sans MT" w:hAnsi="Gill Sans MT"/>
                <w:w w:val="105"/>
                <w:sz w:val="20"/>
                <w:szCs w:val="20"/>
              </w:rPr>
            </w:pPr>
            <w:r w:rsidRPr="00F71A9A">
              <w:rPr>
                <w:rFonts w:ascii="Gill Sans MT" w:hAnsi="Gill Sans MT"/>
                <w:w w:val="105"/>
                <w:sz w:val="20"/>
                <w:szCs w:val="20"/>
              </w:rPr>
              <w:t>F.16b</w:t>
            </w:r>
          </w:p>
        </w:tc>
        <w:tc>
          <w:tcPr>
            <w:tcW w:w="7261" w:type="dxa"/>
            <w:tcBorders>
              <w:top w:val="single" w:sz="4" w:space="0" w:color="000000"/>
              <w:left w:val="single" w:sz="4" w:space="0" w:color="auto"/>
              <w:bottom w:val="single" w:sz="4" w:space="0" w:color="000000"/>
              <w:right w:val="single" w:sz="18" w:space="0" w:color="000000"/>
            </w:tcBorders>
          </w:tcPr>
          <w:p w14:paraId="56DB6414" w14:textId="77777777" w:rsidR="00FC5174" w:rsidRPr="00F71A9A" w:rsidRDefault="00FC5174" w:rsidP="00E57FAE">
            <w:pPr>
              <w:spacing w:after="0"/>
              <w:rPr>
                <w:rFonts w:ascii="Gill Sans MT" w:hAnsi="Gill Sans MT"/>
                <w:w w:val="105"/>
                <w:sz w:val="20"/>
                <w:szCs w:val="20"/>
              </w:rPr>
            </w:pPr>
            <w:r w:rsidRPr="00F71A9A">
              <w:rPr>
                <w:rFonts w:ascii="Gill Sans MT" w:hAnsi="Gill Sans MT"/>
                <w:w w:val="105"/>
                <w:sz w:val="20"/>
                <w:szCs w:val="20"/>
              </w:rPr>
              <w:t>Enough land to farm on</w:t>
            </w:r>
          </w:p>
        </w:tc>
        <w:tc>
          <w:tcPr>
            <w:tcW w:w="1919" w:type="dxa"/>
            <w:tcBorders>
              <w:top w:val="single" w:sz="18" w:space="0" w:color="000000"/>
              <w:left w:val="single" w:sz="18" w:space="0" w:color="000000"/>
              <w:bottom w:val="single" w:sz="18" w:space="0" w:color="000000"/>
              <w:right w:val="single" w:sz="18" w:space="0" w:color="000000"/>
            </w:tcBorders>
          </w:tcPr>
          <w:p w14:paraId="399B4515" w14:textId="77777777" w:rsidR="00FC5174" w:rsidRPr="00F71A9A" w:rsidRDefault="00FC5174" w:rsidP="00E57FAE">
            <w:pPr>
              <w:spacing w:after="0"/>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FC5174" w:rsidRPr="00F71A9A" w14:paraId="2A522D10" w14:textId="77777777" w:rsidTr="00E57FAE">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27214316" w14:textId="1F69FC49" w:rsidR="00FC5174" w:rsidRPr="00F71A9A" w:rsidRDefault="00FC5174" w:rsidP="00E57FAE">
            <w:pPr>
              <w:rPr>
                <w:rFonts w:ascii="Gill Sans MT" w:hAnsi="Gill Sans MT"/>
                <w:w w:val="105"/>
                <w:sz w:val="20"/>
                <w:szCs w:val="20"/>
              </w:rPr>
            </w:pPr>
            <w:r w:rsidRPr="00F71A9A">
              <w:rPr>
                <w:rFonts w:ascii="Gill Sans MT" w:hAnsi="Gill Sans MT"/>
                <w:w w:val="105"/>
                <w:sz w:val="20"/>
                <w:szCs w:val="20"/>
              </w:rPr>
              <w:t>F.16c</w:t>
            </w:r>
          </w:p>
        </w:tc>
        <w:tc>
          <w:tcPr>
            <w:tcW w:w="7261" w:type="dxa"/>
            <w:tcBorders>
              <w:top w:val="single" w:sz="4" w:space="0" w:color="000000"/>
              <w:left w:val="single" w:sz="4" w:space="0" w:color="auto"/>
              <w:bottom w:val="single" w:sz="4" w:space="0" w:color="000000"/>
              <w:right w:val="single" w:sz="18" w:space="0" w:color="000000"/>
            </w:tcBorders>
          </w:tcPr>
          <w:p w14:paraId="42177603" w14:textId="77777777" w:rsidR="00FC5174" w:rsidRPr="00F71A9A" w:rsidRDefault="00FC5174" w:rsidP="00E57FAE">
            <w:pPr>
              <w:spacing w:after="0"/>
              <w:rPr>
                <w:rFonts w:ascii="Gill Sans MT" w:hAnsi="Gill Sans MT"/>
                <w:w w:val="105"/>
                <w:sz w:val="20"/>
                <w:szCs w:val="20"/>
              </w:rPr>
            </w:pPr>
            <w:r w:rsidRPr="00F71A9A">
              <w:rPr>
                <w:rFonts w:ascii="Gill Sans MT" w:hAnsi="Gill Sans MT"/>
                <w:w w:val="105"/>
                <w:sz w:val="20"/>
                <w:szCs w:val="20"/>
              </w:rPr>
              <w:t>New school</w:t>
            </w:r>
          </w:p>
        </w:tc>
        <w:tc>
          <w:tcPr>
            <w:tcW w:w="1919" w:type="dxa"/>
            <w:tcBorders>
              <w:top w:val="single" w:sz="18" w:space="0" w:color="000000"/>
              <w:left w:val="single" w:sz="18" w:space="0" w:color="000000"/>
              <w:bottom w:val="single" w:sz="18" w:space="0" w:color="000000"/>
              <w:right w:val="single" w:sz="18" w:space="0" w:color="000000"/>
            </w:tcBorders>
          </w:tcPr>
          <w:p w14:paraId="191734D2" w14:textId="77777777" w:rsidR="00FC5174" w:rsidRPr="00F71A9A" w:rsidRDefault="00FC5174" w:rsidP="00E57FAE">
            <w:pPr>
              <w:spacing w:after="0"/>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FC5174" w:rsidRPr="00F71A9A" w14:paraId="0BD3FAFF" w14:textId="77777777" w:rsidTr="00E57FAE">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2D97914F" w14:textId="64FB7BC0" w:rsidR="00FC5174" w:rsidRPr="00F71A9A" w:rsidRDefault="00FC5174" w:rsidP="00E57FAE">
            <w:pPr>
              <w:rPr>
                <w:rFonts w:ascii="Gill Sans MT" w:hAnsi="Gill Sans MT"/>
                <w:w w:val="105"/>
                <w:sz w:val="20"/>
                <w:szCs w:val="20"/>
              </w:rPr>
            </w:pPr>
            <w:r w:rsidRPr="00F71A9A">
              <w:rPr>
                <w:rFonts w:ascii="Gill Sans MT" w:hAnsi="Gill Sans MT"/>
                <w:w w:val="105"/>
                <w:sz w:val="20"/>
                <w:szCs w:val="20"/>
              </w:rPr>
              <w:t>F.16d</w:t>
            </w:r>
          </w:p>
        </w:tc>
        <w:tc>
          <w:tcPr>
            <w:tcW w:w="7261" w:type="dxa"/>
            <w:tcBorders>
              <w:top w:val="single" w:sz="4" w:space="0" w:color="000000"/>
              <w:left w:val="single" w:sz="4" w:space="0" w:color="auto"/>
              <w:bottom w:val="single" w:sz="4" w:space="0" w:color="000000"/>
              <w:right w:val="single" w:sz="18" w:space="0" w:color="000000"/>
            </w:tcBorders>
          </w:tcPr>
          <w:p w14:paraId="2AAE5D04" w14:textId="77777777" w:rsidR="00FC5174" w:rsidRPr="00F71A9A" w:rsidRDefault="00FC5174" w:rsidP="00E57FAE">
            <w:pPr>
              <w:spacing w:after="0"/>
              <w:rPr>
                <w:rFonts w:ascii="Gill Sans MT" w:hAnsi="Gill Sans MT"/>
                <w:w w:val="105"/>
                <w:sz w:val="20"/>
                <w:szCs w:val="20"/>
              </w:rPr>
            </w:pPr>
            <w:r w:rsidRPr="00F71A9A">
              <w:rPr>
                <w:rFonts w:ascii="Gill Sans MT" w:hAnsi="Gill Sans MT"/>
                <w:w w:val="105"/>
                <w:sz w:val="20"/>
                <w:szCs w:val="20"/>
              </w:rPr>
              <w:t>Paved roads</w:t>
            </w:r>
          </w:p>
        </w:tc>
        <w:tc>
          <w:tcPr>
            <w:tcW w:w="1919" w:type="dxa"/>
            <w:tcBorders>
              <w:top w:val="single" w:sz="18" w:space="0" w:color="000000"/>
              <w:left w:val="single" w:sz="18" w:space="0" w:color="000000"/>
              <w:bottom w:val="single" w:sz="18" w:space="0" w:color="000000"/>
              <w:right w:val="single" w:sz="18" w:space="0" w:color="000000"/>
            </w:tcBorders>
          </w:tcPr>
          <w:p w14:paraId="7E3329B5" w14:textId="77777777" w:rsidR="00FC5174" w:rsidRPr="00F71A9A" w:rsidRDefault="00FC5174" w:rsidP="00E57FAE">
            <w:pPr>
              <w:spacing w:after="0"/>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FC5174" w:rsidRPr="00F71A9A" w14:paraId="3C93AA0C" w14:textId="77777777" w:rsidTr="00E57FAE">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5E50AE06" w14:textId="6396D50E" w:rsidR="00FC5174" w:rsidRPr="00F71A9A" w:rsidRDefault="00FC5174" w:rsidP="00E57FAE">
            <w:pPr>
              <w:rPr>
                <w:rFonts w:ascii="Gill Sans MT" w:hAnsi="Gill Sans MT"/>
                <w:w w:val="105"/>
                <w:sz w:val="20"/>
                <w:szCs w:val="20"/>
              </w:rPr>
            </w:pPr>
            <w:r w:rsidRPr="00F71A9A">
              <w:rPr>
                <w:rFonts w:ascii="Gill Sans MT" w:hAnsi="Gill Sans MT"/>
                <w:w w:val="105"/>
                <w:sz w:val="20"/>
                <w:szCs w:val="20"/>
              </w:rPr>
              <w:t>F.16e</w:t>
            </w:r>
          </w:p>
        </w:tc>
        <w:tc>
          <w:tcPr>
            <w:tcW w:w="7261" w:type="dxa"/>
            <w:tcBorders>
              <w:top w:val="single" w:sz="4" w:space="0" w:color="000000"/>
              <w:left w:val="single" w:sz="4" w:space="0" w:color="auto"/>
              <w:bottom w:val="single" w:sz="4" w:space="0" w:color="000000"/>
              <w:right w:val="single" w:sz="18" w:space="0" w:color="000000"/>
            </w:tcBorders>
          </w:tcPr>
          <w:p w14:paraId="58310E85" w14:textId="77777777" w:rsidR="00FC5174" w:rsidRPr="00F71A9A" w:rsidRDefault="00FC5174" w:rsidP="00E57FAE">
            <w:pPr>
              <w:spacing w:after="0"/>
              <w:rPr>
                <w:rFonts w:ascii="Gill Sans MT" w:hAnsi="Gill Sans MT"/>
                <w:w w:val="105"/>
                <w:sz w:val="20"/>
                <w:szCs w:val="20"/>
              </w:rPr>
            </w:pPr>
            <w:r w:rsidRPr="00F71A9A">
              <w:rPr>
                <w:rFonts w:ascii="Gill Sans MT" w:hAnsi="Gill Sans MT"/>
                <w:w w:val="105"/>
                <w:sz w:val="20"/>
                <w:szCs w:val="20"/>
              </w:rPr>
              <w:t>Forest resources</w:t>
            </w:r>
          </w:p>
        </w:tc>
        <w:tc>
          <w:tcPr>
            <w:tcW w:w="1919" w:type="dxa"/>
            <w:tcBorders>
              <w:top w:val="single" w:sz="18" w:space="0" w:color="000000"/>
              <w:left w:val="single" w:sz="18" w:space="0" w:color="000000"/>
              <w:bottom w:val="single" w:sz="18" w:space="0" w:color="000000"/>
              <w:right w:val="single" w:sz="18" w:space="0" w:color="000000"/>
            </w:tcBorders>
          </w:tcPr>
          <w:p w14:paraId="6D06E532" w14:textId="77777777" w:rsidR="00FC5174" w:rsidRPr="00F71A9A" w:rsidRDefault="00FC5174" w:rsidP="00E57FAE">
            <w:pPr>
              <w:spacing w:after="0"/>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FC5174" w:rsidRPr="00F71A9A" w14:paraId="1499913F" w14:textId="77777777" w:rsidTr="00E57FAE">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07EF6402" w14:textId="20916D41" w:rsidR="00FC5174" w:rsidRPr="00F71A9A" w:rsidRDefault="00FC5174" w:rsidP="00E57FAE">
            <w:pPr>
              <w:rPr>
                <w:rFonts w:ascii="Gill Sans MT" w:hAnsi="Gill Sans MT"/>
                <w:w w:val="105"/>
                <w:sz w:val="20"/>
                <w:szCs w:val="20"/>
              </w:rPr>
            </w:pPr>
            <w:r w:rsidRPr="00F71A9A">
              <w:rPr>
                <w:rFonts w:ascii="Gill Sans MT" w:hAnsi="Gill Sans MT"/>
                <w:w w:val="105"/>
                <w:sz w:val="20"/>
                <w:szCs w:val="20"/>
              </w:rPr>
              <w:t>F.16f</w:t>
            </w:r>
          </w:p>
        </w:tc>
        <w:tc>
          <w:tcPr>
            <w:tcW w:w="7261" w:type="dxa"/>
            <w:tcBorders>
              <w:top w:val="single" w:sz="4" w:space="0" w:color="000000"/>
              <w:left w:val="single" w:sz="4" w:space="0" w:color="auto"/>
              <w:bottom w:val="single" w:sz="4" w:space="0" w:color="000000"/>
              <w:right w:val="single" w:sz="18" w:space="0" w:color="000000"/>
            </w:tcBorders>
          </w:tcPr>
          <w:p w14:paraId="05DC4572" w14:textId="77777777" w:rsidR="00FC5174" w:rsidRPr="00F71A9A" w:rsidRDefault="00FC5174" w:rsidP="00E57FAE">
            <w:pPr>
              <w:spacing w:after="0"/>
              <w:rPr>
                <w:rFonts w:ascii="Gill Sans MT" w:hAnsi="Gill Sans MT"/>
                <w:w w:val="105"/>
                <w:sz w:val="20"/>
                <w:szCs w:val="20"/>
              </w:rPr>
            </w:pPr>
            <w:r w:rsidRPr="00F71A9A">
              <w:rPr>
                <w:rFonts w:ascii="Gill Sans MT" w:hAnsi="Gill Sans MT"/>
                <w:w w:val="105"/>
                <w:sz w:val="20"/>
                <w:szCs w:val="20"/>
              </w:rPr>
              <w:t>Electricity</w:t>
            </w:r>
          </w:p>
        </w:tc>
        <w:tc>
          <w:tcPr>
            <w:tcW w:w="1919" w:type="dxa"/>
            <w:tcBorders>
              <w:top w:val="single" w:sz="18" w:space="0" w:color="000000"/>
              <w:left w:val="single" w:sz="18" w:space="0" w:color="000000"/>
              <w:bottom w:val="single" w:sz="18" w:space="0" w:color="000000"/>
              <w:right w:val="single" w:sz="18" w:space="0" w:color="000000"/>
            </w:tcBorders>
          </w:tcPr>
          <w:p w14:paraId="6E60DA0A" w14:textId="77777777" w:rsidR="00FC5174" w:rsidRPr="00F71A9A" w:rsidRDefault="00FC5174" w:rsidP="00E57FAE">
            <w:pPr>
              <w:spacing w:after="0"/>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FC5174" w:rsidRPr="00F71A9A" w14:paraId="3ACDA2F9" w14:textId="77777777" w:rsidTr="00E57FAE">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6265C8AB" w14:textId="0A349F91" w:rsidR="00FC5174" w:rsidRPr="00F71A9A" w:rsidRDefault="00FC5174" w:rsidP="00E57FAE">
            <w:pPr>
              <w:rPr>
                <w:rFonts w:ascii="Gill Sans MT" w:hAnsi="Gill Sans MT"/>
                <w:w w:val="105"/>
                <w:sz w:val="20"/>
                <w:szCs w:val="20"/>
              </w:rPr>
            </w:pPr>
            <w:r w:rsidRPr="00F71A9A">
              <w:rPr>
                <w:rFonts w:ascii="Gill Sans MT" w:hAnsi="Gill Sans MT"/>
                <w:w w:val="105"/>
                <w:sz w:val="20"/>
                <w:szCs w:val="20"/>
              </w:rPr>
              <w:t>F.16g</w:t>
            </w:r>
          </w:p>
        </w:tc>
        <w:tc>
          <w:tcPr>
            <w:tcW w:w="7261" w:type="dxa"/>
            <w:tcBorders>
              <w:top w:val="single" w:sz="4" w:space="0" w:color="000000"/>
              <w:left w:val="single" w:sz="4" w:space="0" w:color="auto"/>
              <w:bottom w:val="single" w:sz="4" w:space="0" w:color="000000"/>
              <w:right w:val="single" w:sz="18" w:space="0" w:color="000000"/>
            </w:tcBorders>
          </w:tcPr>
          <w:p w14:paraId="75D03D75" w14:textId="77777777" w:rsidR="00FC5174" w:rsidRPr="00F71A9A" w:rsidRDefault="00FC5174" w:rsidP="00E57FAE">
            <w:pPr>
              <w:spacing w:after="0"/>
              <w:rPr>
                <w:rFonts w:ascii="Gill Sans MT" w:hAnsi="Gill Sans MT"/>
                <w:w w:val="105"/>
                <w:sz w:val="20"/>
                <w:szCs w:val="20"/>
              </w:rPr>
            </w:pPr>
            <w:r w:rsidRPr="00F71A9A">
              <w:rPr>
                <w:rFonts w:ascii="Gill Sans MT" w:hAnsi="Gill Sans MT"/>
                <w:w w:val="105"/>
                <w:sz w:val="20"/>
                <w:szCs w:val="20"/>
              </w:rPr>
              <w:t>Clean water</w:t>
            </w:r>
          </w:p>
        </w:tc>
        <w:tc>
          <w:tcPr>
            <w:tcW w:w="1919" w:type="dxa"/>
            <w:tcBorders>
              <w:top w:val="single" w:sz="18" w:space="0" w:color="000000"/>
              <w:left w:val="single" w:sz="18" w:space="0" w:color="000000"/>
              <w:bottom w:val="single" w:sz="18" w:space="0" w:color="000000"/>
              <w:right w:val="single" w:sz="18" w:space="0" w:color="000000"/>
            </w:tcBorders>
          </w:tcPr>
          <w:p w14:paraId="50D29C93" w14:textId="77777777" w:rsidR="00FC5174" w:rsidRPr="00F71A9A" w:rsidRDefault="00FC5174" w:rsidP="00E57FAE">
            <w:pPr>
              <w:spacing w:after="0"/>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FC5174" w:rsidRPr="00F71A9A" w14:paraId="36C88082" w14:textId="77777777" w:rsidTr="00E57FAE">
        <w:trPr>
          <w:trHeight w:hRule="exact" w:val="453"/>
        </w:trPr>
        <w:tc>
          <w:tcPr>
            <w:tcW w:w="664" w:type="dxa"/>
            <w:tcBorders>
              <w:top w:val="single" w:sz="4" w:space="0" w:color="000000"/>
              <w:left w:val="single" w:sz="4" w:space="0" w:color="000000"/>
              <w:bottom w:val="single" w:sz="4" w:space="0" w:color="auto"/>
              <w:right w:val="single" w:sz="4" w:space="0" w:color="auto"/>
            </w:tcBorders>
          </w:tcPr>
          <w:tbl>
            <w:tblPr>
              <w:tblpPr w:leftFromText="180" w:rightFromText="180" w:vertAnchor="text" w:horzAnchor="page" w:tblpX="49" w:tblpY="173"/>
              <w:tblW w:w="10090" w:type="dxa"/>
              <w:tblLayout w:type="fixed"/>
              <w:tblCellMar>
                <w:left w:w="0" w:type="dxa"/>
                <w:right w:w="0" w:type="dxa"/>
              </w:tblCellMar>
              <w:tblLook w:val="0000" w:firstRow="0" w:lastRow="0" w:firstColumn="0" w:lastColumn="0" w:noHBand="0" w:noVBand="0"/>
            </w:tblPr>
            <w:tblGrid>
              <w:gridCol w:w="730"/>
              <w:gridCol w:w="4230"/>
              <w:gridCol w:w="85"/>
              <w:gridCol w:w="3695"/>
              <w:gridCol w:w="649"/>
              <w:gridCol w:w="687"/>
              <w:gridCol w:w="14"/>
            </w:tblGrid>
            <w:tr w:rsidR="00FF0B18" w:rsidRPr="00F71A9A" w14:paraId="22F31492" w14:textId="77777777" w:rsidTr="00FF0B18">
              <w:trPr>
                <w:trHeight w:val="1560"/>
              </w:trPr>
              <w:tc>
                <w:tcPr>
                  <w:tcW w:w="730" w:type="dxa"/>
                  <w:tcBorders>
                    <w:top w:val="single" w:sz="4" w:space="0" w:color="000000"/>
                    <w:left w:val="single" w:sz="4" w:space="0" w:color="000000"/>
                    <w:bottom w:val="single" w:sz="4" w:space="0" w:color="auto"/>
                    <w:right w:val="single" w:sz="4" w:space="0" w:color="auto"/>
                  </w:tcBorders>
                </w:tcPr>
                <w:p w14:paraId="44F36CB8" w14:textId="77777777" w:rsidR="00FF0B18" w:rsidRPr="00F71A9A" w:rsidRDefault="00FF0B18" w:rsidP="00FF0B18">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G1</w:t>
                  </w:r>
                </w:p>
              </w:tc>
              <w:tc>
                <w:tcPr>
                  <w:tcW w:w="4315" w:type="dxa"/>
                  <w:gridSpan w:val="2"/>
                  <w:tcBorders>
                    <w:top w:val="single" w:sz="4" w:space="0" w:color="000000"/>
                    <w:left w:val="single" w:sz="4" w:space="0" w:color="auto"/>
                    <w:bottom w:val="single" w:sz="4" w:space="0" w:color="auto"/>
                  </w:tcBorders>
                </w:tcPr>
                <w:p w14:paraId="499EA875" w14:textId="77777777" w:rsidR="00FF0B18" w:rsidRPr="00F71A9A" w:rsidRDefault="00FF0B18" w:rsidP="00FF0B18">
                  <w:pPr>
                    <w:spacing w:after="0"/>
                    <w:rPr>
                      <w:rFonts w:ascii="Gill Sans MT" w:hAnsi="Gill Sans MT"/>
                      <w:bCs/>
                      <w:sz w:val="20"/>
                      <w:szCs w:val="20"/>
                    </w:rPr>
                  </w:pPr>
                  <w:r w:rsidRPr="00F71A9A">
                    <w:rPr>
                      <w:rFonts w:ascii="Gill Sans MT" w:hAnsi="Gill Sans MT"/>
                      <w:bCs/>
                      <w:sz w:val="20"/>
                      <w:szCs w:val="20"/>
                    </w:rPr>
                    <w:t>Are any members of the community involved in a group that organizes activities related to the management of the forest (</w:t>
                  </w:r>
                  <w:proofErr w:type="spellStart"/>
                  <w:r w:rsidRPr="00F71A9A">
                    <w:rPr>
                      <w:rFonts w:ascii="Gill Sans MT" w:hAnsi="Gill Sans MT"/>
                      <w:bCs/>
                      <w:sz w:val="20"/>
                      <w:szCs w:val="20"/>
                    </w:rPr>
                    <w:t>eg</w:t>
                  </w:r>
                  <w:proofErr w:type="spellEnd"/>
                  <w:r w:rsidRPr="00F71A9A">
                    <w:rPr>
                      <w:rFonts w:ascii="Gill Sans MT" w:hAnsi="Gill Sans MT"/>
                      <w:bCs/>
                      <w:sz w:val="20"/>
                      <w:szCs w:val="20"/>
                    </w:rPr>
                    <w:t xml:space="preserve"> firefighting, patrolling, tourism, tree planting, </w:t>
                  </w:r>
                  <w:proofErr w:type="spellStart"/>
                  <w:r w:rsidRPr="00F71A9A">
                    <w:rPr>
                      <w:rFonts w:ascii="Gill Sans MT" w:hAnsi="Gill Sans MT"/>
                      <w:bCs/>
                      <w:sz w:val="20"/>
                      <w:szCs w:val="20"/>
                    </w:rPr>
                    <w:t>etc</w:t>
                  </w:r>
                  <w:proofErr w:type="spellEnd"/>
                  <w:r w:rsidRPr="00F71A9A">
                    <w:rPr>
                      <w:rFonts w:ascii="Gill Sans MT" w:hAnsi="Gill Sans MT"/>
                      <w:bCs/>
                      <w:sz w:val="20"/>
                      <w:szCs w:val="20"/>
                    </w:rPr>
                    <w:t>)</w:t>
                  </w:r>
                </w:p>
                <w:p w14:paraId="66B173A2" w14:textId="77777777" w:rsidR="00FF0B18" w:rsidRPr="00F71A9A" w:rsidRDefault="00FF0B18" w:rsidP="00FF0B18">
                  <w:pPr>
                    <w:spacing w:after="0" w:line="240" w:lineRule="auto"/>
                    <w:contextualSpacing/>
                    <w:rPr>
                      <w:rFonts w:ascii="Gill Sans MT" w:eastAsia="Calibri" w:hAnsi="Gill Sans MT" w:cs="Times New Roman"/>
                      <w:w w:val="105"/>
                      <w:sz w:val="20"/>
                      <w:szCs w:val="20"/>
                    </w:rPr>
                  </w:pPr>
                  <w:r w:rsidRPr="00F71A9A">
                    <w:rPr>
                      <w:rFonts w:ascii="Gill Sans MT" w:hAnsi="Gill Sans MT"/>
                      <w:bCs/>
                      <w:i/>
                      <w:sz w:val="20"/>
                      <w:szCs w:val="20"/>
                    </w:rPr>
                    <w:t>If 0, skip to G35</w:t>
                  </w:r>
                </w:p>
              </w:tc>
              <w:tc>
                <w:tcPr>
                  <w:tcW w:w="4344" w:type="dxa"/>
                  <w:gridSpan w:val="2"/>
                  <w:tcBorders>
                    <w:top w:val="single" w:sz="4" w:space="0" w:color="000000"/>
                    <w:bottom w:val="single" w:sz="4" w:space="0" w:color="auto"/>
                    <w:right w:val="single" w:sz="18" w:space="0" w:color="000000"/>
                  </w:tcBorders>
                </w:tcPr>
                <w:p w14:paraId="40ADF39B" w14:textId="77777777" w:rsidR="00FF0B18" w:rsidRPr="00F71A9A" w:rsidRDefault="00FF0B18" w:rsidP="00FF0B18">
                  <w:pPr>
                    <w:spacing w:after="0" w:line="240" w:lineRule="auto"/>
                    <w:contextualSpacing/>
                    <w:rPr>
                      <w:rFonts w:ascii="Gill Sans MT" w:hAnsi="Gill Sans MT"/>
                      <w:sz w:val="20"/>
                      <w:szCs w:val="20"/>
                    </w:rPr>
                  </w:pPr>
                  <w:r w:rsidRPr="00F71A9A">
                    <w:rPr>
                      <w:rFonts w:ascii="Gill Sans MT" w:hAnsi="Gill Sans MT"/>
                      <w:sz w:val="20"/>
                      <w:szCs w:val="20"/>
                    </w:rPr>
                    <w:t>1=No</w:t>
                  </w:r>
                </w:p>
                <w:p w14:paraId="6C674E68" w14:textId="77777777" w:rsidR="00FF0B18" w:rsidRPr="00F71A9A" w:rsidRDefault="00FF0B18" w:rsidP="00FF0B18">
                  <w:pPr>
                    <w:spacing w:after="0" w:line="240" w:lineRule="auto"/>
                    <w:contextualSpacing/>
                    <w:rPr>
                      <w:rFonts w:ascii="Gill Sans MT" w:hAnsi="Gill Sans MT"/>
                      <w:sz w:val="20"/>
                      <w:szCs w:val="20"/>
                    </w:rPr>
                  </w:pPr>
                  <w:r w:rsidRPr="00F71A9A">
                    <w:rPr>
                      <w:rFonts w:ascii="Gill Sans MT" w:hAnsi="Gill Sans MT"/>
                      <w:sz w:val="20"/>
                      <w:szCs w:val="20"/>
                    </w:rPr>
                    <w:t>2=Yes</w:t>
                  </w:r>
                  <w:r w:rsidRPr="00F71A9A" w:rsidDel="00226116">
                    <w:rPr>
                      <w:rFonts w:ascii="Gill Sans MT" w:hAnsi="Gill Sans MT"/>
                      <w:sz w:val="20"/>
                      <w:szCs w:val="20"/>
                    </w:rPr>
                    <w:t xml:space="preserve"> </w:t>
                  </w:r>
                </w:p>
                <w:p w14:paraId="5237E876" w14:textId="77777777" w:rsidR="00FF0B18" w:rsidRPr="00F71A9A" w:rsidRDefault="00FF0B18" w:rsidP="00FF0B18">
                  <w:pPr>
                    <w:spacing w:after="0" w:line="240" w:lineRule="auto"/>
                    <w:contextualSpacing/>
                    <w:rPr>
                      <w:rFonts w:ascii="Gill Sans MT" w:hAnsi="Gill Sans MT"/>
                      <w:sz w:val="20"/>
                      <w:szCs w:val="20"/>
                    </w:rPr>
                  </w:pPr>
                  <w:r w:rsidRPr="00F71A9A">
                    <w:rPr>
                      <w:rFonts w:ascii="Gill Sans MT" w:hAnsi="Gill Sans MT"/>
                      <w:sz w:val="20"/>
                      <w:szCs w:val="20"/>
                    </w:rPr>
                    <w:t>888=Don’t know</w:t>
                  </w:r>
                </w:p>
                <w:p w14:paraId="45DDDA4C" w14:textId="77777777" w:rsidR="00FF0B18" w:rsidRPr="00F71A9A" w:rsidRDefault="00FF0B18" w:rsidP="00FF0B18">
                  <w:pPr>
                    <w:spacing w:after="0" w:line="240" w:lineRule="auto"/>
                    <w:contextualSpacing/>
                    <w:rPr>
                      <w:rFonts w:ascii="Gill Sans MT" w:hAnsi="Gill Sans MT"/>
                      <w:sz w:val="20"/>
                      <w:szCs w:val="20"/>
                    </w:rPr>
                  </w:pPr>
                  <w:r w:rsidRPr="00F71A9A">
                    <w:rPr>
                      <w:rFonts w:ascii="Gill Sans MT" w:hAnsi="Gill Sans MT"/>
                      <w:sz w:val="20"/>
                      <w:szCs w:val="20"/>
                    </w:rPr>
                    <w:t>999=Prefer not to respond</w:t>
                  </w:r>
                </w:p>
                <w:p w14:paraId="6B0C70DF" w14:textId="77777777" w:rsidR="00FF0B18" w:rsidRPr="00F71A9A" w:rsidRDefault="00FF0B18" w:rsidP="00FF0B18">
                  <w:pPr>
                    <w:spacing w:after="0" w:line="240" w:lineRule="auto"/>
                    <w:contextualSpacing/>
                    <w:rPr>
                      <w:rFonts w:ascii="Gill Sans MT" w:hAnsi="Gill Sans MT"/>
                      <w:sz w:val="20"/>
                      <w:szCs w:val="20"/>
                    </w:rPr>
                  </w:pPr>
                </w:p>
                <w:p w14:paraId="5752FDFE" w14:textId="77777777" w:rsidR="00FF0B18" w:rsidRPr="00F71A9A" w:rsidRDefault="00FF0B18" w:rsidP="00FF0B18">
                  <w:pPr>
                    <w:spacing w:after="0" w:line="240" w:lineRule="auto"/>
                    <w:contextualSpacing/>
                    <w:rPr>
                      <w:rFonts w:ascii="Gill Sans MT" w:hAnsi="Gill Sans MT"/>
                      <w:sz w:val="20"/>
                      <w:szCs w:val="20"/>
                    </w:rPr>
                  </w:pPr>
                </w:p>
              </w:tc>
              <w:tc>
                <w:tcPr>
                  <w:tcW w:w="701" w:type="dxa"/>
                  <w:gridSpan w:val="2"/>
                  <w:tcBorders>
                    <w:top w:val="single" w:sz="18" w:space="0" w:color="000000"/>
                    <w:left w:val="single" w:sz="18" w:space="0" w:color="000000"/>
                    <w:bottom w:val="single" w:sz="4" w:space="0" w:color="auto"/>
                    <w:right w:val="single" w:sz="18" w:space="0" w:color="000000"/>
                  </w:tcBorders>
                </w:tcPr>
                <w:p w14:paraId="25E6D12B" w14:textId="77777777" w:rsidR="00FF0B18" w:rsidRPr="00F71A9A" w:rsidRDefault="00FF0B18" w:rsidP="00FF0B18">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FF0B18" w:rsidRPr="00F71A9A" w14:paraId="6E0C6EEF" w14:textId="77777777" w:rsidTr="00FF0B18">
              <w:trPr>
                <w:trHeight w:val="1106"/>
              </w:trPr>
              <w:tc>
                <w:tcPr>
                  <w:tcW w:w="730" w:type="dxa"/>
                  <w:tcBorders>
                    <w:top w:val="single" w:sz="4" w:space="0" w:color="auto"/>
                    <w:left w:val="single" w:sz="4" w:space="0" w:color="000000"/>
                    <w:bottom w:val="single" w:sz="4" w:space="0" w:color="000000"/>
                    <w:right w:val="single" w:sz="4" w:space="0" w:color="auto"/>
                  </w:tcBorders>
                </w:tcPr>
                <w:p w14:paraId="6268F67C" w14:textId="77777777" w:rsidR="00FF0B18" w:rsidRPr="00F71A9A" w:rsidRDefault="00FF0B18" w:rsidP="00FF0B18">
                  <w:pPr>
                    <w:spacing w:after="0" w:line="240" w:lineRule="auto"/>
                    <w:contextualSpacing/>
                    <w:rPr>
                      <w:rFonts w:ascii="Gill Sans MT" w:eastAsia="Calibri" w:hAnsi="Gill Sans MT" w:cs="Times New Roman"/>
                      <w:w w:val="105"/>
                      <w:sz w:val="20"/>
                      <w:szCs w:val="20"/>
                    </w:rPr>
                  </w:pPr>
                  <w:r w:rsidRPr="00F71A9A">
                    <w:rPr>
                      <w:rFonts w:ascii="Gill Sans MT" w:eastAsia="Calibri" w:hAnsi="Gill Sans MT" w:cs="Times New Roman"/>
                      <w:w w:val="105"/>
                      <w:sz w:val="20"/>
                      <w:szCs w:val="20"/>
                    </w:rPr>
                    <w:t>G2</w:t>
                  </w:r>
                </w:p>
              </w:tc>
              <w:tc>
                <w:tcPr>
                  <w:tcW w:w="4315" w:type="dxa"/>
                  <w:gridSpan w:val="2"/>
                  <w:tcBorders>
                    <w:top w:val="single" w:sz="4" w:space="0" w:color="auto"/>
                    <w:left w:val="single" w:sz="4" w:space="0" w:color="auto"/>
                    <w:bottom w:val="single" w:sz="4" w:space="0" w:color="000000"/>
                  </w:tcBorders>
                </w:tcPr>
                <w:p w14:paraId="6FC4DDE4" w14:textId="77777777" w:rsidR="00FF0B18" w:rsidRPr="00F71A9A" w:rsidRDefault="00FF0B18" w:rsidP="00FF0B18">
                  <w:pPr>
                    <w:spacing w:after="0" w:line="240" w:lineRule="auto"/>
                    <w:contextualSpacing/>
                    <w:rPr>
                      <w:rFonts w:ascii="Gill Sans MT" w:eastAsiaTheme="minorEastAsia" w:hAnsi="Gill Sans MT"/>
                      <w:sz w:val="20"/>
                      <w:szCs w:val="20"/>
                      <w:lang w:eastAsia="zh-CN"/>
                    </w:rPr>
                  </w:pPr>
                  <w:r w:rsidRPr="00F71A9A">
                    <w:rPr>
                      <w:rFonts w:ascii="Gill Sans MT" w:eastAsiaTheme="minorEastAsia" w:hAnsi="Gill Sans MT"/>
                      <w:sz w:val="20"/>
                      <w:szCs w:val="20"/>
                      <w:lang w:eastAsia="zh-CN"/>
                    </w:rPr>
                    <w:t xml:space="preserve">What is the name of the committee/institution? </w:t>
                  </w:r>
                </w:p>
              </w:tc>
              <w:tc>
                <w:tcPr>
                  <w:tcW w:w="4344" w:type="dxa"/>
                  <w:gridSpan w:val="2"/>
                  <w:tcBorders>
                    <w:top w:val="single" w:sz="4" w:space="0" w:color="auto"/>
                    <w:bottom w:val="single" w:sz="4" w:space="0" w:color="000000"/>
                    <w:right w:val="single" w:sz="18" w:space="0" w:color="000000"/>
                  </w:tcBorders>
                </w:tcPr>
                <w:p w14:paraId="6E8174C7" w14:textId="77777777" w:rsidR="00FF0B18" w:rsidRPr="00F71A9A" w:rsidRDefault="00FF0B18" w:rsidP="00FF0B18">
                  <w:pPr>
                    <w:spacing w:after="0" w:line="240" w:lineRule="auto"/>
                    <w:contextualSpacing/>
                    <w:rPr>
                      <w:rFonts w:ascii="Gill Sans MT" w:hAnsi="Gill Sans MT"/>
                      <w:sz w:val="20"/>
                      <w:szCs w:val="20"/>
                    </w:rPr>
                  </w:pPr>
                </w:p>
                <w:p w14:paraId="7769E75B" w14:textId="77777777" w:rsidR="00FF0B18" w:rsidRPr="00F71A9A" w:rsidRDefault="00FF0B18" w:rsidP="00FF0B18">
                  <w:pPr>
                    <w:spacing w:after="0" w:line="240" w:lineRule="auto"/>
                    <w:contextualSpacing/>
                    <w:rPr>
                      <w:rFonts w:ascii="Gill Sans MT" w:hAnsi="Gill Sans MT"/>
                      <w:sz w:val="20"/>
                      <w:szCs w:val="20"/>
                    </w:rPr>
                  </w:pPr>
                </w:p>
                <w:p w14:paraId="34DD9202" w14:textId="77777777" w:rsidR="00FF0B18" w:rsidRPr="00F71A9A" w:rsidRDefault="00FF0B18" w:rsidP="00FF0B18">
                  <w:pPr>
                    <w:spacing w:after="0" w:line="240" w:lineRule="auto"/>
                    <w:contextualSpacing/>
                    <w:rPr>
                      <w:rFonts w:ascii="Gill Sans MT" w:hAnsi="Gill Sans MT"/>
                      <w:sz w:val="20"/>
                      <w:szCs w:val="20"/>
                    </w:rPr>
                  </w:pPr>
                </w:p>
                <w:p w14:paraId="33372B9F" w14:textId="77777777" w:rsidR="00FF0B18" w:rsidRPr="00F71A9A" w:rsidRDefault="00FF0B18" w:rsidP="00FF0B18">
                  <w:pPr>
                    <w:spacing w:after="0" w:line="240" w:lineRule="auto"/>
                    <w:contextualSpacing/>
                    <w:rPr>
                      <w:rFonts w:ascii="Gill Sans MT" w:hAnsi="Gill Sans MT"/>
                      <w:sz w:val="20"/>
                      <w:szCs w:val="20"/>
                    </w:rPr>
                  </w:pPr>
                </w:p>
              </w:tc>
              <w:tc>
                <w:tcPr>
                  <w:tcW w:w="701" w:type="dxa"/>
                  <w:gridSpan w:val="2"/>
                  <w:tcBorders>
                    <w:top w:val="single" w:sz="4" w:space="0" w:color="auto"/>
                    <w:left w:val="single" w:sz="18" w:space="0" w:color="000000"/>
                    <w:bottom w:val="single" w:sz="18" w:space="0" w:color="000000"/>
                    <w:right w:val="single" w:sz="18" w:space="0" w:color="000000"/>
                  </w:tcBorders>
                </w:tcPr>
                <w:p w14:paraId="669144E2" w14:textId="77777777" w:rsidR="00FF0B18" w:rsidRPr="00F71A9A" w:rsidRDefault="00FF0B18" w:rsidP="00FF0B18">
                  <w:pPr>
                    <w:spacing w:after="0" w:line="240" w:lineRule="auto"/>
                    <w:contextualSpacing/>
                    <w:rPr>
                      <w:rFonts w:ascii="Gill Sans MT" w:eastAsia="Calibri" w:hAnsi="Gill Sans MT" w:cs="Times New Roman"/>
                      <w:i/>
                      <w:color w:val="A6A6A6"/>
                      <w:sz w:val="20"/>
                      <w:szCs w:val="20"/>
                    </w:rPr>
                  </w:pPr>
                </w:p>
              </w:tc>
            </w:tr>
            <w:tr w:rsidR="00FF0B18" w:rsidRPr="00F71A9A" w14:paraId="299875A9" w14:textId="77777777" w:rsidTr="00FF0B18">
              <w:trPr>
                <w:gridAfter w:val="1"/>
                <w:wAfter w:w="14" w:type="dxa"/>
                <w:trHeight w:val="20"/>
              </w:trPr>
              <w:tc>
                <w:tcPr>
                  <w:tcW w:w="730" w:type="dxa"/>
                  <w:tcBorders>
                    <w:top w:val="single" w:sz="4" w:space="0" w:color="000000"/>
                    <w:left w:val="single" w:sz="4" w:space="0" w:color="000000"/>
                    <w:bottom w:val="single" w:sz="4" w:space="0" w:color="000000"/>
                    <w:right w:val="single" w:sz="4" w:space="0" w:color="auto"/>
                  </w:tcBorders>
                </w:tcPr>
                <w:p w14:paraId="6E08C90C" w14:textId="77777777" w:rsidR="00FF0B18" w:rsidRPr="00F71A9A" w:rsidRDefault="00FF0B18" w:rsidP="00FF0B18">
                  <w:pPr>
                    <w:spacing w:after="0" w:line="240" w:lineRule="auto"/>
                    <w:contextualSpacing/>
                    <w:rPr>
                      <w:rFonts w:ascii="Gill Sans MT" w:hAnsi="Gill Sans MT"/>
                      <w:w w:val="105"/>
                      <w:sz w:val="20"/>
                      <w:szCs w:val="20"/>
                    </w:rPr>
                  </w:pPr>
                  <w:r w:rsidRPr="00F71A9A">
                    <w:rPr>
                      <w:rFonts w:ascii="Gill Sans MT" w:hAnsi="Gill Sans MT"/>
                      <w:w w:val="105"/>
                      <w:sz w:val="20"/>
                      <w:szCs w:val="20"/>
                    </w:rPr>
                    <w:t>G3</w:t>
                  </w:r>
                </w:p>
              </w:tc>
              <w:tc>
                <w:tcPr>
                  <w:tcW w:w="4230" w:type="dxa"/>
                  <w:tcBorders>
                    <w:top w:val="single" w:sz="4" w:space="0" w:color="000000"/>
                    <w:left w:val="single" w:sz="4" w:space="0" w:color="auto"/>
                    <w:bottom w:val="single" w:sz="4" w:space="0" w:color="000000"/>
                    <w:right w:val="single" w:sz="18" w:space="0" w:color="000000"/>
                  </w:tcBorders>
                </w:tcPr>
                <w:p w14:paraId="6215C5DF" w14:textId="77777777" w:rsidR="00FF0B18" w:rsidRPr="00F71A9A" w:rsidRDefault="00FF0B18" w:rsidP="00FF0B18">
                  <w:pPr>
                    <w:spacing w:after="0"/>
                    <w:rPr>
                      <w:rFonts w:ascii="Gill Sans MT" w:hAnsi="Gill Sans MT"/>
                      <w:bCs/>
                      <w:sz w:val="20"/>
                      <w:szCs w:val="20"/>
                    </w:rPr>
                  </w:pPr>
                  <w:r w:rsidRPr="00F71A9A">
                    <w:rPr>
                      <w:rFonts w:ascii="Gill Sans MT" w:hAnsi="Gill Sans MT"/>
                      <w:bCs/>
                      <w:sz w:val="20"/>
                      <w:szCs w:val="20"/>
                    </w:rPr>
                    <w:t xml:space="preserve">What type of activities does the group do? </w:t>
                  </w:r>
                </w:p>
                <w:p w14:paraId="7854E73B" w14:textId="77777777" w:rsidR="00FF0B18" w:rsidRPr="00F71A9A" w:rsidRDefault="00FF0B18" w:rsidP="00FF0B18">
                  <w:pPr>
                    <w:spacing w:after="0" w:line="240" w:lineRule="auto"/>
                    <w:contextualSpacing/>
                    <w:rPr>
                      <w:rFonts w:ascii="Gill Sans MT" w:hAnsi="Gill Sans MT"/>
                      <w:color w:val="000000"/>
                      <w:sz w:val="20"/>
                      <w:szCs w:val="20"/>
                    </w:rPr>
                  </w:pPr>
                  <w:r w:rsidRPr="00F71A9A">
                    <w:rPr>
                      <w:rFonts w:ascii="Gill Sans MT" w:hAnsi="Gill Sans MT"/>
                      <w:bCs/>
                      <w:i/>
                      <w:sz w:val="20"/>
                      <w:szCs w:val="20"/>
                    </w:rPr>
                    <w:t>Select all that apply</w:t>
                  </w:r>
                </w:p>
              </w:tc>
              <w:tc>
                <w:tcPr>
                  <w:tcW w:w="3780" w:type="dxa"/>
                  <w:gridSpan w:val="2"/>
                  <w:tcBorders>
                    <w:top w:val="single" w:sz="4" w:space="0" w:color="000000"/>
                    <w:left w:val="single" w:sz="4" w:space="0" w:color="auto"/>
                    <w:bottom w:val="single" w:sz="4" w:space="0" w:color="000000"/>
                    <w:right w:val="single" w:sz="18" w:space="0" w:color="000000"/>
                  </w:tcBorders>
                </w:tcPr>
                <w:p w14:paraId="6C37BFDC" w14:textId="77777777" w:rsidR="00FF0B18" w:rsidRPr="00F71A9A" w:rsidRDefault="00FF0B18" w:rsidP="00FF0B18">
                  <w:pPr>
                    <w:spacing w:after="0"/>
                    <w:rPr>
                      <w:rFonts w:ascii="Gill Sans MT" w:hAnsi="Gill Sans MT" w:cs="Times New Roman"/>
                      <w:w w:val="105"/>
                      <w:sz w:val="20"/>
                      <w:szCs w:val="20"/>
                    </w:rPr>
                  </w:pPr>
                  <w:r w:rsidRPr="00F71A9A">
                    <w:rPr>
                      <w:rFonts w:ascii="Gill Sans MT" w:hAnsi="Gill Sans MT" w:cs="Times New Roman"/>
                      <w:w w:val="105"/>
                      <w:sz w:val="20"/>
                      <w:szCs w:val="20"/>
                    </w:rPr>
                    <w:t>1=Planting trees</w:t>
                  </w:r>
                </w:p>
                <w:p w14:paraId="31C85DD3" w14:textId="77777777" w:rsidR="00FF0B18" w:rsidRPr="00F71A9A" w:rsidRDefault="00FF0B18" w:rsidP="00FF0B18">
                  <w:pPr>
                    <w:spacing w:after="0"/>
                    <w:rPr>
                      <w:rFonts w:ascii="Gill Sans MT" w:hAnsi="Gill Sans MT" w:cs="Times New Roman"/>
                      <w:w w:val="105"/>
                      <w:sz w:val="20"/>
                      <w:szCs w:val="20"/>
                    </w:rPr>
                  </w:pPr>
                  <w:r w:rsidRPr="00F71A9A">
                    <w:rPr>
                      <w:rFonts w:ascii="Gill Sans MT" w:hAnsi="Gill Sans MT" w:cs="Times New Roman"/>
                      <w:w w:val="105"/>
                      <w:sz w:val="20"/>
                      <w:szCs w:val="20"/>
                    </w:rPr>
                    <w:t>2=Cutting down undesired/competing trees</w:t>
                  </w:r>
                </w:p>
                <w:p w14:paraId="6EC427B7" w14:textId="77777777" w:rsidR="00FF0B18" w:rsidRPr="00F71A9A" w:rsidRDefault="00FF0B18" w:rsidP="00FF0B18">
                  <w:pPr>
                    <w:spacing w:after="0"/>
                    <w:rPr>
                      <w:rFonts w:ascii="Gill Sans MT" w:hAnsi="Gill Sans MT" w:cs="Times New Roman"/>
                      <w:w w:val="105"/>
                      <w:sz w:val="20"/>
                      <w:szCs w:val="20"/>
                    </w:rPr>
                  </w:pPr>
                  <w:r w:rsidRPr="00F71A9A">
                    <w:rPr>
                      <w:rFonts w:ascii="Gill Sans MT" w:hAnsi="Gill Sans MT" w:cs="Times New Roman"/>
                      <w:w w:val="105"/>
                      <w:sz w:val="20"/>
                      <w:szCs w:val="20"/>
                    </w:rPr>
                    <w:t>3=Protecting certain desired trees in the forest to promote the natural regeneration of the species</w:t>
                  </w:r>
                </w:p>
                <w:p w14:paraId="76347CEE" w14:textId="77777777" w:rsidR="00FF0B18" w:rsidRPr="00F71A9A" w:rsidRDefault="00FF0B18" w:rsidP="00FF0B18">
                  <w:pPr>
                    <w:spacing w:after="0"/>
                    <w:rPr>
                      <w:rFonts w:ascii="Gill Sans MT" w:hAnsi="Gill Sans MT" w:cs="Times New Roman"/>
                      <w:w w:val="105"/>
                      <w:sz w:val="20"/>
                      <w:szCs w:val="20"/>
                    </w:rPr>
                  </w:pPr>
                  <w:r w:rsidRPr="00F71A9A">
                    <w:rPr>
                      <w:rFonts w:ascii="Gill Sans MT" w:hAnsi="Gill Sans MT" w:cs="Times New Roman"/>
                      <w:w w:val="105"/>
                      <w:sz w:val="20"/>
                      <w:szCs w:val="20"/>
                    </w:rPr>
                    <w:t>4=Protecting areas of forest for particular environmental services, like water catchment</w:t>
                  </w:r>
                </w:p>
                <w:p w14:paraId="56A9B490" w14:textId="77777777" w:rsidR="00FF0B18" w:rsidRPr="00F71A9A" w:rsidRDefault="00FF0B18" w:rsidP="00FF0B18">
                  <w:pPr>
                    <w:spacing w:after="0"/>
                    <w:rPr>
                      <w:rFonts w:ascii="Gill Sans MT" w:hAnsi="Gill Sans MT" w:cs="Times New Roman"/>
                      <w:w w:val="105"/>
                      <w:sz w:val="20"/>
                      <w:szCs w:val="20"/>
                    </w:rPr>
                  </w:pPr>
                  <w:r w:rsidRPr="00F71A9A">
                    <w:rPr>
                      <w:rFonts w:ascii="Gill Sans MT" w:hAnsi="Gill Sans MT" w:cs="Times New Roman"/>
                      <w:w w:val="105"/>
                      <w:sz w:val="20"/>
                      <w:szCs w:val="20"/>
                    </w:rPr>
                    <w:t>5=Protecting areas of forest for particular beliefs/spiritual services</w:t>
                  </w:r>
                </w:p>
                <w:p w14:paraId="4780ED20" w14:textId="77777777" w:rsidR="00FF0B18" w:rsidRPr="00F71A9A" w:rsidRDefault="00FF0B18" w:rsidP="00FF0B18">
                  <w:pPr>
                    <w:spacing w:after="0"/>
                    <w:rPr>
                      <w:rFonts w:ascii="Gill Sans MT" w:hAnsi="Gill Sans MT" w:cs="Times New Roman"/>
                      <w:w w:val="105"/>
                      <w:sz w:val="20"/>
                      <w:szCs w:val="20"/>
                    </w:rPr>
                  </w:pPr>
                  <w:r w:rsidRPr="00F71A9A">
                    <w:rPr>
                      <w:rFonts w:ascii="Gill Sans MT" w:hAnsi="Gill Sans MT" w:cs="Times New Roman"/>
                      <w:w w:val="105"/>
                      <w:sz w:val="20"/>
                      <w:szCs w:val="20"/>
                    </w:rPr>
                    <w:t>6=Establishing clear use rights for a limited number of people to particular forest products (honey, trees)</w:t>
                  </w:r>
                </w:p>
                <w:p w14:paraId="3815C549" w14:textId="77777777" w:rsidR="00FF0B18" w:rsidRPr="00F71A9A" w:rsidRDefault="00FF0B18" w:rsidP="00FF0B18">
                  <w:pPr>
                    <w:spacing w:after="0"/>
                    <w:rPr>
                      <w:rFonts w:ascii="Gill Sans MT" w:hAnsi="Gill Sans MT" w:cs="Times New Roman"/>
                      <w:w w:val="105"/>
                      <w:sz w:val="20"/>
                      <w:szCs w:val="20"/>
                    </w:rPr>
                  </w:pPr>
                  <w:r w:rsidRPr="00F71A9A">
                    <w:rPr>
                      <w:rFonts w:ascii="Gill Sans MT" w:hAnsi="Gill Sans MT" w:cs="Times New Roman"/>
                      <w:w w:val="105"/>
                      <w:sz w:val="20"/>
                      <w:szCs w:val="20"/>
                    </w:rPr>
                    <w:t>7=Extension/education about forest management</w:t>
                  </w:r>
                </w:p>
                <w:p w14:paraId="363E4122" w14:textId="77777777" w:rsidR="00FF0B18" w:rsidRPr="00F71A9A" w:rsidRDefault="00FF0B18" w:rsidP="00FF0B18">
                  <w:pPr>
                    <w:spacing w:after="0"/>
                    <w:rPr>
                      <w:rFonts w:ascii="Gill Sans MT" w:hAnsi="Gill Sans MT" w:cs="Times New Roman"/>
                      <w:w w:val="105"/>
                      <w:sz w:val="20"/>
                      <w:szCs w:val="20"/>
                    </w:rPr>
                  </w:pPr>
                  <w:r w:rsidRPr="00F71A9A">
                    <w:rPr>
                      <w:rFonts w:ascii="Gill Sans MT" w:hAnsi="Gill Sans MT" w:cs="Times New Roman"/>
                      <w:w w:val="105"/>
                      <w:sz w:val="20"/>
                      <w:szCs w:val="20"/>
                    </w:rPr>
                    <w:t>8=Enacted bylaws (</w:t>
                  </w:r>
                  <w:proofErr w:type="spellStart"/>
                  <w:r w:rsidRPr="00F71A9A">
                    <w:rPr>
                      <w:rFonts w:ascii="Gill Sans MT" w:hAnsi="Gill Sans MT" w:cs="Times New Roman"/>
                      <w:w w:val="105"/>
                      <w:sz w:val="20"/>
                      <w:szCs w:val="20"/>
                    </w:rPr>
                    <w:t>eg</w:t>
                  </w:r>
                  <w:proofErr w:type="spellEnd"/>
                  <w:r w:rsidRPr="00F71A9A">
                    <w:rPr>
                      <w:rFonts w:ascii="Gill Sans MT" w:hAnsi="Gill Sans MT" w:cs="Times New Roman"/>
                      <w:w w:val="105"/>
                      <w:sz w:val="20"/>
                      <w:szCs w:val="20"/>
                    </w:rPr>
                    <w:t xml:space="preserve"> no bush burning in the forest)</w:t>
                  </w:r>
                </w:p>
                <w:p w14:paraId="0D55975C" w14:textId="77777777" w:rsidR="00FF0B18" w:rsidRPr="00F71A9A" w:rsidRDefault="00FF0B18" w:rsidP="00FF0B18">
                  <w:pPr>
                    <w:spacing w:after="0"/>
                    <w:rPr>
                      <w:rFonts w:ascii="Gill Sans MT" w:hAnsi="Gill Sans MT" w:cs="Times New Roman"/>
                      <w:w w:val="105"/>
                      <w:sz w:val="20"/>
                      <w:szCs w:val="20"/>
                    </w:rPr>
                  </w:pPr>
                  <w:r w:rsidRPr="00F71A9A">
                    <w:rPr>
                      <w:rFonts w:ascii="Gill Sans MT" w:hAnsi="Gill Sans MT" w:cs="Times New Roman"/>
                      <w:w w:val="105"/>
                      <w:sz w:val="20"/>
                      <w:szCs w:val="20"/>
                    </w:rPr>
                    <w:t xml:space="preserve">9=Mapping/inventory of forest resources </w:t>
                  </w:r>
                </w:p>
                <w:p w14:paraId="279C6E61" w14:textId="77777777" w:rsidR="00FF0B18" w:rsidRPr="00F71A9A" w:rsidRDefault="00FF0B18" w:rsidP="00FF0B18">
                  <w:pPr>
                    <w:spacing w:after="0" w:line="240" w:lineRule="auto"/>
                    <w:contextualSpacing/>
                    <w:rPr>
                      <w:rFonts w:ascii="Gill Sans MT" w:hAnsi="Gill Sans MT"/>
                      <w:color w:val="000000"/>
                      <w:sz w:val="20"/>
                      <w:szCs w:val="20"/>
                    </w:rPr>
                  </w:pPr>
                  <w:r w:rsidRPr="00F71A9A">
                    <w:rPr>
                      <w:rFonts w:ascii="Gill Sans MT" w:hAnsi="Gill Sans MT" w:cs="Times New Roman"/>
                      <w:w w:val="105"/>
                      <w:sz w:val="20"/>
                      <w:szCs w:val="20"/>
                    </w:rPr>
                    <w:t>97=Other, specify</w:t>
                  </w:r>
                </w:p>
              </w:tc>
              <w:tc>
                <w:tcPr>
                  <w:tcW w:w="1336" w:type="dxa"/>
                  <w:gridSpan w:val="2"/>
                  <w:tcBorders>
                    <w:top w:val="single" w:sz="18" w:space="0" w:color="000000"/>
                    <w:left w:val="single" w:sz="18" w:space="0" w:color="000000"/>
                    <w:bottom w:val="single" w:sz="18" w:space="0" w:color="000000"/>
                    <w:right w:val="single" w:sz="18" w:space="0" w:color="000000"/>
                  </w:tcBorders>
                </w:tcPr>
                <w:p w14:paraId="37433D6E" w14:textId="77777777" w:rsidR="00FF0B18" w:rsidRPr="00F71A9A" w:rsidRDefault="00FF0B18" w:rsidP="00FF0B18">
                  <w:pPr>
                    <w:spacing w:after="0" w:line="240" w:lineRule="auto"/>
                    <w:contextualSpacing/>
                    <w:rPr>
                      <w:rFonts w:ascii="Gill Sans MT" w:hAnsi="Gill Sans MT"/>
                      <w:i/>
                      <w:color w:val="A6A6A6" w:themeColor="background1" w:themeShade="A6"/>
                      <w:sz w:val="20"/>
                      <w:szCs w:val="20"/>
                    </w:rPr>
                  </w:pPr>
                </w:p>
              </w:tc>
            </w:tr>
            <w:tr w:rsidR="00FF0B18" w:rsidRPr="00F71A9A" w14:paraId="23AD84C7" w14:textId="77777777" w:rsidTr="00FF0B18">
              <w:trPr>
                <w:gridAfter w:val="1"/>
                <w:wAfter w:w="14" w:type="dxa"/>
                <w:trHeight w:val="20"/>
              </w:trPr>
              <w:tc>
                <w:tcPr>
                  <w:tcW w:w="730" w:type="dxa"/>
                  <w:tcBorders>
                    <w:top w:val="single" w:sz="4" w:space="0" w:color="000000"/>
                    <w:left w:val="single" w:sz="4" w:space="0" w:color="000000"/>
                    <w:bottom w:val="single" w:sz="4" w:space="0" w:color="000000"/>
                    <w:right w:val="single" w:sz="4" w:space="0" w:color="auto"/>
                  </w:tcBorders>
                </w:tcPr>
                <w:p w14:paraId="58E69FEC" w14:textId="77777777" w:rsidR="00FF0B18" w:rsidRPr="00F71A9A" w:rsidRDefault="00FF0B18" w:rsidP="00FF0B18">
                  <w:pPr>
                    <w:spacing w:after="0" w:line="240" w:lineRule="auto"/>
                    <w:contextualSpacing/>
                    <w:rPr>
                      <w:rFonts w:ascii="Gill Sans MT" w:hAnsi="Gill Sans MT"/>
                      <w:w w:val="105"/>
                      <w:sz w:val="20"/>
                      <w:szCs w:val="20"/>
                    </w:rPr>
                  </w:pPr>
                  <w:r w:rsidRPr="00F71A9A">
                    <w:rPr>
                      <w:rFonts w:ascii="Gill Sans MT" w:hAnsi="Gill Sans MT"/>
                      <w:w w:val="105"/>
                      <w:sz w:val="20"/>
                      <w:szCs w:val="20"/>
                    </w:rPr>
                    <w:t>G4</w:t>
                  </w:r>
                </w:p>
              </w:tc>
              <w:tc>
                <w:tcPr>
                  <w:tcW w:w="4230" w:type="dxa"/>
                  <w:tcBorders>
                    <w:top w:val="single" w:sz="4" w:space="0" w:color="000000"/>
                    <w:left w:val="single" w:sz="4" w:space="0" w:color="auto"/>
                    <w:bottom w:val="single" w:sz="4" w:space="0" w:color="000000"/>
                    <w:right w:val="single" w:sz="18" w:space="0" w:color="000000"/>
                  </w:tcBorders>
                </w:tcPr>
                <w:p w14:paraId="2291FE2C" w14:textId="77777777" w:rsidR="00FF0B18" w:rsidRPr="00F71A9A" w:rsidRDefault="00FF0B18" w:rsidP="00FF0B18">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Is there any forest or woodland management plan in place? </w:t>
                  </w:r>
                </w:p>
              </w:tc>
              <w:tc>
                <w:tcPr>
                  <w:tcW w:w="3780" w:type="dxa"/>
                  <w:gridSpan w:val="2"/>
                  <w:tcBorders>
                    <w:top w:val="single" w:sz="4" w:space="0" w:color="000000"/>
                    <w:left w:val="single" w:sz="4" w:space="0" w:color="auto"/>
                    <w:bottom w:val="single" w:sz="4" w:space="0" w:color="000000"/>
                    <w:right w:val="single" w:sz="18" w:space="0" w:color="000000"/>
                  </w:tcBorders>
                </w:tcPr>
                <w:p w14:paraId="55D0A4DE" w14:textId="77777777" w:rsidR="00FF0B18" w:rsidRPr="00F71A9A" w:rsidRDefault="00FF0B18" w:rsidP="00FF0B18">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1=Yes, formal (legal regulations)</w:t>
                  </w:r>
                </w:p>
                <w:p w14:paraId="4051AC0B" w14:textId="77777777" w:rsidR="00FF0B18" w:rsidRPr="00F71A9A" w:rsidRDefault="00FF0B18" w:rsidP="00FF0B18">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2=Yes, traditional community rules</w:t>
                  </w:r>
                </w:p>
                <w:p w14:paraId="18420235" w14:textId="77777777" w:rsidR="00FF0B18" w:rsidRPr="00F71A9A" w:rsidRDefault="00FF0B18" w:rsidP="00FF0B18">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3=Yes, other</w:t>
                  </w:r>
                </w:p>
                <w:p w14:paraId="375B676C" w14:textId="77777777" w:rsidR="00FF0B18" w:rsidRPr="00F71A9A" w:rsidRDefault="00FF0B18" w:rsidP="00FF0B18">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4=No</w:t>
                  </w:r>
                </w:p>
                <w:p w14:paraId="489B6E9A" w14:textId="77777777" w:rsidR="00FF0B18" w:rsidRPr="00F71A9A" w:rsidRDefault="00FF0B18" w:rsidP="00FF0B18">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888= Do not know</w:t>
                  </w:r>
                </w:p>
              </w:tc>
              <w:tc>
                <w:tcPr>
                  <w:tcW w:w="1336" w:type="dxa"/>
                  <w:gridSpan w:val="2"/>
                  <w:tcBorders>
                    <w:top w:val="single" w:sz="18" w:space="0" w:color="000000"/>
                    <w:left w:val="single" w:sz="18" w:space="0" w:color="000000"/>
                    <w:bottom w:val="single" w:sz="18" w:space="0" w:color="000000"/>
                    <w:right w:val="single" w:sz="18" w:space="0" w:color="000000"/>
                  </w:tcBorders>
                </w:tcPr>
                <w:p w14:paraId="0DEEF805" w14:textId="77777777" w:rsidR="00FF0B18" w:rsidRPr="00F71A9A" w:rsidRDefault="00FF0B18" w:rsidP="00FF0B18">
                  <w:pPr>
                    <w:spacing w:after="0" w:line="240" w:lineRule="auto"/>
                    <w:contextualSpacing/>
                    <w:rPr>
                      <w:rFonts w:ascii="Gill Sans MT" w:hAnsi="Gill Sans MT"/>
                      <w:i/>
                      <w:color w:val="A6A6A6" w:themeColor="background1" w:themeShade="A6"/>
                      <w:sz w:val="20"/>
                      <w:szCs w:val="20"/>
                    </w:rPr>
                  </w:pPr>
                </w:p>
              </w:tc>
            </w:tr>
            <w:tr w:rsidR="00FF0B18" w:rsidRPr="00F71A9A" w14:paraId="6A4502D3" w14:textId="77777777" w:rsidTr="00FF0B18">
              <w:trPr>
                <w:gridAfter w:val="1"/>
                <w:wAfter w:w="14" w:type="dxa"/>
                <w:trHeight w:val="20"/>
              </w:trPr>
              <w:tc>
                <w:tcPr>
                  <w:tcW w:w="730" w:type="dxa"/>
                  <w:tcBorders>
                    <w:top w:val="single" w:sz="4" w:space="0" w:color="000000"/>
                    <w:left w:val="single" w:sz="4" w:space="0" w:color="000000"/>
                    <w:bottom w:val="single" w:sz="4" w:space="0" w:color="000000"/>
                    <w:right w:val="single" w:sz="4" w:space="0" w:color="auto"/>
                  </w:tcBorders>
                </w:tcPr>
                <w:p w14:paraId="52CB792B" w14:textId="77777777" w:rsidR="00FF0B18" w:rsidRPr="00F71A9A" w:rsidRDefault="00FF0B18" w:rsidP="00FF0B18">
                  <w:pPr>
                    <w:spacing w:after="0" w:line="240" w:lineRule="auto"/>
                    <w:contextualSpacing/>
                    <w:rPr>
                      <w:rFonts w:ascii="Gill Sans MT" w:hAnsi="Gill Sans MT"/>
                      <w:w w:val="105"/>
                      <w:sz w:val="20"/>
                      <w:szCs w:val="20"/>
                    </w:rPr>
                  </w:pPr>
                  <w:r w:rsidRPr="00F71A9A">
                    <w:rPr>
                      <w:rFonts w:ascii="Gill Sans MT" w:hAnsi="Gill Sans MT"/>
                      <w:w w:val="105"/>
                      <w:sz w:val="20"/>
                      <w:szCs w:val="20"/>
                    </w:rPr>
                    <w:t>G5</w:t>
                  </w:r>
                </w:p>
              </w:tc>
              <w:tc>
                <w:tcPr>
                  <w:tcW w:w="8010" w:type="dxa"/>
                  <w:gridSpan w:val="3"/>
                  <w:tcBorders>
                    <w:top w:val="single" w:sz="4" w:space="0" w:color="000000"/>
                    <w:left w:val="single" w:sz="4" w:space="0" w:color="auto"/>
                    <w:bottom w:val="single" w:sz="4" w:space="0" w:color="000000"/>
                    <w:right w:val="single" w:sz="18" w:space="0" w:color="000000"/>
                  </w:tcBorders>
                </w:tcPr>
                <w:p w14:paraId="62F44D45" w14:textId="77777777" w:rsidR="00FF0B18" w:rsidRPr="00F71A9A" w:rsidRDefault="00FF0B18" w:rsidP="00FF0B18">
                  <w:pPr>
                    <w:spacing w:after="0" w:line="240" w:lineRule="auto"/>
                    <w:contextualSpacing/>
                    <w:rPr>
                      <w:rFonts w:ascii="Gill Sans MT" w:hAnsi="Gill Sans MT"/>
                      <w:w w:val="105"/>
                      <w:sz w:val="20"/>
                      <w:szCs w:val="20"/>
                    </w:rPr>
                  </w:pPr>
                  <w:r w:rsidRPr="00F71A9A">
                    <w:rPr>
                      <w:rFonts w:ascii="Gill Sans MT" w:hAnsi="Gill Sans MT"/>
                      <w:color w:val="000000"/>
                      <w:sz w:val="20"/>
                      <w:szCs w:val="20"/>
                    </w:rPr>
                    <w:t xml:space="preserve">How many members are in the forest committee?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no_vlc</w:t>
                  </w:r>
                  <w:proofErr w:type="spellEnd"/>
                  <w:r w:rsidRPr="00F71A9A">
                    <w:rPr>
                      <w:rFonts w:ascii="Gill Sans MT" w:hAnsi="Gill Sans MT"/>
                      <w:b/>
                      <w:color w:val="000000"/>
                      <w:sz w:val="20"/>
                      <w:szCs w:val="20"/>
                    </w:rPr>
                    <w:t>)</w:t>
                  </w:r>
                </w:p>
              </w:tc>
              <w:tc>
                <w:tcPr>
                  <w:tcW w:w="1336" w:type="dxa"/>
                  <w:gridSpan w:val="2"/>
                  <w:tcBorders>
                    <w:top w:val="single" w:sz="18" w:space="0" w:color="000000"/>
                    <w:left w:val="single" w:sz="18" w:space="0" w:color="000000"/>
                    <w:bottom w:val="single" w:sz="18" w:space="0" w:color="000000"/>
                    <w:right w:val="single" w:sz="18" w:space="0" w:color="000000"/>
                  </w:tcBorders>
                </w:tcPr>
                <w:p w14:paraId="51454A6C" w14:textId="77777777" w:rsidR="00FF0B18" w:rsidRPr="00F71A9A" w:rsidRDefault="00FF0B18" w:rsidP="00FF0B18">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FF0B18" w:rsidRPr="00F71A9A" w14:paraId="063D4E00" w14:textId="77777777" w:rsidTr="00FF0B18">
              <w:trPr>
                <w:gridAfter w:val="1"/>
                <w:wAfter w:w="14" w:type="dxa"/>
                <w:trHeight w:val="20"/>
              </w:trPr>
              <w:tc>
                <w:tcPr>
                  <w:tcW w:w="730" w:type="dxa"/>
                  <w:tcBorders>
                    <w:top w:val="single" w:sz="4" w:space="0" w:color="000000"/>
                    <w:left w:val="single" w:sz="4" w:space="0" w:color="000000"/>
                    <w:bottom w:val="single" w:sz="4" w:space="0" w:color="000000"/>
                    <w:right w:val="single" w:sz="4" w:space="0" w:color="auto"/>
                  </w:tcBorders>
                </w:tcPr>
                <w:p w14:paraId="748A4093" w14:textId="77777777" w:rsidR="00FF0B18" w:rsidRPr="00F71A9A" w:rsidRDefault="00FF0B18" w:rsidP="00FF0B18">
                  <w:pPr>
                    <w:spacing w:after="0" w:line="240" w:lineRule="auto"/>
                    <w:contextualSpacing/>
                    <w:rPr>
                      <w:rFonts w:ascii="Gill Sans MT" w:hAnsi="Gill Sans MT"/>
                      <w:w w:val="105"/>
                      <w:sz w:val="20"/>
                      <w:szCs w:val="20"/>
                    </w:rPr>
                  </w:pPr>
                  <w:r w:rsidRPr="00F71A9A">
                    <w:rPr>
                      <w:rFonts w:ascii="Gill Sans MT" w:hAnsi="Gill Sans MT"/>
                      <w:w w:val="105"/>
                      <w:sz w:val="20"/>
                      <w:szCs w:val="20"/>
                    </w:rPr>
                    <w:t>G6</w:t>
                  </w:r>
                </w:p>
              </w:tc>
              <w:tc>
                <w:tcPr>
                  <w:tcW w:w="8010" w:type="dxa"/>
                  <w:gridSpan w:val="3"/>
                  <w:tcBorders>
                    <w:top w:val="single" w:sz="4" w:space="0" w:color="000000"/>
                    <w:left w:val="single" w:sz="4" w:space="0" w:color="auto"/>
                    <w:bottom w:val="single" w:sz="4" w:space="0" w:color="000000"/>
                    <w:right w:val="single" w:sz="18" w:space="0" w:color="000000"/>
                  </w:tcBorders>
                </w:tcPr>
                <w:p w14:paraId="76DC4521" w14:textId="77777777" w:rsidR="00FF0B18" w:rsidRPr="00F71A9A" w:rsidRDefault="00FF0B18" w:rsidP="00FF0B18">
                  <w:pPr>
                    <w:spacing w:after="0" w:line="240" w:lineRule="auto"/>
                    <w:contextualSpacing/>
                    <w:rPr>
                      <w:rFonts w:ascii="Gill Sans MT" w:hAnsi="Gill Sans MT"/>
                      <w:w w:val="105"/>
                      <w:sz w:val="20"/>
                      <w:szCs w:val="20"/>
                    </w:rPr>
                  </w:pPr>
                  <w:r w:rsidRPr="00F71A9A">
                    <w:rPr>
                      <w:rFonts w:ascii="Gill Sans MT" w:hAnsi="Gill Sans MT"/>
                      <w:color w:val="000000"/>
                      <w:sz w:val="20"/>
                      <w:szCs w:val="20"/>
                    </w:rPr>
                    <w:t xml:space="preserve">How many members of the forest management committee are women?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no_vlc_fem</w:t>
                  </w:r>
                  <w:proofErr w:type="spellEnd"/>
                  <w:r w:rsidRPr="00F71A9A">
                    <w:rPr>
                      <w:rFonts w:ascii="Gill Sans MT" w:hAnsi="Gill Sans MT"/>
                      <w:b/>
                      <w:color w:val="000000"/>
                      <w:sz w:val="20"/>
                      <w:szCs w:val="20"/>
                    </w:rPr>
                    <w:t>)</w:t>
                  </w:r>
                </w:p>
              </w:tc>
              <w:tc>
                <w:tcPr>
                  <w:tcW w:w="1336" w:type="dxa"/>
                  <w:gridSpan w:val="2"/>
                  <w:tcBorders>
                    <w:top w:val="single" w:sz="18" w:space="0" w:color="000000"/>
                    <w:left w:val="single" w:sz="18" w:space="0" w:color="000000"/>
                    <w:bottom w:val="single" w:sz="18" w:space="0" w:color="000000"/>
                    <w:right w:val="single" w:sz="18" w:space="0" w:color="000000"/>
                  </w:tcBorders>
                </w:tcPr>
                <w:p w14:paraId="7B54FB65" w14:textId="77777777" w:rsidR="00FF0B18" w:rsidRPr="00F71A9A" w:rsidRDefault="00FF0B18" w:rsidP="00FF0B18">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FF0B18" w:rsidRPr="00F71A9A" w14:paraId="361D9E6A" w14:textId="77777777" w:rsidTr="00FF0B18">
              <w:trPr>
                <w:gridAfter w:val="1"/>
                <w:wAfter w:w="14" w:type="dxa"/>
                <w:trHeight w:val="20"/>
              </w:trPr>
              <w:tc>
                <w:tcPr>
                  <w:tcW w:w="730" w:type="dxa"/>
                  <w:tcBorders>
                    <w:top w:val="single" w:sz="4" w:space="0" w:color="000000"/>
                    <w:left w:val="single" w:sz="4" w:space="0" w:color="000000"/>
                    <w:bottom w:val="single" w:sz="4" w:space="0" w:color="000000"/>
                    <w:right w:val="single" w:sz="4" w:space="0" w:color="auto"/>
                  </w:tcBorders>
                </w:tcPr>
                <w:p w14:paraId="78E616A9" w14:textId="77777777" w:rsidR="00FF0B18" w:rsidRPr="00F71A9A" w:rsidRDefault="00FF0B18" w:rsidP="00FF0B18">
                  <w:pPr>
                    <w:spacing w:after="0" w:line="240" w:lineRule="auto"/>
                    <w:contextualSpacing/>
                    <w:rPr>
                      <w:rFonts w:ascii="Gill Sans MT" w:hAnsi="Gill Sans MT"/>
                      <w:w w:val="105"/>
                      <w:sz w:val="20"/>
                      <w:szCs w:val="20"/>
                    </w:rPr>
                  </w:pPr>
                  <w:r w:rsidRPr="00F71A9A">
                    <w:rPr>
                      <w:rFonts w:ascii="Gill Sans MT" w:hAnsi="Gill Sans MT"/>
                      <w:w w:val="105"/>
                      <w:sz w:val="20"/>
                      <w:szCs w:val="20"/>
                    </w:rPr>
                    <w:t>G7</w:t>
                  </w:r>
                </w:p>
              </w:tc>
              <w:tc>
                <w:tcPr>
                  <w:tcW w:w="8010" w:type="dxa"/>
                  <w:gridSpan w:val="3"/>
                  <w:tcBorders>
                    <w:top w:val="single" w:sz="4" w:space="0" w:color="000000"/>
                    <w:left w:val="single" w:sz="4" w:space="0" w:color="auto"/>
                    <w:bottom w:val="single" w:sz="4" w:space="0" w:color="000000"/>
                    <w:right w:val="single" w:sz="18" w:space="0" w:color="000000"/>
                  </w:tcBorders>
                </w:tcPr>
                <w:p w14:paraId="2E00483B" w14:textId="77777777" w:rsidR="00FF0B18" w:rsidRPr="00F71A9A" w:rsidRDefault="00FF0B18" w:rsidP="00FF0B18">
                  <w:pPr>
                    <w:spacing w:after="0" w:line="240" w:lineRule="auto"/>
                    <w:contextualSpacing/>
                    <w:rPr>
                      <w:rFonts w:ascii="Gill Sans MT" w:hAnsi="Gill Sans MT"/>
                      <w:w w:val="105"/>
                      <w:sz w:val="20"/>
                      <w:szCs w:val="20"/>
                    </w:rPr>
                  </w:pPr>
                  <w:r w:rsidRPr="00F71A9A">
                    <w:rPr>
                      <w:rFonts w:ascii="Gill Sans MT" w:hAnsi="Gill Sans MT"/>
                      <w:color w:val="000000"/>
                      <w:sz w:val="20"/>
                      <w:szCs w:val="20"/>
                    </w:rPr>
                    <w:t xml:space="preserve">How many members of the forest management committee are under the age of 35?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no_vlc_youth</w:t>
                  </w:r>
                  <w:proofErr w:type="spellEnd"/>
                  <w:r w:rsidRPr="00F71A9A">
                    <w:rPr>
                      <w:rFonts w:ascii="Gill Sans MT" w:hAnsi="Gill Sans MT"/>
                      <w:b/>
                      <w:color w:val="000000"/>
                      <w:sz w:val="20"/>
                      <w:szCs w:val="20"/>
                    </w:rPr>
                    <w:t>)</w:t>
                  </w:r>
                </w:p>
              </w:tc>
              <w:tc>
                <w:tcPr>
                  <w:tcW w:w="1336" w:type="dxa"/>
                  <w:gridSpan w:val="2"/>
                  <w:tcBorders>
                    <w:top w:val="single" w:sz="18" w:space="0" w:color="000000"/>
                    <w:left w:val="single" w:sz="18" w:space="0" w:color="000000"/>
                    <w:bottom w:val="single" w:sz="18" w:space="0" w:color="000000"/>
                    <w:right w:val="single" w:sz="18" w:space="0" w:color="000000"/>
                  </w:tcBorders>
                </w:tcPr>
                <w:p w14:paraId="5BDFDC91" w14:textId="77777777" w:rsidR="00FF0B18" w:rsidRPr="00F71A9A" w:rsidRDefault="00FF0B18" w:rsidP="00FF0B18">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FF0B18" w:rsidRPr="00F71A9A" w14:paraId="344F02C5" w14:textId="77777777" w:rsidTr="00FF0B18">
              <w:trPr>
                <w:gridAfter w:val="1"/>
                <w:wAfter w:w="14" w:type="dxa"/>
                <w:trHeight w:val="20"/>
              </w:trPr>
              <w:tc>
                <w:tcPr>
                  <w:tcW w:w="730" w:type="dxa"/>
                  <w:tcBorders>
                    <w:top w:val="single" w:sz="4" w:space="0" w:color="000000"/>
                    <w:left w:val="single" w:sz="4" w:space="0" w:color="000000"/>
                    <w:bottom w:val="single" w:sz="4" w:space="0" w:color="000000"/>
                    <w:right w:val="single" w:sz="4" w:space="0" w:color="auto"/>
                  </w:tcBorders>
                </w:tcPr>
                <w:p w14:paraId="29530607" w14:textId="77777777" w:rsidR="00FF0B18" w:rsidRPr="00F71A9A" w:rsidRDefault="00FF0B18" w:rsidP="00FF0B18">
                  <w:pPr>
                    <w:spacing w:after="0" w:line="240" w:lineRule="auto"/>
                    <w:contextualSpacing/>
                    <w:rPr>
                      <w:rFonts w:ascii="Gill Sans MT" w:hAnsi="Gill Sans MT"/>
                      <w:w w:val="105"/>
                      <w:sz w:val="20"/>
                      <w:szCs w:val="20"/>
                    </w:rPr>
                  </w:pPr>
                  <w:r w:rsidRPr="00F71A9A">
                    <w:rPr>
                      <w:rFonts w:ascii="Gill Sans MT" w:hAnsi="Gill Sans MT"/>
                      <w:w w:val="105"/>
                      <w:sz w:val="20"/>
                      <w:szCs w:val="20"/>
                    </w:rPr>
                    <w:t>G8</w:t>
                  </w:r>
                </w:p>
              </w:tc>
              <w:tc>
                <w:tcPr>
                  <w:tcW w:w="8010" w:type="dxa"/>
                  <w:gridSpan w:val="3"/>
                  <w:tcBorders>
                    <w:top w:val="single" w:sz="4" w:space="0" w:color="000000"/>
                    <w:left w:val="single" w:sz="4" w:space="0" w:color="auto"/>
                    <w:bottom w:val="single" w:sz="4" w:space="0" w:color="000000"/>
                    <w:right w:val="single" w:sz="18" w:space="0" w:color="000000"/>
                  </w:tcBorders>
                </w:tcPr>
                <w:p w14:paraId="711AF2E3" w14:textId="77777777" w:rsidR="00FF0B18" w:rsidRPr="00F71A9A" w:rsidRDefault="00FF0B18" w:rsidP="00FF0B18">
                  <w:pPr>
                    <w:spacing w:after="0" w:line="240" w:lineRule="auto"/>
                    <w:contextualSpacing/>
                    <w:rPr>
                      <w:rFonts w:ascii="Gill Sans MT" w:hAnsi="Gill Sans MT"/>
                      <w:w w:val="105"/>
                      <w:sz w:val="20"/>
                      <w:szCs w:val="20"/>
                    </w:rPr>
                  </w:pPr>
                  <w:r w:rsidRPr="00F71A9A">
                    <w:rPr>
                      <w:rFonts w:ascii="Gill Sans MT" w:hAnsi="Gill Sans MT"/>
                      <w:color w:val="000000"/>
                      <w:sz w:val="20"/>
                      <w:szCs w:val="20"/>
                    </w:rPr>
                    <w:t xml:space="preserve">In the past year, how many forest management related meetings were held in your village?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hvmeet</w:t>
                  </w:r>
                  <w:proofErr w:type="spellEnd"/>
                  <w:r w:rsidRPr="00F71A9A">
                    <w:rPr>
                      <w:rFonts w:ascii="Gill Sans MT" w:hAnsi="Gill Sans MT"/>
                      <w:b/>
                      <w:color w:val="000000"/>
                      <w:sz w:val="20"/>
                      <w:szCs w:val="20"/>
                    </w:rPr>
                    <w:t>)</w:t>
                  </w:r>
                </w:p>
              </w:tc>
              <w:tc>
                <w:tcPr>
                  <w:tcW w:w="1336" w:type="dxa"/>
                  <w:gridSpan w:val="2"/>
                  <w:tcBorders>
                    <w:top w:val="single" w:sz="18" w:space="0" w:color="000000"/>
                    <w:left w:val="single" w:sz="18" w:space="0" w:color="000000"/>
                    <w:bottom w:val="single" w:sz="18" w:space="0" w:color="000000"/>
                    <w:right w:val="single" w:sz="18" w:space="0" w:color="000000"/>
                  </w:tcBorders>
                </w:tcPr>
                <w:p w14:paraId="31E4DF15" w14:textId="77777777" w:rsidR="00FF0B18" w:rsidRPr="00F71A9A" w:rsidRDefault="00FF0B18" w:rsidP="00FF0B18">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bl>
          <w:p w14:paraId="7DF1EFB0" w14:textId="0E691031" w:rsidR="00FC5174" w:rsidRPr="00F71A9A" w:rsidRDefault="00FC5174" w:rsidP="00E57FAE">
            <w:pPr>
              <w:rPr>
                <w:rFonts w:ascii="Gill Sans MT" w:hAnsi="Gill Sans MT"/>
                <w:w w:val="105"/>
                <w:sz w:val="20"/>
                <w:szCs w:val="20"/>
              </w:rPr>
            </w:pPr>
            <w:r w:rsidRPr="00F71A9A">
              <w:rPr>
                <w:rFonts w:ascii="Gill Sans MT" w:hAnsi="Gill Sans MT"/>
                <w:w w:val="105"/>
                <w:sz w:val="20"/>
                <w:szCs w:val="20"/>
              </w:rPr>
              <w:t>F.16h</w:t>
            </w:r>
          </w:p>
        </w:tc>
        <w:tc>
          <w:tcPr>
            <w:tcW w:w="7261" w:type="dxa"/>
            <w:tcBorders>
              <w:top w:val="single" w:sz="4" w:space="0" w:color="000000"/>
              <w:left w:val="single" w:sz="4" w:space="0" w:color="auto"/>
              <w:bottom w:val="single" w:sz="4" w:space="0" w:color="auto"/>
              <w:right w:val="single" w:sz="18" w:space="0" w:color="000000"/>
            </w:tcBorders>
          </w:tcPr>
          <w:p w14:paraId="45852CD9" w14:textId="77777777" w:rsidR="00FC5174" w:rsidRPr="00F71A9A" w:rsidRDefault="00FC5174" w:rsidP="00E57FAE">
            <w:pPr>
              <w:spacing w:after="0"/>
              <w:rPr>
                <w:rFonts w:ascii="Gill Sans MT" w:hAnsi="Gill Sans MT"/>
                <w:w w:val="105"/>
                <w:sz w:val="20"/>
                <w:szCs w:val="20"/>
              </w:rPr>
            </w:pPr>
            <w:r w:rsidRPr="00F71A9A">
              <w:rPr>
                <w:rFonts w:ascii="Gill Sans MT" w:hAnsi="Gill Sans MT"/>
                <w:w w:val="105"/>
                <w:sz w:val="20"/>
                <w:szCs w:val="20"/>
              </w:rPr>
              <w:t>Salary jobs</w:t>
            </w:r>
          </w:p>
          <w:p w14:paraId="211648B1" w14:textId="77777777" w:rsidR="00FC5174" w:rsidRPr="00F71A9A" w:rsidRDefault="00FC5174" w:rsidP="00E57FAE">
            <w:pPr>
              <w:spacing w:after="0"/>
              <w:rPr>
                <w:rFonts w:ascii="Gill Sans MT" w:hAnsi="Gill Sans MT"/>
                <w:w w:val="105"/>
                <w:sz w:val="20"/>
                <w:szCs w:val="20"/>
              </w:rPr>
            </w:pPr>
          </w:p>
          <w:p w14:paraId="6EEF6931" w14:textId="77777777" w:rsidR="00FC5174" w:rsidRPr="00F71A9A" w:rsidRDefault="00FC5174" w:rsidP="00E57FAE">
            <w:pPr>
              <w:spacing w:after="0"/>
              <w:rPr>
                <w:rFonts w:ascii="Gill Sans MT" w:hAnsi="Gill Sans MT"/>
                <w:w w:val="105"/>
                <w:sz w:val="20"/>
                <w:szCs w:val="20"/>
              </w:rPr>
            </w:pPr>
          </w:p>
          <w:p w14:paraId="71A37429" w14:textId="77777777" w:rsidR="00FC5174" w:rsidRPr="00F71A9A" w:rsidRDefault="00FC5174" w:rsidP="00E57FAE">
            <w:pPr>
              <w:spacing w:after="0"/>
              <w:rPr>
                <w:rFonts w:ascii="Gill Sans MT" w:hAnsi="Gill Sans MT"/>
                <w:w w:val="105"/>
                <w:sz w:val="20"/>
                <w:szCs w:val="20"/>
              </w:rPr>
            </w:pPr>
          </w:p>
        </w:tc>
        <w:tc>
          <w:tcPr>
            <w:tcW w:w="1919" w:type="dxa"/>
            <w:tcBorders>
              <w:top w:val="single" w:sz="18" w:space="0" w:color="000000"/>
              <w:left w:val="single" w:sz="18" w:space="0" w:color="000000"/>
              <w:bottom w:val="single" w:sz="4" w:space="0" w:color="auto"/>
              <w:right w:val="single" w:sz="18" w:space="0" w:color="000000"/>
            </w:tcBorders>
          </w:tcPr>
          <w:p w14:paraId="26AC305F" w14:textId="77777777" w:rsidR="00FC5174" w:rsidRPr="00F71A9A" w:rsidRDefault="00FC5174" w:rsidP="00E57FAE">
            <w:pPr>
              <w:spacing w:after="0"/>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FC5174" w:rsidRPr="00F71A9A" w14:paraId="6B569564" w14:textId="77777777" w:rsidTr="00E57FAE">
        <w:trPr>
          <w:trHeight w:hRule="exact" w:val="550"/>
        </w:trPr>
        <w:tc>
          <w:tcPr>
            <w:tcW w:w="664" w:type="dxa"/>
            <w:tcBorders>
              <w:top w:val="single" w:sz="4" w:space="0" w:color="auto"/>
              <w:left w:val="single" w:sz="4" w:space="0" w:color="000000"/>
              <w:bottom w:val="single" w:sz="4" w:space="0" w:color="000000"/>
              <w:right w:val="single" w:sz="4" w:space="0" w:color="auto"/>
            </w:tcBorders>
          </w:tcPr>
          <w:p w14:paraId="44F6C674" w14:textId="3C8E419F" w:rsidR="00FC5174" w:rsidRPr="00F71A9A" w:rsidRDefault="00FC5174" w:rsidP="00E57FAE">
            <w:pPr>
              <w:rPr>
                <w:rFonts w:ascii="Gill Sans MT" w:hAnsi="Gill Sans MT"/>
                <w:w w:val="105"/>
                <w:sz w:val="20"/>
                <w:szCs w:val="20"/>
              </w:rPr>
            </w:pPr>
            <w:r w:rsidRPr="00F71A9A">
              <w:rPr>
                <w:rFonts w:ascii="Gill Sans MT" w:hAnsi="Gill Sans MT"/>
                <w:w w:val="105"/>
                <w:sz w:val="20"/>
                <w:szCs w:val="20"/>
              </w:rPr>
              <w:t xml:space="preserve">f.16i </w:t>
            </w:r>
          </w:p>
        </w:tc>
        <w:tc>
          <w:tcPr>
            <w:tcW w:w="7261" w:type="dxa"/>
            <w:tcBorders>
              <w:top w:val="single" w:sz="4" w:space="0" w:color="auto"/>
              <w:left w:val="single" w:sz="4" w:space="0" w:color="auto"/>
              <w:bottom w:val="single" w:sz="4" w:space="0" w:color="000000"/>
              <w:right w:val="single" w:sz="18" w:space="0" w:color="000000"/>
            </w:tcBorders>
          </w:tcPr>
          <w:p w14:paraId="4A283811" w14:textId="6637DC3C" w:rsidR="00FC5174" w:rsidRPr="00F71A9A" w:rsidRDefault="00490AD9" w:rsidP="00E57FAE">
            <w:pPr>
              <w:spacing w:after="0"/>
              <w:rPr>
                <w:rFonts w:ascii="Gill Sans MT" w:hAnsi="Gill Sans MT"/>
                <w:w w:val="105"/>
                <w:sz w:val="20"/>
                <w:szCs w:val="20"/>
              </w:rPr>
            </w:pPr>
            <w:r w:rsidRPr="00F71A9A">
              <w:rPr>
                <w:rFonts w:ascii="Gill Sans MT" w:hAnsi="Gill Sans MT"/>
                <w:w w:val="105"/>
                <w:sz w:val="20"/>
                <w:szCs w:val="20"/>
              </w:rPr>
              <w:t>Enhanced a</w:t>
            </w:r>
            <w:r w:rsidR="00FC5174" w:rsidRPr="00F71A9A">
              <w:rPr>
                <w:rFonts w:ascii="Gill Sans MT" w:hAnsi="Gill Sans MT"/>
                <w:w w:val="105"/>
                <w:sz w:val="20"/>
                <w:szCs w:val="20"/>
              </w:rPr>
              <w:t xml:space="preserve">ccess to markets to sell crops or products  </w:t>
            </w:r>
          </w:p>
        </w:tc>
        <w:tc>
          <w:tcPr>
            <w:tcW w:w="1919" w:type="dxa"/>
            <w:tcBorders>
              <w:top w:val="single" w:sz="4" w:space="0" w:color="auto"/>
              <w:left w:val="single" w:sz="18" w:space="0" w:color="000000"/>
              <w:bottom w:val="single" w:sz="18" w:space="0" w:color="000000"/>
              <w:right w:val="single" w:sz="18" w:space="0" w:color="000000"/>
            </w:tcBorders>
          </w:tcPr>
          <w:p w14:paraId="03FBBB8C" w14:textId="77777777" w:rsidR="00FC5174" w:rsidRPr="00F71A9A" w:rsidRDefault="00FC5174" w:rsidP="00E57FAE">
            <w:pPr>
              <w:spacing w:after="0"/>
              <w:rPr>
                <w:rFonts w:ascii="Gill Sans MT" w:hAnsi="Gill Sans MT"/>
                <w:i/>
                <w:color w:val="A6A6A6" w:themeColor="background1" w:themeShade="A6"/>
                <w:sz w:val="20"/>
                <w:szCs w:val="20"/>
              </w:rPr>
            </w:pPr>
          </w:p>
        </w:tc>
      </w:tr>
    </w:tbl>
    <w:p w14:paraId="25BB1227" w14:textId="77777777" w:rsidR="00FC5174" w:rsidRPr="00F71A9A" w:rsidRDefault="00FC5174" w:rsidP="00341470">
      <w:pPr>
        <w:rPr>
          <w:rFonts w:ascii="Gill Sans MT" w:eastAsia="Times New Roman" w:hAnsi="Gill Sans MT" w:cs="Times New Roman"/>
          <w:b/>
          <w:bCs/>
          <w:color w:val="000000"/>
          <w:sz w:val="20"/>
          <w:szCs w:val="20"/>
        </w:rPr>
      </w:pPr>
    </w:p>
    <w:p w14:paraId="0BA58F77" w14:textId="7EB75EF7" w:rsidR="002260EB" w:rsidRPr="00F71A9A" w:rsidRDefault="001630B2" w:rsidP="002260EB">
      <w:pPr>
        <w:pStyle w:val="Header"/>
        <w:tabs>
          <w:tab w:val="clear" w:pos="4680"/>
          <w:tab w:val="clear" w:pos="9360"/>
        </w:tabs>
        <w:contextualSpacing/>
        <w:rPr>
          <w:rFonts w:ascii="Gill Sans MT" w:eastAsia="Times New Roman" w:hAnsi="Gill Sans MT" w:cs="Times New Roman"/>
          <w:b/>
          <w:bCs/>
          <w:color w:val="000000"/>
          <w:sz w:val="20"/>
          <w:szCs w:val="20"/>
        </w:rPr>
      </w:pPr>
      <w:r w:rsidRPr="00F71A9A">
        <w:rPr>
          <w:rFonts w:ascii="Gill Sans MT" w:eastAsia="Times New Roman" w:hAnsi="Gill Sans MT" w:cs="Times New Roman"/>
          <w:b/>
          <w:bCs/>
          <w:color w:val="000000"/>
          <w:sz w:val="20"/>
          <w:szCs w:val="20"/>
        </w:rPr>
        <w:t>G</w:t>
      </w:r>
      <w:r w:rsidR="002260EB" w:rsidRPr="00F71A9A">
        <w:rPr>
          <w:rFonts w:ascii="Gill Sans MT" w:eastAsia="Times New Roman" w:hAnsi="Gill Sans MT" w:cs="Times New Roman"/>
          <w:b/>
          <w:bCs/>
          <w:color w:val="000000"/>
          <w:sz w:val="20"/>
          <w:szCs w:val="20"/>
        </w:rPr>
        <w:t xml:space="preserve">.FOREST MANAGEMENT </w:t>
      </w:r>
    </w:p>
    <w:p w14:paraId="001A83B8" w14:textId="2B2EBA9C" w:rsidR="00536957" w:rsidRDefault="002260EB" w:rsidP="00FF0B18">
      <w:pPr>
        <w:pStyle w:val="Header"/>
        <w:tabs>
          <w:tab w:val="clear" w:pos="4680"/>
          <w:tab w:val="clear" w:pos="9360"/>
        </w:tabs>
        <w:contextualSpacing/>
        <w:rPr>
          <w:rFonts w:ascii="Gill Sans MT" w:eastAsia="Calibri" w:hAnsi="Gill Sans MT" w:cs="Times New Roman"/>
          <w:sz w:val="20"/>
          <w:szCs w:val="20"/>
        </w:rPr>
      </w:pPr>
      <w:r w:rsidRPr="00F71A9A">
        <w:rPr>
          <w:rFonts w:ascii="Gill Sans MT" w:eastAsia="Calibri" w:hAnsi="Gill Sans MT" w:cs="Times New Roman"/>
          <w:sz w:val="20"/>
          <w:szCs w:val="20"/>
        </w:rPr>
        <w:t xml:space="preserve">Next, I am going to ask a series of questions about forest land management </w:t>
      </w:r>
    </w:p>
    <w:p w14:paraId="0C1D030E" w14:textId="77777777" w:rsidR="007D0669" w:rsidRPr="00297EDA" w:rsidRDefault="007D0669" w:rsidP="007D0669">
      <w:pPr>
        <w:spacing w:line="240" w:lineRule="auto"/>
        <w:contextualSpacing/>
        <w:rPr>
          <w:rFonts w:ascii="Gill Sans MT" w:hAnsi="Gill Sans MT"/>
          <w:color w:val="000000" w:themeColor="text1"/>
          <w:sz w:val="20"/>
          <w:szCs w:val="20"/>
        </w:rPr>
      </w:pPr>
    </w:p>
    <w:tbl>
      <w:tblPr>
        <w:tblW w:w="10080" w:type="dxa"/>
        <w:tblInd w:w="-5" w:type="dxa"/>
        <w:tblLayout w:type="fixed"/>
        <w:tblCellMar>
          <w:left w:w="0" w:type="dxa"/>
          <w:right w:w="0" w:type="dxa"/>
        </w:tblCellMar>
        <w:tblLook w:val="0000" w:firstRow="0" w:lastRow="0" w:firstColumn="0" w:lastColumn="0" w:noHBand="0" w:noVBand="0"/>
      </w:tblPr>
      <w:tblGrid>
        <w:gridCol w:w="211"/>
        <w:gridCol w:w="6081"/>
        <w:gridCol w:w="3788"/>
        <w:tblGridChange w:id="112">
          <w:tblGrid>
            <w:gridCol w:w="211"/>
            <w:gridCol w:w="6081"/>
            <w:gridCol w:w="3788"/>
          </w:tblGrid>
        </w:tblGridChange>
      </w:tblGrid>
      <w:tr w:rsidR="007D0669" w:rsidRPr="00297EDA" w14:paraId="11309B12" w14:textId="77777777" w:rsidTr="00C710F5">
        <w:trPr>
          <w:trHeight w:val="2141"/>
        </w:trPr>
        <w:tc>
          <w:tcPr>
            <w:tcW w:w="211" w:type="dxa"/>
            <w:tcBorders>
              <w:top w:val="single" w:sz="4" w:space="0" w:color="000000"/>
              <w:left w:val="single" w:sz="4" w:space="0" w:color="000000"/>
              <w:bottom w:val="single" w:sz="4" w:space="0" w:color="auto"/>
              <w:right w:val="single" w:sz="4" w:space="0" w:color="000000"/>
            </w:tcBorders>
          </w:tcPr>
          <w:p w14:paraId="500AE79B"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6081" w:type="dxa"/>
            <w:tcBorders>
              <w:top w:val="single" w:sz="4" w:space="0" w:color="000000"/>
              <w:left w:val="single" w:sz="4" w:space="0" w:color="000000"/>
              <w:bottom w:val="single" w:sz="4" w:space="0" w:color="auto"/>
            </w:tcBorders>
          </w:tcPr>
          <w:p w14:paraId="4D641600"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Who is primarily responsible for making rules about what community members can and cannot do in forests/wooded areas?</w:t>
            </w:r>
          </w:p>
          <w:p w14:paraId="13ACDF09" w14:textId="77777777" w:rsidR="007D0669" w:rsidRPr="00297EDA" w:rsidRDefault="007D0669" w:rsidP="007D0669">
            <w:pPr>
              <w:spacing w:line="240" w:lineRule="auto"/>
              <w:contextualSpacing/>
              <w:rPr>
                <w:rFonts w:ascii="Gill Sans MT" w:hAnsi="Gill Sans MT"/>
                <w:sz w:val="20"/>
                <w:szCs w:val="20"/>
              </w:rPr>
            </w:pPr>
          </w:p>
          <w:p w14:paraId="69F5185C" w14:textId="77777777" w:rsidR="007D0669" w:rsidRPr="00297EDA" w:rsidRDefault="007D0669" w:rsidP="007D0669">
            <w:pPr>
              <w:spacing w:line="240" w:lineRule="auto"/>
              <w:contextualSpacing/>
              <w:rPr>
                <w:rFonts w:ascii="Gill Sans MT" w:hAnsi="Gill Sans MT"/>
                <w:sz w:val="20"/>
                <w:szCs w:val="20"/>
              </w:rPr>
            </w:pPr>
          </w:p>
          <w:p w14:paraId="7AB4752F" w14:textId="77777777" w:rsidR="007D0669" w:rsidRPr="00297EDA" w:rsidRDefault="007D0669" w:rsidP="007D0669">
            <w:pPr>
              <w:spacing w:line="240" w:lineRule="auto"/>
              <w:contextualSpacing/>
              <w:rPr>
                <w:rFonts w:ascii="Gill Sans MT" w:hAnsi="Gill Sans MT"/>
                <w:color w:val="000000" w:themeColor="text1"/>
                <w:sz w:val="20"/>
                <w:szCs w:val="20"/>
              </w:rPr>
            </w:pPr>
          </w:p>
          <w:p w14:paraId="78007E43" w14:textId="77777777" w:rsidR="007D0669" w:rsidRPr="00297EDA" w:rsidRDefault="007D0669" w:rsidP="007D0669">
            <w:pPr>
              <w:spacing w:line="240" w:lineRule="auto"/>
              <w:contextualSpacing/>
              <w:rPr>
                <w:rFonts w:ascii="Gill Sans MT" w:hAnsi="Gill Sans MT"/>
                <w:color w:val="000000" w:themeColor="text1"/>
                <w:sz w:val="20"/>
                <w:szCs w:val="20"/>
              </w:rPr>
            </w:pPr>
          </w:p>
          <w:p w14:paraId="45F8C9A6" w14:textId="77777777" w:rsidR="007D0669" w:rsidRPr="00297EDA" w:rsidRDefault="007D0669" w:rsidP="007D0669">
            <w:pPr>
              <w:spacing w:line="240" w:lineRule="auto"/>
              <w:contextualSpacing/>
              <w:rPr>
                <w:rFonts w:ascii="Gill Sans MT" w:hAnsi="Gill Sans MT"/>
                <w:color w:val="000000" w:themeColor="text1"/>
                <w:sz w:val="20"/>
                <w:szCs w:val="20"/>
              </w:rPr>
            </w:pPr>
          </w:p>
        </w:tc>
        <w:tc>
          <w:tcPr>
            <w:tcW w:w="3788" w:type="dxa"/>
            <w:tcBorders>
              <w:top w:val="single" w:sz="4" w:space="0" w:color="000000"/>
              <w:bottom w:val="single" w:sz="4" w:space="0" w:color="auto"/>
              <w:right w:val="single" w:sz="18" w:space="0" w:color="000000"/>
            </w:tcBorders>
          </w:tcPr>
          <w:p w14:paraId="745CC223" w14:textId="77777777" w:rsidR="007D0669" w:rsidRPr="00297EDA" w:rsidRDefault="007D0669" w:rsidP="007D0669">
            <w:pPr>
              <w:spacing w:line="240" w:lineRule="auto"/>
              <w:contextualSpacing/>
              <w:rPr>
                <w:rFonts w:ascii="Gill Sans MT" w:eastAsia="Calibri" w:hAnsi="Gill Sans MT" w:cs="Times New Roman"/>
                <w:sz w:val="20"/>
                <w:szCs w:val="20"/>
              </w:rPr>
            </w:pPr>
            <w:r w:rsidRPr="00297EDA">
              <w:rPr>
                <w:rFonts w:ascii="Gill Sans MT" w:eastAsia="Calibri" w:hAnsi="Gill Sans MT" w:cs="Times New Roman"/>
                <w:sz w:val="20"/>
                <w:szCs w:val="20"/>
              </w:rPr>
              <w:t>1=Headman</w:t>
            </w:r>
          </w:p>
          <w:p w14:paraId="2590BAF1" w14:textId="77777777" w:rsidR="007D0669" w:rsidRPr="00297EDA" w:rsidRDefault="007D0669" w:rsidP="007D0669">
            <w:pPr>
              <w:spacing w:line="240" w:lineRule="auto"/>
              <w:contextualSpacing/>
              <w:rPr>
                <w:rFonts w:ascii="Gill Sans MT" w:eastAsia="Calibri" w:hAnsi="Gill Sans MT" w:cs="Times New Roman"/>
                <w:sz w:val="20"/>
                <w:szCs w:val="20"/>
              </w:rPr>
            </w:pPr>
            <w:r w:rsidRPr="00297EDA">
              <w:rPr>
                <w:rFonts w:ascii="Gill Sans MT" w:eastAsia="Calibri" w:hAnsi="Gill Sans MT" w:cs="Times New Roman"/>
                <w:sz w:val="20"/>
                <w:szCs w:val="20"/>
              </w:rPr>
              <w:t>2=</w:t>
            </w:r>
            <w:proofErr w:type="spellStart"/>
            <w:r w:rsidRPr="00297EDA">
              <w:rPr>
                <w:rFonts w:ascii="Gill Sans MT" w:eastAsia="Calibri" w:hAnsi="Gill Sans MT" w:cs="Times New Roman"/>
                <w:sz w:val="20"/>
                <w:szCs w:val="20"/>
              </w:rPr>
              <w:t>Induna</w:t>
            </w:r>
            <w:proofErr w:type="spellEnd"/>
          </w:p>
          <w:p w14:paraId="3C607DB4" w14:textId="77777777" w:rsidR="007D0669" w:rsidRPr="00297EDA" w:rsidRDefault="007D0669" w:rsidP="007D0669">
            <w:pPr>
              <w:spacing w:line="240" w:lineRule="auto"/>
              <w:contextualSpacing/>
              <w:rPr>
                <w:rFonts w:ascii="Gill Sans MT" w:eastAsia="Calibri" w:hAnsi="Gill Sans MT" w:cs="Times New Roman"/>
                <w:sz w:val="20"/>
                <w:szCs w:val="20"/>
              </w:rPr>
            </w:pPr>
            <w:r w:rsidRPr="00297EDA">
              <w:rPr>
                <w:rFonts w:ascii="Gill Sans MT" w:eastAsia="Calibri" w:hAnsi="Gill Sans MT" w:cs="Times New Roman"/>
                <w:sz w:val="20"/>
                <w:szCs w:val="20"/>
              </w:rPr>
              <w:t>3=Chief</w:t>
            </w:r>
          </w:p>
          <w:p w14:paraId="5CC3272C" w14:textId="77777777" w:rsidR="007D0669" w:rsidRPr="00297EDA" w:rsidRDefault="007D0669" w:rsidP="007D0669">
            <w:pPr>
              <w:spacing w:line="240" w:lineRule="auto"/>
              <w:contextualSpacing/>
              <w:rPr>
                <w:rFonts w:ascii="Gill Sans MT" w:eastAsia="Calibri" w:hAnsi="Gill Sans MT" w:cs="Times New Roman"/>
                <w:sz w:val="20"/>
                <w:szCs w:val="20"/>
              </w:rPr>
            </w:pPr>
            <w:r w:rsidRPr="00297EDA">
              <w:rPr>
                <w:rFonts w:ascii="Gill Sans MT" w:eastAsia="Calibri" w:hAnsi="Gill Sans MT" w:cs="Times New Roman"/>
                <w:sz w:val="20"/>
                <w:szCs w:val="20"/>
              </w:rPr>
              <w:t>4=Elders</w:t>
            </w:r>
          </w:p>
          <w:p w14:paraId="45C2B972" w14:textId="77777777" w:rsidR="007D0669" w:rsidRPr="00297EDA" w:rsidRDefault="007D0669" w:rsidP="007D0669">
            <w:pPr>
              <w:spacing w:line="240" w:lineRule="auto"/>
              <w:contextualSpacing/>
              <w:rPr>
                <w:rFonts w:ascii="Gill Sans MT" w:eastAsia="Calibri" w:hAnsi="Gill Sans MT" w:cs="Times New Roman"/>
                <w:sz w:val="20"/>
                <w:szCs w:val="20"/>
              </w:rPr>
            </w:pPr>
            <w:r w:rsidRPr="00297EDA">
              <w:rPr>
                <w:rFonts w:ascii="Gill Sans MT" w:eastAsia="Calibri" w:hAnsi="Gill Sans MT" w:cs="Times New Roman"/>
                <w:sz w:val="20"/>
                <w:szCs w:val="20"/>
              </w:rPr>
              <w:t>5=Community Resource Board</w:t>
            </w:r>
          </w:p>
          <w:p w14:paraId="5A512AEC" w14:textId="77777777" w:rsidR="007D0669" w:rsidRPr="00297EDA" w:rsidRDefault="007D0669" w:rsidP="007D0669">
            <w:pPr>
              <w:spacing w:line="240" w:lineRule="auto"/>
              <w:contextualSpacing/>
              <w:rPr>
                <w:rFonts w:ascii="Gill Sans MT" w:eastAsia="Calibri" w:hAnsi="Gill Sans MT" w:cs="Times New Roman"/>
                <w:sz w:val="20"/>
                <w:szCs w:val="20"/>
              </w:rPr>
            </w:pPr>
            <w:r w:rsidRPr="00297EDA">
              <w:rPr>
                <w:rFonts w:ascii="Gill Sans MT" w:eastAsia="Calibri" w:hAnsi="Gill Sans MT" w:cs="Times New Roman"/>
                <w:sz w:val="20"/>
                <w:szCs w:val="20"/>
              </w:rPr>
              <w:t>6=Local government</w:t>
            </w:r>
          </w:p>
          <w:p w14:paraId="76E877C6" w14:textId="77777777" w:rsidR="007D0669" w:rsidRPr="00297EDA" w:rsidRDefault="007D0669" w:rsidP="007D0669">
            <w:pPr>
              <w:spacing w:line="240" w:lineRule="auto"/>
              <w:contextualSpacing/>
              <w:rPr>
                <w:rFonts w:ascii="Gill Sans MT" w:eastAsia="Calibri" w:hAnsi="Gill Sans MT" w:cs="Times New Roman"/>
                <w:sz w:val="20"/>
                <w:szCs w:val="20"/>
              </w:rPr>
            </w:pPr>
            <w:r w:rsidRPr="00297EDA">
              <w:rPr>
                <w:rFonts w:ascii="Gill Sans MT" w:eastAsia="Calibri" w:hAnsi="Gill Sans MT" w:cs="Times New Roman"/>
                <w:sz w:val="20"/>
                <w:szCs w:val="20"/>
              </w:rPr>
              <w:t>7=DFO</w:t>
            </w:r>
          </w:p>
          <w:p w14:paraId="4F47D12D" w14:textId="77777777" w:rsidR="007D0669" w:rsidRPr="00297EDA" w:rsidRDefault="007D0669" w:rsidP="007D0669">
            <w:pPr>
              <w:spacing w:line="240" w:lineRule="auto"/>
              <w:contextualSpacing/>
              <w:rPr>
                <w:rFonts w:ascii="Gill Sans MT" w:hAnsi="Gill Sans MT"/>
                <w:sz w:val="20"/>
                <w:szCs w:val="20"/>
              </w:rPr>
            </w:pPr>
            <w:r w:rsidRPr="00297EDA">
              <w:rPr>
                <w:rFonts w:ascii="Gill Sans MT" w:eastAsia="Calibri" w:hAnsi="Gill Sans MT" w:cs="Times New Roman"/>
                <w:sz w:val="20"/>
                <w:szCs w:val="20"/>
              </w:rPr>
              <w:t xml:space="preserve">97=Other, please specify </w:t>
            </w:r>
          </w:p>
        </w:tc>
      </w:tr>
      <w:tr w:rsidR="007D0669" w:rsidRPr="00297EDA" w14:paraId="395B0400" w14:textId="77777777" w:rsidTr="00B028B3">
        <w:tblPrEx>
          <w:tblW w:w="10080" w:type="dxa"/>
          <w:tblInd w:w="-5" w:type="dxa"/>
          <w:tblLayout w:type="fixed"/>
          <w:tblCellMar>
            <w:left w:w="0" w:type="dxa"/>
            <w:right w:w="0" w:type="dxa"/>
          </w:tblCellMar>
          <w:tblLook w:val="0000" w:firstRow="0" w:lastRow="0" w:firstColumn="0" w:lastColumn="0" w:noHBand="0" w:noVBand="0"/>
          <w:tblPrExChange w:id="113" w:author="Heather Huntington" w:date="2014-11-18T10:15:00Z">
            <w:tblPrEx>
              <w:tblW w:w="10080" w:type="dxa"/>
              <w:tblInd w:w="-5" w:type="dxa"/>
              <w:tblLayout w:type="fixed"/>
              <w:tblCellMar>
                <w:left w:w="0" w:type="dxa"/>
                <w:right w:w="0" w:type="dxa"/>
              </w:tblCellMar>
              <w:tblLook w:val="0000" w:firstRow="0" w:lastRow="0" w:firstColumn="0" w:lastColumn="0" w:noHBand="0" w:noVBand="0"/>
            </w:tblPrEx>
          </w:tblPrExChange>
        </w:tblPrEx>
        <w:trPr>
          <w:trHeight w:val="1970"/>
          <w:trPrChange w:id="114" w:author="Heather Huntington" w:date="2014-11-18T10:15:00Z">
            <w:trPr>
              <w:trHeight w:val="2720"/>
            </w:trPr>
          </w:trPrChange>
        </w:trPr>
        <w:tc>
          <w:tcPr>
            <w:tcW w:w="211" w:type="dxa"/>
            <w:tcBorders>
              <w:top w:val="single" w:sz="4" w:space="0" w:color="auto"/>
              <w:left w:val="single" w:sz="4" w:space="0" w:color="000000"/>
              <w:bottom w:val="single" w:sz="4" w:space="0" w:color="auto"/>
              <w:right w:val="single" w:sz="4" w:space="0" w:color="000000"/>
            </w:tcBorders>
            <w:tcPrChange w:id="115" w:author="Heather Huntington" w:date="2014-11-18T10:15:00Z">
              <w:tcPr>
                <w:tcW w:w="211" w:type="dxa"/>
                <w:tcBorders>
                  <w:top w:val="single" w:sz="4" w:space="0" w:color="auto"/>
                  <w:left w:val="single" w:sz="4" w:space="0" w:color="000000"/>
                  <w:bottom w:val="single" w:sz="4" w:space="0" w:color="auto"/>
                  <w:right w:val="single" w:sz="4" w:space="0" w:color="000000"/>
                </w:tcBorders>
              </w:tcPr>
            </w:tcPrChange>
          </w:tcPr>
          <w:p w14:paraId="10B9AE59"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6081" w:type="dxa"/>
            <w:tcBorders>
              <w:top w:val="single" w:sz="4" w:space="0" w:color="auto"/>
              <w:left w:val="single" w:sz="4" w:space="0" w:color="000000"/>
              <w:bottom w:val="single" w:sz="4" w:space="0" w:color="auto"/>
            </w:tcBorders>
            <w:tcPrChange w:id="116" w:author="Heather Huntington" w:date="2014-11-18T10:15:00Z">
              <w:tcPr>
                <w:tcW w:w="6081" w:type="dxa"/>
                <w:tcBorders>
                  <w:top w:val="single" w:sz="4" w:space="0" w:color="auto"/>
                  <w:left w:val="single" w:sz="4" w:space="0" w:color="000000"/>
                  <w:bottom w:val="single" w:sz="4" w:space="0" w:color="auto"/>
                </w:tcBorders>
              </w:tcPr>
            </w:tcPrChange>
          </w:tcPr>
          <w:p w14:paraId="3E6257A3"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sz w:val="20"/>
                <w:szCs w:val="20"/>
              </w:rPr>
              <w:t xml:space="preserve">What </w:t>
            </w:r>
            <w:proofErr w:type="gramStart"/>
            <w:r w:rsidRPr="00297EDA">
              <w:rPr>
                <w:rFonts w:ascii="Gill Sans MT" w:hAnsi="Gill Sans MT"/>
                <w:sz w:val="20"/>
                <w:szCs w:val="20"/>
              </w:rPr>
              <w:t>are</w:t>
            </w:r>
            <w:proofErr w:type="gramEnd"/>
            <w:r w:rsidRPr="00297EDA">
              <w:rPr>
                <w:rFonts w:ascii="Gill Sans MT" w:hAnsi="Gill Sans MT"/>
                <w:sz w:val="20"/>
                <w:szCs w:val="20"/>
              </w:rPr>
              <w:t xml:space="preserve"> the main village decision-making bodies regarding forest management? </w:t>
            </w:r>
          </w:p>
          <w:p w14:paraId="5DC8D0BE" w14:textId="77777777" w:rsidR="007D0669" w:rsidRPr="00297EDA" w:rsidRDefault="007D0669" w:rsidP="007D0669">
            <w:pPr>
              <w:spacing w:line="240" w:lineRule="auto"/>
              <w:contextualSpacing/>
              <w:rPr>
                <w:rFonts w:ascii="Gill Sans MT" w:hAnsi="Gill Sans MT"/>
                <w:sz w:val="20"/>
                <w:szCs w:val="20"/>
              </w:rPr>
            </w:pPr>
          </w:p>
        </w:tc>
        <w:tc>
          <w:tcPr>
            <w:tcW w:w="3788" w:type="dxa"/>
            <w:tcBorders>
              <w:top w:val="single" w:sz="4" w:space="0" w:color="auto"/>
              <w:bottom w:val="single" w:sz="4" w:space="0" w:color="auto"/>
              <w:right w:val="single" w:sz="18" w:space="0" w:color="000000"/>
            </w:tcBorders>
            <w:tcPrChange w:id="117" w:author="Heather Huntington" w:date="2014-11-18T10:15:00Z">
              <w:tcPr>
                <w:tcW w:w="3788" w:type="dxa"/>
                <w:tcBorders>
                  <w:top w:val="single" w:sz="4" w:space="0" w:color="auto"/>
                  <w:bottom w:val="single" w:sz="4" w:space="0" w:color="auto"/>
                  <w:right w:val="single" w:sz="18" w:space="0" w:color="000000"/>
                </w:tcBorders>
              </w:tcPr>
            </w:tcPrChange>
          </w:tcPr>
          <w:p w14:paraId="7BFD02A1" w14:textId="77777777" w:rsidR="007D0669" w:rsidRPr="00297EDA" w:rsidRDefault="007D0669" w:rsidP="007D0669">
            <w:pPr>
              <w:spacing w:line="240" w:lineRule="auto"/>
              <w:contextualSpacing/>
              <w:rPr>
                <w:rFonts w:ascii="Gill Sans MT" w:hAnsi="Gill Sans MT"/>
                <w:sz w:val="20"/>
                <w:szCs w:val="20"/>
              </w:rPr>
            </w:pPr>
            <w:r w:rsidRPr="00297EDA">
              <w:rPr>
                <w:rFonts w:ascii="Gill Sans MT" w:hAnsi="Gill Sans MT"/>
                <w:sz w:val="20"/>
                <w:szCs w:val="20"/>
              </w:rPr>
              <w:t>1=chief</w:t>
            </w:r>
          </w:p>
          <w:p w14:paraId="345AD320" w14:textId="77777777" w:rsidR="007D0669" w:rsidRPr="00297EDA" w:rsidRDefault="007D0669" w:rsidP="007D0669">
            <w:pPr>
              <w:spacing w:line="240" w:lineRule="auto"/>
              <w:contextualSpacing/>
              <w:rPr>
                <w:rFonts w:ascii="Gill Sans MT" w:hAnsi="Gill Sans MT"/>
                <w:sz w:val="20"/>
                <w:szCs w:val="20"/>
              </w:rPr>
            </w:pPr>
            <w:r w:rsidRPr="00297EDA">
              <w:rPr>
                <w:rFonts w:ascii="Gill Sans MT" w:hAnsi="Gill Sans MT"/>
                <w:sz w:val="20"/>
                <w:szCs w:val="20"/>
              </w:rPr>
              <w:t>2=village council</w:t>
            </w:r>
          </w:p>
          <w:p w14:paraId="1B623730" w14:textId="77777777" w:rsidR="007D0669" w:rsidRPr="00297EDA" w:rsidRDefault="007D0669" w:rsidP="007D0669">
            <w:pPr>
              <w:spacing w:line="240" w:lineRule="auto"/>
              <w:contextualSpacing/>
              <w:rPr>
                <w:rFonts w:ascii="Gill Sans MT" w:hAnsi="Gill Sans MT"/>
                <w:sz w:val="20"/>
                <w:szCs w:val="20"/>
              </w:rPr>
            </w:pPr>
            <w:r w:rsidRPr="00297EDA">
              <w:rPr>
                <w:rFonts w:ascii="Gill Sans MT" w:hAnsi="Gill Sans MT"/>
                <w:sz w:val="20"/>
                <w:szCs w:val="20"/>
              </w:rPr>
              <w:t>3=association</w:t>
            </w:r>
          </w:p>
          <w:p w14:paraId="21EBE7A2" w14:textId="77777777" w:rsidR="007D0669" w:rsidRPr="00297EDA" w:rsidRDefault="007D0669" w:rsidP="007D0669">
            <w:pPr>
              <w:spacing w:line="240" w:lineRule="auto"/>
              <w:contextualSpacing/>
              <w:rPr>
                <w:rFonts w:ascii="Gill Sans MT" w:hAnsi="Gill Sans MT"/>
                <w:sz w:val="20"/>
                <w:szCs w:val="20"/>
              </w:rPr>
            </w:pPr>
            <w:r w:rsidRPr="00297EDA">
              <w:rPr>
                <w:rFonts w:ascii="Gill Sans MT" w:hAnsi="Gill Sans MT"/>
                <w:sz w:val="20"/>
                <w:szCs w:val="20"/>
              </w:rPr>
              <w:t xml:space="preserve">4=unions, </w:t>
            </w:r>
          </w:p>
          <w:p w14:paraId="7221F85B" w14:textId="77777777" w:rsidR="007D0669" w:rsidRPr="00297EDA" w:rsidRDefault="007D0669" w:rsidP="007D0669">
            <w:pPr>
              <w:spacing w:line="240" w:lineRule="auto"/>
              <w:contextualSpacing/>
              <w:rPr>
                <w:rFonts w:ascii="Gill Sans MT" w:hAnsi="Gill Sans MT"/>
                <w:sz w:val="20"/>
                <w:szCs w:val="20"/>
              </w:rPr>
            </w:pPr>
            <w:r w:rsidRPr="00297EDA">
              <w:rPr>
                <w:rFonts w:ascii="Gill Sans MT" w:hAnsi="Gill Sans MT"/>
                <w:sz w:val="20"/>
                <w:szCs w:val="20"/>
              </w:rPr>
              <w:t xml:space="preserve">5=forest user groups, </w:t>
            </w:r>
          </w:p>
          <w:p w14:paraId="1C41B857" w14:textId="77777777" w:rsidR="007D0669" w:rsidRPr="00297EDA" w:rsidRDefault="007D0669" w:rsidP="007D0669">
            <w:pPr>
              <w:spacing w:line="240" w:lineRule="auto"/>
              <w:contextualSpacing/>
              <w:rPr>
                <w:rFonts w:ascii="Gill Sans MT" w:hAnsi="Gill Sans MT"/>
                <w:sz w:val="20"/>
                <w:szCs w:val="20"/>
              </w:rPr>
            </w:pPr>
            <w:r w:rsidRPr="00297EDA">
              <w:rPr>
                <w:rFonts w:ascii="Gill Sans MT" w:hAnsi="Gill Sans MT"/>
                <w:sz w:val="20"/>
                <w:szCs w:val="20"/>
              </w:rPr>
              <w:t>6=community resource boards, 7=elders</w:t>
            </w:r>
          </w:p>
          <w:p w14:paraId="2049B00F" w14:textId="77777777" w:rsidR="007D0669" w:rsidRPr="00297EDA" w:rsidRDefault="007D0669" w:rsidP="007D0669">
            <w:pPr>
              <w:spacing w:line="240" w:lineRule="auto"/>
              <w:contextualSpacing/>
              <w:rPr>
                <w:rFonts w:ascii="Gill Sans MT" w:hAnsi="Gill Sans MT"/>
                <w:sz w:val="20"/>
                <w:szCs w:val="20"/>
              </w:rPr>
            </w:pPr>
            <w:r w:rsidRPr="00297EDA">
              <w:rPr>
                <w:rFonts w:ascii="Gill Sans MT" w:hAnsi="Gill Sans MT"/>
                <w:sz w:val="20"/>
                <w:szCs w:val="20"/>
              </w:rPr>
              <w:t>8=Headman</w:t>
            </w:r>
          </w:p>
          <w:p w14:paraId="45F3E9BE" w14:textId="77777777" w:rsidR="007D0669" w:rsidRPr="00297EDA" w:rsidRDefault="007D0669" w:rsidP="007D0669">
            <w:pPr>
              <w:spacing w:line="240" w:lineRule="auto"/>
              <w:contextualSpacing/>
              <w:rPr>
                <w:rFonts w:ascii="Gill Sans MT" w:hAnsi="Gill Sans MT"/>
                <w:sz w:val="20"/>
                <w:szCs w:val="20"/>
              </w:rPr>
            </w:pPr>
            <w:r w:rsidRPr="00297EDA">
              <w:rPr>
                <w:rFonts w:ascii="Gill Sans MT" w:hAnsi="Gill Sans MT"/>
                <w:sz w:val="20"/>
                <w:szCs w:val="20"/>
              </w:rPr>
              <w:t>97=Other, please specify</w:t>
            </w:r>
          </w:p>
        </w:tc>
      </w:tr>
      <w:tr w:rsidR="007D0669" w:rsidRPr="00297EDA" w14:paraId="7757B60D" w14:textId="77777777" w:rsidTr="00C710F5">
        <w:trPr>
          <w:trHeight w:val="809"/>
        </w:trPr>
        <w:tc>
          <w:tcPr>
            <w:tcW w:w="211" w:type="dxa"/>
            <w:tcBorders>
              <w:top w:val="single" w:sz="4" w:space="0" w:color="auto"/>
              <w:left w:val="single" w:sz="4" w:space="0" w:color="000000"/>
              <w:bottom w:val="single" w:sz="4" w:space="0" w:color="auto"/>
              <w:right w:val="single" w:sz="4" w:space="0" w:color="000000"/>
            </w:tcBorders>
          </w:tcPr>
          <w:p w14:paraId="73B55601"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6081" w:type="dxa"/>
            <w:tcBorders>
              <w:top w:val="single" w:sz="4" w:space="0" w:color="auto"/>
              <w:left w:val="single" w:sz="4" w:space="0" w:color="000000"/>
              <w:bottom w:val="single" w:sz="4" w:space="0" w:color="auto"/>
            </w:tcBorders>
          </w:tcPr>
          <w:p w14:paraId="0EB154AF" w14:textId="77777777" w:rsidR="007D0669" w:rsidRPr="00297EDA" w:rsidRDefault="007D0669" w:rsidP="007D0669">
            <w:pPr>
              <w:spacing w:line="240" w:lineRule="auto"/>
              <w:contextualSpacing/>
              <w:rPr>
                <w:rFonts w:ascii="Gill Sans MT" w:hAnsi="Gill Sans MT"/>
                <w:sz w:val="20"/>
                <w:szCs w:val="20"/>
              </w:rPr>
            </w:pPr>
            <w:commentRangeStart w:id="118"/>
            <w:r w:rsidRPr="00297EDA">
              <w:rPr>
                <w:rFonts w:ascii="Gill Sans MT" w:hAnsi="Gill Sans MT"/>
                <w:sz w:val="20"/>
                <w:szCs w:val="20"/>
              </w:rPr>
              <w:t xml:space="preserve">Which </w:t>
            </w:r>
            <w:commentRangeEnd w:id="118"/>
            <w:r w:rsidR="00325D35">
              <w:rPr>
                <w:rStyle w:val="CommentReference"/>
              </w:rPr>
              <w:commentReference w:id="118"/>
            </w:r>
            <w:r w:rsidRPr="00297EDA">
              <w:rPr>
                <w:rFonts w:ascii="Gill Sans MT" w:hAnsi="Gill Sans MT"/>
                <w:sz w:val="20"/>
                <w:szCs w:val="20"/>
              </w:rPr>
              <w:t xml:space="preserve">of these is the most important? </w:t>
            </w:r>
          </w:p>
          <w:p w14:paraId="440A7BD7" w14:textId="77777777" w:rsidR="007D0669" w:rsidRPr="00297EDA" w:rsidRDefault="007D0669" w:rsidP="007D0669">
            <w:pPr>
              <w:spacing w:line="240" w:lineRule="auto"/>
              <w:contextualSpacing/>
              <w:rPr>
                <w:rFonts w:ascii="Gill Sans MT" w:hAnsi="Gill Sans MT"/>
                <w:sz w:val="20"/>
                <w:szCs w:val="20"/>
              </w:rPr>
            </w:pPr>
          </w:p>
        </w:tc>
        <w:tc>
          <w:tcPr>
            <w:tcW w:w="3788" w:type="dxa"/>
            <w:tcBorders>
              <w:top w:val="single" w:sz="4" w:space="0" w:color="auto"/>
              <w:bottom w:val="single" w:sz="4" w:space="0" w:color="auto"/>
              <w:right w:val="single" w:sz="18" w:space="0" w:color="000000"/>
            </w:tcBorders>
          </w:tcPr>
          <w:p w14:paraId="76FC37A5" w14:textId="77777777" w:rsidR="00B028B3" w:rsidRPr="00297EDA" w:rsidRDefault="00B028B3" w:rsidP="00B028B3">
            <w:pPr>
              <w:spacing w:line="240" w:lineRule="auto"/>
              <w:contextualSpacing/>
              <w:rPr>
                <w:ins w:id="119" w:author="Heather Huntington" w:date="2014-11-18T10:15:00Z"/>
                <w:rFonts w:ascii="Gill Sans MT" w:hAnsi="Gill Sans MT"/>
                <w:sz w:val="20"/>
                <w:szCs w:val="20"/>
              </w:rPr>
            </w:pPr>
            <w:ins w:id="120" w:author="Heather Huntington" w:date="2014-11-18T10:15:00Z">
              <w:r w:rsidRPr="00297EDA">
                <w:rPr>
                  <w:rFonts w:ascii="Gill Sans MT" w:hAnsi="Gill Sans MT"/>
                  <w:sz w:val="20"/>
                  <w:szCs w:val="20"/>
                </w:rPr>
                <w:t>1=chief</w:t>
              </w:r>
            </w:ins>
          </w:p>
          <w:p w14:paraId="44EFB25F" w14:textId="77777777" w:rsidR="00B028B3" w:rsidRPr="00297EDA" w:rsidRDefault="00B028B3" w:rsidP="00B028B3">
            <w:pPr>
              <w:spacing w:line="240" w:lineRule="auto"/>
              <w:contextualSpacing/>
              <w:rPr>
                <w:ins w:id="121" w:author="Heather Huntington" w:date="2014-11-18T10:15:00Z"/>
                <w:rFonts w:ascii="Gill Sans MT" w:hAnsi="Gill Sans MT"/>
                <w:sz w:val="20"/>
                <w:szCs w:val="20"/>
              </w:rPr>
            </w:pPr>
            <w:ins w:id="122" w:author="Heather Huntington" w:date="2014-11-18T10:15:00Z">
              <w:r w:rsidRPr="00297EDA">
                <w:rPr>
                  <w:rFonts w:ascii="Gill Sans MT" w:hAnsi="Gill Sans MT"/>
                  <w:sz w:val="20"/>
                  <w:szCs w:val="20"/>
                </w:rPr>
                <w:t>2=village council</w:t>
              </w:r>
            </w:ins>
          </w:p>
          <w:p w14:paraId="3A9AC30C" w14:textId="77777777" w:rsidR="00B028B3" w:rsidRPr="00297EDA" w:rsidRDefault="00B028B3" w:rsidP="00B028B3">
            <w:pPr>
              <w:spacing w:line="240" w:lineRule="auto"/>
              <w:contextualSpacing/>
              <w:rPr>
                <w:ins w:id="123" w:author="Heather Huntington" w:date="2014-11-18T10:15:00Z"/>
                <w:rFonts w:ascii="Gill Sans MT" w:hAnsi="Gill Sans MT"/>
                <w:sz w:val="20"/>
                <w:szCs w:val="20"/>
              </w:rPr>
            </w:pPr>
            <w:ins w:id="124" w:author="Heather Huntington" w:date="2014-11-18T10:15:00Z">
              <w:r w:rsidRPr="00297EDA">
                <w:rPr>
                  <w:rFonts w:ascii="Gill Sans MT" w:hAnsi="Gill Sans MT"/>
                  <w:sz w:val="20"/>
                  <w:szCs w:val="20"/>
                </w:rPr>
                <w:t>3=association</w:t>
              </w:r>
            </w:ins>
          </w:p>
          <w:p w14:paraId="5E3989B6" w14:textId="77777777" w:rsidR="00B028B3" w:rsidRPr="00297EDA" w:rsidRDefault="00B028B3" w:rsidP="00B028B3">
            <w:pPr>
              <w:spacing w:line="240" w:lineRule="auto"/>
              <w:contextualSpacing/>
              <w:rPr>
                <w:ins w:id="125" w:author="Heather Huntington" w:date="2014-11-18T10:15:00Z"/>
                <w:rFonts w:ascii="Gill Sans MT" w:hAnsi="Gill Sans MT"/>
                <w:sz w:val="20"/>
                <w:szCs w:val="20"/>
              </w:rPr>
            </w:pPr>
            <w:ins w:id="126" w:author="Heather Huntington" w:date="2014-11-18T10:15:00Z">
              <w:r w:rsidRPr="00297EDA">
                <w:rPr>
                  <w:rFonts w:ascii="Gill Sans MT" w:hAnsi="Gill Sans MT"/>
                  <w:sz w:val="20"/>
                  <w:szCs w:val="20"/>
                </w:rPr>
                <w:t xml:space="preserve">4=unions, </w:t>
              </w:r>
            </w:ins>
          </w:p>
          <w:p w14:paraId="6064E99A" w14:textId="77777777" w:rsidR="00B028B3" w:rsidRPr="00297EDA" w:rsidRDefault="00B028B3" w:rsidP="00B028B3">
            <w:pPr>
              <w:spacing w:line="240" w:lineRule="auto"/>
              <w:contextualSpacing/>
              <w:rPr>
                <w:ins w:id="127" w:author="Heather Huntington" w:date="2014-11-18T10:15:00Z"/>
                <w:rFonts w:ascii="Gill Sans MT" w:hAnsi="Gill Sans MT"/>
                <w:sz w:val="20"/>
                <w:szCs w:val="20"/>
              </w:rPr>
            </w:pPr>
            <w:ins w:id="128" w:author="Heather Huntington" w:date="2014-11-18T10:15:00Z">
              <w:r w:rsidRPr="00297EDA">
                <w:rPr>
                  <w:rFonts w:ascii="Gill Sans MT" w:hAnsi="Gill Sans MT"/>
                  <w:sz w:val="20"/>
                  <w:szCs w:val="20"/>
                </w:rPr>
                <w:t xml:space="preserve">5=forest user groups, </w:t>
              </w:r>
            </w:ins>
          </w:p>
          <w:p w14:paraId="1A6294A9" w14:textId="77777777" w:rsidR="00B028B3" w:rsidRPr="00297EDA" w:rsidRDefault="00B028B3" w:rsidP="00B028B3">
            <w:pPr>
              <w:spacing w:line="240" w:lineRule="auto"/>
              <w:contextualSpacing/>
              <w:rPr>
                <w:ins w:id="129" w:author="Heather Huntington" w:date="2014-11-18T10:15:00Z"/>
                <w:rFonts w:ascii="Gill Sans MT" w:hAnsi="Gill Sans MT"/>
                <w:sz w:val="20"/>
                <w:szCs w:val="20"/>
              </w:rPr>
            </w:pPr>
            <w:ins w:id="130" w:author="Heather Huntington" w:date="2014-11-18T10:15:00Z">
              <w:r w:rsidRPr="00297EDA">
                <w:rPr>
                  <w:rFonts w:ascii="Gill Sans MT" w:hAnsi="Gill Sans MT"/>
                  <w:sz w:val="20"/>
                  <w:szCs w:val="20"/>
                </w:rPr>
                <w:t>6=community resource boards, 7=elders</w:t>
              </w:r>
            </w:ins>
          </w:p>
          <w:p w14:paraId="52EDD775" w14:textId="77777777" w:rsidR="00B028B3" w:rsidRPr="00297EDA" w:rsidRDefault="00B028B3" w:rsidP="00B028B3">
            <w:pPr>
              <w:spacing w:line="240" w:lineRule="auto"/>
              <w:contextualSpacing/>
              <w:rPr>
                <w:ins w:id="131" w:author="Heather Huntington" w:date="2014-11-18T10:15:00Z"/>
                <w:rFonts w:ascii="Gill Sans MT" w:hAnsi="Gill Sans MT"/>
                <w:sz w:val="20"/>
                <w:szCs w:val="20"/>
              </w:rPr>
            </w:pPr>
            <w:ins w:id="132" w:author="Heather Huntington" w:date="2014-11-18T10:15:00Z">
              <w:r w:rsidRPr="00297EDA">
                <w:rPr>
                  <w:rFonts w:ascii="Gill Sans MT" w:hAnsi="Gill Sans MT"/>
                  <w:sz w:val="20"/>
                  <w:szCs w:val="20"/>
                </w:rPr>
                <w:t>8=Headman</w:t>
              </w:r>
            </w:ins>
          </w:p>
          <w:p w14:paraId="613DBEC5" w14:textId="096F88F6" w:rsidR="007D0669" w:rsidRPr="00297EDA" w:rsidRDefault="00B028B3" w:rsidP="00B028B3">
            <w:pPr>
              <w:spacing w:line="240" w:lineRule="auto"/>
              <w:contextualSpacing/>
              <w:rPr>
                <w:rFonts w:ascii="Gill Sans MT" w:hAnsi="Gill Sans MT"/>
                <w:sz w:val="20"/>
                <w:szCs w:val="20"/>
              </w:rPr>
            </w:pPr>
            <w:ins w:id="133" w:author="Heather Huntington" w:date="2014-11-18T10:15:00Z">
              <w:r w:rsidRPr="00297EDA">
                <w:rPr>
                  <w:rFonts w:ascii="Gill Sans MT" w:hAnsi="Gill Sans MT"/>
                  <w:sz w:val="20"/>
                  <w:szCs w:val="20"/>
                </w:rPr>
                <w:t>97=Other, please specify</w:t>
              </w:r>
            </w:ins>
          </w:p>
          <w:p w14:paraId="18CC7957" w14:textId="77777777" w:rsidR="007D0669" w:rsidRPr="00297EDA" w:rsidRDefault="007D0669" w:rsidP="007D0669">
            <w:pPr>
              <w:spacing w:line="240" w:lineRule="auto"/>
              <w:contextualSpacing/>
              <w:rPr>
                <w:rFonts w:ascii="Gill Sans MT" w:hAnsi="Gill Sans MT"/>
                <w:sz w:val="20"/>
                <w:szCs w:val="20"/>
              </w:rPr>
            </w:pPr>
          </w:p>
        </w:tc>
      </w:tr>
      <w:tr w:rsidR="007D0669" w:rsidRPr="00297EDA" w14:paraId="0E57D296" w14:textId="77777777" w:rsidTr="00C710F5">
        <w:trPr>
          <w:trHeight w:val="305"/>
        </w:trPr>
        <w:tc>
          <w:tcPr>
            <w:tcW w:w="211" w:type="dxa"/>
            <w:tcBorders>
              <w:top w:val="single" w:sz="4" w:space="0" w:color="auto"/>
              <w:left w:val="single" w:sz="4" w:space="0" w:color="000000"/>
              <w:bottom w:val="single" w:sz="4" w:space="0" w:color="auto"/>
              <w:right w:val="single" w:sz="4" w:space="0" w:color="000000"/>
            </w:tcBorders>
          </w:tcPr>
          <w:p w14:paraId="7AEFFA71"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6081" w:type="dxa"/>
            <w:tcBorders>
              <w:top w:val="single" w:sz="4" w:space="0" w:color="auto"/>
              <w:left w:val="single" w:sz="4" w:space="0" w:color="000000"/>
              <w:bottom w:val="single" w:sz="4" w:space="0" w:color="auto"/>
            </w:tcBorders>
          </w:tcPr>
          <w:p w14:paraId="6367CCA4" w14:textId="77777777" w:rsidR="007D0669" w:rsidRPr="00297EDA" w:rsidRDefault="007D0669" w:rsidP="007D0669">
            <w:pPr>
              <w:shd w:val="clear" w:color="auto" w:fill="FFFFFF"/>
              <w:spacing w:line="240" w:lineRule="auto"/>
              <w:contextualSpacing/>
              <w:rPr>
                <w:rFonts w:ascii="Gill Sans MT" w:hAnsi="Gill Sans MT"/>
                <w:sz w:val="20"/>
                <w:szCs w:val="20"/>
              </w:rPr>
            </w:pPr>
            <w:r w:rsidRPr="00297EDA">
              <w:rPr>
                <w:rFonts w:ascii="Gill Sans MT" w:hAnsi="Gill Sans MT"/>
                <w:sz w:val="20"/>
                <w:szCs w:val="20"/>
              </w:rPr>
              <w:t xml:space="preserve">How often does the </w:t>
            </w:r>
            <w:commentRangeStart w:id="134"/>
            <w:r w:rsidRPr="00297EDA">
              <w:rPr>
                <w:rFonts w:ascii="Gill Sans MT" w:hAnsi="Gill Sans MT"/>
                <w:sz w:val="20"/>
                <w:szCs w:val="20"/>
              </w:rPr>
              <w:t xml:space="preserve">body </w:t>
            </w:r>
            <w:commentRangeEnd w:id="134"/>
            <w:r w:rsidR="00325D35">
              <w:rPr>
                <w:rStyle w:val="CommentReference"/>
              </w:rPr>
              <w:commentReference w:id="134"/>
            </w:r>
            <w:r w:rsidRPr="00297EDA">
              <w:rPr>
                <w:rFonts w:ascii="Gill Sans MT" w:hAnsi="Gill Sans MT"/>
                <w:sz w:val="20"/>
                <w:szCs w:val="20"/>
              </w:rPr>
              <w:t>meet?</w:t>
            </w:r>
          </w:p>
          <w:p w14:paraId="202298B4" w14:textId="77777777" w:rsidR="007D0669" w:rsidRPr="00297EDA" w:rsidRDefault="007D0669" w:rsidP="007D0669">
            <w:pPr>
              <w:spacing w:line="240" w:lineRule="auto"/>
              <w:contextualSpacing/>
              <w:rPr>
                <w:rFonts w:ascii="Gill Sans MT" w:hAnsi="Gill Sans MT"/>
                <w:sz w:val="20"/>
                <w:szCs w:val="20"/>
              </w:rPr>
            </w:pPr>
          </w:p>
        </w:tc>
        <w:tc>
          <w:tcPr>
            <w:tcW w:w="3788" w:type="dxa"/>
            <w:tcBorders>
              <w:top w:val="single" w:sz="4" w:space="0" w:color="auto"/>
              <w:bottom w:val="single" w:sz="4" w:space="0" w:color="auto"/>
              <w:right w:val="single" w:sz="18" w:space="0" w:color="000000"/>
            </w:tcBorders>
          </w:tcPr>
          <w:p w14:paraId="0F320C06" w14:textId="77777777" w:rsidR="007D0669" w:rsidRDefault="00B028B3" w:rsidP="007D0669">
            <w:pPr>
              <w:spacing w:line="240" w:lineRule="auto"/>
              <w:contextualSpacing/>
              <w:rPr>
                <w:ins w:id="135" w:author="Heather Huntington" w:date="2014-11-18T10:16:00Z"/>
                <w:rFonts w:ascii="Gill Sans MT" w:hAnsi="Gill Sans MT"/>
                <w:sz w:val="20"/>
                <w:szCs w:val="20"/>
              </w:rPr>
            </w:pPr>
            <w:ins w:id="136" w:author="Heather Huntington" w:date="2014-11-18T10:16:00Z">
              <w:r>
                <w:rPr>
                  <w:rFonts w:ascii="Gill Sans MT" w:hAnsi="Gill Sans MT"/>
                  <w:sz w:val="20"/>
                  <w:szCs w:val="20"/>
                </w:rPr>
                <w:t>1 = Every week</w:t>
              </w:r>
            </w:ins>
          </w:p>
          <w:p w14:paraId="3E4150B5" w14:textId="1FB34573" w:rsidR="00B028B3" w:rsidRDefault="00B028B3" w:rsidP="007D0669">
            <w:pPr>
              <w:spacing w:line="240" w:lineRule="auto"/>
              <w:contextualSpacing/>
              <w:rPr>
                <w:ins w:id="137" w:author="Heather Huntington" w:date="2014-11-18T10:16:00Z"/>
                <w:rFonts w:ascii="Gill Sans MT" w:hAnsi="Gill Sans MT"/>
                <w:sz w:val="20"/>
                <w:szCs w:val="20"/>
              </w:rPr>
            </w:pPr>
            <w:ins w:id="138" w:author="Heather Huntington" w:date="2014-11-18T10:16:00Z">
              <w:r>
                <w:rPr>
                  <w:rFonts w:ascii="Gill Sans MT" w:hAnsi="Gill Sans MT"/>
                  <w:sz w:val="20"/>
                  <w:szCs w:val="20"/>
                </w:rPr>
                <w:t>2= About once per month</w:t>
              </w:r>
            </w:ins>
          </w:p>
          <w:p w14:paraId="1B0C9F05" w14:textId="77777777" w:rsidR="00B028B3" w:rsidRDefault="00B028B3" w:rsidP="007D0669">
            <w:pPr>
              <w:spacing w:line="240" w:lineRule="auto"/>
              <w:contextualSpacing/>
              <w:rPr>
                <w:ins w:id="139" w:author="Heather Huntington" w:date="2014-11-18T10:16:00Z"/>
                <w:rFonts w:ascii="Gill Sans MT" w:hAnsi="Gill Sans MT"/>
                <w:sz w:val="20"/>
                <w:szCs w:val="20"/>
              </w:rPr>
            </w:pPr>
            <w:ins w:id="140" w:author="Heather Huntington" w:date="2014-11-18T10:16:00Z">
              <w:r>
                <w:rPr>
                  <w:rFonts w:ascii="Gill Sans MT" w:hAnsi="Gill Sans MT"/>
                  <w:sz w:val="20"/>
                  <w:szCs w:val="20"/>
                </w:rPr>
                <w:t>3 = Once every 3-4 months</w:t>
              </w:r>
            </w:ins>
          </w:p>
          <w:p w14:paraId="1D9AC9F2" w14:textId="77777777" w:rsidR="00B028B3" w:rsidRDefault="00B028B3" w:rsidP="007D0669">
            <w:pPr>
              <w:spacing w:line="240" w:lineRule="auto"/>
              <w:contextualSpacing/>
              <w:rPr>
                <w:ins w:id="141" w:author="Heather Huntington" w:date="2014-11-18T10:17:00Z"/>
                <w:rFonts w:ascii="Gill Sans MT" w:hAnsi="Gill Sans MT"/>
                <w:sz w:val="20"/>
                <w:szCs w:val="20"/>
              </w:rPr>
            </w:pPr>
            <w:ins w:id="142" w:author="Heather Huntington" w:date="2014-11-18T10:17:00Z">
              <w:r>
                <w:rPr>
                  <w:rFonts w:ascii="Gill Sans MT" w:hAnsi="Gill Sans MT"/>
                  <w:sz w:val="20"/>
                  <w:szCs w:val="20"/>
                </w:rPr>
                <w:t>4=Once per year</w:t>
              </w:r>
            </w:ins>
          </w:p>
          <w:p w14:paraId="3F7617BB" w14:textId="77777777" w:rsidR="00B028B3" w:rsidRDefault="00B028B3" w:rsidP="007D0669">
            <w:pPr>
              <w:spacing w:line="240" w:lineRule="auto"/>
              <w:contextualSpacing/>
              <w:rPr>
                <w:ins w:id="143" w:author="Heather Huntington" w:date="2014-11-18T10:17:00Z"/>
                <w:rFonts w:ascii="Gill Sans MT" w:hAnsi="Gill Sans MT"/>
                <w:sz w:val="20"/>
                <w:szCs w:val="20"/>
              </w:rPr>
            </w:pPr>
            <w:ins w:id="144" w:author="Heather Huntington" w:date="2014-11-18T10:17:00Z">
              <w:r>
                <w:rPr>
                  <w:rFonts w:ascii="Gill Sans MT" w:hAnsi="Gill Sans MT"/>
                  <w:sz w:val="20"/>
                  <w:szCs w:val="20"/>
                </w:rPr>
                <w:t>5 = Less than once per year</w:t>
              </w:r>
            </w:ins>
          </w:p>
          <w:p w14:paraId="6DC4D6F1" w14:textId="77777777" w:rsidR="00B028B3" w:rsidRDefault="00B028B3" w:rsidP="007D0669">
            <w:pPr>
              <w:spacing w:line="240" w:lineRule="auto"/>
              <w:contextualSpacing/>
              <w:rPr>
                <w:ins w:id="145" w:author="Heather Huntington" w:date="2014-11-18T10:17:00Z"/>
                <w:rFonts w:ascii="Gill Sans MT" w:hAnsi="Gill Sans MT"/>
                <w:sz w:val="20"/>
                <w:szCs w:val="20"/>
              </w:rPr>
            </w:pPr>
            <w:ins w:id="146" w:author="Heather Huntington" w:date="2014-11-18T10:17:00Z">
              <w:r>
                <w:rPr>
                  <w:rFonts w:ascii="Gill Sans MT" w:hAnsi="Gill Sans MT"/>
                  <w:sz w:val="20"/>
                  <w:szCs w:val="20"/>
                </w:rPr>
                <w:t>888=Don’t know</w:t>
              </w:r>
            </w:ins>
          </w:p>
          <w:p w14:paraId="6A490528" w14:textId="0F9F4FCB" w:rsidR="00B028B3" w:rsidRPr="00297EDA" w:rsidRDefault="00B028B3" w:rsidP="007D0669">
            <w:pPr>
              <w:spacing w:line="240" w:lineRule="auto"/>
              <w:contextualSpacing/>
              <w:rPr>
                <w:rFonts w:ascii="Gill Sans MT" w:hAnsi="Gill Sans MT"/>
                <w:sz w:val="20"/>
                <w:szCs w:val="20"/>
              </w:rPr>
            </w:pPr>
          </w:p>
        </w:tc>
      </w:tr>
      <w:tr w:rsidR="007D0669" w:rsidRPr="00297EDA" w14:paraId="1BF9835B" w14:textId="77777777" w:rsidTr="00C710F5">
        <w:trPr>
          <w:trHeight w:val="567"/>
        </w:trPr>
        <w:tc>
          <w:tcPr>
            <w:tcW w:w="211" w:type="dxa"/>
            <w:tcBorders>
              <w:top w:val="single" w:sz="4" w:space="0" w:color="auto"/>
              <w:left w:val="single" w:sz="4" w:space="0" w:color="000000"/>
              <w:bottom w:val="single" w:sz="4" w:space="0" w:color="auto"/>
              <w:right w:val="single" w:sz="4" w:space="0" w:color="000000"/>
            </w:tcBorders>
          </w:tcPr>
          <w:p w14:paraId="5A366C0E" w14:textId="3376BE3C" w:rsidR="007D0669" w:rsidRPr="00297EDA" w:rsidRDefault="007D0669" w:rsidP="007D0669">
            <w:pPr>
              <w:spacing w:line="240" w:lineRule="auto"/>
              <w:contextualSpacing/>
              <w:rPr>
                <w:rFonts w:ascii="Gill Sans MT" w:eastAsia="Calibri" w:hAnsi="Gill Sans MT" w:cs="Times New Roman"/>
                <w:sz w:val="20"/>
                <w:szCs w:val="20"/>
              </w:rPr>
            </w:pPr>
          </w:p>
        </w:tc>
        <w:tc>
          <w:tcPr>
            <w:tcW w:w="6081" w:type="dxa"/>
            <w:tcBorders>
              <w:top w:val="single" w:sz="4" w:space="0" w:color="auto"/>
              <w:left w:val="single" w:sz="4" w:space="0" w:color="000000"/>
              <w:bottom w:val="single" w:sz="4" w:space="0" w:color="auto"/>
            </w:tcBorders>
          </w:tcPr>
          <w:p w14:paraId="74DC2B53" w14:textId="77777777" w:rsidR="007D0669" w:rsidRPr="00297EDA" w:rsidRDefault="007D0669" w:rsidP="007D0669">
            <w:pPr>
              <w:spacing w:line="240" w:lineRule="auto"/>
              <w:contextualSpacing/>
              <w:rPr>
                <w:rFonts w:ascii="Gill Sans MT" w:hAnsi="Gill Sans MT"/>
                <w:sz w:val="20"/>
                <w:szCs w:val="20"/>
              </w:rPr>
            </w:pPr>
            <w:r w:rsidRPr="00297EDA">
              <w:rPr>
                <w:rFonts w:ascii="Gill Sans MT" w:hAnsi="Gill Sans MT"/>
                <w:sz w:val="20"/>
                <w:szCs w:val="20"/>
              </w:rPr>
              <w:t xml:space="preserve">When was the last time the body met?  </w:t>
            </w:r>
            <w:r w:rsidRPr="00297EDA">
              <w:rPr>
                <w:rFonts w:ascii="Gill Sans MT" w:hAnsi="Gill Sans MT"/>
                <w:i/>
                <w:sz w:val="20"/>
                <w:szCs w:val="20"/>
              </w:rPr>
              <w:t>Specify month/year</w:t>
            </w:r>
          </w:p>
        </w:tc>
        <w:tc>
          <w:tcPr>
            <w:tcW w:w="3788" w:type="dxa"/>
            <w:tcBorders>
              <w:top w:val="single" w:sz="4" w:space="0" w:color="auto"/>
              <w:bottom w:val="single" w:sz="4" w:space="0" w:color="auto"/>
              <w:right w:val="single" w:sz="18" w:space="0" w:color="000000"/>
            </w:tcBorders>
          </w:tcPr>
          <w:p w14:paraId="3D7711FA" w14:textId="77777777" w:rsidR="007D0669" w:rsidRPr="00297EDA" w:rsidRDefault="007D0669" w:rsidP="007D0669">
            <w:pPr>
              <w:spacing w:line="240" w:lineRule="auto"/>
              <w:contextualSpacing/>
              <w:rPr>
                <w:rFonts w:ascii="Gill Sans MT" w:hAnsi="Gill Sans MT"/>
                <w:sz w:val="20"/>
                <w:szCs w:val="20"/>
              </w:rPr>
            </w:pPr>
          </w:p>
        </w:tc>
      </w:tr>
      <w:tr w:rsidR="007D0669" w:rsidRPr="00297EDA" w14:paraId="36D5AC9F" w14:textId="77777777" w:rsidTr="00C710F5">
        <w:trPr>
          <w:trHeight w:val="1745"/>
        </w:trPr>
        <w:tc>
          <w:tcPr>
            <w:tcW w:w="211" w:type="dxa"/>
            <w:tcBorders>
              <w:top w:val="single" w:sz="4" w:space="0" w:color="auto"/>
              <w:left w:val="single" w:sz="4" w:space="0" w:color="000000"/>
              <w:bottom w:val="single" w:sz="4" w:space="0" w:color="auto"/>
              <w:right w:val="single" w:sz="4" w:space="0" w:color="000000"/>
            </w:tcBorders>
          </w:tcPr>
          <w:p w14:paraId="4E31043D"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6081" w:type="dxa"/>
            <w:tcBorders>
              <w:top w:val="single" w:sz="4" w:space="0" w:color="auto"/>
              <w:left w:val="single" w:sz="4" w:space="0" w:color="000000"/>
              <w:bottom w:val="single" w:sz="4" w:space="0" w:color="auto"/>
            </w:tcBorders>
          </w:tcPr>
          <w:p w14:paraId="497C6B41" w14:textId="77777777" w:rsidR="007D0669" w:rsidRPr="00297EDA" w:rsidRDefault="007D0669" w:rsidP="007D0669">
            <w:pPr>
              <w:shd w:val="clear" w:color="auto" w:fill="FFFFFF"/>
              <w:spacing w:line="240" w:lineRule="auto"/>
              <w:contextualSpacing/>
              <w:rPr>
                <w:rFonts w:ascii="Gill Sans MT" w:hAnsi="Gill Sans MT"/>
                <w:sz w:val="20"/>
                <w:szCs w:val="20"/>
              </w:rPr>
            </w:pPr>
            <w:r w:rsidRPr="00297EDA">
              <w:rPr>
                <w:rFonts w:ascii="Gill Sans MT" w:hAnsi="Gill Sans MT"/>
                <w:sz w:val="20"/>
                <w:szCs w:val="20"/>
              </w:rPr>
              <w:t xml:space="preserve">Who is invited to attend meetings? </w:t>
            </w:r>
          </w:p>
          <w:p w14:paraId="452B8750" w14:textId="77777777" w:rsidR="007D0669" w:rsidRPr="00297EDA" w:rsidRDefault="007D0669" w:rsidP="007D0669">
            <w:pPr>
              <w:numPr>
                <w:ilvl w:val="0"/>
                <w:numId w:val="10"/>
              </w:numPr>
              <w:shd w:val="clear" w:color="auto" w:fill="FFFFFF"/>
              <w:spacing w:after="0" w:line="240" w:lineRule="auto"/>
              <w:ind w:firstLine="99"/>
              <w:contextualSpacing/>
              <w:rPr>
                <w:rFonts w:ascii="Gill Sans MT" w:hAnsi="Gill Sans MT"/>
                <w:i/>
                <w:sz w:val="20"/>
                <w:szCs w:val="20"/>
              </w:rPr>
            </w:pPr>
            <w:r w:rsidRPr="00297EDA">
              <w:rPr>
                <w:rFonts w:ascii="Gill Sans MT" w:hAnsi="Gill Sans MT"/>
                <w:i/>
                <w:sz w:val="20"/>
                <w:szCs w:val="20"/>
              </w:rPr>
              <w:t xml:space="preserve">Entire village, </w:t>
            </w:r>
          </w:p>
          <w:p w14:paraId="31F2D4B7" w14:textId="77777777" w:rsidR="007D0669" w:rsidRPr="00297EDA" w:rsidRDefault="007D0669" w:rsidP="007D0669">
            <w:pPr>
              <w:numPr>
                <w:ilvl w:val="0"/>
                <w:numId w:val="10"/>
              </w:numPr>
              <w:shd w:val="clear" w:color="auto" w:fill="FFFFFF"/>
              <w:spacing w:after="0" w:line="240" w:lineRule="auto"/>
              <w:ind w:firstLine="99"/>
              <w:contextualSpacing/>
              <w:rPr>
                <w:rFonts w:ascii="Gill Sans MT" w:hAnsi="Gill Sans MT"/>
                <w:i/>
                <w:sz w:val="20"/>
                <w:szCs w:val="20"/>
              </w:rPr>
            </w:pPr>
            <w:r w:rsidRPr="00297EDA">
              <w:rPr>
                <w:rFonts w:ascii="Gill Sans MT" w:hAnsi="Gill Sans MT"/>
                <w:i/>
                <w:sz w:val="20"/>
                <w:szCs w:val="20"/>
              </w:rPr>
              <w:t xml:space="preserve">All adults </w:t>
            </w:r>
          </w:p>
          <w:p w14:paraId="4BD7435A" w14:textId="77777777" w:rsidR="007D0669" w:rsidRPr="00297EDA" w:rsidRDefault="007D0669" w:rsidP="007D0669">
            <w:pPr>
              <w:numPr>
                <w:ilvl w:val="0"/>
                <w:numId w:val="10"/>
              </w:numPr>
              <w:shd w:val="clear" w:color="auto" w:fill="FFFFFF"/>
              <w:spacing w:after="0" w:line="240" w:lineRule="auto"/>
              <w:ind w:firstLine="99"/>
              <w:contextualSpacing/>
              <w:rPr>
                <w:rFonts w:ascii="Gill Sans MT" w:hAnsi="Gill Sans MT"/>
                <w:i/>
                <w:sz w:val="20"/>
                <w:szCs w:val="20"/>
              </w:rPr>
            </w:pPr>
            <w:r w:rsidRPr="00297EDA">
              <w:rPr>
                <w:rFonts w:ascii="Gill Sans MT" w:hAnsi="Gill Sans MT"/>
                <w:i/>
                <w:sz w:val="20"/>
                <w:szCs w:val="20"/>
              </w:rPr>
              <w:t>All heads of household</w:t>
            </w:r>
          </w:p>
          <w:p w14:paraId="1C3FA97E" w14:textId="77777777" w:rsidR="007D0669" w:rsidRPr="00297EDA" w:rsidRDefault="007D0669" w:rsidP="007D0669">
            <w:pPr>
              <w:numPr>
                <w:ilvl w:val="0"/>
                <w:numId w:val="10"/>
              </w:numPr>
              <w:shd w:val="clear" w:color="auto" w:fill="FFFFFF"/>
              <w:spacing w:after="0" w:line="240" w:lineRule="auto"/>
              <w:ind w:firstLine="99"/>
              <w:contextualSpacing/>
              <w:rPr>
                <w:rFonts w:ascii="Gill Sans MT" w:hAnsi="Gill Sans MT"/>
                <w:i/>
                <w:sz w:val="20"/>
                <w:szCs w:val="20"/>
              </w:rPr>
            </w:pPr>
            <w:r w:rsidRPr="00297EDA">
              <w:rPr>
                <w:rFonts w:ascii="Gill Sans MT" w:hAnsi="Gill Sans MT"/>
                <w:i/>
                <w:sz w:val="20"/>
                <w:szCs w:val="20"/>
              </w:rPr>
              <w:t>Members of the body</w:t>
            </w:r>
          </w:p>
          <w:p w14:paraId="5155F96D" w14:textId="77777777" w:rsidR="007D0669" w:rsidRPr="00297EDA" w:rsidRDefault="007D0669" w:rsidP="007D0669">
            <w:pPr>
              <w:numPr>
                <w:ilvl w:val="0"/>
                <w:numId w:val="10"/>
              </w:numPr>
              <w:shd w:val="clear" w:color="auto" w:fill="FFFFFF"/>
              <w:spacing w:after="0" w:line="240" w:lineRule="auto"/>
              <w:ind w:firstLine="99"/>
              <w:contextualSpacing/>
              <w:rPr>
                <w:rFonts w:ascii="Gill Sans MT" w:hAnsi="Gill Sans MT"/>
                <w:i/>
                <w:sz w:val="20"/>
                <w:szCs w:val="20"/>
              </w:rPr>
            </w:pPr>
            <w:r w:rsidRPr="00297EDA">
              <w:rPr>
                <w:rFonts w:ascii="Gill Sans MT" w:hAnsi="Gill Sans MT"/>
                <w:i/>
                <w:sz w:val="20"/>
                <w:szCs w:val="20"/>
              </w:rPr>
              <w:t>A select group: _____________________</w:t>
            </w:r>
          </w:p>
          <w:p w14:paraId="6A4E9C58" w14:textId="77777777" w:rsidR="007D0669" w:rsidRPr="00297EDA" w:rsidRDefault="007D0669" w:rsidP="007D0669">
            <w:pPr>
              <w:spacing w:line="240" w:lineRule="auto"/>
              <w:contextualSpacing/>
              <w:rPr>
                <w:rFonts w:ascii="Gill Sans MT" w:hAnsi="Gill Sans MT"/>
                <w:sz w:val="20"/>
                <w:szCs w:val="20"/>
              </w:rPr>
            </w:pPr>
          </w:p>
        </w:tc>
        <w:tc>
          <w:tcPr>
            <w:tcW w:w="3788" w:type="dxa"/>
            <w:tcBorders>
              <w:top w:val="single" w:sz="4" w:space="0" w:color="auto"/>
              <w:bottom w:val="single" w:sz="4" w:space="0" w:color="auto"/>
              <w:right w:val="single" w:sz="18" w:space="0" w:color="000000"/>
            </w:tcBorders>
          </w:tcPr>
          <w:p w14:paraId="64D0BC53" w14:textId="77777777" w:rsidR="007D0669" w:rsidRPr="00297EDA" w:rsidRDefault="007D0669" w:rsidP="007D0669">
            <w:pPr>
              <w:spacing w:line="240" w:lineRule="auto"/>
              <w:contextualSpacing/>
              <w:rPr>
                <w:rFonts w:ascii="Gill Sans MT" w:hAnsi="Gill Sans MT"/>
                <w:sz w:val="20"/>
                <w:szCs w:val="20"/>
              </w:rPr>
            </w:pPr>
          </w:p>
        </w:tc>
      </w:tr>
      <w:tr w:rsidR="007D0669" w:rsidRPr="00297EDA" w14:paraId="17FDBCB3" w14:textId="77777777" w:rsidTr="00C710F5">
        <w:trPr>
          <w:trHeight w:val="702"/>
        </w:trPr>
        <w:tc>
          <w:tcPr>
            <w:tcW w:w="211" w:type="dxa"/>
            <w:tcBorders>
              <w:top w:val="single" w:sz="4" w:space="0" w:color="auto"/>
              <w:left w:val="single" w:sz="4" w:space="0" w:color="auto"/>
              <w:bottom w:val="single" w:sz="4" w:space="0" w:color="auto"/>
              <w:right w:val="single" w:sz="4" w:space="0" w:color="000000"/>
            </w:tcBorders>
          </w:tcPr>
          <w:p w14:paraId="3E4C1BE4"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6081" w:type="dxa"/>
            <w:tcBorders>
              <w:top w:val="single" w:sz="4" w:space="0" w:color="auto"/>
              <w:left w:val="single" w:sz="4" w:space="0" w:color="000000"/>
              <w:bottom w:val="single" w:sz="4" w:space="0" w:color="auto"/>
            </w:tcBorders>
          </w:tcPr>
          <w:p w14:paraId="08D6C24A" w14:textId="77777777" w:rsidR="007D0669" w:rsidRPr="00297EDA" w:rsidRDefault="007D0669" w:rsidP="007D0669">
            <w:pPr>
              <w:numPr>
                <w:ilvl w:val="0"/>
                <w:numId w:val="9"/>
              </w:numPr>
              <w:shd w:val="clear" w:color="auto" w:fill="FFFFFF"/>
              <w:spacing w:after="0" w:line="240" w:lineRule="auto"/>
              <w:contextualSpacing/>
              <w:rPr>
                <w:rFonts w:ascii="Gill Sans MT" w:hAnsi="Gill Sans MT"/>
                <w:sz w:val="20"/>
                <w:szCs w:val="20"/>
              </w:rPr>
            </w:pPr>
            <w:r w:rsidRPr="00297EDA">
              <w:rPr>
                <w:rFonts w:ascii="Gill Sans MT" w:hAnsi="Gill Sans MT"/>
                <w:sz w:val="20"/>
                <w:szCs w:val="20"/>
              </w:rPr>
              <w:t xml:space="preserve">Does the body have a written budget? </w:t>
            </w:r>
          </w:p>
          <w:p w14:paraId="31E836CC" w14:textId="77777777" w:rsidR="007D0669" w:rsidRPr="00297EDA" w:rsidRDefault="007D0669" w:rsidP="007D0669">
            <w:pPr>
              <w:shd w:val="clear" w:color="auto" w:fill="FFFFFF"/>
              <w:spacing w:line="240" w:lineRule="auto"/>
              <w:ind w:left="360"/>
              <w:contextualSpacing/>
              <w:rPr>
                <w:rFonts w:ascii="Gill Sans MT" w:eastAsia="Times New Roman" w:hAnsi="Gill Sans MT" w:cs="Arial"/>
                <w:i/>
                <w:sz w:val="20"/>
                <w:szCs w:val="20"/>
              </w:rPr>
            </w:pPr>
            <w:r w:rsidRPr="00297EDA">
              <w:rPr>
                <w:rFonts w:ascii="Gill Sans MT" w:eastAsia="Times New Roman" w:hAnsi="Gill Sans MT" w:cs="Arial"/>
                <w:i/>
                <w:sz w:val="20"/>
                <w:szCs w:val="20"/>
              </w:rPr>
              <w:t>1 = yes; 0 = no</w:t>
            </w:r>
          </w:p>
          <w:p w14:paraId="348B0681" w14:textId="77777777" w:rsidR="007D0669" w:rsidRPr="00297EDA" w:rsidRDefault="007D0669" w:rsidP="007D0669">
            <w:pPr>
              <w:spacing w:line="240" w:lineRule="auto"/>
              <w:contextualSpacing/>
              <w:rPr>
                <w:rFonts w:ascii="Gill Sans MT" w:hAnsi="Gill Sans MT"/>
                <w:sz w:val="20"/>
                <w:szCs w:val="20"/>
              </w:rPr>
            </w:pPr>
          </w:p>
        </w:tc>
        <w:tc>
          <w:tcPr>
            <w:tcW w:w="3788" w:type="dxa"/>
            <w:tcBorders>
              <w:top w:val="single" w:sz="4" w:space="0" w:color="auto"/>
              <w:bottom w:val="single" w:sz="4" w:space="0" w:color="auto"/>
              <w:right w:val="single" w:sz="18" w:space="0" w:color="000000"/>
            </w:tcBorders>
          </w:tcPr>
          <w:p w14:paraId="548546E6" w14:textId="77777777" w:rsidR="007D0669" w:rsidRPr="00297EDA" w:rsidRDefault="007D0669" w:rsidP="007D0669">
            <w:pPr>
              <w:spacing w:line="240" w:lineRule="auto"/>
              <w:contextualSpacing/>
              <w:rPr>
                <w:rFonts w:ascii="Gill Sans MT" w:hAnsi="Gill Sans MT"/>
                <w:sz w:val="20"/>
                <w:szCs w:val="20"/>
              </w:rPr>
            </w:pPr>
          </w:p>
        </w:tc>
      </w:tr>
      <w:tr w:rsidR="007D0669" w:rsidRPr="00297EDA" w14:paraId="675F52C4" w14:textId="77777777" w:rsidTr="00C710F5">
        <w:trPr>
          <w:trHeight w:val="764"/>
        </w:trPr>
        <w:tc>
          <w:tcPr>
            <w:tcW w:w="211" w:type="dxa"/>
            <w:tcBorders>
              <w:top w:val="single" w:sz="4" w:space="0" w:color="auto"/>
              <w:left w:val="single" w:sz="4" w:space="0" w:color="auto"/>
              <w:bottom w:val="single" w:sz="4" w:space="0" w:color="000000"/>
              <w:right w:val="single" w:sz="4" w:space="0" w:color="000000"/>
            </w:tcBorders>
          </w:tcPr>
          <w:p w14:paraId="7C3CDC04"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6081" w:type="dxa"/>
            <w:tcBorders>
              <w:top w:val="single" w:sz="4" w:space="0" w:color="auto"/>
              <w:left w:val="single" w:sz="4" w:space="0" w:color="000000"/>
              <w:bottom w:val="single" w:sz="4" w:space="0" w:color="000000"/>
            </w:tcBorders>
          </w:tcPr>
          <w:p w14:paraId="45D1801C" w14:textId="77777777" w:rsidR="007D0669" w:rsidRPr="00297EDA" w:rsidRDefault="007D0669" w:rsidP="007D0669">
            <w:pPr>
              <w:spacing w:line="240" w:lineRule="auto"/>
              <w:contextualSpacing/>
              <w:rPr>
                <w:rFonts w:ascii="Gill Sans MT" w:hAnsi="Gill Sans MT"/>
                <w:sz w:val="20"/>
                <w:szCs w:val="20"/>
              </w:rPr>
            </w:pPr>
            <w:r w:rsidRPr="00297EDA">
              <w:rPr>
                <w:rFonts w:ascii="Gill Sans MT" w:hAnsi="Gill Sans MT"/>
                <w:sz w:val="20"/>
                <w:szCs w:val="20"/>
              </w:rPr>
              <w:t xml:space="preserve">Is there a process for addressing community grievances through this group? </w:t>
            </w:r>
          </w:p>
        </w:tc>
        <w:tc>
          <w:tcPr>
            <w:tcW w:w="3788" w:type="dxa"/>
            <w:tcBorders>
              <w:top w:val="single" w:sz="4" w:space="0" w:color="auto"/>
              <w:bottom w:val="single" w:sz="4" w:space="0" w:color="000000"/>
              <w:right w:val="single" w:sz="18" w:space="0" w:color="000000"/>
            </w:tcBorders>
          </w:tcPr>
          <w:p w14:paraId="112C995A" w14:textId="77777777" w:rsidR="007D0669" w:rsidRPr="00297EDA" w:rsidRDefault="007D0669" w:rsidP="007D0669">
            <w:pPr>
              <w:spacing w:line="240" w:lineRule="auto"/>
              <w:contextualSpacing/>
              <w:rPr>
                <w:rFonts w:ascii="Gill Sans MT" w:hAnsi="Gill Sans MT"/>
                <w:sz w:val="20"/>
                <w:szCs w:val="20"/>
              </w:rPr>
            </w:pPr>
            <w:r w:rsidRPr="00297EDA">
              <w:rPr>
                <w:rFonts w:ascii="Gill Sans MT" w:hAnsi="Gill Sans MT"/>
                <w:sz w:val="20"/>
                <w:szCs w:val="20"/>
              </w:rPr>
              <w:t>0-No</w:t>
            </w:r>
          </w:p>
          <w:p w14:paraId="7703C9BD" w14:textId="77777777" w:rsidR="007D0669" w:rsidRPr="00297EDA" w:rsidRDefault="007D0669" w:rsidP="007D0669">
            <w:pPr>
              <w:spacing w:line="240" w:lineRule="auto"/>
              <w:contextualSpacing/>
              <w:rPr>
                <w:rFonts w:ascii="Gill Sans MT" w:hAnsi="Gill Sans MT"/>
                <w:sz w:val="20"/>
                <w:szCs w:val="20"/>
              </w:rPr>
            </w:pPr>
            <w:r w:rsidRPr="00297EDA">
              <w:rPr>
                <w:rFonts w:ascii="Gill Sans MT" w:hAnsi="Gill Sans MT"/>
                <w:sz w:val="20"/>
                <w:szCs w:val="20"/>
              </w:rPr>
              <w:t>1-Yes</w:t>
            </w:r>
          </w:p>
        </w:tc>
      </w:tr>
    </w:tbl>
    <w:p w14:paraId="4EF713D3" w14:textId="77777777" w:rsidR="007D0669" w:rsidRPr="00297EDA" w:rsidRDefault="007D0669" w:rsidP="007D0669">
      <w:pPr>
        <w:spacing w:line="240" w:lineRule="auto"/>
        <w:contextualSpacing/>
        <w:rPr>
          <w:rFonts w:ascii="Gill Sans MT" w:hAnsi="Gill Sans MT"/>
          <w:color w:val="000000" w:themeColor="text1"/>
          <w:sz w:val="20"/>
          <w:szCs w:val="20"/>
        </w:rPr>
      </w:pPr>
    </w:p>
    <w:p w14:paraId="77C071B2" w14:textId="77777777" w:rsidR="007D0669" w:rsidRPr="00297EDA" w:rsidRDefault="007D0669" w:rsidP="007D0669">
      <w:pPr>
        <w:spacing w:line="240" w:lineRule="auto"/>
        <w:contextualSpacing/>
        <w:rPr>
          <w:rFonts w:ascii="Gill Sans MT" w:hAnsi="Gill Sans MT"/>
          <w:b/>
          <w:color w:val="000000" w:themeColor="text1"/>
          <w:sz w:val="20"/>
          <w:szCs w:val="20"/>
        </w:rPr>
      </w:pPr>
    </w:p>
    <w:p w14:paraId="2CD6B705" w14:textId="77777777" w:rsidR="007D0669" w:rsidRPr="00297EDA" w:rsidRDefault="007D0669" w:rsidP="007D0669">
      <w:pPr>
        <w:spacing w:line="240" w:lineRule="auto"/>
        <w:contextualSpacing/>
        <w:rPr>
          <w:rFonts w:ascii="Gill Sans MT" w:hAnsi="Gill Sans MT"/>
          <w:b/>
          <w:color w:val="000000" w:themeColor="text1"/>
          <w:sz w:val="20"/>
          <w:szCs w:val="20"/>
        </w:rPr>
      </w:pPr>
    </w:p>
    <w:tbl>
      <w:tblPr>
        <w:tblW w:w="10090" w:type="dxa"/>
        <w:tblInd w:w="-5" w:type="dxa"/>
        <w:tblLayout w:type="fixed"/>
        <w:tblCellMar>
          <w:left w:w="0" w:type="dxa"/>
          <w:right w:w="0" w:type="dxa"/>
        </w:tblCellMar>
        <w:tblLook w:val="0000" w:firstRow="0" w:lastRow="0" w:firstColumn="0" w:lastColumn="0" w:noHBand="0" w:noVBand="0"/>
      </w:tblPr>
      <w:tblGrid>
        <w:gridCol w:w="190"/>
        <w:gridCol w:w="5490"/>
        <w:gridCol w:w="3420"/>
        <w:gridCol w:w="990"/>
        <w:tblGridChange w:id="147">
          <w:tblGrid>
            <w:gridCol w:w="190"/>
            <w:gridCol w:w="5490"/>
            <w:gridCol w:w="3420"/>
            <w:gridCol w:w="990"/>
          </w:tblGrid>
        </w:tblGridChange>
      </w:tblGrid>
      <w:tr w:rsidR="007D0669" w:rsidRPr="00297EDA" w14:paraId="429EF132" w14:textId="77777777" w:rsidTr="00C710F5">
        <w:trPr>
          <w:trHeight w:val="989"/>
        </w:trPr>
        <w:tc>
          <w:tcPr>
            <w:tcW w:w="190" w:type="dxa"/>
            <w:tcBorders>
              <w:top w:val="single" w:sz="4" w:space="0" w:color="000000"/>
              <w:left w:val="single" w:sz="4" w:space="0" w:color="000000"/>
              <w:bottom w:val="single" w:sz="4" w:space="0" w:color="auto"/>
              <w:right w:val="single" w:sz="4" w:space="0" w:color="000000"/>
            </w:tcBorders>
          </w:tcPr>
          <w:p w14:paraId="4438104F"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5490" w:type="dxa"/>
            <w:tcBorders>
              <w:top w:val="single" w:sz="4" w:space="0" w:color="000000"/>
              <w:left w:val="single" w:sz="4" w:space="0" w:color="000000"/>
              <w:bottom w:val="single" w:sz="4" w:space="0" w:color="auto"/>
            </w:tcBorders>
          </w:tcPr>
          <w:p w14:paraId="35D68A34" w14:textId="77777777" w:rsidR="007D0669" w:rsidRPr="00297EDA" w:rsidRDefault="007D0669" w:rsidP="007D0669">
            <w:pPr>
              <w:spacing w:line="240" w:lineRule="auto"/>
              <w:contextualSpacing/>
              <w:rPr>
                <w:rFonts w:ascii="Gill Sans MT" w:hAnsi="Gill Sans MT" w:cs="Arial"/>
                <w:color w:val="1A1A1A"/>
                <w:sz w:val="20"/>
                <w:szCs w:val="20"/>
              </w:rPr>
            </w:pPr>
            <w:r w:rsidRPr="00297EDA">
              <w:rPr>
                <w:rFonts w:ascii="Gill Sans MT" w:hAnsi="Gill Sans MT" w:cs="Arial"/>
                <w:color w:val="1A1A1A"/>
                <w:sz w:val="20"/>
                <w:szCs w:val="20"/>
              </w:rPr>
              <w:t xml:space="preserve"> </w:t>
            </w:r>
            <w:r w:rsidRPr="00297EDA">
              <w:rPr>
                <w:rFonts w:ascii="Gill Sans MT" w:hAnsi="Gill Sans MT"/>
                <w:color w:val="000000" w:themeColor="text1"/>
                <w:sz w:val="20"/>
                <w:szCs w:val="20"/>
              </w:rPr>
              <w:t>Is there any forest or woodland management plan in place in your community?</w:t>
            </w:r>
          </w:p>
          <w:p w14:paraId="0280CF20" w14:textId="77777777" w:rsidR="007D0669" w:rsidRPr="00297EDA" w:rsidRDefault="007D0669" w:rsidP="007D0669">
            <w:pPr>
              <w:spacing w:line="240" w:lineRule="auto"/>
              <w:contextualSpacing/>
              <w:rPr>
                <w:rFonts w:ascii="Gill Sans MT" w:hAnsi="Gill Sans MT" w:cs="Arial"/>
                <w:color w:val="1A1A1A"/>
                <w:sz w:val="20"/>
                <w:szCs w:val="20"/>
              </w:rPr>
            </w:pPr>
          </w:p>
          <w:p w14:paraId="2296B720" w14:textId="77777777" w:rsidR="007D0669" w:rsidRPr="00297EDA" w:rsidRDefault="007D0669" w:rsidP="007D0669">
            <w:pPr>
              <w:spacing w:line="240" w:lineRule="auto"/>
              <w:contextualSpacing/>
              <w:rPr>
                <w:rFonts w:ascii="Gill Sans MT" w:hAnsi="Gill Sans MT" w:cs="Arial"/>
                <w:color w:val="1A1A1A"/>
                <w:sz w:val="20"/>
                <w:szCs w:val="20"/>
              </w:rPr>
            </w:pPr>
          </w:p>
        </w:tc>
        <w:tc>
          <w:tcPr>
            <w:tcW w:w="3420" w:type="dxa"/>
            <w:tcBorders>
              <w:top w:val="single" w:sz="4" w:space="0" w:color="000000"/>
              <w:bottom w:val="single" w:sz="4" w:space="0" w:color="auto"/>
              <w:right w:val="single" w:sz="18" w:space="0" w:color="000000"/>
            </w:tcBorders>
          </w:tcPr>
          <w:p w14:paraId="0AFBF875" w14:textId="77777777" w:rsidR="007D0669" w:rsidRPr="00297EDA" w:rsidRDefault="007D0669" w:rsidP="007D0669">
            <w:pPr>
              <w:spacing w:line="240" w:lineRule="auto"/>
              <w:contextualSpacing/>
              <w:rPr>
                <w:rFonts w:ascii="Gill Sans MT" w:eastAsia="Calibri" w:hAnsi="Gill Sans MT" w:cs="Times New Roman"/>
                <w:sz w:val="20"/>
                <w:szCs w:val="20"/>
              </w:rPr>
            </w:pPr>
            <w:r w:rsidRPr="00297EDA">
              <w:rPr>
                <w:rFonts w:ascii="Gill Sans MT" w:eastAsia="Calibri" w:hAnsi="Gill Sans MT" w:cs="Times New Roman"/>
                <w:sz w:val="20"/>
                <w:szCs w:val="20"/>
              </w:rPr>
              <w:t>0=No</w:t>
            </w:r>
          </w:p>
          <w:p w14:paraId="7F7762F6" w14:textId="77777777" w:rsidR="007D0669" w:rsidRPr="00297EDA" w:rsidRDefault="007D0669" w:rsidP="007D0669">
            <w:pPr>
              <w:spacing w:line="240" w:lineRule="auto"/>
              <w:contextualSpacing/>
              <w:rPr>
                <w:rFonts w:ascii="Gill Sans MT" w:eastAsia="Calibri" w:hAnsi="Gill Sans MT" w:cs="Times New Roman"/>
                <w:sz w:val="20"/>
                <w:szCs w:val="20"/>
              </w:rPr>
            </w:pPr>
            <w:r w:rsidRPr="00297EDA">
              <w:rPr>
                <w:rFonts w:ascii="Gill Sans MT" w:eastAsia="Calibri" w:hAnsi="Gill Sans MT" w:cs="Times New Roman"/>
                <w:sz w:val="20"/>
                <w:szCs w:val="20"/>
              </w:rPr>
              <w:t xml:space="preserve">1=Yes </w:t>
            </w:r>
          </w:p>
          <w:p w14:paraId="221C7BFE" w14:textId="77777777" w:rsidR="007D0669" w:rsidRPr="00297EDA" w:rsidRDefault="007D0669" w:rsidP="007D0669">
            <w:pPr>
              <w:spacing w:line="240" w:lineRule="auto"/>
              <w:contextualSpacing/>
              <w:rPr>
                <w:rFonts w:ascii="Gill Sans MT" w:eastAsia="Calibri" w:hAnsi="Gill Sans MT" w:cs="Times New Roman"/>
                <w:sz w:val="20"/>
                <w:szCs w:val="20"/>
              </w:rPr>
            </w:pPr>
            <w:r w:rsidRPr="00297EDA">
              <w:rPr>
                <w:rFonts w:ascii="Gill Sans MT" w:eastAsia="Calibri" w:hAnsi="Gill Sans MT" w:cs="Times New Roman"/>
                <w:sz w:val="20"/>
                <w:szCs w:val="20"/>
              </w:rPr>
              <w:t>888=Don’t know</w:t>
            </w:r>
          </w:p>
          <w:p w14:paraId="39CD863B" w14:textId="77777777" w:rsidR="007D0669" w:rsidRPr="00297EDA" w:rsidRDefault="007D0669" w:rsidP="007D0669">
            <w:pPr>
              <w:spacing w:line="240" w:lineRule="auto"/>
              <w:contextualSpacing/>
              <w:rPr>
                <w:rFonts w:ascii="Gill Sans MT" w:eastAsia="Calibri" w:hAnsi="Gill Sans MT" w:cs="Times New Roman"/>
                <w:sz w:val="20"/>
                <w:szCs w:val="20"/>
              </w:rPr>
            </w:pPr>
            <w:r w:rsidRPr="00297EDA">
              <w:rPr>
                <w:rFonts w:ascii="Gill Sans MT" w:eastAsia="Calibri" w:hAnsi="Gill Sans MT" w:cs="Times New Roman"/>
                <w:sz w:val="20"/>
                <w:szCs w:val="20"/>
              </w:rPr>
              <w:t>999=Prefer not to respond</w:t>
            </w:r>
          </w:p>
        </w:tc>
        <w:tc>
          <w:tcPr>
            <w:tcW w:w="990" w:type="dxa"/>
            <w:tcBorders>
              <w:top w:val="single" w:sz="18" w:space="0" w:color="000000"/>
              <w:left w:val="single" w:sz="18" w:space="0" w:color="000000"/>
              <w:bottom w:val="single" w:sz="4" w:space="0" w:color="auto"/>
              <w:right w:val="single" w:sz="18" w:space="0" w:color="000000"/>
            </w:tcBorders>
          </w:tcPr>
          <w:p w14:paraId="1CA35FCD" w14:textId="77777777" w:rsidR="007D0669" w:rsidRPr="00297EDA" w:rsidRDefault="007D0669" w:rsidP="007D0669">
            <w:pPr>
              <w:spacing w:line="240" w:lineRule="auto"/>
              <w:contextualSpacing/>
              <w:rPr>
                <w:rFonts w:ascii="Gill Sans MT" w:eastAsia="Calibri" w:hAnsi="Gill Sans MT" w:cs="Times New Roman"/>
                <w:i/>
                <w:color w:val="A6A6A6"/>
                <w:sz w:val="20"/>
                <w:szCs w:val="20"/>
              </w:rPr>
            </w:pPr>
          </w:p>
        </w:tc>
      </w:tr>
      <w:tr w:rsidR="00133728" w:rsidRPr="00297EDA" w14:paraId="3019E400" w14:textId="77777777" w:rsidTr="00133728">
        <w:trPr>
          <w:trHeight w:val="341"/>
        </w:trPr>
        <w:tc>
          <w:tcPr>
            <w:tcW w:w="190" w:type="dxa"/>
            <w:vMerge w:val="restart"/>
            <w:tcBorders>
              <w:top w:val="single" w:sz="4" w:space="0" w:color="auto"/>
              <w:left w:val="single" w:sz="4" w:space="0" w:color="000000"/>
              <w:right w:val="single" w:sz="4" w:space="0" w:color="000000"/>
            </w:tcBorders>
            <w:shd w:val="clear" w:color="auto" w:fill="D6E3BC" w:themeFill="accent3" w:themeFillTint="66"/>
          </w:tcPr>
          <w:p w14:paraId="6697EE11" w14:textId="77777777" w:rsidR="00133728" w:rsidRPr="00297EDA" w:rsidRDefault="00133728" w:rsidP="007D0669">
            <w:pPr>
              <w:spacing w:line="240" w:lineRule="auto"/>
              <w:contextualSpacing/>
              <w:rPr>
                <w:rFonts w:ascii="Gill Sans MT" w:eastAsia="Calibri" w:hAnsi="Gill Sans MT" w:cs="Times New Roman"/>
                <w:sz w:val="20"/>
                <w:szCs w:val="20"/>
              </w:rPr>
            </w:pPr>
          </w:p>
        </w:tc>
        <w:tc>
          <w:tcPr>
            <w:tcW w:w="5490" w:type="dxa"/>
            <w:tcBorders>
              <w:top w:val="single" w:sz="4" w:space="0" w:color="auto"/>
              <w:left w:val="single" w:sz="4" w:space="0" w:color="000000"/>
              <w:bottom w:val="single" w:sz="4" w:space="0" w:color="auto"/>
            </w:tcBorders>
            <w:shd w:val="clear" w:color="auto" w:fill="D6E3BC" w:themeFill="accent3" w:themeFillTint="66"/>
          </w:tcPr>
          <w:p w14:paraId="5A2536E7" w14:textId="3B58A1EF" w:rsidR="00133728" w:rsidRPr="00297EDA" w:rsidRDefault="00133728" w:rsidP="00133728">
            <w:pPr>
              <w:spacing w:line="240" w:lineRule="auto"/>
              <w:contextualSpacing/>
              <w:rPr>
                <w:rFonts w:ascii="Gill Sans MT" w:hAnsi="Gill Sans MT" w:cs="Arial"/>
                <w:color w:val="1A1A1A"/>
                <w:sz w:val="20"/>
                <w:szCs w:val="20"/>
              </w:rPr>
            </w:pPr>
            <w:r w:rsidRPr="00297EDA">
              <w:rPr>
                <w:rFonts w:ascii="Gill Sans MT" w:hAnsi="Gill Sans MT" w:cs="Arial"/>
                <w:color w:val="1A1A1A"/>
                <w:sz w:val="20"/>
                <w:szCs w:val="20"/>
              </w:rPr>
              <w:t xml:space="preserve">If yes, can </w:t>
            </w:r>
            <w:r>
              <w:rPr>
                <w:rFonts w:ascii="Gill Sans MT" w:hAnsi="Gill Sans MT" w:cs="Arial"/>
                <w:color w:val="1A1A1A"/>
                <w:sz w:val="20"/>
                <w:szCs w:val="20"/>
              </w:rPr>
              <w:t>you please describe this plan?</w:t>
            </w:r>
          </w:p>
        </w:tc>
        <w:tc>
          <w:tcPr>
            <w:tcW w:w="3420" w:type="dxa"/>
            <w:tcBorders>
              <w:top w:val="single" w:sz="4" w:space="0" w:color="auto"/>
              <w:bottom w:val="single" w:sz="4" w:space="0" w:color="auto"/>
              <w:right w:val="single" w:sz="18" w:space="0" w:color="000000"/>
            </w:tcBorders>
            <w:shd w:val="clear" w:color="auto" w:fill="D6E3BC" w:themeFill="accent3" w:themeFillTint="66"/>
          </w:tcPr>
          <w:p w14:paraId="60B82664" w14:textId="77777777" w:rsidR="00133728" w:rsidRPr="00297EDA" w:rsidRDefault="00133728" w:rsidP="007D0669">
            <w:pPr>
              <w:spacing w:line="240" w:lineRule="auto"/>
              <w:contextualSpacing/>
              <w:rPr>
                <w:rFonts w:ascii="Gill Sans MT" w:eastAsia="Calibri" w:hAnsi="Gill Sans MT" w:cs="Times New Roman"/>
                <w:sz w:val="20"/>
                <w:szCs w:val="20"/>
              </w:rPr>
            </w:pPr>
            <w:r w:rsidRPr="00297EDA">
              <w:rPr>
                <w:rFonts w:ascii="Gill Sans MT" w:eastAsia="Calibri" w:hAnsi="Gill Sans MT" w:cs="Times New Roman"/>
                <w:sz w:val="20"/>
                <w:szCs w:val="20"/>
              </w:rPr>
              <w:t xml:space="preserve">TEXT </w:t>
            </w:r>
          </w:p>
          <w:p w14:paraId="13A5A871" w14:textId="77777777" w:rsidR="00133728" w:rsidRPr="00297EDA" w:rsidRDefault="00133728" w:rsidP="007D0669">
            <w:pPr>
              <w:spacing w:line="240" w:lineRule="auto"/>
              <w:contextualSpacing/>
              <w:rPr>
                <w:rFonts w:ascii="Gill Sans MT" w:eastAsia="Calibri" w:hAnsi="Gill Sans MT" w:cs="Times New Roman"/>
                <w:sz w:val="20"/>
                <w:szCs w:val="20"/>
              </w:rPr>
            </w:pPr>
          </w:p>
          <w:p w14:paraId="553BAFEC" w14:textId="77777777" w:rsidR="00133728" w:rsidRPr="00297EDA" w:rsidRDefault="00133728" w:rsidP="007D0669">
            <w:pPr>
              <w:spacing w:line="240" w:lineRule="auto"/>
              <w:contextualSpacing/>
              <w:rPr>
                <w:rFonts w:ascii="Gill Sans MT" w:eastAsia="Calibri" w:hAnsi="Gill Sans MT" w:cs="Times New Roman"/>
                <w:sz w:val="20"/>
                <w:szCs w:val="20"/>
              </w:rPr>
            </w:pPr>
          </w:p>
        </w:tc>
        <w:tc>
          <w:tcPr>
            <w:tcW w:w="990" w:type="dxa"/>
            <w:tcBorders>
              <w:top w:val="single" w:sz="4" w:space="0" w:color="auto"/>
              <w:left w:val="single" w:sz="18" w:space="0" w:color="000000"/>
              <w:bottom w:val="single" w:sz="4" w:space="0" w:color="auto"/>
              <w:right w:val="single" w:sz="18" w:space="0" w:color="000000"/>
            </w:tcBorders>
            <w:shd w:val="clear" w:color="auto" w:fill="D6E3BC" w:themeFill="accent3" w:themeFillTint="66"/>
          </w:tcPr>
          <w:p w14:paraId="6DD8C567" w14:textId="77777777" w:rsidR="00133728" w:rsidRPr="00297EDA" w:rsidRDefault="00133728" w:rsidP="007D0669">
            <w:pPr>
              <w:spacing w:line="240" w:lineRule="auto"/>
              <w:contextualSpacing/>
              <w:rPr>
                <w:rFonts w:ascii="Gill Sans MT" w:eastAsia="Calibri" w:hAnsi="Gill Sans MT" w:cs="Times New Roman"/>
                <w:i/>
                <w:color w:val="A6A6A6"/>
                <w:sz w:val="20"/>
                <w:szCs w:val="20"/>
              </w:rPr>
            </w:pPr>
          </w:p>
        </w:tc>
      </w:tr>
      <w:tr w:rsidR="00133728" w:rsidRPr="00297EDA" w14:paraId="635F8E4F" w14:textId="77777777" w:rsidTr="00133728">
        <w:trPr>
          <w:trHeight w:val="539"/>
        </w:trPr>
        <w:tc>
          <w:tcPr>
            <w:tcW w:w="190" w:type="dxa"/>
            <w:vMerge/>
            <w:tcBorders>
              <w:top w:val="single" w:sz="4" w:space="0" w:color="auto"/>
              <w:left w:val="single" w:sz="4" w:space="0" w:color="000000"/>
              <w:right w:val="single" w:sz="4" w:space="0" w:color="000000"/>
            </w:tcBorders>
            <w:shd w:val="clear" w:color="auto" w:fill="D6E3BC" w:themeFill="accent3" w:themeFillTint="66"/>
          </w:tcPr>
          <w:p w14:paraId="787DCA9F" w14:textId="77777777" w:rsidR="00133728" w:rsidRPr="00297EDA" w:rsidRDefault="00133728" w:rsidP="007D0669">
            <w:pPr>
              <w:spacing w:line="240" w:lineRule="auto"/>
              <w:contextualSpacing/>
              <w:rPr>
                <w:rFonts w:ascii="Gill Sans MT" w:eastAsia="Calibri" w:hAnsi="Gill Sans MT" w:cs="Times New Roman"/>
                <w:sz w:val="20"/>
                <w:szCs w:val="20"/>
              </w:rPr>
            </w:pPr>
          </w:p>
        </w:tc>
        <w:tc>
          <w:tcPr>
            <w:tcW w:w="5490" w:type="dxa"/>
            <w:tcBorders>
              <w:top w:val="single" w:sz="4" w:space="0" w:color="auto"/>
              <w:left w:val="single" w:sz="4" w:space="0" w:color="000000"/>
              <w:bottom w:val="single" w:sz="4" w:space="0" w:color="auto"/>
            </w:tcBorders>
            <w:shd w:val="clear" w:color="auto" w:fill="auto"/>
          </w:tcPr>
          <w:p w14:paraId="62012758" w14:textId="77777777" w:rsidR="00133728" w:rsidRPr="00133728" w:rsidRDefault="00133728" w:rsidP="00133728">
            <w:pPr>
              <w:spacing w:line="240" w:lineRule="auto"/>
              <w:contextualSpacing/>
              <w:rPr>
                <w:rFonts w:ascii="Gill Sans MT" w:hAnsi="Gill Sans MT" w:cs="Arial"/>
                <w:i/>
                <w:color w:val="1A1A1A"/>
                <w:sz w:val="20"/>
                <w:szCs w:val="20"/>
              </w:rPr>
            </w:pPr>
            <w:r w:rsidRPr="00297EDA">
              <w:rPr>
                <w:rFonts w:ascii="Gill Sans MT" w:hAnsi="Gill Sans MT" w:cs="Arial"/>
                <w:i/>
                <w:color w:val="1A1A1A"/>
                <w:sz w:val="20"/>
                <w:szCs w:val="20"/>
              </w:rPr>
              <w:t>Who created the plan?</w:t>
            </w:r>
          </w:p>
          <w:p w14:paraId="0CD31D2B" w14:textId="77777777" w:rsidR="00133728" w:rsidRPr="00297EDA" w:rsidRDefault="00133728" w:rsidP="007D0669">
            <w:pPr>
              <w:spacing w:line="240" w:lineRule="auto"/>
              <w:contextualSpacing/>
              <w:rPr>
                <w:rFonts w:ascii="Gill Sans MT" w:hAnsi="Gill Sans MT" w:cs="Arial"/>
                <w:color w:val="1A1A1A"/>
                <w:sz w:val="20"/>
                <w:szCs w:val="20"/>
              </w:rPr>
            </w:pPr>
          </w:p>
        </w:tc>
        <w:tc>
          <w:tcPr>
            <w:tcW w:w="3420" w:type="dxa"/>
            <w:tcBorders>
              <w:top w:val="single" w:sz="4" w:space="0" w:color="auto"/>
              <w:bottom w:val="single" w:sz="4" w:space="0" w:color="auto"/>
              <w:right w:val="single" w:sz="18" w:space="0" w:color="000000"/>
            </w:tcBorders>
            <w:shd w:val="clear" w:color="auto" w:fill="auto"/>
          </w:tcPr>
          <w:p w14:paraId="4075621B" w14:textId="77777777" w:rsidR="00133728" w:rsidRDefault="00A243EE" w:rsidP="007D0669">
            <w:pPr>
              <w:spacing w:line="240" w:lineRule="auto"/>
              <w:contextualSpacing/>
              <w:rPr>
                <w:rFonts w:ascii="Gill Sans MT" w:eastAsia="Calibri" w:hAnsi="Gill Sans MT" w:cs="Times New Roman"/>
                <w:sz w:val="20"/>
                <w:szCs w:val="20"/>
              </w:rPr>
            </w:pPr>
            <w:r>
              <w:rPr>
                <w:rFonts w:ascii="Gill Sans MT" w:eastAsia="Calibri" w:hAnsi="Gill Sans MT" w:cs="Times New Roman"/>
                <w:sz w:val="20"/>
                <w:szCs w:val="20"/>
              </w:rPr>
              <w:t>1-Community, together as a group</w:t>
            </w:r>
          </w:p>
          <w:p w14:paraId="38317BCD" w14:textId="77777777" w:rsidR="00A243EE" w:rsidRDefault="00A243EE" w:rsidP="007D0669">
            <w:pPr>
              <w:spacing w:line="240" w:lineRule="auto"/>
              <w:contextualSpacing/>
              <w:rPr>
                <w:rFonts w:ascii="Gill Sans MT" w:eastAsia="Calibri" w:hAnsi="Gill Sans MT" w:cs="Times New Roman"/>
                <w:sz w:val="20"/>
                <w:szCs w:val="20"/>
              </w:rPr>
            </w:pPr>
            <w:r>
              <w:rPr>
                <w:rFonts w:ascii="Gill Sans MT" w:eastAsia="Calibri" w:hAnsi="Gill Sans MT" w:cs="Times New Roman"/>
                <w:sz w:val="20"/>
                <w:szCs w:val="20"/>
              </w:rPr>
              <w:t>2-Village elders</w:t>
            </w:r>
          </w:p>
          <w:p w14:paraId="5B50221B" w14:textId="31838E57" w:rsidR="00A243EE" w:rsidRDefault="00A243EE" w:rsidP="007D0669">
            <w:pPr>
              <w:spacing w:line="240" w:lineRule="auto"/>
              <w:contextualSpacing/>
              <w:rPr>
                <w:rFonts w:ascii="Gill Sans MT" w:eastAsia="Calibri" w:hAnsi="Gill Sans MT" w:cs="Times New Roman"/>
                <w:sz w:val="20"/>
                <w:szCs w:val="20"/>
              </w:rPr>
            </w:pPr>
            <w:r>
              <w:rPr>
                <w:rFonts w:ascii="Gill Sans MT" w:eastAsia="Calibri" w:hAnsi="Gill Sans MT" w:cs="Times New Roman"/>
                <w:sz w:val="20"/>
                <w:szCs w:val="20"/>
              </w:rPr>
              <w:t>3-Chief</w:t>
            </w:r>
          </w:p>
          <w:p w14:paraId="2E95CF16" w14:textId="77777777" w:rsidR="00A243EE" w:rsidRDefault="00A243EE" w:rsidP="007D0669">
            <w:pPr>
              <w:spacing w:line="240" w:lineRule="auto"/>
              <w:contextualSpacing/>
              <w:rPr>
                <w:rFonts w:ascii="Gill Sans MT" w:eastAsia="Calibri" w:hAnsi="Gill Sans MT" w:cs="Times New Roman"/>
                <w:sz w:val="20"/>
                <w:szCs w:val="20"/>
              </w:rPr>
            </w:pPr>
            <w:r>
              <w:rPr>
                <w:rFonts w:ascii="Gill Sans MT" w:eastAsia="Calibri" w:hAnsi="Gill Sans MT" w:cs="Times New Roman"/>
                <w:sz w:val="20"/>
                <w:szCs w:val="20"/>
              </w:rPr>
              <w:t>4- NGO</w:t>
            </w:r>
          </w:p>
          <w:p w14:paraId="1EF85D46" w14:textId="77777777" w:rsidR="00A243EE" w:rsidRDefault="00A243EE" w:rsidP="007D0669">
            <w:pPr>
              <w:spacing w:line="240" w:lineRule="auto"/>
              <w:contextualSpacing/>
              <w:rPr>
                <w:rFonts w:ascii="Gill Sans MT" w:eastAsia="Calibri" w:hAnsi="Gill Sans MT" w:cs="Times New Roman"/>
                <w:sz w:val="20"/>
                <w:szCs w:val="20"/>
              </w:rPr>
            </w:pPr>
            <w:r>
              <w:rPr>
                <w:rFonts w:ascii="Gill Sans MT" w:eastAsia="Calibri" w:hAnsi="Gill Sans MT" w:cs="Times New Roman"/>
                <w:sz w:val="20"/>
                <w:szCs w:val="20"/>
              </w:rPr>
              <w:t>5- DFO</w:t>
            </w:r>
          </w:p>
          <w:p w14:paraId="77378A7D" w14:textId="3D100007" w:rsidR="00A243EE" w:rsidRDefault="00A243EE" w:rsidP="007D0669">
            <w:pPr>
              <w:spacing w:line="240" w:lineRule="auto"/>
              <w:contextualSpacing/>
              <w:rPr>
                <w:rFonts w:ascii="Gill Sans MT" w:eastAsia="Calibri" w:hAnsi="Gill Sans MT" w:cs="Times New Roman"/>
                <w:sz w:val="20"/>
                <w:szCs w:val="20"/>
              </w:rPr>
            </w:pPr>
            <w:r>
              <w:rPr>
                <w:rFonts w:ascii="Gill Sans MT" w:eastAsia="Calibri" w:hAnsi="Gill Sans MT" w:cs="Times New Roman"/>
                <w:sz w:val="20"/>
                <w:szCs w:val="20"/>
              </w:rPr>
              <w:t>6- ZAWA</w:t>
            </w:r>
          </w:p>
          <w:p w14:paraId="1A12A136" w14:textId="019A24C1" w:rsidR="00A243EE" w:rsidRPr="00297EDA" w:rsidRDefault="00A243EE" w:rsidP="007D0669">
            <w:pPr>
              <w:spacing w:line="240" w:lineRule="auto"/>
              <w:contextualSpacing/>
              <w:rPr>
                <w:rFonts w:ascii="Gill Sans MT" w:eastAsia="Calibri" w:hAnsi="Gill Sans MT" w:cs="Times New Roman"/>
                <w:sz w:val="20"/>
                <w:szCs w:val="20"/>
              </w:rPr>
            </w:pPr>
            <w:r>
              <w:rPr>
                <w:rFonts w:ascii="Gill Sans MT" w:eastAsia="Calibri" w:hAnsi="Gill Sans MT" w:cs="Times New Roman"/>
                <w:sz w:val="20"/>
                <w:szCs w:val="20"/>
              </w:rPr>
              <w:t>97 – Other, specify</w:t>
            </w:r>
          </w:p>
        </w:tc>
        <w:tc>
          <w:tcPr>
            <w:tcW w:w="990" w:type="dxa"/>
            <w:tcBorders>
              <w:top w:val="single" w:sz="4" w:space="0" w:color="auto"/>
              <w:left w:val="single" w:sz="18" w:space="0" w:color="000000"/>
              <w:bottom w:val="single" w:sz="4" w:space="0" w:color="auto"/>
              <w:right w:val="single" w:sz="18" w:space="0" w:color="000000"/>
            </w:tcBorders>
            <w:shd w:val="clear" w:color="auto" w:fill="auto"/>
          </w:tcPr>
          <w:p w14:paraId="57BF5CFF" w14:textId="77777777" w:rsidR="00133728" w:rsidRPr="00297EDA" w:rsidRDefault="00133728" w:rsidP="007D0669">
            <w:pPr>
              <w:spacing w:line="240" w:lineRule="auto"/>
              <w:contextualSpacing/>
              <w:rPr>
                <w:rFonts w:ascii="Gill Sans MT" w:eastAsia="Calibri" w:hAnsi="Gill Sans MT" w:cs="Times New Roman"/>
                <w:i/>
                <w:color w:val="A6A6A6"/>
                <w:sz w:val="20"/>
                <w:szCs w:val="20"/>
              </w:rPr>
            </w:pPr>
          </w:p>
        </w:tc>
      </w:tr>
      <w:tr w:rsidR="00133728" w:rsidRPr="00297EDA" w14:paraId="1ABCA565" w14:textId="77777777" w:rsidTr="00133728">
        <w:trPr>
          <w:trHeight w:val="350"/>
        </w:trPr>
        <w:tc>
          <w:tcPr>
            <w:tcW w:w="190" w:type="dxa"/>
            <w:vMerge/>
            <w:tcBorders>
              <w:top w:val="single" w:sz="4" w:space="0" w:color="auto"/>
              <w:left w:val="single" w:sz="4" w:space="0" w:color="000000"/>
              <w:right w:val="single" w:sz="4" w:space="0" w:color="000000"/>
            </w:tcBorders>
            <w:shd w:val="clear" w:color="auto" w:fill="D6E3BC" w:themeFill="accent3" w:themeFillTint="66"/>
          </w:tcPr>
          <w:p w14:paraId="6029FDAE" w14:textId="28C8DE97" w:rsidR="00133728" w:rsidRPr="00297EDA" w:rsidRDefault="00133728" w:rsidP="007D0669">
            <w:pPr>
              <w:spacing w:line="240" w:lineRule="auto"/>
              <w:contextualSpacing/>
              <w:rPr>
                <w:rFonts w:ascii="Gill Sans MT" w:eastAsia="Calibri" w:hAnsi="Gill Sans MT" w:cs="Times New Roman"/>
                <w:sz w:val="20"/>
                <w:szCs w:val="20"/>
              </w:rPr>
            </w:pPr>
          </w:p>
        </w:tc>
        <w:tc>
          <w:tcPr>
            <w:tcW w:w="5490" w:type="dxa"/>
            <w:tcBorders>
              <w:top w:val="single" w:sz="4" w:space="0" w:color="auto"/>
              <w:left w:val="single" w:sz="4" w:space="0" w:color="000000"/>
              <w:bottom w:val="single" w:sz="4" w:space="0" w:color="auto"/>
            </w:tcBorders>
            <w:shd w:val="clear" w:color="auto" w:fill="auto"/>
          </w:tcPr>
          <w:p w14:paraId="64E5BF26" w14:textId="0D4B0F2E" w:rsidR="00133728" w:rsidRDefault="00133728" w:rsidP="00133728">
            <w:pPr>
              <w:spacing w:line="240" w:lineRule="auto"/>
              <w:contextualSpacing/>
              <w:rPr>
                <w:ins w:id="148" w:author="Heather Huntington" w:date="2014-11-18T10:18:00Z"/>
                <w:rFonts w:ascii="Gill Sans MT" w:hAnsi="Gill Sans MT" w:cs="Arial"/>
                <w:i/>
                <w:color w:val="1A1A1A"/>
                <w:sz w:val="20"/>
                <w:szCs w:val="20"/>
              </w:rPr>
            </w:pPr>
            <w:r>
              <w:rPr>
                <w:rFonts w:ascii="Gill Sans MT" w:hAnsi="Gill Sans MT" w:cs="Arial"/>
                <w:i/>
                <w:color w:val="1A1A1A"/>
                <w:sz w:val="20"/>
                <w:szCs w:val="20"/>
              </w:rPr>
              <w:t>What year was</w:t>
            </w:r>
            <w:r w:rsidRPr="00297EDA">
              <w:rPr>
                <w:rFonts w:ascii="Gill Sans MT" w:hAnsi="Gill Sans MT" w:cs="Arial"/>
                <w:i/>
                <w:color w:val="1A1A1A"/>
                <w:sz w:val="20"/>
                <w:szCs w:val="20"/>
              </w:rPr>
              <w:t xml:space="preserve"> the plan created?</w:t>
            </w:r>
          </w:p>
          <w:p w14:paraId="45F5F4EC" w14:textId="77777777" w:rsidR="00133728" w:rsidRPr="00297EDA" w:rsidRDefault="00133728" w:rsidP="007D0669">
            <w:pPr>
              <w:spacing w:line="240" w:lineRule="auto"/>
              <w:contextualSpacing/>
              <w:rPr>
                <w:rFonts w:ascii="Gill Sans MT" w:hAnsi="Gill Sans MT" w:cs="Arial"/>
                <w:color w:val="1A1A1A"/>
                <w:sz w:val="20"/>
                <w:szCs w:val="20"/>
              </w:rPr>
            </w:pPr>
          </w:p>
        </w:tc>
        <w:tc>
          <w:tcPr>
            <w:tcW w:w="3420" w:type="dxa"/>
            <w:tcBorders>
              <w:top w:val="single" w:sz="4" w:space="0" w:color="auto"/>
              <w:bottom w:val="single" w:sz="4" w:space="0" w:color="auto"/>
              <w:right w:val="single" w:sz="18" w:space="0" w:color="000000"/>
            </w:tcBorders>
            <w:shd w:val="clear" w:color="auto" w:fill="auto"/>
          </w:tcPr>
          <w:p w14:paraId="07C1CD1E" w14:textId="524921D1" w:rsidR="00133728" w:rsidRPr="00297EDA" w:rsidRDefault="00133728" w:rsidP="007D0669">
            <w:pPr>
              <w:spacing w:line="240" w:lineRule="auto"/>
              <w:contextualSpacing/>
              <w:rPr>
                <w:rFonts w:ascii="Gill Sans MT" w:eastAsia="Calibri" w:hAnsi="Gill Sans MT" w:cs="Times New Roman"/>
                <w:sz w:val="20"/>
                <w:szCs w:val="20"/>
              </w:rPr>
            </w:pPr>
            <w:r>
              <w:rPr>
                <w:rFonts w:ascii="Gill Sans MT" w:eastAsia="Calibri" w:hAnsi="Gill Sans MT" w:cs="Times New Roman"/>
                <w:sz w:val="20"/>
                <w:szCs w:val="20"/>
              </w:rPr>
              <w:t>Integer</w:t>
            </w:r>
          </w:p>
        </w:tc>
        <w:tc>
          <w:tcPr>
            <w:tcW w:w="990" w:type="dxa"/>
            <w:tcBorders>
              <w:top w:val="single" w:sz="4" w:space="0" w:color="auto"/>
              <w:left w:val="single" w:sz="18" w:space="0" w:color="000000"/>
              <w:bottom w:val="single" w:sz="4" w:space="0" w:color="auto"/>
              <w:right w:val="single" w:sz="18" w:space="0" w:color="000000"/>
            </w:tcBorders>
            <w:shd w:val="clear" w:color="auto" w:fill="auto"/>
          </w:tcPr>
          <w:p w14:paraId="30E6A109" w14:textId="77777777" w:rsidR="00133728" w:rsidRPr="00297EDA" w:rsidRDefault="00133728" w:rsidP="007D0669">
            <w:pPr>
              <w:spacing w:line="240" w:lineRule="auto"/>
              <w:contextualSpacing/>
              <w:rPr>
                <w:rFonts w:ascii="Gill Sans MT" w:eastAsia="Calibri" w:hAnsi="Gill Sans MT" w:cs="Times New Roman"/>
                <w:i/>
                <w:color w:val="A6A6A6"/>
                <w:sz w:val="20"/>
                <w:szCs w:val="20"/>
              </w:rPr>
            </w:pPr>
          </w:p>
        </w:tc>
      </w:tr>
      <w:tr w:rsidR="00133728" w:rsidRPr="00297EDA" w14:paraId="46EE0ABB" w14:textId="77777777" w:rsidTr="00133728">
        <w:trPr>
          <w:trHeight w:val="960"/>
        </w:trPr>
        <w:tc>
          <w:tcPr>
            <w:tcW w:w="190" w:type="dxa"/>
            <w:vMerge/>
            <w:tcBorders>
              <w:left w:val="single" w:sz="4" w:space="0" w:color="000000"/>
              <w:bottom w:val="single" w:sz="4" w:space="0" w:color="000000"/>
              <w:right w:val="single" w:sz="4" w:space="0" w:color="000000"/>
            </w:tcBorders>
            <w:shd w:val="clear" w:color="auto" w:fill="D6E3BC" w:themeFill="accent3" w:themeFillTint="66"/>
          </w:tcPr>
          <w:p w14:paraId="79414FE0" w14:textId="77777777" w:rsidR="00133728" w:rsidRPr="00297EDA" w:rsidRDefault="00133728" w:rsidP="007D0669">
            <w:pPr>
              <w:spacing w:line="240" w:lineRule="auto"/>
              <w:contextualSpacing/>
              <w:rPr>
                <w:rFonts w:ascii="Gill Sans MT" w:eastAsia="Calibri" w:hAnsi="Gill Sans MT" w:cs="Times New Roman"/>
                <w:sz w:val="20"/>
                <w:szCs w:val="20"/>
              </w:rPr>
            </w:pPr>
          </w:p>
        </w:tc>
        <w:tc>
          <w:tcPr>
            <w:tcW w:w="5490" w:type="dxa"/>
            <w:tcBorders>
              <w:top w:val="single" w:sz="4" w:space="0" w:color="auto"/>
              <w:left w:val="single" w:sz="4" w:space="0" w:color="000000"/>
              <w:bottom w:val="single" w:sz="4" w:space="0" w:color="000000"/>
            </w:tcBorders>
            <w:shd w:val="clear" w:color="auto" w:fill="auto"/>
          </w:tcPr>
          <w:p w14:paraId="59A22FF9" w14:textId="7E47EF92" w:rsidR="00133728" w:rsidRPr="00133728" w:rsidRDefault="00133728" w:rsidP="007D0669">
            <w:pPr>
              <w:spacing w:line="240" w:lineRule="auto"/>
              <w:contextualSpacing/>
              <w:rPr>
                <w:rFonts w:ascii="Gill Sans MT" w:hAnsi="Gill Sans MT" w:cs="Arial"/>
                <w:color w:val="1A1A1A"/>
                <w:sz w:val="20"/>
                <w:szCs w:val="20"/>
              </w:rPr>
            </w:pPr>
            <w:r w:rsidRPr="00133728">
              <w:rPr>
                <w:rFonts w:ascii="Gill Sans MT" w:hAnsi="Gill Sans MT" w:cs="Arial"/>
                <w:color w:val="1A1A1A"/>
                <w:sz w:val="20"/>
                <w:szCs w:val="20"/>
              </w:rPr>
              <w:t xml:space="preserve">Was the community involved in the development of the </w:t>
            </w:r>
            <w:commentRangeStart w:id="149"/>
            <w:r w:rsidRPr="00133728">
              <w:rPr>
                <w:rFonts w:ascii="Gill Sans MT" w:hAnsi="Gill Sans MT" w:cs="Arial"/>
                <w:color w:val="1A1A1A"/>
                <w:sz w:val="20"/>
                <w:szCs w:val="20"/>
              </w:rPr>
              <w:t>plan</w:t>
            </w:r>
            <w:commentRangeEnd w:id="149"/>
            <w:r w:rsidRPr="00133728">
              <w:rPr>
                <w:rStyle w:val="CommentReference"/>
              </w:rPr>
              <w:commentReference w:id="149"/>
            </w:r>
            <w:r w:rsidRPr="00133728">
              <w:rPr>
                <w:rFonts w:ascii="Gill Sans MT" w:hAnsi="Gill Sans MT" w:cs="Arial"/>
                <w:color w:val="1A1A1A"/>
                <w:sz w:val="20"/>
                <w:szCs w:val="20"/>
              </w:rPr>
              <w:t>?)</w:t>
            </w:r>
            <w:r w:rsidRPr="00133728">
              <w:rPr>
                <w:rStyle w:val="CommentReference"/>
              </w:rPr>
              <w:commentReference w:id="150"/>
            </w:r>
          </w:p>
        </w:tc>
        <w:tc>
          <w:tcPr>
            <w:tcW w:w="3420" w:type="dxa"/>
            <w:tcBorders>
              <w:top w:val="single" w:sz="4" w:space="0" w:color="auto"/>
              <w:bottom w:val="single" w:sz="4" w:space="0" w:color="000000"/>
              <w:right w:val="single" w:sz="18" w:space="0" w:color="000000"/>
            </w:tcBorders>
            <w:shd w:val="clear" w:color="auto" w:fill="auto"/>
          </w:tcPr>
          <w:p w14:paraId="233F494A" w14:textId="77777777" w:rsidR="00133728" w:rsidRDefault="00133728" w:rsidP="007D0669">
            <w:pPr>
              <w:spacing w:line="240" w:lineRule="auto"/>
              <w:contextualSpacing/>
              <w:rPr>
                <w:rFonts w:ascii="Gill Sans MT" w:eastAsia="Calibri" w:hAnsi="Gill Sans MT" w:cs="Times New Roman"/>
                <w:sz w:val="20"/>
                <w:szCs w:val="20"/>
              </w:rPr>
            </w:pPr>
            <w:r>
              <w:rPr>
                <w:rFonts w:ascii="Gill Sans MT" w:eastAsia="Calibri" w:hAnsi="Gill Sans MT" w:cs="Times New Roman"/>
                <w:sz w:val="20"/>
                <w:szCs w:val="20"/>
              </w:rPr>
              <w:t>0-No one from the community was involved</w:t>
            </w:r>
          </w:p>
          <w:p w14:paraId="30C5DD05" w14:textId="31BCE461" w:rsidR="00133728" w:rsidRDefault="00133728" w:rsidP="007D0669">
            <w:pPr>
              <w:spacing w:line="240" w:lineRule="auto"/>
              <w:contextualSpacing/>
              <w:rPr>
                <w:rFonts w:ascii="Gill Sans MT" w:eastAsia="Calibri" w:hAnsi="Gill Sans MT" w:cs="Times New Roman"/>
                <w:sz w:val="20"/>
                <w:szCs w:val="20"/>
              </w:rPr>
            </w:pPr>
            <w:r>
              <w:rPr>
                <w:rFonts w:ascii="Gill Sans MT" w:eastAsia="Calibri" w:hAnsi="Gill Sans MT" w:cs="Times New Roman"/>
                <w:sz w:val="20"/>
                <w:szCs w:val="20"/>
              </w:rPr>
              <w:t>1-Only the Chief was involved</w:t>
            </w:r>
          </w:p>
          <w:p w14:paraId="5C441D8B" w14:textId="77777777" w:rsidR="00133728" w:rsidRDefault="00133728" w:rsidP="007D0669">
            <w:pPr>
              <w:spacing w:line="240" w:lineRule="auto"/>
              <w:contextualSpacing/>
              <w:rPr>
                <w:rFonts w:ascii="Gill Sans MT" w:eastAsia="Calibri" w:hAnsi="Gill Sans MT" w:cs="Times New Roman"/>
                <w:sz w:val="20"/>
                <w:szCs w:val="20"/>
              </w:rPr>
            </w:pPr>
            <w:r>
              <w:rPr>
                <w:rFonts w:ascii="Gill Sans MT" w:eastAsia="Calibri" w:hAnsi="Gill Sans MT" w:cs="Times New Roman"/>
                <w:sz w:val="20"/>
                <w:szCs w:val="20"/>
              </w:rPr>
              <w:t>2-Only the Headperson and Elders were involved</w:t>
            </w:r>
          </w:p>
          <w:p w14:paraId="3C2E4B57" w14:textId="77777777" w:rsidR="00133728" w:rsidRDefault="00133728" w:rsidP="007D0669">
            <w:pPr>
              <w:spacing w:line="240" w:lineRule="auto"/>
              <w:contextualSpacing/>
              <w:rPr>
                <w:rFonts w:ascii="Gill Sans MT" w:eastAsia="Calibri" w:hAnsi="Gill Sans MT" w:cs="Times New Roman"/>
                <w:sz w:val="20"/>
                <w:szCs w:val="20"/>
              </w:rPr>
            </w:pPr>
            <w:r>
              <w:rPr>
                <w:rFonts w:ascii="Gill Sans MT" w:eastAsia="Calibri" w:hAnsi="Gill Sans MT" w:cs="Times New Roman"/>
                <w:sz w:val="20"/>
                <w:szCs w:val="20"/>
              </w:rPr>
              <w:t>3- Everyone from the community was involved</w:t>
            </w:r>
          </w:p>
          <w:p w14:paraId="3E173701" w14:textId="60E66EDF" w:rsidR="00133728" w:rsidRPr="00133728" w:rsidRDefault="00133728" w:rsidP="007D0669">
            <w:pPr>
              <w:spacing w:line="240" w:lineRule="auto"/>
              <w:contextualSpacing/>
              <w:rPr>
                <w:rFonts w:ascii="Gill Sans MT" w:eastAsia="Calibri" w:hAnsi="Gill Sans MT" w:cs="Times New Roman"/>
                <w:sz w:val="20"/>
                <w:szCs w:val="20"/>
              </w:rPr>
            </w:pPr>
            <w:r>
              <w:rPr>
                <w:rFonts w:ascii="Gill Sans MT" w:eastAsia="Calibri" w:hAnsi="Gill Sans MT" w:cs="Times New Roman"/>
                <w:sz w:val="20"/>
                <w:szCs w:val="20"/>
              </w:rPr>
              <w:t>888-Don’t know</w:t>
            </w:r>
          </w:p>
        </w:tc>
        <w:tc>
          <w:tcPr>
            <w:tcW w:w="990" w:type="dxa"/>
            <w:tcBorders>
              <w:top w:val="single" w:sz="4" w:space="0" w:color="auto"/>
              <w:left w:val="single" w:sz="18" w:space="0" w:color="000000"/>
              <w:bottom w:val="single" w:sz="18" w:space="0" w:color="000000"/>
              <w:right w:val="single" w:sz="18" w:space="0" w:color="000000"/>
            </w:tcBorders>
            <w:shd w:val="clear" w:color="auto" w:fill="auto"/>
          </w:tcPr>
          <w:p w14:paraId="1BA5E926" w14:textId="77777777" w:rsidR="00133728" w:rsidRPr="00133728" w:rsidRDefault="00133728" w:rsidP="007D0669">
            <w:pPr>
              <w:spacing w:line="240" w:lineRule="auto"/>
              <w:contextualSpacing/>
              <w:rPr>
                <w:rFonts w:ascii="Gill Sans MT" w:eastAsia="Calibri" w:hAnsi="Gill Sans MT" w:cs="Times New Roman"/>
                <w:i/>
                <w:color w:val="A6A6A6"/>
                <w:sz w:val="20"/>
                <w:szCs w:val="20"/>
              </w:rPr>
            </w:pPr>
          </w:p>
        </w:tc>
      </w:tr>
      <w:tr w:rsidR="007D0669" w:rsidRPr="00297EDA" w14:paraId="1E614925" w14:textId="77777777" w:rsidTr="00C710F5">
        <w:trPr>
          <w:trHeight w:val="20"/>
        </w:trPr>
        <w:tc>
          <w:tcPr>
            <w:tcW w:w="190" w:type="dxa"/>
            <w:tcBorders>
              <w:top w:val="single" w:sz="4" w:space="0" w:color="000000"/>
              <w:left w:val="single" w:sz="4" w:space="0" w:color="000000"/>
              <w:bottom w:val="single" w:sz="4" w:space="0" w:color="000000"/>
              <w:right w:val="single" w:sz="4" w:space="0" w:color="000000"/>
            </w:tcBorders>
          </w:tcPr>
          <w:p w14:paraId="6C4C96E9" w14:textId="04D0FF7F" w:rsidR="007D0669" w:rsidRPr="00297EDA" w:rsidRDefault="007D0669" w:rsidP="007D0669">
            <w:pPr>
              <w:spacing w:line="240" w:lineRule="auto"/>
              <w:contextualSpacing/>
              <w:rPr>
                <w:rFonts w:ascii="Gill Sans MT" w:eastAsia="Calibri" w:hAnsi="Gill Sans MT" w:cs="Times New Roman"/>
                <w:sz w:val="20"/>
                <w:szCs w:val="20"/>
              </w:rPr>
            </w:pPr>
          </w:p>
        </w:tc>
        <w:tc>
          <w:tcPr>
            <w:tcW w:w="5490" w:type="dxa"/>
            <w:tcBorders>
              <w:top w:val="single" w:sz="4" w:space="0" w:color="000000"/>
              <w:left w:val="single" w:sz="4" w:space="0" w:color="000000"/>
              <w:bottom w:val="single" w:sz="4" w:space="0" w:color="000000"/>
            </w:tcBorders>
          </w:tcPr>
          <w:p w14:paraId="51464A5A" w14:textId="77777777" w:rsidR="007D0669" w:rsidRPr="00297EDA" w:rsidRDefault="007D0669" w:rsidP="007D0669">
            <w:pPr>
              <w:spacing w:line="240" w:lineRule="auto"/>
              <w:contextualSpacing/>
              <w:rPr>
                <w:rFonts w:ascii="Gill Sans MT" w:hAnsi="Gill Sans MT"/>
                <w:color w:val="000000" w:themeColor="text1"/>
                <w:sz w:val="20"/>
                <w:szCs w:val="20"/>
              </w:rPr>
            </w:pPr>
            <w:commentRangeStart w:id="151"/>
            <w:r w:rsidRPr="00297EDA">
              <w:rPr>
                <w:rFonts w:ascii="Gill Sans MT" w:hAnsi="Gill Sans MT"/>
                <w:color w:val="000000" w:themeColor="text1"/>
                <w:sz w:val="20"/>
                <w:szCs w:val="20"/>
              </w:rPr>
              <w:t xml:space="preserve">Are there </w:t>
            </w:r>
            <w:commentRangeStart w:id="152"/>
            <w:r w:rsidRPr="00297EDA">
              <w:rPr>
                <w:rFonts w:ascii="Gill Sans MT" w:hAnsi="Gill Sans MT"/>
                <w:color w:val="000000" w:themeColor="text1"/>
                <w:sz w:val="20"/>
                <w:szCs w:val="20"/>
              </w:rPr>
              <w:t xml:space="preserve">forest user groups </w:t>
            </w:r>
            <w:commentRangeEnd w:id="152"/>
            <w:r w:rsidRPr="00297EDA">
              <w:rPr>
                <w:rStyle w:val="CommentReference"/>
                <w:rFonts w:ascii="Gill Sans MT" w:hAnsi="Gill Sans MT"/>
                <w:sz w:val="20"/>
                <w:szCs w:val="20"/>
              </w:rPr>
              <w:commentReference w:id="152"/>
            </w:r>
            <w:r w:rsidRPr="00297EDA">
              <w:rPr>
                <w:rFonts w:ascii="Gill Sans MT" w:hAnsi="Gill Sans MT"/>
                <w:color w:val="000000" w:themeColor="text1"/>
                <w:sz w:val="20"/>
                <w:szCs w:val="20"/>
              </w:rPr>
              <w:t xml:space="preserve">in this community? </w:t>
            </w:r>
          </w:p>
          <w:p w14:paraId="109F3325" w14:textId="77777777" w:rsidR="007D0669" w:rsidRPr="00297EDA" w:rsidRDefault="007D0669" w:rsidP="007D0669">
            <w:pPr>
              <w:spacing w:line="240" w:lineRule="auto"/>
              <w:contextualSpacing/>
              <w:rPr>
                <w:rFonts w:ascii="Gill Sans MT" w:hAnsi="Gill Sans MT"/>
                <w:color w:val="000000" w:themeColor="text1"/>
                <w:sz w:val="20"/>
                <w:szCs w:val="20"/>
              </w:rPr>
            </w:pPr>
          </w:p>
          <w:p w14:paraId="4679BAC1"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Are there groups that manage activities related to the management of the forest (i.e. fire fighting, patrolling, tourism, tree planting, forest product harvesting</w:t>
            </w:r>
            <w:proofErr w:type="gramStart"/>
            <w:r w:rsidRPr="00297EDA">
              <w:rPr>
                <w:rFonts w:ascii="Gill Sans MT" w:hAnsi="Gill Sans MT"/>
                <w:color w:val="000000" w:themeColor="text1"/>
                <w:sz w:val="20"/>
                <w:szCs w:val="20"/>
              </w:rPr>
              <w:t>,  etc</w:t>
            </w:r>
            <w:proofErr w:type="gramEnd"/>
            <w:r w:rsidRPr="00297EDA">
              <w:rPr>
                <w:rFonts w:ascii="Gill Sans MT" w:hAnsi="Gill Sans MT"/>
                <w:color w:val="000000" w:themeColor="text1"/>
                <w:sz w:val="20"/>
                <w:szCs w:val="20"/>
              </w:rPr>
              <w:t>.)</w:t>
            </w:r>
          </w:p>
          <w:commentRangeEnd w:id="151"/>
          <w:p w14:paraId="46FE4D50" w14:textId="77777777" w:rsidR="007D0669" w:rsidRPr="00297EDA" w:rsidRDefault="00A243EE" w:rsidP="007D0669">
            <w:pPr>
              <w:spacing w:line="240" w:lineRule="auto"/>
              <w:contextualSpacing/>
              <w:rPr>
                <w:rFonts w:ascii="Gill Sans MT" w:hAnsi="Gill Sans MT" w:cs="Arial"/>
                <w:color w:val="1A1A1A"/>
                <w:sz w:val="20"/>
                <w:szCs w:val="20"/>
              </w:rPr>
            </w:pPr>
            <w:r>
              <w:rPr>
                <w:rStyle w:val="CommentReference"/>
              </w:rPr>
              <w:commentReference w:id="151"/>
            </w:r>
          </w:p>
        </w:tc>
        <w:tc>
          <w:tcPr>
            <w:tcW w:w="3420" w:type="dxa"/>
            <w:tcBorders>
              <w:top w:val="single" w:sz="4" w:space="0" w:color="000000"/>
              <w:bottom w:val="single" w:sz="4" w:space="0" w:color="000000"/>
              <w:right w:val="single" w:sz="18" w:space="0" w:color="000000"/>
            </w:tcBorders>
          </w:tcPr>
          <w:p w14:paraId="24E8CFAE" w14:textId="77777777" w:rsidR="007D0669" w:rsidRPr="00297EDA" w:rsidRDefault="007D0669" w:rsidP="007D0669">
            <w:pPr>
              <w:spacing w:line="240" w:lineRule="auto"/>
              <w:contextualSpacing/>
              <w:rPr>
                <w:rFonts w:ascii="Gill Sans MT" w:eastAsia="Calibri" w:hAnsi="Gill Sans MT" w:cs="Times New Roman"/>
                <w:sz w:val="20"/>
                <w:szCs w:val="20"/>
              </w:rPr>
            </w:pPr>
            <w:r w:rsidRPr="00297EDA">
              <w:rPr>
                <w:rFonts w:ascii="Gill Sans MT" w:eastAsia="Calibri" w:hAnsi="Gill Sans MT" w:cs="Times New Roman"/>
                <w:sz w:val="20"/>
                <w:szCs w:val="20"/>
              </w:rPr>
              <w:t>0=No</w:t>
            </w:r>
          </w:p>
          <w:p w14:paraId="127402FB" w14:textId="77777777" w:rsidR="007D0669" w:rsidRPr="00297EDA" w:rsidRDefault="007D0669" w:rsidP="007D0669">
            <w:pPr>
              <w:spacing w:line="240" w:lineRule="auto"/>
              <w:contextualSpacing/>
              <w:rPr>
                <w:rFonts w:ascii="Gill Sans MT" w:eastAsia="Calibri" w:hAnsi="Gill Sans MT" w:cs="Times New Roman"/>
                <w:sz w:val="20"/>
                <w:szCs w:val="20"/>
              </w:rPr>
            </w:pPr>
            <w:r w:rsidRPr="00297EDA">
              <w:rPr>
                <w:rFonts w:ascii="Gill Sans MT" w:eastAsia="Calibri" w:hAnsi="Gill Sans MT" w:cs="Times New Roman"/>
                <w:sz w:val="20"/>
                <w:szCs w:val="20"/>
              </w:rPr>
              <w:t xml:space="preserve">1=Yes </w:t>
            </w:r>
          </w:p>
          <w:p w14:paraId="07A31694" w14:textId="77777777" w:rsidR="007D0669" w:rsidRPr="00297EDA" w:rsidRDefault="007D0669" w:rsidP="007D0669">
            <w:pPr>
              <w:spacing w:line="240" w:lineRule="auto"/>
              <w:contextualSpacing/>
              <w:rPr>
                <w:rFonts w:ascii="Gill Sans MT" w:eastAsia="Calibri" w:hAnsi="Gill Sans MT" w:cs="Times New Roman"/>
                <w:sz w:val="20"/>
                <w:szCs w:val="20"/>
              </w:rPr>
            </w:pPr>
            <w:r w:rsidRPr="00297EDA">
              <w:rPr>
                <w:rFonts w:ascii="Gill Sans MT" w:eastAsia="Calibri" w:hAnsi="Gill Sans MT" w:cs="Times New Roman"/>
                <w:sz w:val="20"/>
                <w:szCs w:val="20"/>
              </w:rPr>
              <w:t>888=Don’t know</w:t>
            </w:r>
          </w:p>
          <w:p w14:paraId="16A5D282" w14:textId="77777777" w:rsidR="007D0669" w:rsidRPr="00297EDA" w:rsidRDefault="007D0669" w:rsidP="007D0669">
            <w:pPr>
              <w:spacing w:line="240" w:lineRule="auto"/>
              <w:contextualSpacing/>
              <w:rPr>
                <w:rFonts w:ascii="Gill Sans MT" w:eastAsia="Calibri" w:hAnsi="Gill Sans MT" w:cs="Times New Roman"/>
                <w:sz w:val="20"/>
                <w:szCs w:val="20"/>
              </w:rPr>
            </w:pPr>
            <w:r w:rsidRPr="00297EDA">
              <w:rPr>
                <w:rFonts w:ascii="Gill Sans MT" w:eastAsia="Calibri" w:hAnsi="Gill Sans MT" w:cs="Times New Roman"/>
                <w:sz w:val="20"/>
                <w:szCs w:val="20"/>
              </w:rPr>
              <w:t>999=Prefer not to respond</w:t>
            </w:r>
          </w:p>
        </w:tc>
        <w:tc>
          <w:tcPr>
            <w:tcW w:w="990" w:type="dxa"/>
            <w:tcBorders>
              <w:top w:val="single" w:sz="18" w:space="0" w:color="000000"/>
              <w:left w:val="single" w:sz="18" w:space="0" w:color="000000"/>
              <w:bottom w:val="single" w:sz="18" w:space="0" w:color="000000"/>
              <w:right w:val="single" w:sz="18" w:space="0" w:color="000000"/>
            </w:tcBorders>
          </w:tcPr>
          <w:p w14:paraId="7289752E" w14:textId="77777777" w:rsidR="007D0669" w:rsidRPr="00297EDA" w:rsidRDefault="007D0669" w:rsidP="007D0669">
            <w:pPr>
              <w:spacing w:line="240" w:lineRule="auto"/>
              <w:contextualSpacing/>
              <w:rPr>
                <w:rFonts w:ascii="Gill Sans MT" w:eastAsia="Calibri" w:hAnsi="Gill Sans MT" w:cs="Times New Roman"/>
                <w:i/>
                <w:color w:val="A6A6A6"/>
                <w:sz w:val="20"/>
                <w:szCs w:val="20"/>
              </w:rPr>
            </w:pPr>
          </w:p>
        </w:tc>
      </w:tr>
      <w:tr w:rsidR="007D0669" w:rsidRPr="00297EDA" w14:paraId="371A2D5C" w14:textId="77777777" w:rsidTr="00A243EE">
        <w:tblPrEx>
          <w:tblW w:w="10090" w:type="dxa"/>
          <w:tblInd w:w="-5" w:type="dxa"/>
          <w:tblLayout w:type="fixed"/>
          <w:tblCellMar>
            <w:left w:w="0" w:type="dxa"/>
            <w:right w:w="0" w:type="dxa"/>
          </w:tblCellMar>
          <w:tblLook w:val="0000" w:firstRow="0" w:lastRow="0" w:firstColumn="0" w:lastColumn="0" w:noHBand="0" w:noVBand="0"/>
          <w:tblPrExChange w:id="153" w:author="Heather Huntington" w:date="2014-11-18T10:28:00Z">
            <w:tblPrEx>
              <w:tblW w:w="10090" w:type="dxa"/>
              <w:tblInd w:w="-5" w:type="dxa"/>
              <w:tblLayout w:type="fixed"/>
              <w:tblCellMar>
                <w:left w:w="0" w:type="dxa"/>
                <w:right w:w="0" w:type="dxa"/>
              </w:tblCellMar>
              <w:tblLook w:val="0000" w:firstRow="0" w:lastRow="0" w:firstColumn="0" w:lastColumn="0" w:noHBand="0" w:noVBand="0"/>
            </w:tblPrEx>
          </w:tblPrExChange>
        </w:tblPrEx>
        <w:trPr>
          <w:trHeight w:val="6435"/>
          <w:trPrChange w:id="154" w:author="Heather Huntington" w:date="2014-11-18T10:28:00Z">
            <w:trPr>
              <w:trHeight w:val="20"/>
            </w:trPr>
          </w:trPrChange>
        </w:trPr>
        <w:tc>
          <w:tcPr>
            <w:tcW w:w="190" w:type="dxa"/>
            <w:tcBorders>
              <w:top w:val="single" w:sz="4" w:space="0" w:color="000000"/>
              <w:left w:val="single" w:sz="4" w:space="0" w:color="000000"/>
              <w:bottom w:val="single" w:sz="4" w:space="0" w:color="000000"/>
              <w:right w:val="single" w:sz="4" w:space="0" w:color="000000"/>
            </w:tcBorders>
            <w:shd w:val="clear" w:color="auto" w:fill="auto"/>
            <w:tcPrChange w:id="155" w:author="Heather Huntington" w:date="2014-11-18T10:28:00Z">
              <w:tcPr>
                <w:tcW w:w="190" w:type="dxa"/>
                <w:tcBorders>
                  <w:top w:val="single" w:sz="4" w:space="0" w:color="000000"/>
                  <w:left w:val="single" w:sz="4" w:space="0" w:color="000000"/>
                  <w:bottom w:val="single" w:sz="4" w:space="0" w:color="000000"/>
                  <w:right w:val="single" w:sz="4" w:space="0" w:color="000000"/>
                </w:tcBorders>
                <w:shd w:val="clear" w:color="auto" w:fill="D6E3BC" w:themeFill="accent3" w:themeFillTint="66"/>
              </w:tcPr>
            </w:tcPrChange>
          </w:tcPr>
          <w:p w14:paraId="153FC56B"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5490" w:type="dxa"/>
            <w:tcBorders>
              <w:top w:val="single" w:sz="4" w:space="0" w:color="auto"/>
              <w:left w:val="single" w:sz="4" w:space="0" w:color="000000"/>
              <w:bottom w:val="single" w:sz="4" w:space="0" w:color="000000"/>
            </w:tcBorders>
            <w:shd w:val="clear" w:color="auto" w:fill="auto"/>
            <w:tcPrChange w:id="156" w:author="Heather Huntington" w:date="2014-11-18T10:28:00Z">
              <w:tcPr>
                <w:tcW w:w="5490" w:type="dxa"/>
                <w:tcBorders>
                  <w:top w:val="single" w:sz="4" w:space="0" w:color="000000"/>
                  <w:left w:val="single" w:sz="4" w:space="0" w:color="000000"/>
                  <w:bottom w:val="single" w:sz="4" w:space="0" w:color="000000"/>
                </w:tcBorders>
                <w:shd w:val="clear" w:color="auto" w:fill="D6E3BC" w:themeFill="accent3" w:themeFillTint="66"/>
              </w:tcPr>
            </w:tcPrChange>
          </w:tcPr>
          <w:p w14:paraId="0366B13D" w14:textId="77777777" w:rsidR="00A243EE" w:rsidRDefault="007D0669" w:rsidP="007D0669">
            <w:pPr>
              <w:spacing w:line="240" w:lineRule="auto"/>
              <w:contextualSpacing/>
              <w:rPr>
                <w:ins w:id="157" w:author="Heather Huntington" w:date="2014-11-18T10:25:00Z"/>
                <w:rFonts w:ascii="Gill Sans MT" w:hAnsi="Gill Sans MT"/>
                <w:color w:val="000000" w:themeColor="text1"/>
                <w:sz w:val="20"/>
                <w:szCs w:val="20"/>
              </w:rPr>
            </w:pPr>
            <w:r w:rsidRPr="00297EDA">
              <w:rPr>
                <w:rFonts w:ascii="Gill Sans MT" w:hAnsi="Gill Sans MT" w:cs="Arial"/>
                <w:color w:val="1A1A1A"/>
                <w:sz w:val="20"/>
                <w:szCs w:val="20"/>
              </w:rPr>
              <w:t xml:space="preserve">If yes, </w:t>
            </w:r>
            <w:r w:rsidRPr="00297EDA">
              <w:rPr>
                <w:rFonts w:ascii="Gill Sans MT" w:hAnsi="Gill Sans MT"/>
                <w:color w:val="000000" w:themeColor="text1"/>
                <w:sz w:val="20"/>
                <w:szCs w:val="20"/>
              </w:rPr>
              <w:t xml:space="preserve">please describe the names of the groups </w:t>
            </w:r>
          </w:p>
          <w:p w14:paraId="3A693D1B" w14:textId="77777777" w:rsidR="00A243EE" w:rsidRDefault="00A243EE" w:rsidP="007D0669">
            <w:pPr>
              <w:spacing w:line="240" w:lineRule="auto"/>
              <w:contextualSpacing/>
              <w:rPr>
                <w:ins w:id="158" w:author="Heather Huntington" w:date="2014-11-18T10:25:00Z"/>
                <w:rFonts w:ascii="Gill Sans MT" w:hAnsi="Gill Sans MT"/>
                <w:color w:val="000000" w:themeColor="text1"/>
                <w:sz w:val="20"/>
                <w:szCs w:val="20"/>
              </w:rPr>
            </w:pPr>
          </w:p>
          <w:p w14:paraId="66C33550" w14:textId="77777777" w:rsidR="00A243EE" w:rsidRDefault="00A243EE" w:rsidP="007D0669">
            <w:pPr>
              <w:spacing w:line="240" w:lineRule="auto"/>
              <w:contextualSpacing/>
              <w:rPr>
                <w:ins w:id="159" w:author="Heather Huntington" w:date="2014-11-18T10:26:00Z"/>
                <w:rFonts w:ascii="Gill Sans MT" w:hAnsi="Gill Sans MT"/>
                <w:color w:val="000000" w:themeColor="text1"/>
                <w:sz w:val="20"/>
                <w:szCs w:val="20"/>
              </w:rPr>
            </w:pPr>
            <w:ins w:id="160" w:author="Heather Huntington" w:date="2014-11-18T10:25:00Z">
              <w:r>
                <w:rPr>
                  <w:rFonts w:ascii="Gill Sans MT" w:hAnsi="Gill Sans MT"/>
                  <w:color w:val="000000" w:themeColor="text1"/>
                  <w:sz w:val="20"/>
                  <w:szCs w:val="20"/>
                </w:rPr>
                <w:t xml:space="preserve">Which community members are involved? </w:t>
              </w:r>
            </w:ins>
            <w:ins w:id="161" w:author="Heather Huntington" w:date="2014-11-18T10:26:00Z">
              <w:r>
                <w:rPr>
                  <w:rFonts w:ascii="Gill Sans MT" w:hAnsi="Gill Sans MT"/>
                  <w:color w:val="000000" w:themeColor="text1"/>
                  <w:sz w:val="20"/>
                  <w:szCs w:val="20"/>
                </w:rPr>
                <w:t xml:space="preserve">1. All, 2. Just Men. 3. A mix of men and women </w:t>
              </w:r>
            </w:ins>
          </w:p>
          <w:p w14:paraId="00AB8D8D" w14:textId="77777777" w:rsidR="00A243EE" w:rsidRDefault="00A243EE" w:rsidP="007D0669">
            <w:pPr>
              <w:spacing w:line="240" w:lineRule="auto"/>
              <w:contextualSpacing/>
              <w:rPr>
                <w:ins w:id="162" w:author="Heather Huntington" w:date="2014-11-18T10:26:00Z"/>
                <w:rFonts w:ascii="Gill Sans MT" w:hAnsi="Gill Sans MT"/>
                <w:color w:val="000000" w:themeColor="text1"/>
                <w:sz w:val="20"/>
                <w:szCs w:val="20"/>
              </w:rPr>
            </w:pPr>
          </w:p>
          <w:p w14:paraId="506218A3" w14:textId="72A3E4EA" w:rsidR="00A243EE" w:rsidRDefault="00A243EE" w:rsidP="007D0669">
            <w:pPr>
              <w:spacing w:line="240" w:lineRule="auto"/>
              <w:contextualSpacing/>
              <w:rPr>
                <w:ins w:id="163" w:author="Heather Huntington" w:date="2014-11-18T10:27:00Z"/>
                <w:rFonts w:ascii="Gill Sans MT" w:hAnsi="Gill Sans MT"/>
                <w:color w:val="000000" w:themeColor="text1"/>
                <w:sz w:val="20"/>
                <w:szCs w:val="20"/>
              </w:rPr>
            </w:pPr>
            <w:ins w:id="164" w:author="Heather Huntington" w:date="2014-11-18T10:26:00Z">
              <w:r>
                <w:rPr>
                  <w:rFonts w:ascii="Gill Sans MT" w:hAnsi="Gill Sans MT"/>
                  <w:color w:val="000000" w:themeColor="text1"/>
                  <w:sz w:val="20"/>
                  <w:szCs w:val="20"/>
                </w:rPr>
                <w:t>Are youth involved in this group? 0-No, 1-Yes</w:t>
              </w:r>
            </w:ins>
          </w:p>
          <w:p w14:paraId="4A855D75" w14:textId="4FCD0EF4" w:rsidR="007D0669" w:rsidRPr="00297EDA" w:rsidDel="00A243EE" w:rsidRDefault="007D0669" w:rsidP="007D0669">
            <w:pPr>
              <w:spacing w:line="240" w:lineRule="auto"/>
              <w:contextualSpacing/>
              <w:rPr>
                <w:del w:id="165" w:author="Heather Huntington" w:date="2014-11-18T10:27:00Z"/>
                <w:rFonts w:ascii="Gill Sans MT" w:hAnsi="Gill Sans MT"/>
                <w:color w:val="000000" w:themeColor="text1"/>
                <w:sz w:val="20"/>
                <w:szCs w:val="20"/>
              </w:rPr>
            </w:pPr>
            <w:del w:id="166" w:author="Heather Huntington" w:date="2014-11-18T10:26:00Z">
              <w:r w:rsidRPr="00297EDA" w:rsidDel="00A243EE">
                <w:rPr>
                  <w:rFonts w:ascii="Gill Sans MT" w:hAnsi="Gill Sans MT"/>
                  <w:color w:val="000000" w:themeColor="text1"/>
                  <w:sz w:val="20"/>
                  <w:szCs w:val="20"/>
                </w:rPr>
                <w:delText xml:space="preserve">and the community members involved (for example – </w:delText>
              </w:r>
            </w:del>
            <w:del w:id="167" w:author="Heather Huntington" w:date="2014-11-18T10:27:00Z">
              <w:r w:rsidRPr="00297EDA" w:rsidDel="00A243EE">
                <w:rPr>
                  <w:rFonts w:ascii="Gill Sans MT" w:hAnsi="Gill Sans MT"/>
                  <w:color w:val="000000" w:themeColor="text1"/>
                  <w:sz w:val="20"/>
                  <w:szCs w:val="20"/>
                </w:rPr>
                <w:delText xml:space="preserve">women, youth and/or indigenous).  </w:delText>
              </w:r>
            </w:del>
          </w:p>
          <w:p w14:paraId="795F2532" w14:textId="77777777" w:rsidR="007D0669" w:rsidRPr="00297EDA" w:rsidRDefault="007D0669" w:rsidP="007D0669">
            <w:pPr>
              <w:spacing w:line="240" w:lineRule="auto"/>
              <w:contextualSpacing/>
              <w:rPr>
                <w:rFonts w:ascii="Gill Sans MT" w:hAnsi="Gill Sans MT"/>
                <w:color w:val="000000" w:themeColor="text1"/>
                <w:sz w:val="20"/>
                <w:szCs w:val="20"/>
              </w:rPr>
            </w:pPr>
          </w:p>
          <w:p w14:paraId="501075C0" w14:textId="77777777" w:rsidR="00A243EE" w:rsidRDefault="007D0669" w:rsidP="007D0669">
            <w:pPr>
              <w:spacing w:line="240" w:lineRule="auto"/>
              <w:contextualSpacing/>
              <w:rPr>
                <w:ins w:id="168" w:author="Heather Huntington" w:date="2014-11-18T10:27:00Z"/>
                <w:rFonts w:ascii="Gill Sans MT" w:hAnsi="Gill Sans MT"/>
                <w:color w:val="000000" w:themeColor="text1"/>
                <w:sz w:val="20"/>
                <w:szCs w:val="20"/>
              </w:rPr>
            </w:pPr>
            <w:r w:rsidRPr="00297EDA">
              <w:rPr>
                <w:rFonts w:ascii="Gill Sans MT" w:hAnsi="Gill Sans MT"/>
                <w:color w:val="000000" w:themeColor="text1"/>
                <w:sz w:val="20"/>
                <w:szCs w:val="20"/>
              </w:rPr>
              <w:t xml:space="preserve">How many members are in </w:t>
            </w:r>
            <w:ins w:id="169" w:author="Heather Huntington" w:date="2014-11-18T10:27:00Z">
              <w:r w:rsidR="00A243EE">
                <w:rPr>
                  <w:rFonts w:ascii="Gill Sans MT" w:hAnsi="Gill Sans MT"/>
                  <w:color w:val="000000" w:themeColor="text1"/>
                  <w:sz w:val="20"/>
                  <w:szCs w:val="20"/>
                </w:rPr>
                <w:t xml:space="preserve">the </w:t>
              </w:r>
            </w:ins>
            <w:del w:id="170" w:author="Heather Huntington" w:date="2014-11-18T10:27:00Z">
              <w:r w:rsidRPr="00297EDA" w:rsidDel="00A243EE">
                <w:rPr>
                  <w:rFonts w:ascii="Gill Sans MT" w:hAnsi="Gill Sans MT"/>
                  <w:color w:val="000000" w:themeColor="text1"/>
                  <w:sz w:val="20"/>
                  <w:szCs w:val="20"/>
                </w:rPr>
                <w:delText xml:space="preserve">each </w:delText>
              </w:r>
            </w:del>
            <w:r w:rsidRPr="00297EDA">
              <w:rPr>
                <w:rFonts w:ascii="Gill Sans MT" w:hAnsi="Gill Sans MT"/>
                <w:color w:val="000000" w:themeColor="text1"/>
                <w:sz w:val="20"/>
                <w:szCs w:val="20"/>
              </w:rPr>
              <w:t xml:space="preserve">group? </w:t>
            </w:r>
          </w:p>
          <w:p w14:paraId="763186A0" w14:textId="77777777" w:rsidR="00A243EE" w:rsidRDefault="00A243EE" w:rsidP="007D0669">
            <w:pPr>
              <w:spacing w:line="240" w:lineRule="auto"/>
              <w:contextualSpacing/>
              <w:rPr>
                <w:ins w:id="171" w:author="Heather Huntington" w:date="2014-11-18T10:27:00Z"/>
                <w:rFonts w:ascii="Gill Sans MT" w:hAnsi="Gill Sans MT"/>
                <w:color w:val="000000" w:themeColor="text1"/>
                <w:sz w:val="20"/>
                <w:szCs w:val="20"/>
              </w:rPr>
            </w:pPr>
          </w:p>
          <w:p w14:paraId="6506AC5F" w14:textId="77777777" w:rsidR="00A243EE" w:rsidRDefault="007D0669" w:rsidP="007D0669">
            <w:pPr>
              <w:spacing w:line="240" w:lineRule="auto"/>
              <w:contextualSpacing/>
              <w:rPr>
                <w:ins w:id="172" w:author="Heather Huntington" w:date="2014-11-18T10:27:00Z"/>
                <w:rFonts w:ascii="Gill Sans MT" w:hAnsi="Gill Sans MT"/>
                <w:color w:val="000000" w:themeColor="text1"/>
                <w:sz w:val="20"/>
                <w:szCs w:val="20"/>
              </w:rPr>
            </w:pPr>
            <w:r w:rsidRPr="00297EDA">
              <w:rPr>
                <w:rFonts w:ascii="Gill Sans MT" w:hAnsi="Gill Sans MT"/>
                <w:color w:val="000000" w:themeColor="text1"/>
                <w:sz w:val="20"/>
                <w:szCs w:val="20"/>
              </w:rPr>
              <w:t>How many times per year does the group have meetings?</w:t>
            </w:r>
          </w:p>
          <w:p w14:paraId="04B6A41A" w14:textId="77777777" w:rsidR="00A243EE" w:rsidRDefault="00A243EE" w:rsidP="00A243EE">
            <w:pPr>
              <w:spacing w:line="240" w:lineRule="auto"/>
              <w:contextualSpacing/>
              <w:rPr>
                <w:ins w:id="173" w:author="Heather Huntington" w:date="2014-11-18T10:27:00Z"/>
                <w:rFonts w:ascii="Gill Sans MT" w:hAnsi="Gill Sans MT"/>
                <w:sz w:val="20"/>
                <w:szCs w:val="20"/>
              </w:rPr>
            </w:pPr>
            <w:ins w:id="174" w:author="Heather Huntington" w:date="2014-11-18T10:27:00Z">
              <w:r>
                <w:rPr>
                  <w:rFonts w:ascii="Gill Sans MT" w:hAnsi="Gill Sans MT"/>
                  <w:sz w:val="20"/>
                  <w:szCs w:val="20"/>
                </w:rPr>
                <w:t>1 = Every week</w:t>
              </w:r>
            </w:ins>
          </w:p>
          <w:p w14:paraId="6DC223A1" w14:textId="77777777" w:rsidR="00A243EE" w:rsidRDefault="00A243EE" w:rsidP="00A243EE">
            <w:pPr>
              <w:spacing w:line="240" w:lineRule="auto"/>
              <w:contextualSpacing/>
              <w:rPr>
                <w:ins w:id="175" w:author="Heather Huntington" w:date="2014-11-18T10:27:00Z"/>
                <w:rFonts w:ascii="Gill Sans MT" w:hAnsi="Gill Sans MT"/>
                <w:sz w:val="20"/>
                <w:szCs w:val="20"/>
              </w:rPr>
            </w:pPr>
            <w:ins w:id="176" w:author="Heather Huntington" w:date="2014-11-18T10:27:00Z">
              <w:r>
                <w:rPr>
                  <w:rFonts w:ascii="Gill Sans MT" w:hAnsi="Gill Sans MT"/>
                  <w:sz w:val="20"/>
                  <w:szCs w:val="20"/>
                </w:rPr>
                <w:t>2= About once per month</w:t>
              </w:r>
            </w:ins>
          </w:p>
          <w:p w14:paraId="4BDDBB71" w14:textId="77777777" w:rsidR="00A243EE" w:rsidRDefault="00A243EE" w:rsidP="00A243EE">
            <w:pPr>
              <w:spacing w:line="240" w:lineRule="auto"/>
              <w:contextualSpacing/>
              <w:rPr>
                <w:ins w:id="177" w:author="Heather Huntington" w:date="2014-11-18T10:27:00Z"/>
                <w:rFonts w:ascii="Gill Sans MT" w:hAnsi="Gill Sans MT"/>
                <w:sz w:val="20"/>
                <w:szCs w:val="20"/>
              </w:rPr>
            </w:pPr>
            <w:ins w:id="178" w:author="Heather Huntington" w:date="2014-11-18T10:27:00Z">
              <w:r>
                <w:rPr>
                  <w:rFonts w:ascii="Gill Sans MT" w:hAnsi="Gill Sans MT"/>
                  <w:sz w:val="20"/>
                  <w:szCs w:val="20"/>
                </w:rPr>
                <w:t>3 = Once every 3-4 months</w:t>
              </w:r>
            </w:ins>
          </w:p>
          <w:p w14:paraId="146CC3E2" w14:textId="77777777" w:rsidR="00A243EE" w:rsidRDefault="00A243EE" w:rsidP="00A243EE">
            <w:pPr>
              <w:spacing w:line="240" w:lineRule="auto"/>
              <w:contextualSpacing/>
              <w:rPr>
                <w:ins w:id="179" w:author="Heather Huntington" w:date="2014-11-18T10:27:00Z"/>
                <w:rFonts w:ascii="Gill Sans MT" w:hAnsi="Gill Sans MT"/>
                <w:sz w:val="20"/>
                <w:szCs w:val="20"/>
              </w:rPr>
            </w:pPr>
            <w:ins w:id="180" w:author="Heather Huntington" w:date="2014-11-18T10:27:00Z">
              <w:r>
                <w:rPr>
                  <w:rFonts w:ascii="Gill Sans MT" w:hAnsi="Gill Sans MT"/>
                  <w:sz w:val="20"/>
                  <w:szCs w:val="20"/>
                </w:rPr>
                <w:t>4=Once per year</w:t>
              </w:r>
            </w:ins>
          </w:p>
          <w:p w14:paraId="2BA362CF" w14:textId="77777777" w:rsidR="00A243EE" w:rsidRDefault="00A243EE" w:rsidP="00A243EE">
            <w:pPr>
              <w:spacing w:line="240" w:lineRule="auto"/>
              <w:contextualSpacing/>
              <w:rPr>
                <w:ins w:id="181" w:author="Heather Huntington" w:date="2014-11-18T10:27:00Z"/>
                <w:rFonts w:ascii="Gill Sans MT" w:hAnsi="Gill Sans MT"/>
                <w:sz w:val="20"/>
                <w:szCs w:val="20"/>
              </w:rPr>
            </w:pPr>
            <w:ins w:id="182" w:author="Heather Huntington" w:date="2014-11-18T10:27:00Z">
              <w:r>
                <w:rPr>
                  <w:rFonts w:ascii="Gill Sans MT" w:hAnsi="Gill Sans MT"/>
                  <w:sz w:val="20"/>
                  <w:szCs w:val="20"/>
                </w:rPr>
                <w:t>5 = Less than once per year</w:t>
              </w:r>
            </w:ins>
          </w:p>
          <w:p w14:paraId="36127166" w14:textId="77777777" w:rsidR="00A243EE" w:rsidRDefault="00A243EE" w:rsidP="00A243EE">
            <w:pPr>
              <w:spacing w:line="240" w:lineRule="auto"/>
              <w:contextualSpacing/>
              <w:rPr>
                <w:ins w:id="183" w:author="Heather Huntington" w:date="2014-11-18T10:27:00Z"/>
                <w:rFonts w:ascii="Gill Sans MT" w:hAnsi="Gill Sans MT"/>
                <w:sz w:val="20"/>
                <w:szCs w:val="20"/>
              </w:rPr>
            </w:pPr>
            <w:ins w:id="184" w:author="Heather Huntington" w:date="2014-11-18T10:27:00Z">
              <w:r>
                <w:rPr>
                  <w:rFonts w:ascii="Gill Sans MT" w:hAnsi="Gill Sans MT"/>
                  <w:sz w:val="20"/>
                  <w:szCs w:val="20"/>
                </w:rPr>
                <w:t>888=Don’t know</w:t>
              </w:r>
            </w:ins>
          </w:p>
          <w:p w14:paraId="4DA66D29" w14:textId="77777777" w:rsidR="00A243EE" w:rsidRDefault="00A243EE" w:rsidP="007D0669">
            <w:pPr>
              <w:spacing w:line="240" w:lineRule="auto"/>
              <w:contextualSpacing/>
              <w:rPr>
                <w:ins w:id="185" w:author="Heather Huntington" w:date="2014-11-18T10:27:00Z"/>
                <w:rFonts w:ascii="Gill Sans MT" w:hAnsi="Gill Sans MT"/>
                <w:color w:val="000000" w:themeColor="text1"/>
                <w:sz w:val="20"/>
                <w:szCs w:val="20"/>
              </w:rPr>
            </w:pPr>
          </w:p>
          <w:p w14:paraId="0FDDF0CC" w14:textId="77777777" w:rsidR="00A243EE" w:rsidRDefault="00A243EE" w:rsidP="007D0669">
            <w:pPr>
              <w:spacing w:line="240" w:lineRule="auto"/>
              <w:contextualSpacing/>
              <w:rPr>
                <w:ins w:id="186" w:author="Heather Huntington" w:date="2014-11-18T10:27:00Z"/>
                <w:rFonts w:ascii="Gill Sans MT" w:hAnsi="Gill Sans MT"/>
                <w:color w:val="000000" w:themeColor="text1"/>
                <w:sz w:val="20"/>
                <w:szCs w:val="20"/>
              </w:rPr>
            </w:pPr>
          </w:p>
          <w:p w14:paraId="7C95137E" w14:textId="77777777" w:rsidR="00A243EE" w:rsidRDefault="007D0669" w:rsidP="007D0669">
            <w:pPr>
              <w:spacing w:line="240" w:lineRule="auto"/>
              <w:contextualSpacing/>
              <w:rPr>
                <w:ins w:id="187" w:author="Heather Huntington" w:date="2014-11-18T10:28:00Z"/>
                <w:rFonts w:ascii="Gill Sans MT" w:hAnsi="Gill Sans MT"/>
                <w:color w:val="000000" w:themeColor="text1"/>
                <w:sz w:val="20"/>
                <w:szCs w:val="20"/>
              </w:rPr>
            </w:pPr>
            <w:r w:rsidRPr="00297EDA">
              <w:rPr>
                <w:rFonts w:ascii="Gill Sans MT" w:hAnsi="Gill Sans MT"/>
                <w:color w:val="000000" w:themeColor="text1"/>
                <w:sz w:val="20"/>
                <w:szCs w:val="20"/>
              </w:rPr>
              <w:t xml:space="preserve"> How are leaders and members selected? </w:t>
            </w:r>
          </w:p>
          <w:p w14:paraId="3DEF7430" w14:textId="77777777" w:rsidR="00A243EE" w:rsidRDefault="00A243EE" w:rsidP="007D0669">
            <w:pPr>
              <w:spacing w:line="240" w:lineRule="auto"/>
              <w:contextualSpacing/>
              <w:rPr>
                <w:ins w:id="188" w:author="Heather Huntington" w:date="2014-11-18T10:28:00Z"/>
                <w:rFonts w:ascii="Gill Sans MT" w:hAnsi="Gill Sans MT"/>
                <w:color w:val="000000" w:themeColor="text1"/>
                <w:sz w:val="20"/>
                <w:szCs w:val="20"/>
              </w:rPr>
            </w:pPr>
          </w:p>
          <w:p w14:paraId="2649362C" w14:textId="0FAA1C29" w:rsidR="00A243EE" w:rsidRDefault="007D0669" w:rsidP="007D0669">
            <w:pPr>
              <w:spacing w:line="240" w:lineRule="auto"/>
              <w:contextualSpacing/>
              <w:rPr>
                <w:ins w:id="189" w:author="Heather Huntington" w:date="2014-11-18T10:28:00Z"/>
                <w:rFonts w:ascii="Gill Sans MT" w:eastAsia="Times New Roman" w:hAnsi="Gill Sans MT" w:cs="Times New Roman"/>
                <w:sz w:val="20"/>
                <w:szCs w:val="20"/>
              </w:rPr>
            </w:pPr>
            <w:r w:rsidRPr="00297EDA">
              <w:rPr>
                <w:rFonts w:ascii="Gill Sans MT" w:eastAsia="Times New Roman" w:hAnsi="Gill Sans MT" w:cs="Times New Roman"/>
                <w:sz w:val="20"/>
                <w:szCs w:val="20"/>
              </w:rPr>
              <w:t xml:space="preserve">Does the group have any support from government, company or NGOs? </w:t>
            </w:r>
            <w:ins w:id="190" w:author="Heather Huntington" w:date="2014-11-18T10:28:00Z">
              <w:r w:rsidR="00A243EE">
                <w:rPr>
                  <w:rFonts w:ascii="Gill Sans MT" w:eastAsia="Times New Roman" w:hAnsi="Gill Sans MT" w:cs="Times New Roman"/>
                  <w:sz w:val="20"/>
                  <w:szCs w:val="20"/>
                </w:rPr>
                <w:t xml:space="preserve"> 0-No, 1-Yes, 888- Don’t know</w:t>
              </w:r>
            </w:ins>
          </w:p>
          <w:p w14:paraId="37792490" w14:textId="77777777" w:rsidR="00A243EE" w:rsidRDefault="00A243EE" w:rsidP="007D0669">
            <w:pPr>
              <w:spacing w:line="240" w:lineRule="auto"/>
              <w:contextualSpacing/>
              <w:rPr>
                <w:ins w:id="191" w:author="Heather Huntington" w:date="2014-11-18T10:28:00Z"/>
                <w:rFonts w:ascii="Gill Sans MT" w:eastAsia="Times New Roman" w:hAnsi="Gill Sans MT" w:cs="Times New Roman"/>
                <w:sz w:val="20"/>
                <w:szCs w:val="20"/>
              </w:rPr>
            </w:pPr>
          </w:p>
          <w:p w14:paraId="3D7C72A4" w14:textId="77777777" w:rsidR="00A243EE" w:rsidRDefault="00A243EE" w:rsidP="007D0669">
            <w:pPr>
              <w:spacing w:line="240" w:lineRule="auto"/>
              <w:contextualSpacing/>
              <w:rPr>
                <w:ins w:id="192" w:author="Heather Huntington" w:date="2014-11-18T10:28:00Z"/>
                <w:rFonts w:ascii="Gill Sans MT" w:eastAsia="Times New Roman" w:hAnsi="Gill Sans MT" w:cs="Times New Roman"/>
                <w:sz w:val="20"/>
                <w:szCs w:val="20"/>
              </w:rPr>
            </w:pPr>
          </w:p>
          <w:p w14:paraId="5222EB3F" w14:textId="0C06FD7B" w:rsidR="007D0669" w:rsidRPr="00297EDA" w:rsidRDefault="00A243EE" w:rsidP="007D0669">
            <w:pPr>
              <w:spacing w:line="240" w:lineRule="auto"/>
              <w:contextualSpacing/>
              <w:rPr>
                <w:rFonts w:ascii="Gill Sans MT" w:hAnsi="Gill Sans MT"/>
                <w:b/>
                <w:color w:val="000000" w:themeColor="text1"/>
                <w:sz w:val="20"/>
                <w:szCs w:val="20"/>
              </w:rPr>
            </w:pPr>
            <w:ins w:id="193" w:author="Heather Huntington" w:date="2014-11-18T10:28:00Z">
              <w:r>
                <w:rPr>
                  <w:rFonts w:ascii="Gill Sans MT" w:eastAsia="Times New Roman" w:hAnsi="Gill Sans MT" w:cs="Times New Roman"/>
                  <w:sz w:val="20"/>
                  <w:szCs w:val="20"/>
                </w:rPr>
                <w:t xml:space="preserve">If yes, </w:t>
              </w:r>
            </w:ins>
            <w:r w:rsidR="007D0669" w:rsidRPr="00297EDA">
              <w:rPr>
                <w:rFonts w:ascii="Gill Sans MT" w:eastAsia="Times New Roman" w:hAnsi="Gill Sans MT" w:cs="Times New Roman"/>
                <w:sz w:val="20"/>
                <w:szCs w:val="20"/>
              </w:rPr>
              <w:t>Indicate which one</w:t>
            </w:r>
          </w:p>
          <w:p w14:paraId="6DB33FA9" w14:textId="77777777" w:rsidR="007D0669" w:rsidRPr="00297EDA" w:rsidRDefault="007D0669" w:rsidP="007D0669">
            <w:pPr>
              <w:spacing w:line="240" w:lineRule="auto"/>
              <w:contextualSpacing/>
              <w:rPr>
                <w:rFonts w:ascii="Gill Sans MT" w:hAnsi="Gill Sans MT" w:cs="Arial"/>
                <w:color w:val="1A1A1A"/>
                <w:sz w:val="20"/>
                <w:szCs w:val="20"/>
              </w:rPr>
            </w:pPr>
          </w:p>
        </w:tc>
        <w:tc>
          <w:tcPr>
            <w:tcW w:w="3420" w:type="dxa"/>
            <w:tcBorders>
              <w:top w:val="single" w:sz="4" w:space="0" w:color="000000"/>
              <w:bottom w:val="single" w:sz="4" w:space="0" w:color="000000"/>
              <w:right w:val="single" w:sz="18" w:space="0" w:color="000000"/>
            </w:tcBorders>
            <w:shd w:val="clear" w:color="auto" w:fill="auto"/>
            <w:tcPrChange w:id="194" w:author="Heather Huntington" w:date="2014-11-18T10:28:00Z">
              <w:tcPr>
                <w:tcW w:w="3420" w:type="dxa"/>
                <w:tcBorders>
                  <w:top w:val="single" w:sz="4" w:space="0" w:color="000000"/>
                  <w:bottom w:val="single" w:sz="4" w:space="0" w:color="000000"/>
                  <w:right w:val="single" w:sz="18" w:space="0" w:color="000000"/>
                </w:tcBorders>
                <w:shd w:val="clear" w:color="auto" w:fill="D6E3BC" w:themeFill="accent3" w:themeFillTint="66"/>
              </w:tcPr>
            </w:tcPrChange>
          </w:tcPr>
          <w:p w14:paraId="109E176E" w14:textId="77777777" w:rsidR="007D0669" w:rsidRPr="00297EDA" w:rsidRDefault="007D0669" w:rsidP="007D0669">
            <w:pPr>
              <w:spacing w:line="240" w:lineRule="auto"/>
              <w:contextualSpacing/>
              <w:rPr>
                <w:rFonts w:ascii="Gill Sans MT" w:eastAsia="Calibri" w:hAnsi="Gill Sans MT" w:cs="Times New Roman"/>
                <w:sz w:val="20"/>
                <w:szCs w:val="20"/>
              </w:rPr>
            </w:pPr>
            <w:r w:rsidRPr="00297EDA">
              <w:rPr>
                <w:rFonts w:ascii="Gill Sans MT" w:eastAsia="Calibri" w:hAnsi="Gill Sans MT" w:cs="Times New Roman"/>
                <w:sz w:val="20"/>
                <w:szCs w:val="20"/>
              </w:rPr>
              <w:t>TEXT</w:t>
            </w:r>
          </w:p>
        </w:tc>
        <w:tc>
          <w:tcPr>
            <w:tcW w:w="990" w:type="dxa"/>
            <w:tcBorders>
              <w:top w:val="single" w:sz="18" w:space="0" w:color="000000"/>
              <w:left w:val="single" w:sz="18" w:space="0" w:color="000000"/>
              <w:bottom w:val="single" w:sz="18" w:space="0" w:color="000000"/>
              <w:right w:val="single" w:sz="18" w:space="0" w:color="000000"/>
            </w:tcBorders>
            <w:shd w:val="clear" w:color="auto" w:fill="auto"/>
            <w:tcPrChange w:id="195" w:author="Heather Huntington" w:date="2014-11-18T10:28:00Z">
              <w:tcPr>
                <w:tcW w:w="990" w:type="dxa"/>
                <w:tcBorders>
                  <w:top w:val="single" w:sz="18" w:space="0" w:color="000000"/>
                  <w:left w:val="single" w:sz="18" w:space="0" w:color="000000"/>
                  <w:bottom w:val="single" w:sz="18" w:space="0" w:color="000000"/>
                  <w:right w:val="single" w:sz="18" w:space="0" w:color="000000"/>
                </w:tcBorders>
                <w:shd w:val="clear" w:color="auto" w:fill="D6E3BC" w:themeFill="accent3" w:themeFillTint="66"/>
              </w:tcPr>
            </w:tcPrChange>
          </w:tcPr>
          <w:p w14:paraId="1BF59322" w14:textId="77777777" w:rsidR="007D0669" w:rsidRPr="00297EDA" w:rsidRDefault="007D0669" w:rsidP="007D0669">
            <w:pPr>
              <w:spacing w:line="240" w:lineRule="auto"/>
              <w:contextualSpacing/>
              <w:rPr>
                <w:rFonts w:ascii="Gill Sans MT" w:eastAsia="Calibri" w:hAnsi="Gill Sans MT" w:cs="Times New Roman"/>
                <w:i/>
                <w:color w:val="A6A6A6"/>
                <w:sz w:val="20"/>
                <w:szCs w:val="20"/>
              </w:rPr>
            </w:pPr>
          </w:p>
        </w:tc>
      </w:tr>
      <w:tr w:rsidR="007D0669" w:rsidRPr="00297EDA" w14:paraId="244641C9" w14:textId="77777777" w:rsidTr="00C710F5">
        <w:trPr>
          <w:trHeight w:val="576"/>
        </w:trPr>
        <w:tc>
          <w:tcPr>
            <w:tcW w:w="190" w:type="dxa"/>
            <w:tcBorders>
              <w:top w:val="single" w:sz="4" w:space="0" w:color="000000"/>
              <w:left w:val="single" w:sz="4" w:space="0" w:color="000000"/>
              <w:bottom w:val="single" w:sz="4" w:space="0" w:color="000000"/>
              <w:right w:val="single" w:sz="4" w:space="0" w:color="000000"/>
            </w:tcBorders>
          </w:tcPr>
          <w:p w14:paraId="024AEA22" w14:textId="5E580AD1" w:rsidR="007D0669" w:rsidRPr="00297EDA" w:rsidRDefault="007D0669" w:rsidP="007D0669">
            <w:pPr>
              <w:spacing w:line="240" w:lineRule="auto"/>
              <w:contextualSpacing/>
              <w:rPr>
                <w:rFonts w:ascii="Gill Sans MT" w:eastAsia="Calibri" w:hAnsi="Gill Sans MT" w:cs="Times New Roman"/>
                <w:sz w:val="20"/>
                <w:szCs w:val="20"/>
              </w:rPr>
            </w:pPr>
          </w:p>
        </w:tc>
        <w:tc>
          <w:tcPr>
            <w:tcW w:w="5490" w:type="dxa"/>
            <w:tcBorders>
              <w:top w:val="single" w:sz="4" w:space="0" w:color="000000"/>
              <w:left w:val="single" w:sz="4" w:space="0" w:color="000000"/>
              <w:bottom w:val="single" w:sz="4" w:space="0" w:color="000000"/>
            </w:tcBorders>
          </w:tcPr>
          <w:p w14:paraId="0F04C750"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What type of activities does each group do?</w:t>
            </w:r>
          </w:p>
          <w:p w14:paraId="455EFAF1" w14:textId="77777777" w:rsidR="007D0669" w:rsidRPr="00297EDA" w:rsidRDefault="007D0669" w:rsidP="007D0669">
            <w:pPr>
              <w:spacing w:line="240" w:lineRule="auto"/>
              <w:contextualSpacing/>
              <w:rPr>
                <w:rFonts w:ascii="Gill Sans MT" w:hAnsi="Gill Sans MT"/>
                <w:color w:val="000000" w:themeColor="text1"/>
                <w:sz w:val="20"/>
                <w:szCs w:val="20"/>
              </w:rPr>
            </w:pPr>
          </w:p>
          <w:p w14:paraId="67CDC6D7"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Select all that apply.</w:t>
            </w:r>
          </w:p>
          <w:p w14:paraId="5C521765" w14:textId="77777777" w:rsidR="007D0669" w:rsidRPr="00297EDA" w:rsidRDefault="007D0669" w:rsidP="007D0669">
            <w:pPr>
              <w:spacing w:line="240" w:lineRule="auto"/>
              <w:contextualSpacing/>
              <w:rPr>
                <w:rFonts w:ascii="Gill Sans MT" w:hAnsi="Gill Sans MT" w:cs="Arial"/>
                <w:color w:val="1A1A1A"/>
                <w:sz w:val="20"/>
                <w:szCs w:val="20"/>
              </w:rPr>
            </w:pPr>
          </w:p>
        </w:tc>
        <w:tc>
          <w:tcPr>
            <w:tcW w:w="3420" w:type="dxa"/>
            <w:tcBorders>
              <w:top w:val="single" w:sz="4" w:space="0" w:color="000000"/>
              <w:bottom w:val="single" w:sz="4" w:space="0" w:color="000000"/>
              <w:right w:val="single" w:sz="18" w:space="0" w:color="000000"/>
            </w:tcBorders>
          </w:tcPr>
          <w:p w14:paraId="5458701B"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1=Planting of trees</w:t>
            </w:r>
          </w:p>
          <w:p w14:paraId="5FD1A3A8"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2=Cutting down undesired (competing) trees</w:t>
            </w:r>
          </w:p>
          <w:p w14:paraId="08805ACC"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3=Protecting certain desired (patches of) trees in the forest to promote the natural regeneration of these species</w:t>
            </w:r>
          </w:p>
          <w:p w14:paraId="3F27F3C4"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4=Protecting areas of forest for particular environmental services, like water</w:t>
            </w:r>
          </w:p>
          <w:p w14:paraId="7ABF6DC2"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5=Protecting areas of forest for particular beliefs/ spiritual services /sacred sites</w:t>
            </w:r>
          </w:p>
          <w:p w14:paraId="1CE2973A"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6=Establishing clear use rights for a limited number of people to particular forest products (e.g., honey, trees)</w:t>
            </w:r>
          </w:p>
          <w:p w14:paraId="3BD04757"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lastRenderedPageBreak/>
              <w:t xml:space="preserve"> 7=Extension/education about forest management</w:t>
            </w:r>
          </w:p>
          <w:p w14:paraId="404DA215"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8=Enacted bylaw (e.g., no bush burning in or near forest)</w:t>
            </w:r>
          </w:p>
          <w:p w14:paraId="7D4FD26C"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9=Mapping/inventory forest resources (e.g. mapping forest products areas)</w:t>
            </w:r>
          </w:p>
          <w:p w14:paraId="7A486E6B"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10=Other</w:t>
            </w:r>
          </w:p>
          <w:p w14:paraId="47C1025F" w14:textId="77777777" w:rsidR="007D0669" w:rsidRPr="00297EDA" w:rsidRDefault="007D0669" w:rsidP="007D0669">
            <w:pPr>
              <w:spacing w:line="240" w:lineRule="auto"/>
              <w:contextualSpacing/>
              <w:rPr>
                <w:rFonts w:ascii="Gill Sans MT" w:eastAsia="Calibri" w:hAnsi="Gill Sans MT" w:cs="Times New Roman"/>
                <w:sz w:val="20"/>
                <w:szCs w:val="20"/>
              </w:rPr>
            </w:pPr>
            <w:r w:rsidRPr="00297EDA">
              <w:rPr>
                <w:rFonts w:ascii="Gill Sans MT" w:eastAsia="Calibri" w:hAnsi="Gill Sans MT" w:cs="Times New Roman"/>
                <w:sz w:val="20"/>
                <w:szCs w:val="20"/>
              </w:rPr>
              <w:t>888=Don’t know</w:t>
            </w:r>
          </w:p>
          <w:p w14:paraId="5284C7F5" w14:textId="77777777" w:rsidR="007D0669" w:rsidRPr="00297EDA" w:rsidRDefault="007D0669" w:rsidP="007D0669">
            <w:pPr>
              <w:spacing w:line="240" w:lineRule="auto"/>
              <w:contextualSpacing/>
              <w:rPr>
                <w:rFonts w:ascii="Gill Sans MT" w:eastAsia="Calibri" w:hAnsi="Gill Sans MT" w:cs="Times New Roman"/>
                <w:sz w:val="20"/>
                <w:szCs w:val="20"/>
              </w:rPr>
            </w:pPr>
            <w:r w:rsidRPr="00297EDA">
              <w:rPr>
                <w:rFonts w:ascii="Gill Sans MT" w:eastAsia="Calibri" w:hAnsi="Gill Sans MT" w:cs="Times New Roman"/>
                <w:sz w:val="20"/>
                <w:szCs w:val="20"/>
              </w:rPr>
              <w:t>999=Prefer not to respond</w:t>
            </w:r>
          </w:p>
        </w:tc>
        <w:tc>
          <w:tcPr>
            <w:tcW w:w="990" w:type="dxa"/>
            <w:tcBorders>
              <w:top w:val="single" w:sz="18" w:space="0" w:color="000000"/>
              <w:left w:val="single" w:sz="18" w:space="0" w:color="000000"/>
              <w:bottom w:val="single" w:sz="18" w:space="0" w:color="000000"/>
              <w:right w:val="single" w:sz="18" w:space="0" w:color="000000"/>
            </w:tcBorders>
          </w:tcPr>
          <w:p w14:paraId="4AF7ECDA" w14:textId="77777777" w:rsidR="007D0669" w:rsidRPr="00297EDA" w:rsidRDefault="007D0669" w:rsidP="007D0669">
            <w:pPr>
              <w:spacing w:line="240" w:lineRule="auto"/>
              <w:contextualSpacing/>
              <w:rPr>
                <w:rFonts w:ascii="Gill Sans MT" w:eastAsia="Calibri" w:hAnsi="Gill Sans MT" w:cs="Times New Roman"/>
                <w:i/>
                <w:color w:val="A6A6A6"/>
                <w:sz w:val="20"/>
                <w:szCs w:val="20"/>
              </w:rPr>
            </w:pPr>
          </w:p>
        </w:tc>
      </w:tr>
    </w:tbl>
    <w:p w14:paraId="365686A6"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b/>
          <w:color w:val="000000" w:themeColor="text1"/>
          <w:sz w:val="20"/>
          <w:szCs w:val="20"/>
        </w:rPr>
        <w:lastRenderedPageBreak/>
        <w:t xml:space="preserve"> </w:t>
      </w:r>
    </w:p>
    <w:p w14:paraId="307864D9" w14:textId="77777777" w:rsidR="007D0669" w:rsidRPr="00297EDA" w:rsidRDefault="007D0669" w:rsidP="007D0669">
      <w:pPr>
        <w:spacing w:line="240" w:lineRule="auto"/>
        <w:contextualSpacing/>
        <w:rPr>
          <w:rFonts w:ascii="Gill Sans MT" w:hAnsi="Gill Sans MT"/>
          <w:b/>
          <w:sz w:val="20"/>
          <w:szCs w:val="20"/>
        </w:rPr>
      </w:pPr>
      <w:r w:rsidRPr="00297EDA">
        <w:rPr>
          <w:rFonts w:ascii="Gill Sans MT" w:hAnsi="Gill Sans MT"/>
          <w:b/>
          <w:sz w:val="20"/>
          <w:szCs w:val="20"/>
        </w:rPr>
        <w:t>Traditional Community Rules</w:t>
      </w:r>
    </w:p>
    <w:tbl>
      <w:tblPr>
        <w:tblStyle w:val="TableGrid"/>
        <w:tblW w:w="12840" w:type="dxa"/>
        <w:tblLook w:val="04A0" w:firstRow="1" w:lastRow="0" w:firstColumn="1" w:lastColumn="0" w:noHBand="0" w:noVBand="1"/>
      </w:tblPr>
      <w:tblGrid>
        <w:gridCol w:w="1662"/>
        <w:gridCol w:w="1788"/>
        <w:gridCol w:w="1422"/>
        <w:gridCol w:w="1951"/>
        <w:gridCol w:w="1687"/>
        <w:gridCol w:w="2454"/>
        <w:gridCol w:w="1876"/>
      </w:tblGrid>
      <w:tr w:rsidR="007D0669" w:rsidRPr="00297EDA" w14:paraId="348F3C6D" w14:textId="77777777" w:rsidTr="00C710F5">
        <w:tc>
          <w:tcPr>
            <w:tcW w:w="1662" w:type="dxa"/>
          </w:tcPr>
          <w:p w14:paraId="15C1AACE"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Activity</w:t>
            </w:r>
          </w:p>
        </w:tc>
        <w:tc>
          <w:tcPr>
            <w:tcW w:w="1788" w:type="dxa"/>
          </w:tcPr>
          <w:p w14:paraId="41C26FBC"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 xml:space="preserve">Are there </w:t>
            </w:r>
            <w:r w:rsidRPr="00297EDA">
              <w:rPr>
                <w:rFonts w:ascii="Gill Sans MT" w:hAnsi="Gill Sans MT"/>
                <w:b/>
                <w:color w:val="000000" w:themeColor="text1"/>
                <w:sz w:val="20"/>
                <w:szCs w:val="20"/>
              </w:rPr>
              <w:t>traditional community rules</w:t>
            </w:r>
            <w:r w:rsidRPr="00297EDA">
              <w:rPr>
                <w:rFonts w:ascii="Gill Sans MT" w:hAnsi="Gill Sans MT"/>
                <w:color w:val="000000" w:themeColor="text1"/>
                <w:sz w:val="20"/>
                <w:szCs w:val="20"/>
              </w:rPr>
              <w:t xml:space="preserve"> in this village that regulate or restrict the following activity in forest/wooded areas? </w:t>
            </w:r>
          </w:p>
          <w:p w14:paraId="5B456366" w14:textId="77777777" w:rsidR="007D0669" w:rsidRPr="00297EDA" w:rsidRDefault="007D0669" w:rsidP="007D0669">
            <w:pPr>
              <w:contextualSpacing/>
              <w:rPr>
                <w:rFonts w:ascii="Gill Sans MT" w:hAnsi="Gill Sans MT"/>
                <w:color w:val="000000" w:themeColor="text1"/>
                <w:sz w:val="20"/>
                <w:szCs w:val="20"/>
              </w:rPr>
            </w:pPr>
          </w:p>
          <w:p w14:paraId="100333AC"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1=No</w:t>
            </w:r>
          </w:p>
          <w:p w14:paraId="65E20B60"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 xml:space="preserve">2=Yes </w:t>
            </w:r>
          </w:p>
          <w:p w14:paraId="2BDB3D10"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888=Don’t know</w:t>
            </w:r>
          </w:p>
          <w:p w14:paraId="14C26AD4"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eastAsia="Calibri" w:hAnsi="Gill Sans MT" w:cs="Times New Roman"/>
                <w:sz w:val="20"/>
                <w:szCs w:val="20"/>
              </w:rPr>
              <w:t>999=Prefer not to respond</w:t>
            </w:r>
          </w:p>
          <w:p w14:paraId="0188FC98" w14:textId="77777777" w:rsidR="007D0669" w:rsidRPr="00297EDA" w:rsidRDefault="007D0669" w:rsidP="007D0669">
            <w:pPr>
              <w:contextualSpacing/>
              <w:rPr>
                <w:rFonts w:ascii="Gill Sans MT" w:hAnsi="Gill Sans MT"/>
                <w:sz w:val="20"/>
                <w:szCs w:val="20"/>
              </w:rPr>
            </w:pPr>
          </w:p>
        </w:tc>
        <w:tc>
          <w:tcPr>
            <w:tcW w:w="1422" w:type="dxa"/>
          </w:tcPr>
          <w:p w14:paraId="7F4F01D2"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 xml:space="preserve">If yes, please describe the rules. </w:t>
            </w:r>
          </w:p>
        </w:tc>
        <w:tc>
          <w:tcPr>
            <w:tcW w:w="1951" w:type="dxa"/>
          </w:tcPr>
          <w:p w14:paraId="1505D4BF"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 xml:space="preserve">Have these rules changes over the past # years? </w:t>
            </w:r>
          </w:p>
          <w:p w14:paraId="1BBF615B" w14:textId="77777777" w:rsidR="007D0669" w:rsidRPr="00297EDA" w:rsidRDefault="007D0669" w:rsidP="007D0669">
            <w:pPr>
              <w:contextualSpacing/>
              <w:rPr>
                <w:rFonts w:ascii="Gill Sans MT" w:hAnsi="Gill Sans MT"/>
                <w:color w:val="000000" w:themeColor="text1"/>
                <w:sz w:val="20"/>
                <w:szCs w:val="20"/>
              </w:rPr>
            </w:pPr>
          </w:p>
          <w:p w14:paraId="18069BDB"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1=No</w:t>
            </w:r>
          </w:p>
          <w:p w14:paraId="5095D216"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 xml:space="preserve">2=Yes </w:t>
            </w:r>
          </w:p>
          <w:p w14:paraId="1EA9724E"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888=Don’t know</w:t>
            </w:r>
          </w:p>
          <w:p w14:paraId="6592EBC8" w14:textId="77777777" w:rsidR="007D0669" w:rsidRPr="00297EDA" w:rsidRDefault="007D0669" w:rsidP="007D0669">
            <w:pPr>
              <w:contextualSpacing/>
              <w:rPr>
                <w:rFonts w:ascii="Gill Sans MT" w:hAnsi="Gill Sans MT"/>
                <w:sz w:val="20"/>
                <w:szCs w:val="20"/>
              </w:rPr>
            </w:pPr>
            <w:r w:rsidRPr="00297EDA">
              <w:rPr>
                <w:rFonts w:ascii="Gill Sans MT" w:eastAsia="Calibri" w:hAnsi="Gill Sans MT" w:cs="Times New Roman"/>
                <w:sz w:val="20"/>
                <w:szCs w:val="20"/>
              </w:rPr>
              <w:t>999=Prefer not to respond</w:t>
            </w:r>
          </w:p>
        </w:tc>
        <w:tc>
          <w:tcPr>
            <w:tcW w:w="1687" w:type="dxa"/>
          </w:tcPr>
          <w:p w14:paraId="506C4281"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Are there penalties for rule breaking?</w:t>
            </w:r>
          </w:p>
          <w:p w14:paraId="64402973"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0=No</w:t>
            </w:r>
          </w:p>
          <w:p w14:paraId="0C8311C6"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1=Yes</w:t>
            </w:r>
          </w:p>
        </w:tc>
        <w:tc>
          <w:tcPr>
            <w:tcW w:w="2454" w:type="dxa"/>
          </w:tcPr>
          <w:p w14:paraId="1B4D891C"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 xml:space="preserve">What is the traditional community penalty for breaking the rules? </w:t>
            </w:r>
          </w:p>
          <w:p w14:paraId="0891C926"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1-Seize the product</w:t>
            </w:r>
          </w:p>
          <w:p w14:paraId="5BDE5F57"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 xml:space="preserve">2-Seize tools </w:t>
            </w:r>
          </w:p>
          <w:p w14:paraId="7CFC70B5"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3-Cash fine; note the amount</w:t>
            </w:r>
          </w:p>
          <w:p w14:paraId="7B7CC35D"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4- Labor contribution; please specify the number of days</w:t>
            </w:r>
          </w:p>
          <w:p w14:paraId="7C5FD179"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5- Social shaming</w:t>
            </w:r>
          </w:p>
          <w:p w14:paraId="02F4178E"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 xml:space="preserve">6 – In-kind contribution; pleas specify the product and amount </w:t>
            </w:r>
          </w:p>
          <w:p w14:paraId="69385B28"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7-Harvesting/collection restrictions</w:t>
            </w:r>
          </w:p>
          <w:p w14:paraId="320DECB2"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8- Corporeal punishment</w:t>
            </w:r>
          </w:p>
          <w:p w14:paraId="5B3E2701"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9-Sent to jail</w:t>
            </w:r>
          </w:p>
          <w:p w14:paraId="7A6B2FFF"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10-Sent to DFO</w:t>
            </w:r>
          </w:p>
          <w:p w14:paraId="7D1D3348" w14:textId="77777777" w:rsidR="007D0669" w:rsidRDefault="007D0669" w:rsidP="007D0669">
            <w:pPr>
              <w:contextualSpacing/>
              <w:rPr>
                <w:ins w:id="196" w:author="Heather Huntington" w:date="2014-11-18T10:30:00Z"/>
                <w:rFonts w:ascii="Gill Sans MT" w:hAnsi="Gill Sans MT"/>
                <w:color w:val="000000" w:themeColor="text1"/>
                <w:sz w:val="20"/>
                <w:szCs w:val="20"/>
              </w:rPr>
            </w:pPr>
            <w:r w:rsidRPr="00297EDA">
              <w:rPr>
                <w:rFonts w:ascii="Gill Sans MT" w:hAnsi="Gill Sans MT"/>
                <w:color w:val="000000" w:themeColor="text1"/>
                <w:sz w:val="20"/>
                <w:szCs w:val="20"/>
              </w:rPr>
              <w:t>11- Sent to chief</w:t>
            </w:r>
          </w:p>
          <w:p w14:paraId="27217433" w14:textId="65F64FAF" w:rsidR="00A243EE" w:rsidRPr="00297EDA" w:rsidRDefault="00A243EE" w:rsidP="007D0669">
            <w:pPr>
              <w:contextualSpacing/>
              <w:rPr>
                <w:rFonts w:ascii="Gill Sans MT" w:hAnsi="Gill Sans MT"/>
                <w:color w:val="000000" w:themeColor="text1"/>
                <w:sz w:val="20"/>
                <w:szCs w:val="20"/>
              </w:rPr>
            </w:pPr>
            <w:ins w:id="197" w:author="Heather Huntington" w:date="2014-11-18T10:30:00Z">
              <w:r>
                <w:rPr>
                  <w:rFonts w:ascii="Gill Sans MT" w:hAnsi="Gill Sans MT"/>
                  <w:color w:val="000000" w:themeColor="text1"/>
                  <w:sz w:val="20"/>
                  <w:szCs w:val="20"/>
                </w:rPr>
                <w:t>12 – Forced to leave the village</w:t>
              </w:r>
            </w:ins>
          </w:p>
          <w:p w14:paraId="644555DA" w14:textId="77777777" w:rsidR="007D0669" w:rsidRPr="00297EDA" w:rsidRDefault="007D0669" w:rsidP="007D0669">
            <w:pPr>
              <w:contextualSpacing/>
              <w:rPr>
                <w:rFonts w:ascii="Gill Sans MT" w:hAnsi="Gill Sans MT"/>
                <w:color w:val="000000" w:themeColor="text1"/>
                <w:sz w:val="20"/>
                <w:szCs w:val="20"/>
              </w:rPr>
            </w:pPr>
            <w:commentRangeStart w:id="198"/>
            <w:r w:rsidRPr="00297EDA">
              <w:rPr>
                <w:rFonts w:ascii="Gill Sans MT" w:hAnsi="Gill Sans MT"/>
                <w:color w:val="000000" w:themeColor="text1"/>
                <w:sz w:val="20"/>
                <w:szCs w:val="20"/>
              </w:rPr>
              <w:t xml:space="preserve">97- </w:t>
            </w:r>
            <w:commentRangeStart w:id="199"/>
            <w:r w:rsidRPr="00297EDA">
              <w:rPr>
                <w:rFonts w:ascii="Gill Sans MT" w:hAnsi="Gill Sans MT"/>
                <w:color w:val="000000" w:themeColor="text1"/>
                <w:sz w:val="20"/>
                <w:szCs w:val="20"/>
              </w:rPr>
              <w:t>Other</w:t>
            </w:r>
            <w:commentRangeEnd w:id="199"/>
            <w:r w:rsidR="00C710F5">
              <w:rPr>
                <w:rStyle w:val="CommentReference"/>
              </w:rPr>
              <w:commentReference w:id="199"/>
            </w:r>
            <w:commentRangeEnd w:id="198"/>
            <w:r w:rsidR="00A243EE">
              <w:rPr>
                <w:rStyle w:val="CommentReference"/>
              </w:rPr>
              <w:commentReference w:id="198"/>
            </w:r>
          </w:p>
          <w:p w14:paraId="52FB8069" w14:textId="77777777" w:rsidR="007D0669" w:rsidRPr="00297EDA" w:rsidRDefault="007D0669" w:rsidP="007D0669">
            <w:pPr>
              <w:contextualSpacing/>
              <w:rPr>
                <w:rFonts w:ascii="Gill Sans MT" w:hAnsi="Gill Sans MT"/>
                <w:color w:val="000000" w:themeColor="text1"/>
                <w:sz w:val="20"/>
                <w:szCs w:val="20"/>
              </w:rPr>
            </w:pPr>
          </w:p>
        </w:tc>
        <w:tc>
          <w:tcPr>
            <w:tcW w:w="1876" w:type="dxa"/>
          </w:tcPr>
          <w:p w14:paraId="157A0B6C"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 xml:space="preserve">In your opinion, how many community members adhere to/follow these rules? </w:t>
            </w:r>
          </w:p>
          <w:p w14:paraId="0614E875" w14:textId="77777777" w:rsidR="007D0669" w:rsidRPr="00297EDA" w:rsidRDefault="007D0669" w:rsidP="007D0669">
            <w:pPr>
              <w:contextualSpacing/>
              <w:rPr>
                <w:rFonts w:ascii="Gill Sans MT" w:hAnsi="Gill Sans MT"/>
                <w:color w:val="000000" w:themeColor="text1"/>
                <w:sz w:val="20"/>
                <w:szCs w:val="20"/>
              </w:rPr>
            </w:pPr>
          </w:p>
          <w:p w14:paraId="6B268926"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1-Nearly everyone in the community</w:t>
            </w:r>
          </w:p>
          <w:p w14:paraId="40685CEF"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2- Most community members</w:t>
            </w:r>
          </w:p>
          <w:p w14:paraId="7EC2067A"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3- About half of the community</w:t>
            </w:r>
          </w:p>
          <w:p w14:paraId="747F655C"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4- Some/a few</w:t>
            </w:r>
            <w:del w:id="200" w:author="Rebecca Nicodemus" w:date="2014-11-12T12:59:00Z">
              <w:r w:rsidRPr="00297EDA" w:rsidDel="00C710F5">
                <w:rPr>
                  <w:rFonts w:ascii="Gill Sans MT" w:eastAsia="Calibri" w:hAnsi="Gill Sans MT" w:cs="Times New Roman"/>
                  <w:sz w:val="20"/>
                  <w:szCs w:val="20"/>
                </w:rPr>
                <w:delText>e</w:delText>
              </w:r>
            </w:del>
            <w:r w:rsidRPr="00297EDA">
              <w:rPr>
                <w:rFonts w:ascii="Gill Sans MT" w:eastAsia="Calibri" w:hAnsi="Gill Sans MT" w:cs="Times New Roman"/>
                <w:sz w:val="20"/>
                <w:szCs w:val="20"/>
              </w:rPr>
              <w:t xml:space="preserve"> members of the community</w:t>
            </w:r>
          </w:p>
          <w:p w14:paraId="5660821E"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 xml:space="preserve">5 – No one follows the rules </w:t>
            </w:r>
          </w:p>
          <w:p w14:paraId="4F6C90F0" w14:textId="77777777" w:rsidR="007D0669" w:rsidRPr="00297EDA" w:rsidRDefault="007D0669" w:rsidP="007D0669">
            <w:pPr>
              <w:contextualSpacing/>
              <w:rPr>
                <w:rFonts w:ascii="Gill Sans MT" w:eastAsia="Calibri" w:hAnsi="Gill Sans MT" w:cs="Times New Roman"/>
                <w:sz w:val="20"/>
                <w:szCs w:val="20"/>
              </w:rPr>
            </w:pPr>
          </w:p>
          <w:p w14:paraId="13013170"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888=Don’t know</w:t>
            </w:r>
          </w:p>
          <w:p w14:paraId="2FD25EE5" w14:textId="77777777" w:rsidR="007D0669" w:rsidRPr="00297EDA" w:rsidRDefault="007D0669" w:rsidP="007D0669">
            <w:pPr>
              <w:contextualSpacing/>
              <w:rPr>
                <w:rFonts w:ascii="Gill Sans MT" w:hAnsi="Gill Sans MT"/>
                <w:sz w:val="20"/>
                <w:szCs w:val="20"/>
              </w:rPr>
            </w:pPr>
            <w:r w:rsidRPr="00297EDA">
              <w:rPr>
                <w:rFonts w:ascii="Gill Sans MT" w:eastAsia="Calibri" w:hAnsi="Gill Sans MT" w:cs="Times New Roman"/>
                <w:sz w:val="20"/>
                <w:szCs w:val="20"/>
              </w:rPr>
              <w:t>999=Prefer not to respond</w:t>
            </w:r>
          </w:p>
        </w:tc>
      </w:tr>
      <w:tr w:rsidR="007D0669" w:rsidRPr="00297EDA" w14:paraId="66371008" w14:textId="77777777" w:rsidTr="00C710F5">
        <w:tc>
          <w:tcPr>
            <w:tcW w:w="1662" w:type="dxa"/>
          </w:tcPr>
          <w:p w14:paraId="760DF524"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Clearing land for agriculture</w:t>
            </w:r>
          </w:p>
        </w:tc>
        <w:tc>
          <w:tcPr>
            <w:tcW w:w="1788" w:type="dxa"/>
          </w:tcPr>
          <w:p w14:paraId="1082543A" w14:textId="77777777" w:rsidR="007D0669" w:rsidRPr="00297EDA" w:rsidRDefault="007D0669" w:rsidP="007D0669">
            <w:pPr>
              <w:contextualSpacing/>
              <w:rPr>
                <w:rFonts w:ascii="Gill Sans MT" w:hAnsi="Gill Sans MT"/>
                <w:sz w:val="20"/>
                <w:szCs w:val="20"/>
              </w:rPr>
            </w:pPr>
          </w:p>
        </w:tc>
        <w:tc>
          <w:tcPr>
            <w:tcW w:w="1422" w:type="dxa"/>
            <w:shd w:val="clear" w:color="auto" w:fill="D6E3BC" w:themeFill="accent3" w:themeFillTint="66"/>
          </w:tcPr>
          <w:p w14:paraId="72E5E925"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 xml:space="preserve">TEXT </w:t>
            </w:r>
          </w:p>
        </w:tc>
        <w:tc>
          <w:tcPr>
            <w:tcW w:w="1951" w:type="dxa"/>
          </w:tcPr>
          <w:p w14:paraId="792E137E" w14:textId="77777777" w:rsidR="007D0669" w:rsidRPr="00297EDA" w:rsidRDefault="007D0669" w:rsidP="007D0669">
            <w:pPr>
              <w:contextualSpacing/>
              <w:rPr>
                <w:rFonts w:ascii="Gill Sans MT" w:hAnsi="Gill Sans MT"/>
                <w:sz w:val="20"/>
                <w:szCs w:val="20"/>
              </w:rPr>
            </w:pPr>
          </w:p>
        </w:tc>
        <w:tc>
          <w:tcPr>
            <w:tcW w:w="1687" w:type="dxa"/>
          </w:tcPr>
          <w:p w14:paraId="77AECE11" w14:textId="77777777" w:rsidR="007D0669" w:rsidRPr="00297EDA" w:rsidRDefault="007D0669" w:rsidP="007D0669">
            <w:pPr>
              <w:contextualSpacing/>
              <w:rPr>
                <w:rFonts w:ascii="Gill Sans MT" w:hAnsi="Gill Sans MT"/>
                <w:sz w:val="20"/>
                <w:szCs w:val="20"/>
              </w:rPr>
            </w:pPr>
          </w:p>
        </w:tc>
        <w:tc>
          <w:tcPr>
            <w:tcW w:w="2454" w:type="dxa"/>
          </w:tcPr>
          <w:p w14:paraId="082467C7" w14:textId="77777777" w:rsidR="007D0669" w:rsidRPr="00297EDA" w:rsidRDefault="007D0669" w:rsidP="007D0669">
            <w:pPr>
              <w:contextualSpacing/>
              <w:rPr>
                <w:rFonts w:ascii="Gill Sans MT" w:hAnsi="Gill Sans MT"/>
                <w:sz w:val="20"/>
                <w:szCs w:val="20"/>
              </w:rPr>
            </w:pPr>
          </w:p>
        </w:tc>
        <w:tc>
          <w:tcPr>
            <w:tcW w:w="1876" w:type="dxa"/>
          </w:tcPr>
          <w:p w14:paraId="77ADEBAC" w14:textId="77777777" w:rsidR="007D0669" w:rsidRPr="00297EDA" w:rsidRDefault="007D0669" w:rsidP="007D0669">
            <w:pPr>
              <w:contextualSpacing/>
              <w:rPr>
                <w:rFonts w:ascii="Gill Sans MT" w:hAnsi="Gill Sans MT"/>
                <w:sz w:val="20"/>
                <w:szCs w:val="20"/>
              </w:rPr>
            </w:pPr>
          </w:p>
        </w:tc>
      </w:tr>
      <w:tr w:rsidR="007D0669" w:rsidRPr="00297EDA" w14:paraId="3DF5E663" w14:textId="77777777" w:rsidTr="00C710F5">
        <w:tc>
          <w:tcPr>
            <w:tcW w:w="1662" w:type="dxa"/>
          </w:tcPr>
          <w:p w14:paraId="696EE822"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Setting fires for poaching/hunting (include hunting relish(mice))</w:t>
            </w:r>
          </w:p>
        </w:tc>
        <w:tc>
          <w:tcPr>
            <w:tcW w:w="1788" w:type="dxa"/>
          </w:tcPr>
          <w:p w14:paraId="5ECC4966" w14:textId="77777777" w:rsidR="007D0669" w:rsidRPr="00297EDA" w:rsidRDefault="007D0669" w:rsidP="007D0669">
            <w:pPr>
              <w:contextualSpacing/>
              <w:rPr>
                <w:rFonts w:ascii="Gill Sans MT" w:hAnsi="Gill Sans MT"/>
                <w:sz w:val="20"/>
                <w:szCs w:val="20"/>
              </w:rPr>
            </w:pPr>
          </w:p>
        </w:tc>
        <w:tc>
          <w:tcPr>
            <w:tcW w:w="1422" w:type="dxa"/>
            <w:shd w:val="clear" w:color="auto" w:fill="D6E3BC" w:themeFill="accent3" w:themeFillTint="66"/>
          </w:tcPr>
          <w:p w14:paraId="5E28C138"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TEXT</w:t>
            </w:r>
          </w:p>
        </w:tc>
        <w:tc>
          <w:tcPr>
            <w:tcW w:w="1951" w:type="dxa"/>
          </w:tcPr>
          <w:p w14:paraId="5C896226" w14:textId="77777777" w:rsidR="007D0669" w:rsidRPr="00297EDA" w:rsidRDefault="007D0669" w:rsidP="007D0669">
            <w:pPr>
              <w:contextualSpacing/>
              <w:rPr>
                <w:rFonts w:ascii="Gill Sans MT" w:hAnsi="Gill Sans MT"/>
                <w:sz w:val="20"/>
                <w:szCs w:val="20"/>
              </w:rPr>
            </w:pPr>
          </w:p>
        </w:tc>
        <w:tc>
          <w:tcPr>
            <w:tcW w:w="1687" w:type="dxa"/>
          </w:tcPr>
          <w:p w14:paraId="1D873FB9" w14:textId="77777777" w:rsidR="007D0669" w:rsidRPr="00297EDA" w:rsidRDefault="007D0669" w:rsidP="007D0669">
            <w:pPr>
              <w:contextualSpacing/>
              <w:rPr>
                <w:rFonts w:ascii="Gill Sans MT" w:hAnsi="Gill Sans MT"/>
                <w:sz w:val="20"/>
                <w:szCs w:val="20"/>
              </w:rPr>
            </w:pPr>
          </w:p>
        </w:tc>
        <w:tc>
          <w:tcPr>
            <w:tcW w:w="2454" w:type="dxa"/>
          </w:tcPr>
          <w:p w14:paraId="68A44F9B" w14:textId="77777777" w:rsidR="007D0669" w:rsidRPr="00297EDA" w:rsidRDefault="007D0669" w:rsidP="007D0669">
            <w:pPr>
              <w:contextualSpacing/>
              <w:rPr>
                <w:rFonts w:ascii="Gill Sans MT" w:hAnsi="Gill Sans MT"/>
                <w:sz w:val="20"/>
                <w:szCs w:val="20"/>
              </w:rPr>
            </w:pPr>
          </w:p>
        </w:tc>
        <w:tc>
          <w:tcPr>
            <w:tcW w:w="1876" w:type="dxa"/>
          </w:tcPr>
          <w:p w14:paraId="028EDE61" w14:textId="77777777" w:rsidR="007D0669" w:rsidRPr="00297EDA" w:rsidRDefault="007D0669" w:rsidP="007D0669">
            <w:pPr>
              <w:contextualSpacing/>
              <w:rPr>
                <w:rFonts w:ascii="Gill Sans MT" w:hAnsi="Gill Sans MT"/>
                <w:sz w:val="20"/>
                <w:szCs w:val="20"/>
              </w:rPr>
            </w:pPr>
          </w:p>
        </w:tc>
      </w:tr>
      <w:tr w:rsidR="007D0669" w:rsidRPr="00297EDA" w14:paraId="1EB4A553" w14:textId="77777777" w:rsidTr="00C710F5">
        <w:tc>
          <w:tcPr>
            <w:tcW w:w="1662" w:type="dxa"/>
          </w:tcPr>
          <w:p w14:paraId="1D9431D2"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Pit sawing</w:t>
            </w:r>
          </w:p>
        </w:tc>
        <w:tc>
          <w:tcPr>
            <w:tcW w:w="1788" w:type="dxa"/>
          </w:tcPr>
          <w:p w14:paraId="59480534" w14:textId="77777777" w:rsidR="007D0669" w:rsidRPr="00297EDA" w:rsidRDefault="007D0669" w:rsidP="007D0669">
            <w:pPr>
              <w:contextualSpacing/>
              <w:rPr>
                <w:rFonts w:ascii="Gill Sans MT" w:hAnsi="Gill Sans MT"/>
                <w:sz w:val="20"/>
                <w:szCs w:val="20"/>
              </w:rPr>
            </w:pPr>
          </w:p>
        </w:tc>
        <w:tc>
          <w:tcPr>
            <w:tcW w:w="1422" w:type="dxa"/>
            <w:shd w:val="clear" w:color="auto" w:fill="D6E3BC" w:themeFill="accent3" w:themeFillTint="66"/>
          </w:tcPr>
          <w:p w14:paraId="3AFC7368"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TEXT</w:t>
            </w:r>
          </w:p>
        </w:tc>
        <w:tc>
          <w:tcPr>
            <w:tcW w:w="1951" w:type="dxa"/>
          </w:tcPr>
          <w:p w14:paraId="01E43C9E" w14:textId="77777777" w:rsidR="007D0669" w:rsidRPr="00297EDA" w:rsidRDefault="007D0669" w:rsidP="007D0669">
            <w:pPr>
              <w:contextualSpacing/>
              <w:rPr>
                <w:rFonts w:ascii="Gill Sans MT" w:hAnsi="Gill Sans MT"/>
                <w:sz w:val="20"/>
                <w:szCs w:val="20"/>
              </w:rPr>
            </w:pPr>
          </w:p>
        </w:tc>
        <w:tc>
          <w:tcPr>
            <w:tcW w:w="1687" w:type="dxa"/>
          </w:tcPr>
          <w:p w14:paraId="2BF63917" w14:textId="77777777" w:rsidR="007D0669" w:rsidRPr="00297EDA" w:rsidRDefault="007D0669" w:rsidP="007D0669">
            <w:pPr>
              <w:contextualSpacing/>
              <w:rPr>
                <w:rFonts w:ascii="Gill Sans MT" w:hAnsi="Gill Sans MT"/>
                <w:sz w:val="20"/>
                <w:szCs w:val="20"/>
              </w:rPr>
            </w:pPr>
          </w:p>
        </w:tc>
        <w:tc>
          <w:tcPr>
            <w:tcW w:w="2454" w:type="dxa"/>
          </w:tcPr>
          <w:p w14:paraId="1FF8E9F9" w14:textId="77777777" w:rsidR="007D0669" w:rsidRPr="00297EDA" w:rsidRDefault="007D0669" w:rsidP="007D0669">
            <w:pPr>
              <w:contextualSpacing/>
              <w:rPr>
                <w:rFonts w:ascii="Gill Sans MT" w:hAnsi="Gill Sans MT"/>
                <w:sz w:val="20"/>
                <w:szCs w:val="20"/>
              </w:rPr>
            </w:pPr>
          </w:p>
        </w:tc>
        <w:tc>
          <w:tcPr>
            <w:tcW w:w="1876" w:type="dxa"/>
          </w:tcPr>
          <w:p w14:paraId="2B34ABEE" w14:textId="77777777" w:rsidR="007D0669" w:rsidRPr="00297EDA" w:rsidRDefault="007D0669" w:rsidP="007D0669">
            <w:pPr>
              <w:contextualSpacing/>
              <w:rPr>
                <w:rFonts w:ascii="Gill Sans MT" w:hAnsi="Gill Sans MT"/>
                <w:sz w:val="20"/>
                <w:szCs w:val="20"/>
              </w:rPr>
            </w:pPr>
          </w:p>
        </w:tc>
      </w:tr>
      <w:tr w:rsidR="007D0669" w:rsidRPr="00297EDA" w14:paraId="51FFAC64" w14:textId="77777777" w:rsidTr="00C710F5">
        <w:tc>
          <w:tcPr>
            <w:tcW w:w="1662" w:type="dxa"/>
          </w:tcPr>
          <w:p w14:paraId="13372F28"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lastRenderedPageBreak/>
              <w:t>Collecting wood for fuel</w:t>
            </w:r>
          </w:p>
        </w:tc>
        <w:tc>
          <w:tcPr>
            <w:tcW w:w="1788" w:type="dxa"/>
          </w:tcPr>
          <w:p w14:paraId="4718C861" w14:textId="77777777" w:rsidR="007D0669" w:rsidRPr="00297EDA" w:rsidRDefault="007D0669" w:rsidP="007D0669">
            <w:pPr>
              <w:contextualSpacing/>
              <w:rPr>
                <w:rFonts w:ascii="Gill Sans MT" w:hAnsi="Gill Sans MT"/>
                <w:sz w:val="20"/>
                <w:szCs w:val="20"/>
              </w:rPr>
            </w:pPr>
          </w:p>
        </w:tc>
        <w:tc>
          <w:tcPr>
            <w:tcW w:w="1422" w:type="dxa"/>
            <w:shd w:val="clear" w:color="auto" w:fill="D6E3BC" w:themeFill="accent3" w:themeFillTint="66"/>
          </w:tcPr>
          <w:p w14:paraId="1CCC0995"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TEXT</w:t>
            </w:r>
          </w:p>
        </w:tc>
        <w:tc>
          <w:tcPr>
            <w:tcW w:w="1951" w:type="dxa"/>
          </w:tcPr>
          <w:p w14:paraId="5A985286" w14:textId="77777777" w:rsidR="007D0669" w:rsidRPr="00297EDA" w:rsidRDefault="007D0669" w:rsidP="007D0669">
            <w:pPr>
              <w:contextualSpacing/>
              <w:rPr>
                <w:rFonts w:ascii="Gill Sans MT" w:hAnsi="Gill Sans MT"/>
                <w:sz w:val="20"/>
                <w:szCs w:val="20"/>
              </w:rPr>
            </w:pPr>
          </w:p>
        </w:tc>
        <w:tc>
          <w:tcPr>
            <w:tcW w:w="1687" w:type="dxa"/>
          </w:tcPr>
          <w:p w14:paraId="20A2BDC4" w14:textId="77777777" w:rsidR="007D0669" w:rsidRPr="00297EDA" w:rsidRDefault="007D0669" w:rsidP="007D0669">
            <w:pPr>
              <w:contextualSpacing/>
              <w:rPr>
                <w:rFonts w:ascii="Gill Sans MT" w:hAnsi="Gill Sans MT"/>
                <w:sz w:val="20"/>
                <w:szCs w:val="20"/>
              </w:rPr>
            </w:pPr>
          </w:p>
        </w:tc>
        <w:tc>
          <w:tcPr>
            <w:tcW w:w="2454" w:type="dxa"/>
          </w:tcPr>
          <w:p w14:paraId="1E56CEF0" w14:textId="77777777" w:rsidR="007D0669" w:rsidRPr="00297EDA" w:rsidRDefault="007D0669" w:rsidP="007D0669">
            <w:pPr>
              <w:contextualSpacing/>
              <w:rPr>
                <w:rFonts w:ascii="Gill Sans MT" w:hAnsi="Gill Sans MT"/>
                <w:sz w:val="20"/>
                <w:szCs w:val="20"/>
              </w:rPr>
            </w:pPr>
          </w:p>
        </w:tc>
        <w:tc>
          <w:tcPr>
            <w:tcW w:w="1876" w:type="dxa"/>
          </w:tcPr>
          <w:p w14:paraId="034D92A6" w14:textId="77777777" w:rsidR="007D0669" w:rsidRPr="00297EDA" w:rsidRDefault="007D0669" w:rsidP="007D0669">
            <w:pPr>
              <w:contextualSpacing/>
              <w:rPr>
                <w:rFonts w:ascii="Gill Sans MT" w:hAnsi="Gill Sans MT"/>
                <w:sz w:val="20"/>
                <w:szCs w:val="20"/>
              </w:rPr>
            </w:pPr>
          </w:p>
        </w:tc>
      </w:tr>
      <w:tr w:rsidR="007D0669" w:rsidRPr="00297EDA" w14:paraId="681B3933" w14:textId="77777777" w:rsidTr="00C710F5">
        <w:trPr>
          <w:trHeight w:val="647"/>
        </w:trPr>
        <w:tc>
          <w:tcPr>
            <w:tcW w:w="1662" w:type="dxa"/>
          </w:tcPr>
          <w:p w14:paraId="58855A1C"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Setting fires before harvesting</w:t>
            </w:r>
          </w:p>
        </w:tc>
        <w:tc>
          <w:tcPr>
            <w:tcW w:w="1788" w:type="dxa"/>
          </w:tcPr>
          <w:p w14:paraId="0EDED697" w14:textId="77777777" w:rsidR="007D0669" w:rsidRPr="00297EDA" w:rsidRDefault="007D0669" w:rsidP="007D0669">
            <w:pPr>
              <w:contextualSpacing/>
              <w:rPr>
                <w:rFonts w:ascii="Gill Sans MT" w:hAnsi="Gill Sans MT"/>
                <w:sz w:val="20"/>
                <w:szCs w:val="20"/>
              </w:rPr>
            </w:pPr>
          </w:p>
        </w:tc>
        <w:tc>
          <w:tcPr>
            <w:tcW w:w="1422" w:type="dxa"/>
            <w:shd w:val="clear" w:color="auto" w:fill="D6E3BC" w:themeFill="accent3" w:themeFillTint="66"/>
          </w:tcPr>
          <w:p w14:paraId="15DB2058"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TEXT</w:t>
            </w:r>
          </w:p>
        </w:tc>
        <w:tc>
          <w:tcPr>
            <w:tcW w:w="1951" w:type="dxa"/>
          </w:tcPr>
          <w:p w14:paraId="1274A05F" w14:textId="77777777" w:rsidR="007D0669" w:rsidRPr="00297EDA" w:rsidRDefault="007D0669" w:rsidP="007D0669">
            <w:pPr>
              <w:contextualSpacing/>
              <w:rPr>
                <w:rFonts w:ascii="Gill Sans MT" w:hAnsi="Gill Sans MT"/>
                <w:sz w:val="20"/>
                <w:szCs w:val="20"/>
              </w:rPr>
            </w:pPr>
          </w:p>
        </w:tc>
        <w:tc>
          <w:tcPr>
            <w:tcW w:w="1687" w:type="dxa"/>
          </w:tcPr>
          <w:p w14:paraId="1F390C2B" w14:textId="77777777" w:rsidR="007D0669" w:rsidRPr="00297EDA" w:rsidRDefault="007D0669" w:rsidP="007D0669">
            <w:pPr>
              <w:contextualSpacing/>
              <w:rPr>
                <w:rFonts w:ascii="Gill Sans MT" w:hAnsi="Gill Sans MT"/>
                <w:sz w:val="20"/>
                <w:szCs w:val="20"/>
              </w:rPr>
            </w:pPr>
          </w:p>
        </w:tc>
        <w:tc>
          <w:tcPr>
            <w:tcW w:w="2454" w:type="dxa"/>
          </w:tcPr>
          <w:p w14:paraId="6A94952D" w14:textId="77777777" w:rsidR="007D0669" w:rsidRPr="00297EDA" w:rsidRDefault="007D0669" w:rsidP="007D0669">
            <w:pPr>
              <w:contextualSpacing/>
              <w:rPr>
                <w:rFonts w:ascii="Gill Sans MT" w:hAnsi="Gill Sans MT"/>
                <w:sz w:val="20"/>
                <w:szCs w:val="20"/>
              </w:rPr>
            </w:pPr>
          </w:p>
        </w:tc>
        <w:tc>
          <w:tcPr>
            <w:tcW w:w="1876" w:type="dxa"/>
          </w:tcPr>
          <w:p w14:paraId="612BCB18" w14:textId="77777777" w:rsidR="007D0669" w:rsidRPr="00297EDA" w:rsidRDefault="007D0669" w:rsidP="007D0669">
            <w:pPr>
              <w:contextualSpacing/>
              <w:rPr>
                <w:rFonts w:ascii="Gill Sans MT" w:hAnsi="Gill Sans MT"/>
                <w:sz w:val="20"/>
                <w:szCs w:val="20"/>
              </w:rPr>
            </w:pPr>
          </w:p>
        </w:tc>
      </w:tr>
      <w:tr w:rsidR="007D0669" w:rsidRPr="00297EDA" w14:paraId="7AAE2AAA" w14:textId="77777777" w:rsidTr="00C710F5">
        <w:trPr>
          <w:trHeight w:val="654"/>
        </w:trPr>
        <w:tc>
          <w:tcPr>
            <w:tcW w:w="1662" w:type="dxa"/>
          </w:tcPr>
          <w:p w14:paraId="776E3F6D"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Cutting trees for charcoaling</w:t>
            </w:r>
          </w:p>
          <w:p w14:paraId="5B8439FF" w14:textId="77777777" w:rsidR="007D0669" w:rsidRPr="00297EDA" w:rsidRDefault="007D0669" w:rsidP="007D0669">
            <w:pPr>
              <w:contextualSpacing/>
              <w:rPr>
                <w:rFonts w:ascii="Gill Sans MT" w:hAnsi="Gill Sans MT"/>
                <w:sz w:val="20"/>
                <w:szCs w:val="20"/>
              </w:rPr>
            </w:pPr>
          </w:p>
        </w:tc>
        <w:tc>
          <w:tcPr>
            <w:tcW w:w="1788" w:type="dxa"/>
          </w:tcPr>
          <w:p w14:paraId="7AB1E026" w14:textId="77777777" w:rsidR="007D0669" w:rsidRPr="00297EDA" w:rsidRDefault="007D0669" w:rsidP="007D0669">
            <w:pPr>
              <w:contextualSpacing/>
              <w:rPr>
                <w:rFonts w:ascii="Gill Sans MT" w:hAnsi="Gill Sans MT"/>
                <w:sz w:val="20"/>
                <w:szCs w:val="20"/>
              </w:rPr>
            </w:pPr>
          </w:p>
        </w:tc>
        <w:tc>
          <w:tcPr>
            <w:tcW w:w="1422" w:type="dxa"/>
            <w:shd w:val="clear" w:color="auto" w:fill="D6E3BC" w:themeFill="accent3" w:themeFillTint="66"/>
          </w:tcPr>
          <w:p w14:paraId="14F0FCF5"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TEXT</w:t>
            </w:r>
          </w:p>
        </w:tc>
        <w:tc>
          <w:tcPr>
            <w:tcW w:w="1951" w:type="dxa"/>
          </w:tcPr>
          <w:p w14:paraId="7C24ECE3" w14:textId="77777777" w:rsidR="007D0669" w:rsidRPr="00297EDA" w:rsidRDefault="007D0669" w:rsidP="007D0669">
            <w:pPr>
              <w:contextualSpacing/>
              <w:rPr>
                <w:rFonts w:ascii="Gill Sans MT" w:hAnsi="Gill Sans MT"/>
                <w:sz w:val="20"/>
                <w:szCs w:val="20"/>
              </w:rPr>
            </w:pPr>
          </w:p>
        </w:tc>
        <w:tc>
          <w:tcPr>
            <w:tcW w:w="1687" w:type="dxa"/>
          </w:tcPr>
          <w:p w14:paraId="2FA0AEE9" w14:textId="77777777" w:rsidR="007D0669" w:rsidRPr="00297EDA" w:rsidRDefault="007D0669" w:rsidP="007D0669">
            <w:pPr>
              <w:contextualSpacing/>
              <w:rPr>
                <w:rFonts w:ascii="Gill Sans MT" w:hAnsi="Gill Sans MT"/>
                <w:sz w:val="20"/>
                <w:szCs w:val="20"/>
              </w:rPr>
            </w:pPr>
          </w:p>
        </w:tc>
        <w:tc>
          <w:tcPr>
            <w:tcW w:w="2454" w:type="dxa"/>
          </w:tcPr>
          <w:p w14:paraId="4262F098" w14:textId="77777777" w:rsidR="007D0669" w:rsidRPr="00297EDA" w:rsidRDefault="007D0669" w:rsidP="007D0669">
            <w:pPr>
              <w:contextualSpacing/>
              <w:rPr>
                <w:rFonts w:ascii="Gill Sans MT" w:hAnsi="Gill Sans MT"/>
                <w:sz w:val="20"/>
                <w:szCs w:val="20"/>
              </w:rPr>
            </w:pPr>
          </w:p>
        </w:tc>
        <w:tc>
          <w:tcPr>
            <w:tcW w:w="1876" w:type="dxa"/>
          </w:tcPr>
          <w:p w14:paraId="68B4C9CA" w14:textId="77777777" w:rsidR="007D0669" w:rsidRPr="00297EDA" w:rsidRDefault="007D0669" w:rsidP="007D0669">
            <w:pPr>
              <w:contextualSpacing/>
              <w:rPr>
                <w:rFonts w:ascii="Gill Sans MT" w:hAnsi="Gill Sans MT"/>
                <w:sz w:val="20"/>
                <w:szCs w:val="20"/>
              </w:rPr>
            </w:pPr>
          </w:p>
        </w:tc>
      </w:tr>
      <w:tr w:rsidR="007D0669" w:rsidRPr="00297EDA" w14:paraId="70B18D64" w14:textId="77777777" w:rsidTr="00C710F5">
        <w:trPr>
          <w:trHeight w:val="611"/>
        </w:trPr>
        <w:tc>
          <w:tcPr>
            <w:tcW w:w="1662" w:type="dxa"/>
          </w:tcPr>
          <w:p w14:paraId="06A7A543"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 xml:space="preserve">Grazing livestock </w:t>
            </w:r>
          </w:p>
          <w:p w14:paraId="687BA539" w14:textId="77777777" w:rsidR="007D0669" w:rsidRPr="00297EDA" w:rsidRDefault="007D0669" w:rsidP="007D0669">
            <w:pPr>
              <w:contextualSpacing/>
              <w:rPr>
                <w:rFonts w:ascii="Gill Sans MT" w:hAnsi="Gill Sans MT"/>
                <w:sz w:val="20"/>
                <w:szCs w:val="20"/>
              </w:rPr>
            </w:pPr>
          </w:p>
        </w:tc>
        <w:tc>
          <w:tcPr>
            <w:tcW w:w="1788" w:type="dxa"/>
          </w:tcPr>
          <w:p w14:paraId="6A7E6A26" w14:textId="77777777" w:rsidR="007D0669" w:rsidRPr="00297EDA" w:rsidRDefault="007D0669" w:rsidP="007D0669">
            <w:pPr>
              <w:contextualSpacing/>
              <w:rPr>
                <w:rFonts w:ascii="Gill Sans MT" w:hAnsi="Gill Sans MT"/>
                <w:sz w:val="20"/>
                <w:szCs w:val="20"/>
              </w:rPr>
            </w:pPr>
          </w:p>
        </w:tc>
        <w:tc>
          <w:tcPr>
            <w:tcW w:w="1422" w:type="dxa"/>
            <w:shd w:val="clear" w:color="auto" w:fill="D6E3BC" w:themeFill="accent3" w:themeFillTint="66"/>
          </w:tcPr>
          <w:p w14:paraId="0EBB29F8" w14:textId="77777777" w:rsidR="007D0669" w:rsidRPr="00297EDA" w:rsidRDefault="007D0669" w:rsidP="007D0669">
            <w:pPr>
              <w:contextualSpacing/>
              <w:rPr>
                <w:rFonts w:ascii="Gill Sans MT" w:hAnsi="Gill Sans MT"/>
                <w:sz w:val="20"/>
                <w:szCs w:val="20"/>
              </w:rPr>
            </w:pPr>
          </w:p>
        </w:tc>
        <w:tc>
          <w:tcPr>
            <w:tcW w:w="1951" w:type="dxa"/>
          </w:tcPr>
          <w:p w14:paraId="3D45D3BB" w14:textId="77777777" w:rsidR="007D0669" w:rsidRPr="00297EDA" w:rsidRDefault="007D0669" w:rsidP="007D0669">
            <w:pPr>
              <w:contextualSpacing/>
              <w:rPr>
                <w:rFonts w:ascii="Gill Sans MT" w:hAnsi="Gill Sans MT"/>
                <w:sz w:val="20"/>
                <w:szCs w:val="20"/>
              </w:rPr>
            </w:pPr>
          </w:p>
        </w:tc>
        <w:tc>
          <w:tcPr>
            <w:tcW w:w="1687" w:type="dxa"/>
          </w:tcPr>
          <w:p w14:paraId="3AD86F19" w14:textId="77777777" w:rsidR="007D0669" w:rsidRPr="00297EDA" w:rsidRDefault="007D0669" w:rsidP="007D0669">
            <w:pPr>
              <w:contextualSpacing/>
              <w:rPr>
                <w:rFonts w:ascii="Gill Sans MT" w:hAnsi="Gill Sans MT"/>
                <w:sz w:val="20"/>
                <w:szCs w:val="20"/>
              </w:rPr>
            </w:pPr>
          </w:p>
        </w:tc>
        <w:tc>
          <w:tcPr>
            <w:tcW w:w="2454" w:type="dxa"/>
          </w:tcPr>
          <w:p w14:paraId="1C2AD479" w14:textId="77777777" w:rsidR="007D0669" w:rsidRPr="00297EDA" w:rsidRDefault="007D0669" w:rsidP="007D0669">
            <w:pPr>
              <w:contextualSpacing/>
              <w:rPr>
                <w:rFonts w:ascii="Gill Sans MT" w:hAnsi="Gill Sans MT"/>
                <w:sz w:val="20"/>
                <w:szCs w:val="20"/>
              </w:rPr>
            </w:pPr>
          </w:p>
        </w:tc>
        <w:tc>
          <w:tcPr>
            <w:tcW w:w="1876" w:type="dxa"/>
          </w:tcPr>
          <w:p w14:paraId="3225D6E3" w14:textId="77777777" w:rsidR="007D0669" w:rsidRPr="00297EDA" w:rsidRDefault="007D0669" w:rsidP="007D0669">
            <w:pPr>
              <w:contextualSpacing/>
              <w:rPr>
                <w:rFonts w:ascii="Gill Sans MT" w:hAnsi="Gill Sans MT"/>
                <w:sz w:val="20"/>
                <w:szCs w:val="20"/>
              </w:rPr>
            </w:pPr>
          </w:p>
        </w:tc>
      </w:tr>
    </w:tbl>
    <w:p w14:paraId="668A27BE" w14:textId="77777777" w:rsidR="007D0669" w:rsidRPr="00297EDA" w:rsidRDefault="007D0669" w:rsidP="007D0669">
      <w:pPr>
        <w:spacing w:line="240" w:lineRule="auto"/>
        <w:contextualSpacing/>
        <w:rPr>
          <w:rFonts w:ascii="Gill Sans MT" w:hAnsi="Gill Sans MT"/>
          <w:sz w:val="20"/>
          <w:szCs w:val="20"/>
        </w:rPr>
      </w:pPr>
    </w:p>
    <w:p w14:paraId="5D238BF3" w14:textId="77777777" w:rsidR="007D0669" w:rsidRPr="00297EDA" w:rsidRDefault="007D0669" w:rsidP="007D0669">
      <w:pPr>
        <w:spacing w:line="240" w:lineRule="auto"/>
        <w:contextualSpacing/>
        <w:rPr>
          <w:rFonts w:ascii="Gill Sans MT" w:hAnsi="Gill Sans MT"/>
          <w:sz w:val="20"/>
          <w:szCs w:val="20"/>
        </w:rPr>
      </w:pPr>
    </w:p>
    <w:tbl>
      <w:tblPr>
        <w:tblW w:w="10810" w:type="dxa"/>
        <w:tblInd w:w="-5" w:type="dxa"/>
        <w:tblLayout w:type="fixed"/>
        <w:tblCellMar>
          <w:left w:w="0" w:type="dxa"/>
          <w:right w:w="0" w:type="dxa"/>
        </w:tblCellMar>
        <w:tblLook w:val="0000" w:firstRow="0" w:lastRow="0" w:firstColumn="0" w:lastColumn="0" w:noHBand="0" w:noVBand="0"/>
      </w:tblPr>
      <w:tblGrid>
        <w:gridCol w:w="190"/>
        <w:gridCol w:w="5940"/>
        <w:gridCol w:w="3690"/>
        <w:gridCol w:w="990"/>
        <w:tblGridChange w:id="201">
          <w:tblGrid>
            <w:gridCol w:w="190"/>
            <w:gridCol w:w="5940"/>
            <w:gridCol w:w="3690"/>
            <w:gridCol w:w="990"/>
          </w:tblGrid>
        </w:tblGridChange>
      </w:tblGrid>
      <w:tr w:rsidR="007D0669" w:rsidRPr="00297EDA" w14:paraId="395FD67F" w14:textId="77777777" w:rsidTr="00C710F5">
        <w:trPr>
          <w:trHeight w:val="20"/>
        </w:trPr>
        <w:tc>
          <w:tcPr>
            <w:tcW w:w="190" w:type="dxa"/>
            <w:tcBorders>
              <w:top w:val="single" w:sz="4" w:space="0" w:color="000000"/>
              <w:left w:val="single" w:sz="4" w:space="0" w:color="000000"/>
              <w:bottom w:val="single" w:sz="4" w:space="0" w:color="000000"/>
              <w:right w:val="single" w:sz="4" w:space="0" w:color="000000"/>
            </w:tcBorders>
          </w:tcPr>
          <w:p w14:paraId="37BCC0A5"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5940" w:type="dxa"/>
            <w:tcBorders>
              <w:top w:val="single" w:sz="4" w:space="0" w:color="000000"/>
              <w:left w:val="single" w:sz="4" w:space="0" w:color="000000"/>
              <w:bottom w:val="single" w:sz="4" w:space="0" w:color="000000"/>
            </w:tcBorders>
          </w:tcPr>
          <w:p w14:paraId="5F374BD6" w14:textId="77777777" w:rsidR="007D0669" w:rsidRPr="00297EDA" w:rsidRDefault="007D0669" w:rsidP="007D0669">
            <w:pPr>
              <w:spacing w:line="240" w:lineRule="auto"/>
              <w:contextualSpacing/>
              <w:rPr>
                <w:rFonts w:ascii="Gill Sans MT" w:eastAsia="Calibri" w:hAnsi="Gill Sans MT" w:cs="Times New Roman"/>
                <w:color w:val="000000" w:themeColor="text1"/>
                <w:sz w:val="20"/>
                <w:szCs w:val="20"/>
              </w:rPr>
            </w:pPr>
            <w:r w:rsidRPr="00297EDA">
              <w:rPr>
                <w:rFonts w:ascii="Gill Sans MT" w:eastAsia="Calibri" w:hAnsi="Gill Sans MT" w:cs="Times New Roman"/>
                <w:color w:val="000000" w:themeColor="text1"/>
                <w:sz w:val="20"/>
                <w:szCs w:val="20"/>
              </w:rPr>
              <w:t xml:space="preserve">Who is primarily responsible for the enforcement of these traditional community rules related to forest/wooded land? </w:t>
            </w:r>
          </w:p>
          <w:p w14:paraId="67653F09" w14:textId="77777777" w:rsidR="007D0669" w:rsidRPr="00297EDA" w:rsidRDefault="007D0669" w:rsidP="007D0669">
            <w:pPr>
              <w:spacing w:line="240" w:lineRule="auto"/>
              <w:contextualSpacing/>
              <w:rPr>
                <w:rFonts w:ascii="Gill Sans MT" w:hAnsi="Gill Sans MT"/>
                <w:color w:val="000000" w:themeColor="text1"/>
                <w:sz w:val="20"/>
                <w:szCs w:val="20"/>
              </w:rPr>
            </w:pPr>
          </w:p>
        </w:tc>
        <w:tc>
          <w:tcPr>
            <w:tcW w:w="3690" w:type="dxa"/>
            <w:tcBorders>
              <w:top w:val="single" w:sz="4" w:space="0" w:color="000000"/>
              <w:bottom w:val="single" w:sz="4" w:space="0" w:color="000000"/>
              <w:right w:val="single" w:sz="18" w:space="0" w:color="000000"/>
            </w:tcBorders>
          </w:tcPr>
          <w:p w14:paraId="3230247F"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1=Headperson</w:t>
            </w:r>
          </w:p>
          <w:p w14:paraId="7BF4E903"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2=</w:t>
            </w:r>
            <w:proofErr w:type="spellStart"/>
            <w:r w:rsidRPr="00297EDA">
              <w:rPr>
                <w:rFonts w:ascii="Gill Sans MT" w:hAnsi="Gill Sans MT"/>
                <w:color w:val="000000" w:themeColor="text1"/>
                <w:sz w:val="20"/>
                <w:szCs w:val="20"/>
              </w:rPr>
              <w:t>Induna</w:t>
            </w:r>
            <w:proofErr w:type="spellEnd"/>
          </w:p>
          <w:p w14:paraId="7D9BFFDD"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3=Chief</w:t>
            </w:r>
          </w:p>
          <w:p w14:paraId="64B3B127"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4=Elders</w:t>
            </w:r>
          </w:p>
          <w:p w14:paraId="5CA00659"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5=Community Resource Board</w:t>
            </w:r>
          </w:p>
          <w:p w14:paraId="022074BB"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6=Village group(forest user group or village action committee); please specify</w:t>
            </w:r>
          </w:p>
          <w:p w14:paraId="322AC8BB"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97=Other, please specify</w:t>
            </w:r>
          </w:p>
        </w:tc>
        <w:tc>
          <w:tcPr>
            <w:tcW w:w="990" w:type="dxa"/>
            <w:tcBorders>
              <w:top w:val="single" w:sz="18" w:space="0" w:color="000000"/>
              <w:left w:val="single" w:sz="18" w:space="0" w:color="000000"/>
              <w:bottom w:val="single" w:sz="18" w:space="0" w:color="000000"/>
              <w:right w:val="single" w:sz="18" w:space="0" w:color="000000"/>
            </w:tcBorders>
          </w:tcPr>
          <w:p w14:paraId="2E637A84" w14:textId="77777777" w:rsidR="007D0669" w:rsidRPr="00297EDA" w:rsidRDefault="007D0669" w:rsidP="007D0669">
            <w:pPr>
              <w:spacing w:line="240" w:lineRule="auto"/>
              <w:contextualSpacing/>
              <w:rPr>
                <w:rFonts w:ascii="Gill Sans MT" w:eastAsia="Calibri" w:hAnsi="Gill Sans MT" w:cs="Times New Roman"/>
                <w:i/>
                <w:color w:val="A6A6A6"/>
                <w:sz w:val="20"/>
                <w:szCs w:val="20"/>
              </w:rPr>
            </w:pPr>
          </w:p>
        </w:tc>
      </w:tr>
      <w:tr w:rsidR="007D0669" w:rsidRPr="00297EDA" w14:paraId="6AFC98E9" w14:textId="77777777" w:rsidTr="00C710F5">
        <w:trPr>
          <w:trHeight w:val="20"/>
        </w:trPr>
        <w:tc>
          <w:tcPr>
            <w:tcW w:w="190" w:type="dxa"/>
            <w:tcBorders>
              <w:top w:val="single" w:sz="4" w:space="0" w:color="000000"/>
              <w:left w:val="single" w:sz="4" w:space="0" w:color="000000"/>
              <w:bottom w:val="single" w:sz="4" w:space="0" w:color="000000"/>
              <w:right w:val="single" w:sz="4" w:space="0" w:color="000000"/>
            </w:tcBorders>
          </w:tcPr>
          <w:p w14:paraId="2CB496FC"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5940" w:type="dxa"/>
            <w:tcBorders>
              <w:top w:val="single" w:sz="4" w:space="0" w:color="000000"/>
              <w:left w:val="single" w:sz="4" w:space="0" w:color="000000"/>
              <w:bottom w:val="single" w:sz="4" w:space="0" w:color="000000"/>
            </w:tcBorders>
          </w:tcPr>
          <w:p w14:paraId="27111B03"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eastAsia="Calibri" w:hAnsi="Gill Sans MT" w:cs="Times New Roman"/>
                <w:color w:val="000000" w:themeColor="text1"/>
                <w:sz w:val="20"/>
                <w:szCs w:val="20"/>
              </w:rPr>
              <w:t xml:space="preserve">How effectively are traditional community </w:t>
            </w:r>
            <w:r w:rsidRPr="00297EDA">
              <w:rPr>
                <w:rFonts w:ascii="Gill Sans MT" w:eastAsia="Calibri" w:hAnsi="Gill Sans MT" w:cs="Times New Roman"/>
                <w:b/>
                <w:color w:val="000000" w:themeColor="text1"/>
                <w:sz w:val="20"/>
                <w:szCs w:val="20"/>
              </w:rPr>
              <w:t xml:space="preserve">rules </w:t>
            </w:r>
            <w:r w:rsidRPr="00297EDA">
              <w:rPr>
                <w:rFonts w:ascii="Gill Sans MT" w:eastAsia="Calibri" w:hAnsi="Gill Sans MT" w:cs="Times New Roman"/>
                <w:color w:val="000000" w:themeColor="text1"/>
                <w:sz w:val="20"/>
                <w:szCs w:val="20"/>
              </w:rPr>
              <w:t>enforced?</w:t>
            </w:r>
          </w:p>
          <w:p w14:paraId="56461748" w14:textId="77777777" w:rsidR="007D0669" w:rsidRPr="00297EDA" w:rsidRDefault="007D0669" w:rsidP="007D0669">
            <w:pPr>
              <w:spacing w:line="240" w:lineRule="auto"/>
              <w:contextualSpacing/>
              <w:rPr>
                <w:rFonts w:ascii="Gill Sans MT" w:eastAsia="Calibri" w:hAnsi="Gill Sans MT" w:cs="Times New Roman"/>
                <w:color w:val="000000" w:themeColor="text1"/>
                <w:sz w:val="20"/>
                <w:szCs w:val="20"/>
              </w:rPr>
            </w:pPr>
          </w:p>
        </w:tc>
        <w:tc>
          <w:tcPr>
            <w:tcW w:w="3690" w:type="dxa"/>
            <w:tcBorders>
              <w:top w:val="single" w:sz="4" w:space="0" w:color="000000"/>
              <w:bottom w:val="single" w:sz="4" w:space="0" w:color="000000"/>
              <w:right w:val="single" w:sz="18" w:space="0" w:color="000000"/>
            </w:tcBorders>
          </w:tcPr>
          <w:p w14:paraId="59F81326" w14:textId="15939A1D" w:rsidR="007D0669" w:rsidRPr="00297EDA" w:rsidRDefault="00A243EE" w:rsidP="007D0669">
            <w:pPr>
              <w:spacing w:line="240" w:lineRule="auto"/>
              <w:contextualSpacing/>
              <w:rPr>
                <w:rFonts w:ascii="Gill Sans MT" w:hAnsi="Gill Sans MT"/>
                <w:color w:val="000000" w:themeColor="text1"/>
                <w:sz w:val="20"/>
                <w:szCs w:val="20"/>
              </w:rPr>
            </w:pPr>
            <w:ins w:id="202" w:author="Heather Huntington" w:date="2014-11-18T10:32:00Z">
              <w:r>
                <w:rPr>
                  <w:rFonts w:ascii="Gill Sans MT" w:hAnsi="Gill Sans MT"/>
                  <w:color w:val="000000" w:themeColor="text1"/>
                  <w:sz w:val="20"/>
                  <w:szCs w:val="20"/>
                </w:rPr>
                <w:t>0</w:t>
              </w:r>
            </w:ins>
            <w:r w:rsidR="007D0669" w:rsidRPr="00297EDA">
              <w:rPr>
                <w:rFonts w:ascii="Gill Sans MT" w:hAnsi="Gill Sans MT"/>
                <w:color w:val="000000" w:themeColor="text1"/>
                <w:sz w:val="20"/>
                <w:szCs w:val="20"/>
              </w:rPr>
              <w:t>=No</w:t>
            </w:r>
          </w:p>
          <w:p w14:paraId="1D038B86" w14:textId="5A8C123E" w:rsidR="007D0669" w:rsidRPr="00297EDA" w:rsidRDefault="00A243EE" w:rsidP="007D0669">
            <w:pPr>
              <w:spacing w:line="240" w:lineRule="auto"/>
              <w:contextualSpacing/>
              <w:rPr>
                <w:rFonts w:ascii="Gill Sans MT" w:hAnsi="Gill Sans MT"/>
                <w:color w:val="000000" w:themeColor="text1"/>
                <w:sz w:val="20"/>
                <w:szCs w:val="20"/>
              </w:rPr>
            </w:pPr>
            <w:ins w:id="203" w:author="Heather Huntington" w:date="2014-11-18T10:32:00Z">
              <w:r>
                <w:rPr>
                  <w:rFonts w:ascii="Gill Sans MT" w:hAnsi="Gill Sans MT"/>
                  <w:color w:val="000000" w:themeColor="text1"/>
                  <w:sz w:val="20"/>
                  <w:szCs w:val="20"/>
                </w:rPr>
                <w:t>1</w:t>
              </w:r>
            </w:ins>
            <w:r w:rsidR="007D0669" w:rsidRPr="00297EDA">
              <w:rPr>
                <w:rFonts w:ascii="Gill Sans MT" w:hAnsi="Gill Sans MT"/>
                <w:color w:val="000000" w:themeColor="text1"/>
                <w:sz w:val="20"/>
                <w:szCs w:val="20"/>
              </w:rPr>
              <w:t xml:space="preserve">=Yes </w:t>
            </w:r>
          </w:p>
          <w:p w14:paraId="2C0C4AAE"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888=Don’t know</w:t>
            </w:r>
          </w:p>
          <w:p w14:paraId="6E99B51F"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999=Prefer not to respond</w:t>
            </w:r>
          </w:p>
        </w:tc>
        <w:tc>
          <w:tcPr>
            <w:tcW w:w="990" w:type="dxa"/>
            <w:tcBorders>
              <w:top w:val="single" w:sz="18" w:space="0" w:color="000000"/>
              <w:left w:val="single" w:sz="18" w:space="0" w:color="000000"/>
              <w:bottom w:val="single" w:sz="18" w:space="0" w:color="000000"/>
              <w:right w:val="single" w:sz="18" w:space="0" w:color="000000"/>
            </w:tcBorders>
          </w:tcPr>
          <w:p w14:paraId="19C66425" w14:textId="77777777" w:rsidR="007D0669" w:rsidRPr="00297EDA" w:rsidRDefault="007D0669" w:rsidP="007D0669">
            <w:pPr>
              <w:spacing w:line="240" w:lineRule="auto"/>
              <w:contextualSpacing/>
              <w:rPr>
                <w:rFonts w:ascii="Gill Sans MT" w:eastAsia="Calibri" w:hAnsi="Gill Sans MT" w:cs="Times New Roman"/>
                <w:i/>
                <w:color w:val="A6A6A6"/>
                <w:sz w:val="20"/>
                <w:szCs w:val="20"/>
              </w:rPr>
            </w:pPr>
          </w:p>
        </w:tc>
      </w:tr>
      <w:tr w:rsidR="007D0669" w:rsidRPr="00297EDA" w14:paraId="3DC4E818" w14:textId="77777777" w:rsidTr="00C710F5">
        <w:trPr>
          <w:trHeight w:val="20"/>
        </w:trPr>
        <w:tc>
          <w:tcPr>
            <w:tcW w:w="190" w:type="dxa"/>
            <w:tcBorders>
              <w:top w:val="single" w:sz="4" w:space="0" w:color="000000"/>
              <w:left w:val="single" w:sz="4" w:space="0" w:color="000000"/>
              <w:bottom w:val="single" w:sz="4" w:space="0" w:color="000000"/>
              <w:right w:val="single" w:sz="4" w:space="0" w:color="000000"/>
            </w:tcBorders>
          </w:tcPr>
          <w:p w14:paraId="778308B2"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5940" w:type="dxa"/>
            <w:tcBorders>
              <w:top w:val="single" w:sz="4" w:space="0" w:color="000000"/>
              <w:left w:val="single" w:sz="4" w:space="0" w:color="000000"/>
              <w:bottom w:val="single" w:sz="4" w:space="0" w:color="000000"/>
            </w:tcBorders>
          </w:tcPr>
          <w:p w14:paraId="78F17DC9"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eastAsia="Calibri" w:hAnsi="Gill Sans MT" w:cs="Times New Roman"/>
                <w:color w:val="000000" w:themeColor="text1"/>
                <w:sz w:val="20"/>
                <w:szCs w:val="20"/>
              </w:rPr>
              <w:t xml:space="preserve">Do you think these traditional community </w:t>
            </w:r>
            <w:r w:rsidRPr="00297EDA">
              <w:rPr>
                <w:rFonts w:ascii="Gill Sans MT" w:eastAsia="Calibri" w:hAnsi="Gill Sans MT" w:cs="Times New Roman"/>
                <w:b/>
                <w:color w:val="000000" w:themeColor="text1"/>
                <w:sz w:val="20"/>
                <w:szCs w:val="20"/>
              </w:rPr>
              <w:t xml:space="preserve">rules </w:t>
            </w:r>
            <w:r w:rsidRPr="00297EDA">
              <w:rPr>
                <w:rFonts w:ascii="Gill Sans MT" w:eastAsia="Calibri" w:hAnsi="Gill Sans MT" w:cs="Times New Roman"/>
                <w:color w:val="000000" w:themeColor="text1"/>
                <w:sz w:val="20"/>
                <w:szCs w:val="20"/>
              </w:rPr>
              <w:t xml:space="preserve">are fair? </w:t>
            </w:r>
          </w:p>
        </w:tc>
        <w:tc>
          <w:tcPr>
            <w:tcW w:w="3690" w:type="dxa"/>
            <w:tcBorders>
              <w:top w:val="single" w:sz="4" w:space="0" w:color="000000"/>
              <w:bottom w:val="single" w:sz="4" w:space="0" w:color="000000"/>
              <w:right w:val="single" w:sz="18" w:space="0" w:color="000000"/>
            </w:tcBorders>
          </w:tcPr>
          <w:p w14:paraId="6373823A" w14:textId="2D3A5B02" w:rsidR="007D0669" w:rsidRPr="00297EDA" w:rsidRDefault="00A243EE" w:rsidP="007D0669">
            <w:pPr>
              <w:spacing w:line="240" w:lineRule="auto"/>
              <w:contextualSpacing/>
              <w:rPr>
                <w:rFonts w:ascii="Gill Sans MT" w:hAnsi="Gill Sans MT"/>
                <w:color w:val="000000" w:themeColor="text1"/>
                <w:sz w:val="20"/>
                <w:szCs w:val="20"/>
              </w:rPr>
            </w:pPr>
            <w:ins w:id="204" w:author="Heather Huntington" w:date="2014-11-18T10:32:00Z">
              <w:r>
                <w:rPr>
                  <w:rFonts w:ascii="Gill Sans MT" w:hAnsi="Gill Sans MT"/>
                  <w:color w:val="000000" w:themeColor="text1"/>
                  <w:sz w:val="20"/>
                  <w:szCs w:val="20"/>
                </w:rPr>
                <w:t>0</w:t>
              </w:r>
            </w:ins>
            <w:r w:rsidR="007D0669" w:rsidRPr="00297EDA">
              <w:rPr>
                <w:rFonts w:ascii="Gill Sans MT" w:hAnsi="Gill Sans MT"/>
                <w:color w:val="000000" w:themeColor="text1"/>
                <w:sz w:val="20"/>
                <w:szCs w:val="20"/>
              </w:rPr>
              <w:t>=No</w:t>
            </w:r>
          </w:p>
          <w:p w14:paraId="6157CECC" w14:textId="5BD93806" w:rsidR="007D0669" w:rsidRPr="00297EDA" w:rsidRDefault="00A243EE" w:rsidP="007D0669">
            <w:pPr>
              <w:spacing w:line="240" w:lineRule="auto"/>
              <w:contextualSpacing/>
              <w:rPr>
                <w:rFonts w:ascii="Gill Sans MT" w:hAnsi="Gill Sans MT"/>
                <w:color w:val="000000" w:themeColor="text1"/>
                <w:sz w:val="20"/>
                <w:szCs w:val="20"/>
              </w:rPr>
            </w:pPr>
            <w:ins w:id="205" w:author="Heather Huntington" w:date="2014-11-18T10:32:00Z">
              <w:r>
                <w:rPr>
                  <w:rFonts w:ascii="Gill Sans MT" w:hAnsi="Gill Sans MT"/>
                  <w:color w:val="000000" w:themeColor="text1"/>
                  <w:sz w:val="20"/>
                  <w:szCs w:val="20"/>
                </w:rPr>
                <w:t>1</w:t>
              </w:r>
            </w:ins>
            <w:r w:rsidR="007D0669" w:rsidRPr="00297EDA">
              <w:rPr>
                <w:rFonts w:ascii="Gill Sans MT" w:hAnsi="Gill Sans MT"/>
                <w:color w:val="000000" w:themeColor="text1"/>
                <w:sz w:val="20"/>
                <w:szCs w:val="20"/>
              </w:rPr>
              <w:t xml:space="preserve">=Yes </w:t>
            </w:r>
          </w:p>
          <w:p w14:paraId="00A55F40"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888=Don’t know</w:t>
            </w:r>
          </w:p>
          <w:p w14:paraId="6343C662"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999=Prefer not to respond</w:t>
            </w:r>
          </w:p>
        </w:tc>
        <w:tc>
          <w:tcPr>
            <w:tcW w:w="990" w:type="dxa"/>
            <w:tcBorders>
              <w:top w:val="single" w:sz="18" w:space="0" w:color="000000"/>
              <w:left w:val="single" w:sz="18" w:space="0" w:color="000000"/>
              <w:bottom w:val="single" w:sz="18" w:space="0" w:color="000000"/>
              <w:right w:val="single" w:sz="18" w:space="0" w:color="000000"/>
            </w:tcBorders>
          </w:tcPr>
          <w:p w14:paraId="3A1E76EB" w14:textId="77777777" w:rsidR="007D0669" w:rsidRPr="00297EDA" w:rsidRDefault="007D0669" w:rsidP="007D0669">
            <w:pPr>
              <w:spacing w:line="240" w:lineRule="auto"/>
              <w:contextualSpacing/>
              <w:rPr>
                <w:rFonts w:ascii="Gill Sans MT" w:eastAsia="Calibri" w:hAnsi="Gill Sans MT" w:cs="Times New Roman"/>
                <w:i/>
                <w:color w:val="A6A6A6"/>
                <w:sz w:val="20"/>
                <w:szCs w:val="20"/>
              </w:rPr>
            </w:pPr>
          </w:p>
        </w:tc>
      </w:tr>
      <w:tr w:rsidR="007D0669" w:rsidRPr="00297EDA" w14:paraId="1A077E98" w14:textId="77777777" w:rsidTr="00C710F5">
        <w:trPr>
          <w:trHeight w:val="20"/>
        </w:trPr>
        <w:tc>
          <w:tcPr>
            <w:tcW w:w="190" w:type="dxa"/>
            <w:tcBorders>
              <w:top w:val="single" w:sz="4" w:space="0" w:color="000000"/>
              <w:left w:val="single" w:sz="4" w:space="0" w:color="000000"/>
              <w:bottom w:val="single" w:sz="4" w:space="0" w:color="000000"/>
              <w:right w:val="single" w:sz="4" w:space="0" w:color="000000"/>
            </w:tcBorders>
          </w:tcPr>
          <w:p w14:paraId="4608A893" w14:textId="77777777" w:rsidR="007D0669" w:rsidRPr="00297EDA" w:rsidRDefault="007D0669" w:rsidP="007D0669">
            <w:pPr>
              <w:spacing w:line="240" w:lineRule="auto"/>
              <w:contextualSpacing/>
              <w:rPr>
                <w:rFonts w:ascii="Gill Sans MT" w:eastAsia="Calibri" w:hAnsi="Gill Sans MT" w:cs="Times New Roman"/>
                <w:sz w:val="20"/>
                <w:szCs w:val="20"/>
              </w:rPr>
            </w:pPr>
            <w:commentRangeStart w:id="206"/>
          </w:p>
        </w:tc>
        <w:tc>
          <w:tcPr>
            <w:tcW w:w="5940" w:type="dxa"/>
            <w:tcBorders>
              <w:top w:val="single" w:sz="4" w:space="0" w:color="000000"/>
              <w:left w:val="single" w:sz="4" w:space="0" w:color="000000"/>
              <w:bottom w:val="single" w:sz="4" w:space="0" w:color="000000"/>
            </w:tcBorders>
          </w:tcPr>
          <w:p w14:paraId="5537F0A9" w14:textId="4D21886C" w:rsidR="007D0669" w:rsidRPr="00297EDA" w:rsidRDefault="007D0669" w:rsidP="007D0669">
            <w:pPr>
              <w:spacing w:line="240" w:lineRule="auto"/>
              <w:contextualSpacing/>
              <w:rPr>
                <w:rFonts w:ascii="Gill Sans MT" w:eastAsia="Calibri" w:hAnsi="Gill Sans MT" w:cs="Times New Roman"/>
                <w:color w:val="000000" w:themeColor="text1"/>
                <w:sz w:val="20"/>
                <w:szCs w:val="20"/>
              </w:rPr>
            </w:pPr>
            <w:commentRangeStart w:id="207"/>
            <w:del w:id="208" w:author="Heather Huntington" w:date="2014-11-18T10:32:00Z">
              <w:r w:rsidRPr="00297EDA" w:rsidDel="00A243EE">
                <w:rPr>
                  <w:rFonts w:ascii="Gill Sans MT" w:eastAsia="Calibri" w:hAnsi="Gill Sans MT" w:cs="Times New Roman"/>
                  <w:color w:val="000000" w:themeColor="text1"/>
                  <w:sz w:val="20"/>
                  <w:szCs w:val="20"/>
                </w:rPr>
                <w:delText>How often are</w:delText>
              </w:r>
            </w:del>
            <w:del w:id="209" w:author="Heather Huntington" w:date="2014-11-18T10:34:00Z">
              <w:r w:rsidRPr="00297EDA" w:rsidDel="000A6B61">
                <w:rPr>
                  <w:rFonts w:ascii="Gill Sans MT" w:eastAsia="Calibri" w:hAnsi="Gill Sans MT" w:cs="Times New Roman"/>
                  <w:color w:val="000000" w:themeColor="text1"/>
                  <w:sz w:val="20"/>
                  <w:szCs w:val="20"/>
                </w:rPr>
                <w:delText xml:space="preserve"> the traditional/local </w:delText>
              </w:r>
              <w:r w:rsidRPr="00297EDA" w:rsidDel="000A6B61">
                <w:rPr>
                  <w:rFonts w:ascii="Gill Sans MT" w:eastAsia="Calibri" w:hAnsi="Gill Sans MT" w:cs="Times New Roman"/>
                  <w:b/>
                  <w:color w:val="000000" w:themeColor="text1"/>
                  <w:sz w:val="20"/>
                  <w:szCs w:val="20"/>
                </w:rPr>
                <w:delText>penalties</w:delText>
              </w:r>
              <w:r w:rsidRPr="00297EDA" w:rsidDel="000A6B61">
                <w:rPr>
                  <w:rFonts w:ascii="Gill Sans MT" w:eastAsia="Calibri" w:hAnsi="Gill Sans MT" w:cs="Times New Roman"/>
                  <w:color w:val="000000" w:themeColor="text1"/>
                  <w:sz w:val="20"/>
                  <w:szCs w:val="20"/>
                </w:rPr>
                <w:delText xml:space="preserve"> enforced equally across different groups in your community?</w:delText>
              </w:r>
              <w:commentRangeEnd w:id="207"/>
              <w:r w:rsidR="00C710F5" w:rsidDel="000A6B61">
                <w:rPr>
                  <w:rStyle w:val="CommentReference"/>
                </w:rPr>
                <w:commentReference w:id="207"/>
              </w:r>
            </w:del>
            <w:commentRangeEnd w:id="206"/>
            <w:r w:rsidR="000A6B61">
              <w:rPr>
                <w:rStyle w:val="CommentReference"/>
              </w:rPr>
              <w:commentReference w:id="206"/>
            </w:r>
          </w:p>
        </w:tc>
        <w:tc>
          <w:tcPr>
            <w:tcW w:w="3690" w:type="dxa"/>
            <w:tcBorders>
              <w:top w:val="single" w:sz="4" w:space="0" w:color="000000"/>
              <w:bottom w:val="single" w:sz="4" w:space="0" w:color="000000"/>
              <w:right w:val="single" w:sz="18" w:space="0" w:color="000000"/>
            </w:tcBorders>
          </w:tcPr>
          <w:p w14:paraId="5E185464" w14:textId="12722856" w:rsidR="007D0669" w:rsidRPr="00297EDA" w:rsidDel="000A6B61" w:rsidRDefault="007D0669" w:rsidP="000A6B61">
            <w:pPr>
              <w:spacing w:line="240" w:lineRule="auto"/>
              <w:contextualSpacing/>
              <w:rPr>
                <w:del w:id="210" w:author="Heather Huntington" w:date="2014-11-18T10:34:00Z"/>
                <w:rFonts w:ascii="Gill Sans MT" w:hAnsi="Gill Sans MT"/>
                <w:color w:val="000000" w:themeColor="text1"/>
                <w:sz w:val="20"/>
                <w:szCs w:val="20"/>
              </w:rPr>
              <w:pPrChange w:id="211" w:author="Heather Huntington" w:date="2014-11-18T10:34:00Z">
                <w:pPr>
                  <w:spacing w:line="240" w:lineRule="auto"/>
                  <w:contextualSpacing/>
                </w:pPr>
              </w:pPrChange>
            </w:pPr>
            <w:del w:id="212" w:author="Heather Huntington" w:date="2014-11-18T10:34:00Z">
              <w:r w:rsidRPr="00297EDA" w:rsidDel="000A6B61">
                <w:rPr>
                  <w:rFonts w:ascii="Gill Sans MT" w:hAnsi="Gill Sans MT"/>
                  <w:color w:val="000000" w:themeColor="text1"/>
                  <w:sz w:val="20"/>
                  <w:szCs w:val="20"/>
                </w:rPr>
                <w:delText>=No</w:delText>
              </w:r>
            </w:del>
          </w:p>
          <w:p w14:paraId="666A67BA" w14:textId="4DAC0A45" w:rsidR="007D0669" w:rsidRPr="00297EDA" w:rsidDel="000A6B61" w:rsidRDefault="007D0669" w:rsidP="000A6B61">
            <w:pPr>
              <w:spacing w:line="240" w:lineRule="auto"/>
              <w:contextualSpacing/>
              <w:rPr>
                <w:del w:id="213" w:author="Heather Huntington" w:date="2014-11-18T10:34:00Z"/>
                <w:rFonts w:ascii="Gill Sans MT" w:hAnsi="Gill Sans MT"/>
                <w:color w:val="000000" w:themeColor="text1"/>
                <w:sz w:val="20"/>
                <w:szCs w:val="20"/>
              </w:rPr>
              <w:pPrChange w:id="214" w:author="Heather Huntington" w:date="2014-11-18T10:34:00Z">
                <w:pPr>
                  <w:spacing w:line="240" w:lineRule="auto"/>
                  <w:contextualSpacing/>
                </w:pPr>
              </w:pPrChange>
            </w:pPr>
            <w:del w:id="215" w:author="Heather Huntington" w:date="2014-11-18T10:34:00Z">
              <w:r w:rsidRPr="00297EDA" w:rsidDel="000A6B61">
                <w:rPr>
                  <w:rFonts w:ascii="Gill Sans MT" w:hAnsi="Gill Sans MT"/>
                  <w:color w:val="000000" w:themeColor="text1"/>
                  <w:sz w:val="20"/>
                  <w:szCs w:val="20"/>
                </w:rPr>
                <w:delText xml:space="preserve">=Yes </w:delText>
              </w:r>
            </w:del>
          </w:p>
          <w:p w14:paraId="1B1A3DE3" w14:textId="5C12DFB7" w:rsidR="007D0669" w:rsidRPr="00297EDA" w:rsidDel="000A6B61" w:rsidRDefault="007D0669" w:rsidP="000A6B61">
            <w:pPr>
              <w:spacing w:line="240" w:lineRule="auto"/>
              <w:contextualSpacing/>
              <w:rPr>
                <w:del w:id="216" w:author="Heather Huntington" w:date="2014-11-18T10:34:00Z"/>
                <w:rFonts w:ascii="Gill Sans MT" w:hAnsi="Gill Sans MT"/>
                <w:color w:val="000000" w:themeColor="text1"/>
                <w:sz w:val="20"/>
                <w:szCs w:val="20"/>
              </w:rPr>
              <w:pPrChange w:id="217" w:author="Heather Huntington" w:date="2014-11-18T10:34:00Z">
                <w:pPr>
                  <w:spacing w:line="240" w:lineRule="auto"/>
                  <w:contextualSpacing/>
                </w:pPr>
              </w:pPrChange>
            </w:pPr>
            <w:del w:id="218" w:author="Heather Huntington" w:date="2014-11-18T10:34:00Z">
              <w:r w:rsidRPr="00297EDA" w:rsidDel="000A6B61">
                <w:rPr>
                  <w:rFonts w:ascii="Gill Sans MT" w:hAnsi="Gill Sans MT"/>
                  <w:color w:val="000000" w:themeColor="text1"/>
                  <w:sz w:val="20"/>
                  <w:szCs w:val="20"/>
                </w:rPr>
                <w:delText>888=Don’t know</w:delText>
              </w:r>
            </w:del>
          </w:p>
          <w:p w14:paraId="58C4F5D8" w14:textId="5B1D69D6" w:rsidR="007D0669" w:rsidRPr="00297EDA" w:rsidRDefault="007D0669" w:rsidP="000A6B61">
            <w:pPr>
              <w:spacing w:line="240" w:lineRule="auto"/>
              <w:contextualSpacing/>
              <w:rPr>
                <w:rFonts w:ascii="Gill Sans MT" w:hAnsi="Gill Sans MT"/>
                <w:color w:val="000000" w:themeColor="text1"/>
                <w:sz w:val="20"/>
                <w:szCs w:val="20"/>
              </w:rPr>
            </w:pPr>
            <w:del w:id="219" w:author="Heather Huntington" w:date="2014-11-18T10:34:00Z">
              <w:r w:rsidRPr="00297EDA" w:rsidDel="000A6B61">
                <w:rPr>
                  <w:rFonts w:ascii="Gill Sans MT" w:hAnsi="Gill Sans MT"/>
                  <w:color w:val="000000" w:themeColor="text1"/>
                  <w:sz w:val="20"/>
                  <w:szCs w:val="20"/>
                </w:rPr>
                <w:delText>999=Prefer not to respond</w:delText>
              </w:r>
            </w:del>
          </w:p>
        </w:tc>
        <w:tc>
          <w:tcPr>
            <w:tcW w:w="990" w:type="dxa"/>
            <w:tcBorders>
              <w:top w:val="single" w:sz="18" w:space="0" w:color="000000"/>
              <w:left w:val="single" w:sz="18" w:space="0" w:color="000000"/>
              <w:bottom w:val="single" w:sz="18" w:space="0" w:color="000000"/>
              <w:right w:val="single" w:sz="18" w:space="0" w:color="000000"/>
            </w:tcBorders>
          </w:tcPr>
          <w:p w14:paraId="17184B25" w14:textId="77777777" w:rsidR="007D0669" w:rsidRPr="00297EDA" w:rsidRDefault="007D0669" w:rsidP="007D0669">
            <w:pPr>
              <w:spacing w:line="240" w:lineRule="auto"/>
              <w:contextualSpacing/>
              <w:rPr>
                <w:rFonts w:ascii="Gill Sans MT" w:eastAsia="Calibri" w:hAnsi="Gill Sans MT" w:cs="Times New Roman"/>
                <w:i/>
                <w:color w:val="A6A6A6"/>
                <w:sz w:val="20"/>
                <w:szCs w:val="20"/>
              </w:rPr>
            </w:pPr>
          </w:p>
        </w:tc>
      </w:tr>
      <w:tr w:rsidR="007D0669" w:rsidRPr="00297EDA" w14:paraId="459D88B3" w14:textId="77777777" w:rsidTr="00C710F5">
        <w:trPr>
          <w:trHeight w:val="960"/>
        </w:trPr>
        <w:tc>
          <w:tcPr>
            <w:tcW w:w="190" w:type="dxa"/>
            <w:tcBorders>
              <w:top w:val="single" w:sz="4" w:space="0" w:color="000000"/>
              <w:left w:val="single" w:sz="4" w:space="0" w:color="000000"/>
              <w:bottom w:val="single" w:sz="4" w:space="0" w:color="auto"/>
              <w:right w:val="single" w:sz="4" w:space="0" w:color="000000"/>
            </w:tcBorders>
          </w:tcPr>
          <w:p w14:paraId="2C9050E1"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5940" w:type="dxa"/>
            <w:tcBorders>
              <w:top w:val="single" w:sz="4" w:space="0" w:color="000000"/>
              <w:left w:val="single" w:sz="4" w:space="0" w:color="000000"/>
              <w:bottom w:val="single" w:sz="4" w:space="0" w:color="auto"/>
            </w:tcBorders>
          </w:tcPr>
          <w:p w14:paraId="377BA267" w14:textId="77777777" w:rsidR="007D0669" w:rsidRPr="00297EDA" w:rsidRDefault="007D0669" w:rsidP="007D0669">
            <w:pPr>
              <w:spacing w:line="240" w:lineRule="auto"/>
              <w:contextualSpacing/>
              <w:rPr>
                <w:rFonts w:ascii="Gill Sans MT" w:eastAsia="Calibri" w:hAnsi="Gill Sans MT" w:cs="Times New Roman"/>
                <w:color w:val="000000" w:themeColor="text1"/>
                <w:sz w:val="20"/>
                <w:szCs w:val="20"/>
              </w:rPr>
            </w:pPr>
            <w:r w:rsidRPr="00297EDA">
              <w:rPr>
                <w:rFonts w:ascii="Gill Sans MT" w:eastAsia="Calibri" w:hAnsi="Gill Sans MT" w:cs="Times New Roman"/>
                <w:color w:val="000000" w:themeColor="text1"/>
                <w:sz w:val="20"/>
                <w:szCs w:val="20"/>
              </w:rPr>
              <w:t xml:space="preserve">Do you think these traditional community </w:t>
            </w:r>
            <w:r w:rsidRPr="00297EDA">
              <w:rPr>
                <w:rFonts w:ascii="Gill Sans MT" w:eastAsia="Calibri" w:hAnsi="Gill Sans MT" w:cs="Times New Roman"/>
                <w:b/>
                <w:color w:val="000000" w:themeColor="text1"/>
                <w:sz w:val="20"/>
                <w:szCs w:val="20"/>
              </w:rPr>
              <w:t xml:space="preserve">penalties </w:t>
            </w:r>
            <w:r w:rsidRPr="00297EDA">
              <w:rPr>
                <w:rFonts w:ascii="Gill Sans MT" w:eastAsia="Calibri" w:hAnsi="Gill Sans MT" w:cs="Times New Roman"/>
                <w:color w:val="000000" w:themeColor="text1"/>
                <w:sz w:val="20"/>
                <w:szCs w:val="20"/>
              </w:rPr>
              <w:t>are fair?</w:t>
            </w:r>
          </w:p>
          <w:p w14:paraId="1D121B04" w14:textId="77777777" w:rsidR="007D0669" w:rsidRPr="00297EDA" w:rsidRDefault="007D0669" w:rsidP="007D0669">
            <w:pPr>
              <w:spacing w:line="240" w:lineRule="auto"/>
              <w:contextualSpacing/>
              <w:rPr>
                <w:rFonts w:ascii="Gill Sans MT" w:eastAsia="Calibri" w:hAnsi="Gill Sans MT" w:cs="Times New Roman"/>
                <w:color w:val="000000" w:themeColor="text1"/>
                <w:sz w:val="20"/>
                <w:szCs w:val="20"/>
              </w:rPr>
            </w:pPr>
          </w:p>
        </w:tc>
        <w:tc>
          <w:tcPr>
            <w:tcW w:w="3690" w:type="dxa"/>
            <w:tcBorders>
              <w:top w:val="single" w:sz="4" w:space="0" w:color="000000"/>
              <w:bottom w:val="single" w:sz="4" w:space="0" w:color="auto"/>
              <w:right w:val="single" w:sz="18" w:space="0" w:color="000000"/>
            </w:tcBorders>
          </w:tcPr>
          <w:p w14:paraId="5AA33ADF" w14:textId="31B168AD" w:rsidR="007D0669" w:rsidRPr="00297EDA" w:rsidRDefault="00A243EE" w:rsidP="007D0669">
            <w:pPr>
              <w:spacing w:line="240" w:lineRule="auto"/>
              <w:contextualSpacing/>
              <w:rPr>
                <w:rFonts w:ascii="Gill Sans MT" w:hAnsi="Gill Sans MT"/>
                <w:color w:val="000000" w:themeColor="text1"/>
                <w:sz w:val="20"/>
                <w:szCs w:val="20"/>
              </w:rPr>
            </w:pPr>
            <w:ins w:id="220" w:author="Heather Huntington" w:date="2014-11-18T10:32:00Z">
              <w:r>
                <w:rPr>
                  <w:rFonts w:ascii="Gill Sans MT" w:hAnsi="Gill Sans MT"/>
                  <w:color w:val="000000" w:themeColor="text1"/>
                  <w:sz w:val="20"/>
                  <w:szCs w:val="20"/>
                </w:rPr>
                <w:t>0</w:t>
              </w:r>
            </w:ins>
            <w:r w:rsidR="007D0669" w:rsidRPr="00297EDA">
              <w:rPr>
                <w:rFonts w:ascii="Gill Sans MT" w:hAnsi="Gill Sans MT"/>
                <w:color w:val="000000" w:themeColor="text1"/>
                <w:sz w:val="20"/>
                <w:szCs w:val="20"/>
              </w:rPr>
              <w:t>=No</w:t>
            </w:r>
          </w:p>
          <w:p w14:paraId="431675B9" w14:textId="5065FF97" w:rsidR="007D0669" w:rsidRPr="00297EDA" w:rsidRDefault="00A243EE" w:rsidP="007D0669">
            <w:pPr>
              <w:spacing w:line="240" w:lineRule="auto"/>
              <w:contextualSpacing/>
              <w:rPr>
                <w:rFonts w:ascii="Gill Sans MT" w:hAnsi="Gill Sans MT"/>
                <w:color w:val="000000" w:themeColor="text1"/>
                <w:sz w:val="20"/>
                <w:szCs w:val="20"/>
              </w:rPr>
            </w:pPr>
            <w:ins w:id="221" w:author="Heather Huntington" w:date="2014-11-18T10:32:00Z">
              <w:r>
                <w:rPr>
                  <w:rFonts w:ascii="Gill Sans MT" w:hAnsi="Gill Sans MT"/>
                  <w:color w:val="000000" w:themeColor="text1"/>
                  <w:sz w:val="20"/>
                  <w:szCs w:val="20"/>
                </w:rPr>
                <w:t>1</w:t>
              </w:r>
            </w:ins>
            <w:r w:rsidR="007D0669" w:rsidRPr="00297EDA">
              <w:rPr>
                <w:rFonts w:ascii="Gill Sans MT" w:hAnsi="Gill Sans MT"/>
                <w:color w:val="000000" w:themeColor="text1"/>
                <w:sz w:val="20"/>
                <w:szCs w:val="20"/>
              </w:rPr>
              <w:t xml:space="preserve">=Yes </w:t>
            </w:r>
          </w:p>
          <w:p w14:paraId="4FAF0596"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888=Don’t know</w:t>
            </w:r>
          </w:p>
          <w:p w14:paraId="08761AFF"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999=Prefer not to respond</w:t>
            </w:r>
          </w:p>
        </w:tc>
        <w:tc>
          <w:tcPr>
            <w:tcW w:w="990" w:type="dxa"/>
            <w:tcBorders>
              <w:top w:val="single" w:sz="18" w:space="0" w:color="000000"/>
              <w:left w:val="single" w:sz="18" w:space="0" w:color="000000"/>
              <w:bottom w:val="single" w:sz="4" w:space="0" w:color="auto"/>
              <w:right w:val="single" w:sz="18" w:space="0" w:color="000000"/>
            </w:tcBorders>
          </w:tcPr>
          <w:p w14:paraId="35F65166" w14:textId="77777777" w:rsidR="007D0669" w:rsidRPr="00297EDA" w:rsidRDefault="007D0669" w:rsidP="007D0669">
            <w:pPr>
              <w:spacing w:line="240" w:lineRule="auto"/>
              <w:contextualSpacing/>
              <w:rPr>
                <w:rFonts w:ascii="Gill Sans MT" w:eastAsia="Calibri" w:hAnsi="Gill Sans MT" w:cs="Times New Roman"/>
                <w:i/>
                <w:color w:val="A6A6A6"/>
                <w:sz w:val="20"/>
                <w:szCs w:val="20"/>
              </w:rPr>
            </w:pPr>
          </w:p>
        </w:tc>
      </w:tr>
      <w:tr w:rsidR="007D0669" w:rsidRPr="00297EDA" w14:paraId="135116C9" w14:textId="77777777" w:rsidTr="000A6B61">
        <w:tblPrEx>
          <w:tblW w:w="10810" w:type="dxa"/>
          <w:tblInd w:w="-5" w:type="dxa"/>
          <w:tblLayout w:type="fixed"/>
          <w:tblCellMar>
            <w:left w:w="0" w:type="dxa"/>
            <w:right w:w="0" w:type="dxa"/>
          </w:tblCellMar>
          <w:tblLook w:val="0000" w:firstRow="0" w:lastRow="0" w:firstColumn="0" w:lastColumn="0" w:noHBand="0" w:noVBand="0"/>
          <w:tblPrExChange w:id="222" w:author="Heather Huntington" w:date="2014-11-18T10:39:00Z">
            <w:tblPrEx>
              <w:tblW w:w="10810" w:type="dxa"/>
              <w:tblInd w:w="-5" w:type="dxa"/>
              <w:tblLayout w:type="fixed"/>
              <w:tblCellMar>
                <w:left w:w="0" w:type="dxa"/>
                <w:right w:w="0" w:type="dxa"/>
              </w:tblCellMar>
              <w:tblLook w:val="0000" w:firstRow="0" w:lastRow="0" w:firstColumn="0" w:lastColumn="0" w:noHBand="0" w:noVBand="0"/>
            </w:tblPrEx>
          </w:tblPrExChange>
        </w:tblPrEx>
        <w:trPr>
          <w:trHeight w:val="1082"/>
          <w:trPrChange w:id="223" w:author="Heather Huntington" w:date="2014-11-18T10:39:00Z">
            <w:trPr>
              <w:trHeight w:val="1082"/>
            </w:trPr>
          </w:trPrChange>
        </w:trPr>
        <w:tc>
          <w:tcPr>
            <w:tcW w:w="190" w:type="dxa"/>
            <w:tcBorders>
              <w:top w:val="single" w:sz="4" w:space="0" w:color="auto"/>
              <w:left w:val="single" w:sz="4" w:space="0" w:color="000000"/>
              <w:bottom w:val="single" w:sz="4" w:space="0" w:color="auto"/>
              <w:right w:val="single" w:sz="4" w:space="0" w:color="000000"/>
            </w:tcBorders>
            <w:shd w:val="clear" w:color="auto" w:fill="D6E3BC" w:themeFill="accent3" w:themeFillTint="66"/>
            <w:tcPrChange w:id="224" w:author="Heather Huntington" w:date="2014-11-18T10:39:00Z">
              <w:tcPr>
                <w:tcW w:w="190" w:type="dxa"/>
                <w:tcBorders>
                  <w:top w:val="single" w:sz="4" w:space="0" w:color="auto"/>
                  <w:left w:val="single" w:sz="4" w:space="0" w:color="000000"/>
                  <w:bottom w:val="single" w:sz="4" w:space="0" w:color="auto"/>
                  <w:right w:val="single" w:sz="4" w:space="0" w:color="000000"/>
                </w:tcBorders>
                <w:shd w:val="clear" w:color="auto" w:fill="D6E3BC" w:themeFill="accent3" w:themeFillTint="66"/>
              </w:tcPr>
            </w:tcPrChange>
          </w:tcPr>
          <w:p w14:paraId="47922247"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5940" w:type="dxa"/>
            <w:tcBorders>
              <w:top w:val="single" w:sz="4" w:space="0" w:color="auto"/>
              <w:left w:val="single" w:sz="4" w:space="0" w:color="000000"/>
              <w:bottom w:val="single" w:sz="4" w:space="0" w:color="auto"/>
            </w:tcBorders>
            <w:shd w:val="clear" w:color="auto" w:fill="auto"/>
            <w:tcPrChange w:id="225" w:author="Heather Huntington" w:date="2014-11-18T10:39:00Z">
              <w:tcPr>
                <w:tcW w:w="5940" w:type="dxa"/>
                <w:tcBorders>
                  <w:top w:val="single" w:sz="4" w:space="0" w:color="auto"/>
                  <w:left w:val="single" w:sz="4" w:space="0" w:color="000000"/>
                  <w:bottom w:val="single" w:sz="4" w:space="0" w:color="auto"/>
                </w:tcBorders>
                <w:shd w:val="clear" w:color="auto" w:fill="D6E3BC" w:themeFill="accent3" w:themeFillTint="66"/>
              </w:tcPr>
            </w:tcPrChange>
          </w:tcPr>
          <w:p w14:paraId="2A52A567" w14:textId="77777777" w:rsidR="000A6B61" w:rsidRDefault="007D0669" w:rsidP="007D0669">
            <w:pPr>
              <w:spacing w:line="240" w:lineRule="auto"/>
              <w:contextualSpacing/>
              <w:rPr>
                <w:ins w:id="226" w:author="Heather Huntington" w:date="2014-11-18T10:36:00Z"/>
                <w:rFonts w:ascii="Gill Sans MT" w:hAnsi="Gill Sans MT"/>
                <w:sz w:val="20"/>
                <w:szCs w:val="20"/>
              </w:rPr>
            </w:pPr>
            <w:r w:rsidRPr="00297EDA">
              <w:rPr>
                <w:rFonts w:ascii="Gill Sans MT" w:hAnsi="Gill Sans MT"/>
                <w:sz w:val="20"/>
                <w:szCs w:val="20"/>
              </w:rPr>
              <w:t xml:space="preserve">What is the process that outsiders/strangers must follow for using the forests? </w:t>
            </w:r>
          </w:p>
          <w:p w14:paraId="0088EBEC" w14:textId="77777777" w:rsidR="000A6B61" w:rsidRDefault="000A6B61" w:rsidP="007D0669">
            <w:pPr>
              <w:spacing w:line="240" w:lineRule="auto"/>
              <w:contextualSpacing/>
              <w:rPr>
                <w:ins w:id="227" w:author="Heather Huntington" w:date="2014-11-18T10:36:00Z"/>
                <w:rFonts w:ascii="Gill Sans MT" w:hAnsi="Gill Sans MT"/>
                <w:sz w:val="20"/>
                <w:szCs w:val="20"/>
              </w:rPr>
            </w:pPr>
          </w:p>
          <w:p w14:paraId="1FCF5E4E" w14:textId="77777777" w:rsidR="000A6B61" w:rsidRDefault="000A6B61" w:rsidP="007D0669">
            <w:pPr>
              <w:spacing w:line="240" w:lineRule="auto"/>
              <w:contextualSpacing/>
              <w:rPr>
                <w:ins w:id="228" w:author="Heather Huntington" w:date="2014-11-18T10:36:00Z"/>
                <w:rFonts w:ascii="Gill Sans MT" w:hAnsi="Gill Sans MT"/>
                <w:sz w:val="20"/>
                <w:szCs w:val="20"/>
              </w:rPr>
            </w:pPr>
          </w:p>
          <w:p w14:paraId="71619832" w14:textId="2FA581BF" w:rsidR="000A6B61" w:rsidRDefault="007D0669" w:rsidP="007D0669">
            <w:pPr>
              <w:spacing w:line="240" w:lineRule="auto"/>
              <w:contextualSpacing/>
              <w:rPr>
                <w:ins w:id="229" w:author="Heather Huntington" w:date="2014-11-18T10:36:00Z"/>
                <w:rFonts w:ascii="Gill Sans MT" w:hAnsi="Gill Sans MT"/>
                <w:sz w:val="20"/>
                <w:szCs w:val="20"/>
              </w:rPr>
            </w:pPr>
            <w:r w:rsidRPr="00297EDA">
              <w:rPr>
                <w:rFonts w:ascii="Gill Sans MT" w:hAnsi="Gill Sans MT"/>
                <w:sz w:val="20"/>
                <w:szCs w:val="20"/>
              </w:rPr>
              <w:t xml:space="preserve">Are there rules that are different for locals versus outsiders? </w:t>
            </w:r>
            <w:ins w:id="230" w:author="Heather Huntington" w:date="2014-11-18T10:36:00Z">
              <w:r w:rsidR="000A6B61">
                <w:rPr>
                  <w:rFonts w:ascii="Gill Sans MT" w:hAnsi="Gill Sans MT"/>
                  <w:sz w:val="20"/>
                  <w:szCs w:val="20"/>
                </w:rPr>
                <w:t>0-No, 1-Yes</w:t>
              </w:r>
            </w:ins>
          </w:p>
          <w:p w14:paraId="76E0F860" w14:textId="77777777" w:rsidR="000A6B61" w:rsidRDefault="000A6B61" w:rsidP="007D0669">
            <w:pPr>
              <w:spacing w:line="240" w:lineRule="auto"/>
              <w:contextualSpacing/>
              <w:rPr>
                <w:ins w:id="231" w:author="Heather Huntington" w:date="2014-11-18T10:36:00Z"/>
                <w:rFonts w:ascii="Gill Sans MT" w:hAnsi="Gill Sans MT"/>
                <w:sz w:val="20"/>
                <w:szCs w:val="20"/>
              </w:rPr>
            </w:pPr>
          </w:p>
          <w:p w14:paraId="4C39E32C" w14:textId="7B6F546D" w:rsidR="007D0669" w:rsidRPr="00297EDA" w:rsidRDefault="000A6B61" w:rsidP="007D0669">
            <w:pPr>
              <w:spacing w:line="240" w:lineRule="auto"/>
              <w:contextualSpacing/>
              <w:rPr>
                <w:rFonts w:ascii="Gill Sans MT" w:hAnsi="Gill Sans MT"/>
                <w:sz w:val="20"/>
                <w:szCs w:val="20"/>
              </w:rPr>
            </w:pPr>
            <w:ins w:id="232" w:author="Heather Huntington" w:date="2014-11-18T10:36:00Z">
              <w:r>
                <w:rPr>
                  <w:rFonts w:ascii="Gill Sans MT" w:hAnsi="Gill Sans MT"/>
                  <w:sz w:val="20"/>
                  <w:szCs w:val="20"/>
                </w:rPr>
                <w:t xml:space="preserve">If yes, </w:t>
              </w:r>
            </w:ins>
            <w:r w:rsidR="007D0669" w:rsidRPr="00297EDA">
              <w:rPr>
                <w:rFonts w:ascii="Gill Sans MT" w:hAnsi="Gill Sans MT"/>
                <w:sz w:val="20"/>
                <w:szCs w:val="20"/>
              </w:rPr>
              <w:t>Please describe.</w:t>
            </w:r>
          </w:p>
        </w:tc>
        <w:tc>
          <w:tcPr>
            <w:tcW w:w="3690" w:type="dxa"/>
            <w:tcBorders>
              <w:top w:val="single" w:sz="4" w:space="0" w:color="auto"/>
              <w:bottom w:val="single" w:sz="4" w:space="0" w:color="auto"/>
              <w:right w:val="single" w:sz="18" w:space="0" w:color="000000"/>
            </w:tcBorders>
            <w:shd w:val="clear" w:color="auto" w:fill="auto"/>
            <w:tcPrChange w:id="233" w:author="Heather Huntington" w:date="2014-11-18T10:39:00Z">
              <w:tcPr>
                <w:tcW w:w="3690" w:type="dxa"/>
                <w:tcBorders>
                  <w:top w:val="single" w:sz="4" w:space="0" w:color="auto"/>
                  <w:bottom w:val="single" w:sz="4" w:space="0" w:color="auto"/>
                  <w:right w:val="single" w:sz="18" w:space="0" w:color="000000"/>
                </w:tcBorders>
                <w:shd w:val="clear" w:color="auto" w:fill="D6E3BC" w:themeFill="accent3" w:themeFillTint="66"/>
              </w:tcPr>
            </w:tcPrChange>
          </w:tcPr>
          <w:p w14:paraId="63CCDF9B" w14:textId="77777777" w:rsidR="007D0669" w:rsidRPr="00297EDA" w:rsidRDefault="007D0669" w:rsidP="007D0669">
            <w:pPr>
              <w:spacing w:line="240" w:lineRule="auto"/>
              <w:contextualSpacing/>
              <w:rPr>
                <w:rFonts w:ascii="Gill Sans MT" w:hAnsi="Gill Sans MT"/>
                <w:color w:val="000000" w:themeColor="text1"/>
                <w:sz w:val="20"/>
                <w:szCs w:val="20"/>
              </w:rPr>
            </w:pPr>
          </w:p>
          <w:p w14:paraId="45AB283B" w14:textId="77777777" w:rsidR="007D0669" w:rsidRPr="00297EDA" w:rsidRDefault="007D0669" w:rsidP="007D0669">
            <w:pPr>
              <w:spacing w:line="240" w:lineRule="auto"/>
              <w:contextualSpacing/>
              <w:rPr>
                <w:rFonts w:ascii="Gill Sans MT" w:hAnsi="Gill Sans MT"/>
                <w:color w:val="000000" w:themeColor="text1"/>
                <w:sz w:val="20"/>
                <w:szCs w:val="20"/>
              </w:rPr>
            </w:pPr>
          </w:p>
        </w:tc>
        <w:tc>
          <w:tcPr>
            <w:tcW w:w="990" w:type="dxa"/>
            <w:tcBorders>
              <w:top w:val="single" w:sz="4" w:space="0" w:color="auto"/>
              <w:left w:val="single" w:sz="18" w:space="0" w:color="000000"/>
              <w:bottom w:val="single" w:sz="4" w:space="0" w:color="auto"/>
              <w:right w:val="single" w:sz="18" w:space="0" w:color="000000"/>
            </w:tcBorders>
            <w:shd w:val="clear" w:color="auto" w:fill="auto"/>
            <w:tcPrChange w:id="234" w:author="Heather Huntington" w:date="2014-11-18T10:39:00Z">
              <w:tcPr>
                <w:tcW w:w="990" w:type="dxa"/>
                <w:tcBorders>
                  <w:top w:val="single" w:sz="4" w:space="0" w:color="auto"/>
                  <w:left w:val="single" w:sz="18" w:space="0" w:color="000000"/>
                  <w:bottom w:val="single" w:sz="4" w:space="0" w:color="auto"/>
                  <w:right w:val="single" w:sz="18" w:space="0" w:color="000000"/>
                </w:tcBorders>
                <w:shd w:val="clear" w:color="auto" w:fill="D6E3BC" w:themeFill="accent3" w:themeFillTint="66"/>
              </w:tcPr>
            </w:tcPrChange>
          </w:tcPr>
          <w:p w14:paraId="523340FD" w14:textId="77777777" w:rsidR="007D0669" w:rsidRPr="00297EDA" w:rsidRDefault="007D0669" w:rsidP="007D0669">
            <w:pPr>
              <w:spacing w:line="240" w:lineRule="auto"/>
              <w:contextualSpacing/>
              <w:rPr>
                <w:rFonts w:ascii="Gill Sans MT" w:eastAsia="Calibri" w:hAnsi="Gill Sans MT" w:cs="Times New Roman"/>
                <w:i/>
                <w:color w:val="A6A6A6"/>
                <w:sz w:val="20"/>
                <w:szCs w:val="20"/>
              </w:rPr>
            </w:pPr>
            <w:r w:rsidRPr="00297EDA">
              <w:rPr>
                <w:rFonts w:ascii="Gill Sans MT" w:eastAsia="Calibri" w:hAnsi="Gill Sans MT" w:cs="Times New Roman"/>
                <w:i/>
                <w:color w:val="A6A6A6"/>
                <w:sz w:val="20"/>
                <w:szCs w:val="20"/>
              </w:rPr>
              <w:t>TEXT</w:t>
            </w:r>
          </w:p>
        </w:tc>
      </w:tr>
      <w:tr w:rsidR="007D0669" w:rsidRPr="00297EDA" w14:paraId="731F0D3A" w14:textId="77777777" w:rsidTr="000A6B61">
        <w:tblPrEx>
          <w:tblW w:w="10810" w:type="dxa"/>
          <w:tblInd w:w="-5" w:type="dxa"/>
          <w:tblLayout w:type="fixed"/>
          <w:tblCellMar>
            <w:left w:w="0" w:type="dxa"/>
            <w:right w:w="0" w:type="dxa"/>
          </w:tblCellMar>
          <w:tblLook w:val="0000" w:firstRow="0" w:lastRow="0" w:firstColumn="0" w:lastColumn="0" w:noHBand="0" w:noVBand="0"/>
          <w:tblPrExChange w:id="235" w:author="Heather Huntington" w:date="2014-11-18T10:39:00Z">
            <w:tblPrEx>
              <w:tblW w:w="10810" w:type="dxa"/>
              <w:tblInd w:w="-5" w:type="dxa"/>
              <w:tblLayout w:type="fixed"/>
              <w:tblCellMar>
                <w:left w:w="0" w:type="dxa"/>
                <w:right w:w="0" w:type="dxa"/>
              </w:tblCellMar>
              <w:tblLook w:val="0000" w:firstRow="0" w:lastRow="0" w:firstColumn="0" w:lastColumn="0" w:noHBand="0" w:noVBand="0"/>
            </w:tblPrEx>
          </w:tblPrExChange>
        </w:tblPrEx>
        <w:trPr>
          <w:trHeight w:val="1061"/>
          <w:trPrChange w:id="236" w:author="Heather Huntington" w:date="2014-11-18T10:39:00Z">
            <w:trPr>
              <w:trHeight w:val="1061"/>
            </w:trPr>
          </w:trPrChange>
        </w:trPr>
        <w:tc>
          <w:tcPr>
            <w:tcW w:w="190" w:type="dxa"/>
            <w:tcBorders>
              <w:top w:val="single" w:sz="4" w:space="0" w:color="auto"/>
              <w:left w:val="single" w:sz="4" w:space="0" w:color="000000"/>
              <w:bottom w:val="single" w:sz="4" w:space="0" w:color="auto"/>
              <w:right w:val="single" w:sz="4" w:space="0" w:color="000000"/>
            </w:tcBorders>
            <w:shd w:val="clear" w:color="auto" w:fill="D6E3BC" w:themeFill="accent3" w:themeFillTint="66"/>
            <w:tcPrChange w:id="237" w:author="Heather Huntington" w:date="2014-11-18T10:39:00Z">
              <w:tcPr>
                <w:tcW w:w="190" w:type="dxa"/>
                <w:tcBorders>
                  <w:top w:val="single" w:sz="4" w:space="0" w:color="auto"/>
                  <w:left w:val="single" w:sz="4" w:space="0" w:color="000000"/>
                  <w:bottom w:val="single" w:sz="4" w:space="0" w:color="auto"/>
                  <w:right w:val="single" w:sz="4" w:space="0" w:color="000000"/>
                </w:tcBorders>
                <w:shd w:val="clear" w:color="auto" w:fill="D6E3BC" w:themeFill="accent3" w:themeFillTint="66"/>
              </w:tcPr>
            </w:tcPrChange>
          </w:tcPr>
          <w:p w14:paraId="28E3CD93"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5940" w:type="dxa"/>
            <w:tcBorders>
              <w:top w:val="single" w:sz="4" w:space="0" w:color="auto"/>
              <w:left w:val="single" w:sz="4" w:space="0" w:color="000000"/>
              <w:bottom w:val="single" w:sz="4" w:space="0" w:color="auto"/>
            </w:tcBorders>
            <w:shd w:val="clear" w:color="auto" w:fill="auto"/>
            <w:tcPrChange w:id="238" w:author="Heather Huntington" w:date="2014-11-18T10:39:00Z">
              <w:tcPr>
                <w:tcW w:w="5940" w:type="dxa"/>
                <w:tcBorders>
                  <w:top w:val="single" w:sz="4" w:space="0" w:color="auto"/>
                  <w:left w:val="single" w:sz="4" w:space="0" w:color="000000"/>
                  <w:bottom w:val="single" w:sz="4" w:space="0" w:color="auto"/>
                </w:tcBorders>
                <w:shd w:val="clear" w:color="auto" w:fill="D6E3BC" w:themeFill="accent3" w:themeFillTint="66"/>
              </w:tcPr>
            </w:tcPrChange>
          </w:tcPr>
          <w:p w14:paraId="7906C3D8" w14:textId="77777777" w:rsidR="000A6B61" w:rsidRDefault="007D0669" w:rsidP="007D0669">
            <w:pPr>
              <w:spacing w:line="240" w:lineRule="auto"/>
              <w:contextualSpacing/>
              <w:rPr>
                <w:ins w:id="239" w:author="Heather Huntington" w:date="2014-11-18T10:36:00Z"/>
                <w:rFonts w:ascii="Gill Sans MT" w:hAnsi="Gill Sans MT"/>
                <w:sz w:val="20"/>
                <w:szCs w:val="20"/>
              </w:rPr>
            </w:pPr>
            <w:r w:rsidRPr="00297EDA">
              <w:rPr>
                <w:rFonts w:ascii="Gill Sans MT" w:hAnsi="Gill Sans MT"/>
                <w:sz w:val="20"/>
                <w:szCs w:val="20"/>
              </w:rPr>
              <w:t xml:space="preserve">What rules are specific to strangers in the community wishing to access forest/wooded land? </w:t>
            </w:r>
          </w:p>
          <w:p w14:paraId="356375AF" w14:textId="77777777" w:rsidR="000A6B61" w:rsidRDefault="000A6B61" w:rsidP="007D0669">
            <w:pPr>
              <w:spacing w:line="240" w:lineRule="auto"/>
              <w:contextualSpacing/>
              <w:rPr>
                <w:ins w:id="240" w:author="Heather Huntington" w:date="2014-11-18T10:36:00Z"/>
                <w:rFonts w:ascii="Gill Sans MT" w:hAnsi="Gill Sans MT"/>
                <w:sz w:val="20"/>
                <w:szCs w:val="20"/>
              </w:rPr>
            </w:pPr>
          </w:p>
          <w:p w14:paraId="78758735" w14:textId="77777777" w:rsidR="000A6B61" w:rsidRDefault="000A6B61" w:rsidP="000A6B61">
            <w:pPr>
              <w:spacing w:line="240" w:lineRule="auto"/>
              <w:contextualSpacing/>
              <w:rPr>
                <w:ins w:id="241" w:author="Heather Huntington" w:date="2014-11-18T10:38:00Z"/>
                <w:rFonts w:ascii="Gill Sans MT" w:hAnsi="Gill Sans MT"/>
                <w:sz w:val="20"/>
                <w:szCs w:val="20"/>
              </w:rPr>
            </w:pPr>
            <w:ins w:id="242" w:author="Heather Huntington" w:date="2014-11-18T10:38:00Z">
              <w:r w:rsidRPr="00297EDA">
                <w:rPr>
                  <w:rFonts w:ascii="Gill Sans MT" w:hAnsi="Gill Sans MT"/>
                  <w:sz w:val="20"/>
                  <w:szCs w:val="20"/>
                </w:rPr>
                <w:t>Are members of the community involved in the negotiation process with outsiders wishing to acquire access?</w:t>
              </w:r>
              <w:r>
                <w:rPr>
                  <w:rFonts w:ascii="Gill Sans MT" w:hAnsi="Gill Sans MT"/>
                  <w:sz w:val="20"/>
                  <w:szCs w:val="20"/>
                </w:rPr>
                <w:t xml:space="preserve"> 0-No, 1-Yes</w:t>
              </w:r>
            </w:ins>
          </w:p>
          <w:p w14:paraId="4FD0FCAE" w14:textId="77777777" w:rsidR="000A6B61" w:rsidRDefault="000A6B61" w:rsidP="000A6B61">
            <w:pPr>
              <w:spacing w:line="240" w:lineRule="auto"/>
              <w:contextualSpacing/>
              <w:rPr>
                <w:ins w:id="243" w:author="Heather Huntington" w:date="2014-11-18T10:38:00Z"/>
                <w:rFonts w:ascii="Gill Sans MT" w:hAnsi="Gill Sans MT"/>
                <w:sz w:val="20"/>
                <w:szCs w:val="20"/>
              </w:rPr>
            </w:pPr>
          </w:p>
          <w:p w14:paraId="1F7A85F1" w14:textId="77777777" w:rsidR="000A6B61" w:rsidRPr="00297EDA" w:rsidRDefault="000A6B61" w:rsidP="000A6B61">
            <w:pPr>
              <w:spacing w:line="240" w:lineRule="auto"/>
              <w:contextualSpacing/>
              <w:rPr>
                <w:ins w:id="244" w:author="Heather Huntington" w:date="2014-11-18T10:38:00Z"/>
                <w:rFonts w:ascii="Gill Sans MT" w:hAnsi="Gill Sans MT"/>
                <w:sz w:val="20"/>
                <w:szCs w:val="20"/>
              </w:rPr>
            </w:pPr>
            <w:ins w:id="245" w:author="Heather Huntington" w:date="2014-11-18T10:38:00Z">
              <w:r w:rsidRPr="00297EDA">
                <w:rPr>
                  <w:rFonts w:ascii="Gill Sans MT" w:hAnsi="Gill Sans MT"/>
                  <w:sz w:val="20"/>
                  <w:szCs w:val="20"/>
                </w:rPr>
                <w:t xml:space="preserve"> If yes, who?</w:t>
              </w:r>
              <w:r>
                <w:rPr>
                  <w:rFonts w:ascii="Gill Sans MT" w:hAnsi="Gill Sans MT"/>
                  <w:sz w:val="20"/>
                  <w:szCs w:val="20"/>
                </w:rPr>
                <w:t xml:space="preserve"> Select all that apply. 1.Headperson, 2. Chief, 3. Village elders, 5. Community, together as a whole, 6. </w:t>
              </w:r>
              <w:proofErr w:type="spellStart"/>
              <w:r>
                <w:rPr>
                  <w:rFonts w:ascii="Gill Sans MT" w:hAnsi="Gill Sans MT"/>
                  <w:sz w:val="20"/>
                  <w:szCs w:val="20"/>
                </w:rPr>
                <w:t>Induna</w:t>
              </w:r>
              <w:proofErr w:type="spellEnd"/>
              <w:r>
                <w:rPr>
                  <w:rFonts w:ascii="Gill Sans MT" w:hAnsi="Gill Sans MT"/>
                  <w:sz w:val="20"/>
                  <w:szCs w:val="20"/>
                </w:rPr>
                <w:t>, 97. Other, specify</w:t>
              </w:r>
            </w:ins>
          </w:p>
          <w:p w14:paraId="46524EDA" w14:textId="345BADC0" w:rsidR="007D0669" w:rsidRPr="00297EDA" w:rsidDel="000A6B61" w:rsidRDefault="007D0669" w:rsidP="007D0669">
            <w:pPr>
              <w:spacing w:line="240" w:lineRule="auto"/>
              <w:contextualSpacing/>
              <w:rPr>
                <w:del w:id="246" w:author="Heather Huntington" w:date="2014-11-18T10:38:00Z"/>
                <w:rFonts w:ascii="Gill Sans MT" w:hAnsi="Gill Sans MT"/>
                <w:sz w:val="20"/>
                <w:szCs w:val="20"/>
              </w:rPr>
            </w:pPr>
            <w:del w:id="247" w:author="Heather Huntington" w:date="2014-11-18T10:38:00Z">
              <w:r w:rsidRPr="00297EDA" w:rsidDel="000A6B61">
                <w:rPr>
                  <w:rFonts w:ascii="Gill Sans MT" w:hAnsi="Gill Sans MT"/>
                  <w:sz w:val="20"/>
                  <w:szCs w:val="20"/>
                </w:rPr>
                <w:delText>Are members of the community involved in the negotiation process with outsiders wishing to acquire access? If yes, who?</w:delText>
              </w:r>
            </w:del>
          </w:p>
          <w:p w14:paraId="5EA7E1DA" w14:textId="77777777" w:rsidR="007D0669" w:rsidRPr="00297EDA" w:rsidRDefault="007D0669" w:rsidP="000A6B61">
            <w:pPr>
              <w:spacing w:line="240" w:lineRule="auto"/>
              <w:contextualSpacing/>
              <w:rPr>
                <w:rFonts w:ascii="Gill Sans MT" w:hAnsi="Gill Sans MT"/>
                <w:sz w:val="20"/>
                <w:szCs w:val="20"/>
              </w:rPr>
            </w:pPr>
          </w:p>
        </w:tc>
        <w:tc>
          <w:tcPr>
            <w:tcW w:w="3690" w:type="dxa"/>
            <w:tcBorders>
              <w:top w:val="single" w:sz="4" w:space="0" w:color="auto"/>
              <w:bottom w:val="single" w:sz="4" w:space="0" w:color="auto"/>
              <w:right w:val="single" w:sz="18" w:space="0" w:color="000000"/>
            </w:tcBorders>
            <w:shd w:val="clear" w:color="auto" w:fill="auto"/>
            <w:tcPrChange w:id="248" w:author="Heather Huntington" w:date="2014-11-18T10:39:00Z">
              <w:tcPr>
                <w:tcW w:w="3690" w:type="dxa"/>
                <w:tcBorders>
                  <w:top w:val="single" w:sz="4" w:space="0" w:color="auto"/>
                  <w:bottom w:val="single" w:sz="4" w:space="0" w:color="auto"/>
                  <w:right w:val="single" w:sz="18" w:space="0" w:color="000000"/>
                </w:tcBorders>
                <w:shd w:val="clear" w:color="auto" w:fill="D6E3BC" w:themeFill="accent3" w:themeFillTint="66"/>
              </w:tcPr>
            </w:tcPrChange>
          </w:tcPr>
          <w:p w14:paraId="69904E2C" w14:textId="77777777" w:rsidR="007D0669" w:rsidRPr="00297EDA" w:rsidRDefault="007D0669" w:rsidP="007D0669">
            <w:pPr>
              <w:spacing w:line="240" w:lineRule="auto"/>
              <w:contextualSpacing/>
              <w:rPr>
                <w:rFonts w:ascii="Gill Sans MT" w:hAnsi="Gill Sans MT"/>
                <w:color w:val="000000" w:themeColor="text1"/>
                <w:sz w:val="20"/>
                <w:szCs w:val="20"/>
              </w:rPr>
            </w:pPr>
          </w:p>
        </w:tc>
        <w:tc>
          <w:tcPr>
            <w:tcW w:w="990" w:type="dxa"/>
            <w:tcBorders>
              <w:top w:val="single" w:sz="4" w:space="0" w:color="auto"/>
              <w:left w:val="single" w:sz="18" w:space="0" w:color="000000"/>
              <w:bottom w:val="single" w:sz="4" w:space="0" w:color="auto"/>
              <w:right w:val="single" w:sz="18" w:space="0" w:color="000000"/>
            </w:tcBorders>
            <w:shd w:val="clear" w:color="auto" w:fill="auto"/>
            <w:tcPrChange w:id="249" w:author="Heather Huntington" w:date="2014-11-18T10:39:00Z">
              <w:tcPr>
                <w:tcW w:w="990" w:type="dxa"/>
                <w:tcBorders>
                  <w:top w:val="single" w:sz="4" w:space="0" w:color="auto"/>
                  <w:left w:val="single" w:sz="18" w:space="0" w:color="000000"/>
                  <w:bottom w:val="single" w:sz="4" w:space="0" w:color="auto"/>
                  <w:right w:val="single" w:sz="18" w:space="0" w:color="000000"/>
                </w:tcBorders>
                <w:shd w:val="clear" w:color="auto" w:fill="D6E3BC" w:themeFill="accent3" w:themeFillTint="66"/>
              </w:tcPr>
            </w:tcPrChange>
          </w:tcPr>
          <w:p w14:paraId="6013CFFD" w14:textId="77777777" w:rsidR="007D0669" w:rsidRPr="00297EDA" w:rsidRDefault="007D0669" w:rsidP="007D0669">
            <w:pPr>
              <w:spacing w:line="240" w:lineRule="auto"/>
              <w:contextualSpacing/>
              <w:rPr>
                <w:rFonts w:ascii="Gill Sans MT" w:eastAsia="Calibri" w:hAnsi="Gill Sans MT" w:cs="Times New Roman"/>
                <w:i/>
                <w:color w:val="A6A6A6"/>
                <w:sz w:val="20"/>
                <w:szCs w:val="20"/>
              </w:rPr>
            </w:pPr>
            <w:r w:rsidRPr="00297EDA">
              <w:rPr>
                <w:rFonts w:ascii="Gill Sans MT" w:eastAsia="Calibri" w:hAnsi="Gill Sans MT" w:cs="Times New Roman"/>
                <w:i/>
                <w:color w:val="A6A6A6"/>
                <w:sz w:val="20"/>
                <w:szCs w:val="20"/>
              </w:rPr>
              <w:t>TEXT</w:t>
            </w:r>
          </w:p>
        </w:tc>
      </w:tr>
      <w:tr w:rsidR="007D0669" w:rsidRPr="00297EDA" w14:paraId="0DA7FE13" w14:textId="77777777" w:rsidTr="000A6B61">
        <w:tblPrEx>
          <w:tblW w:w="10810" w:type="dxa"/>
          <w:tblInd w:w="-5" w:type="dxa"/>
          <w:tblLayout w:type="fixed"/>
          <w:tblCellMar>
            <w:left w:w="0" w:type="dxa"/>
            <w:right w:w="0" w:type="dxa"/>
          </w:tblCellMar>
          <w:tblLook w:val="0000" w:firstRow="0" w:lastRow="0" w:firstColumn="0" w:lastColumn="0" w:noHBand="0" w:noVBand="0"/>
          <w:tblPrExChange w:id="250" w:author="Heather Huntington" w:date="2014-11-18T10:38:00Z">
            <w:tblPrEx>
              <w:tblW w:w="10810" w:type="dxa"/>
              <w:tblInd w:w="-5" w:type="dxa"/>
              <w:tblLayout w:type="fixed"/>
              <w:tblCellMar>
                <w:left w:w="0" w:type="dxa"/>
                <w:right w:w="0" w:type="dxa"/>
              </w:tblCellMar>
              <w:tblLook w:val="0000" w:firstRow="0" w:lastRow="0" w:firstColumn="0" w:lastColumn="0" w:noHBand="0" w:noVBand="0"/>
            </w:tblPrEx>
          </w:tblPrExChange>
        </w:tblPrEx>
        <w:trPr>
          <w:trHeight w:val="633"/>
          <w:trPrChange w:id="251" w:author="Heather Huntington" w:date="2014-11-18T10:38:00Z">
            <w:trPr>
              <w:trHeight w:val="633"/>
            </w:trPr>
          </w:trPrChange>
        </w:trPr>
        <w:tc>
          <w:tcPr>
            <w:tcW w:w="190" w:type="dxa"/>
            <w:tcBorders>
              <w:top w:val="single" w:sz="4" w:space="0" w:color="auto"/>
              <w:left w:val="single" w:sz="4" w:space="0" w:color="000000"/>
              <w:bottom w:val="single" w:sz="4" w:space="0" w:color="000000"/>
              <w:right w:val="single" w:sz="4" w:space="0" w:color="000000"/>
            </w:tcBorders>
            <w:shd w:val="clear" w:color="auto" w:fill="auto"/>
            <w:tcPrChange w:id="252" w:author="Heather Huntington" w:date="2014-11-18T10:38:00Z">
              <w:tcPr>
                <w:tcW w:w="190" w:type="dxa"/>
                <w:tcBorders>
                  <w:top w:val="single" w:sz="4" w:space="0" w:color="auto"/>
                  <w:left w:val="single" w:sz="4" w:space="0" w:color="000000"/>
                  <w:bottom w:val="single" w:sz="4" w:space="0" w:color="000000"/>
                  <w:right w:val="single" w:sz="4" w:space="0" w:color="000000"/>
                </w:tcBorders>
                <w:shd w:val="clear" w:color="auto" w:fill="D6E3BC" w:themeFill="accent3" w:themeFillTint="66"/>
              </w:tcPr>
            </w:tcPrChange>
          </w:tcPr>
          <w:p w14:paraId="094B4EA1"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5940" w:type="dxa"/>
            <w:tcBorders>
              <w:top w:val="single" w:sz="4" w:space="0" w:color="auto"/>
              <w:left w:val="single" w:sz="4" w:space="0" w:color="000000"/>
              <w:bottom w:val="single" w:sz="4" w:space="0" w:color="000000"/>
            </w:tcBorders>
            <w:shd w:val="clear" w:color="auto" w:fill="auto"/>
            <w:tcPrChange w:id="253" w:author="Heather Huntington" w:date="2014-11-18T10:38:00Z">
              <w:tcPr>
                <w:tcW w:w="5940" w:type="dxa"/>
                <w:tcBorders>
                  <w:top w:val="single" w:sz="4" w:space="0" w:color="auto"/>
                  <w:left w:val="single" w:sz="4" w:space="0" w:color="000000"/>
                  <w:bottom w:val="single" w:sz="4" w:space="0" w:color="000000"/>
                </w:tcBorders>
                <w:shd w:val="clear" w:color="auto" w:fill="D6E3BC" w:themeFill="accent3" w:themeFillTint="66"/>
              </w:tcPr>
            </w:tcPrChange>
          </w:tcPr>
          <w:p w14:paraId="3C257BE3" w14:textId="77777777" w:rsidR="000A6B61" w:rsidRDefault="000A6B61" w:rsidP="007D0669">
            <w:pPr>
              <w:spacing w:line="240" w:lineRule="auto"/>
              <w:contextualSpacing/>
              <w:rPr>
                <w:ins w:id="254" w:author="Heather Huntington" w:date="2014-11-18T10:38:00Z"/>
                <w:rFonts w:ascii="Gill Sans MT" w:hAnsi="Gill Sans MT"/>
                <w:sz w:val="20"/>
                <w:szCs w:val="20"/>
              </w:rPr>
            </w:pPr>
          </w:p>
          <w:p w14:paraId="050E84D7" w14:textId="77777777" w:rsidR="000A6B61" w:rsidRDefault="000A6B61" w:rsidP="007D0669">
            <w:pPr>
              <w:spacing w:line="240" w:lineRule="auto"/>
              <w:contextualSpacing/>
              <w:rPr>
                <w:ins w:id="255" w:author="Heather Huntington" w:date="2014-11-18T10:38:00Z"/>
                <w:rFonts w:ascii="Gill Sans MT" w:hAnsi="Gill Sans MT"/>
                <w:sz w:val="20"/>
                <w:szCs w:val="20"/>
              </w:rPr>
            </w:pPr>
          </w:p>
          <w:p w14:paraId="190AE9A0" w14:textId="77777777" w:rsidR="000A6B61" w:rsidRDefault="000A6B61" w:rsidP="007D0669">
            <w:pPr>
              <w:spacing w:line="240" w:lineRule="auto"/>
              <w:contextualSpacing/>
              <w:rPr>
                <w:ins w:id="256" w:author="Heather Huntington" w:date="2014-11-18T10:38:00Z"/>
                <w:rFonts w:ascii="Gill Sans MT" w:hAnsi="Gill Sans MT"/>
                <w:sz w:val="20"/>
                <w:szCs w:val="20"/>
              </w:rPr>
            </w:pPr>
          </w:p>
          <w:p w14:paraId="52B15778" w14:textId="77777777" w:rsidR="000A6B61" w:rsidRDefault="000A6B61" w:rsidP="007D0669">
            <w:pPr>
              <w:spacing w:line="240" w:lineRule="auto"/>
              <w:contextualSpacing/>
              <w:rPr>
                <w:ins w:id="257" w:author="Heather Huntington" w:date="2014-11-18T10:38:00Z"/>
                <w:rFonts w:ascii="Gill Sans MT" w:hAnsi="Gill Sans MT"/>
                <w:sz w:val="20"/>
                <w:szCs w:val="20"/>
              </w:rPr>
            </w:pPr>
          </w:p>
          <w:p w14:paraId="291420F9" w14:textId="603AB6BD" w:rsidR="007D0669" w:rsidRPr="00297EDA" w:rsidRDefault="007D0669" w:rsidP="007D0669">
            <w:pPr>
              <w:spacing w:line="240" w:lineRule="auto"/>
              <w:contextualSpacing/>
              <w:rPr>
                <w:rFonts w:ascii="Gill Sans MT" w:hAnsi="Gill Sans MT"/>
                <w:sz w:val="20"/>
                <w:szCs w:val="20"/>
              </w:rPr>
            </w:pPr>
            <w:r w:rsidRPr="00297EDA">
              <w:rPr>
                <w:rFonts w:ascii="Gill Sans MT" w:hAnsi="Gill Sans MT"/>
                <w:sz w:val="20"/>
                <w:szCs w:val="20"/>
              </w:rPr>
              <w:t>Are members of the community involved in the design, implementation and oversight of forest/wooded land agreements (contracts, concessions, permits)?</w:t>
            </w:r>
            <w:ins w:id="258" w:author="Heather Huntington" w:date="2014-11-18T10:37:00Z">
              <w:r w:rsidR="000A6B61">
                <w:rPr>
                  <w:rFonts w:ascii="Gill Sans MT" w:hAnsi="Gill Sans MT"/>
                  <w:sz w:val="20"/>
                  <w:szCs w:val="20"/>
                </w:rPr>
                <w:t xml:space="preserve"> 0-No, 1-Yes</w:t>
              </w:r>
            </w:ins>
          </w:p>
          <w:p w14:paraId="0441C9ED" w14:textId="77777777" w:rsidR="007D0669" w:rsidRPr="00297EDA" w:rsidRDefault="007D0669" w:rsidP="007D0669">
            <w:pPr>
              <w:spacing w:line="240" w:lineRule="auto"/>
              <w:contextualSpacing/>
              <w:rPr>
                <w:rFonts w:ascii="Gill Sans MT" w:hAnsi="Gill Sans MT"/>
                <w:sz w:val="20"/>
                <w:szCs w:val="20"/>
              </w:rPr>
            </w:pPr>
          </w:p>
        </w:tc>
        <w:tc>
          <w:tcPr>
            <w:tcW w:w="3690" w:type="dxa"/>
            <w:tcBorders>
              <w:top w:val="single" w:sz="4" w:space="0" w:color="auto"/>
              <w:bottom w:val="single" w:sz="4" w:space="0" w:color="000000"/>
              <w:right w:val="single" w:sz="18" w:space="0" w:color="000000"/>
            </w:tcBorders>
            <w:shd w:val="clear" w:color="auto" w:fill="auto"/>
            <w:tcPrChange w:id="259" w:author="Heather Huntington" w:date="2014-11-18T10:38:00Z">
              <w:tcPr>
                <w:tcW w:w="3690" w:type="dxa"/>
                <w:tcBorders>
                  <w:top w:val="single" w:sz="4" w:space="0" w:color="auto"/>
                  <w:bottom w:val="single" w:sz="4" w:space="0" w:color="000000"/>
                  <w:right w:val="single" w:sz="18" w:space="0" w:color="000000"/>
                </w:tcBorders>
                <w:shd w:val="clear" w:color="auto" w:fill="D6E3BC" w:themeFill="accent3" w:themeFillTint="66"/>
              </w:tcPr>
            </w:tcPrChange>
          </w:tcPr>
          <w:p w14:paraId="6AEC37ED" w14:textId="77777777" w:rsidR="007D0669" w:rsidRPr="00297EDA" w:rsidRDefault="007D0669" w:rsidP="007D0669">
            <w:pPr>
              <w:spacing w:line="240" w:lineRule="auto"/>
              <w:contextualSpacing/>
              <w:rPr>
                <w:rFonts w:ascii="Gill Sans MT" w:hAnsi="Gill Sans MT"/>
                <w:color w:val="000000" w:themeColor="text1"/>
                <w:sz w:val="20"/>
                <w:szCs w:val="20"/>
              </w:rPr>
            </w:pPr>
          </w:p>
        </w:tc>
        <w:tc>
          <w:tcPr>
            <w:tcW w:w="990" w:type="dxa"/>
            <w:tcBorders>
              <w:top w:val="single" w:sz="4" w:space="0" w:color="auto"/>
              <w:left w:val="single" w:sz="18" w:space="0" w:color="000000"/>
              <w:bottom w:val="single" w:sz="18" w:space="0" w:color="000000"/>
              <w:right w:val="single" w:sz="18" w:space="0" w:color="000000"/>
            </w:tcBorders>
            <w:shd w:val="clear" w:color="auto" w:fill="auto"/>
            <w:tcPrChange w:id="260" w:author="Heather Huntington" w:date="2014-11-18T10:38:00Z">
              <w:tcPr>
                <w:tcW w:w="990" w:type="dxa"/>
                <w:tcBorders>
                  <w:top w:val="single" w:sz="4" w:space="0" w:color="auto"/>
                  <w:left w:val="single" w:sz="18" w:space="0" w:color="000000"/>
                  <w:bottom w:val="single" w:sz="18" w:space="0" w:color="000000"/>
                  <w:right w:val="single" w:sz="18" w:space="0" w:color="000000"/>
                </w:tcBorders>
                <w:shd w:val="clear" w:color="auto" w:fill="D6E3BC" w:themeFill="accent3" w:themeFillTint="66"/>
              </w:tcPr>
            </w:tcPrChange>
          </w:tcPr>
          <w:p w14:paraId="032A6D19" w14:textId="77777777" w:rsidR="007D0669" w:rsidRPr="00297EDA" w:rsidRDefault="007D0669" w:rsidP="007D0669">
            <w:pPr>
              <w:spacing w:line="240" w:lineRule="auto"/>
              <w:contextualSpacing/>
              <w:rPr>
                <w:rFonts w:ascii="Gill Sans MT" w:eastAsia="Calibri" w:hAnsi="Gill Sans MT" w:cs="Times New Roman"/>
                <w:i/>
                <w:color w:val="A6A6A6"/>
                <w:sz w:val="20"/>
                <w:szCs w:val="20"/>
              </w:rPr>
            </w:pPr>
            <w:r w:rsidRPr="00297EDA">
              <w:rPr>
                <w:rFonts w:ascii="Gill Sans MT" w:eastAsia="Calibri" w:hAnsi="Gill Sans MT" w:cs="Times New Roman"/>
                <w:i/>
                <w:color w:val="A6A6A6"/>
                <w:sz w:val="20"/>
                <w:szCs w:val="20"/>
              </w:rPr>
              <w:t xml:space="preserve">TEXT </w:t>
            </w:r>
          </w:p>
        </w:tc>
      </w:tr>
    </w:tbl>
    <w:p w14:paraId="00CAD5E8" w14:textId="77777777" w:rsidR="007D0669" w:rsidRPr="00297EDA" w:rsidRDefault="007D0669" w:rsidP="007D0669">
      <w:pPr>
        <w:spacing w:line="240" w:lineRule="auto"/>
        <w:contextualSpacing/>
        <w:rPr>
          <w:rFonts w:ascii="Gill Sans MT" w:eastAsia="Calibri" w:hAnsi="Gill Sans MT" w:cs="Times New Roman"/>
          <w:color w:val="000000" w:themeColor="text1"/>
          <w:sz w:val="20"/>
          <w:szCs w:val="20"/>
        </w:rPr>
      </w:pPr>
    </w:p>
    <w:p w14:paraId="007CD5D7" w14:textId="77777777" w:rsidR="007D0669" w:rsidRPr="00297EDA" w:rsidRDefault="007D0669" w:rsidP="007D0669">
      <w:pPr>
        <w:spacing w:line="240" w:lineRule="auto"/>
        <w:contextualSpacing/>
        <w:rPr>
          <w:rFonts w:ascii="Gill Sans MT" w:eastAsia="Calibri" w:hAnsi="Gill Sans MT" w:cs="Times New Roman"/>
          <w:color w:val="000000" w:themeColor="text1"/>
          <w:sz w:val="20"/>
          <w:szCs w:val="20"/>
        </w:rPr>
      </w:pPr>
    </w:p>
    <w:p w14:paraId="50244131" w14:textId="77777777" w:rsidR="007D0669" w:rsidRPr="00297EDA" w:rsidRDefault="007D0669" w:rsidP="007D0669">
      <w:pPr>
        <w:spacing w:line="240" w:lineRule="auto"/>
        <w:contextualSpacing/>
        <w:rPr>
          <w:rFonts w:ascii="Gill Sans MT" w:eastAsia="Calibri" w:hAnsi="Gill Sans MT" w:cs="Times New Roman"/>
          <w:b/>
          <w:color w:val="000000" w:themeColor="text1"/>
          <w:sz w:val="20"/>
          <w:szCs w:val="20"/>
        </w:rPr>
      </w:pPr>
      <w:r w:rsidRPr="00297EDA">
        <w:rPr>
          <w:rFonts w:ascii="Gill Sans MT" w:eastAsia="Calibri" w:hAnsi="Gill Sans MT" w:cs="Times New Roman"/>
          <w:b/>
          <w:color w:val="000000" w:themeColor="text1"/>
          <w:sz w:val="20"/>
          <w:szCs w:val="20"/>
        </w:rPr>
        <w:t>Government/official legal rules</w:t>
      </w:r>
    </w:p>
    <w:tbl>
      <w:tblPr>
        <w:tblStyle w:val="TableGrid"/>
        <w:tblW w:w="12840" w:type="dxa"/>
        <w:tblLook w:val="04A0" w:firstRow="1" w:lastRow="0" w:firstColumn="1" w:lastColumn="0" w:noHBand="0" w:noVBand="1"/>
      </w:tblPr>
      <w:tblGrid>
        <w:gridCol w:w="1657"/>
        <w:gridCol w:w="2026"/>
        <w:gridCol w:w="1381"/>
        <w:gridCol w:w="1361"/>
        <w:gridCol w:w="1769"/>
        <w:gridCol w:w="2493"/>
        <w:gridCol w:w="2153"/>
      </w:tblGrid>
      <w:tr w:rsidR="007D0669" w:rsidRPr="00297EDA" w14:paraId="006CF954" w14:textId="77777777" w:rsidTr="00C710F5">
        <w:tc>
          <w:tcPr>
            <w:tcW w:w="1662" w:type="dxa"/>
          </w:tcPr>
          <w:p w14:paraId="19E5E0F6"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Activity</w:t>
            </w:r>
          </w:p>
        </w:tc>
        <w:tc>
          <w:tcPr>
            <w:tcW w:w="1882" w:type="dxa"/>
          </w:tcPr>
          <w:p w14:paraId="22F3F4AB"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 xml:space="preserve">Are there </w:t>
            </w:r>
            <w:r w:rsidRPr="00297EDA">
              <w:rPr>
                <w:rFonts w:ascii="Gill Sans MT" w:hAnsi="Gill Sans MT"/>
                <w:b/>
                <w:color w:val="000000" w:themeColor="text1"/>
                <w:sz w:val="20"/>
                <w:szCs w:val="20"/>
              </w:rPr>
              <w:t>government/official legal rules</w:t>
            </w:r>
            <w:r w:rsidRPr="00297EDA">
              <w:rPr>
                <w:rFonts w:ascii="Gill Sans MT" w:hAnsi="Gill Sans MT"/>
                <w:color w:val="000000" w:themeColor="text1"/>
                <w:sz w:val="20"/>
                <w:szCs w:val="20"/>
              </w:rPr>
              <w:t xml:space="preserve"> that regulate or restrict the following activity in forest/wooded areas? </w:t>
            </w:r>
          </w:p>
          <w:p w14:paraId="03FDF98D" w14:textId="77777777" w:rsidR="007D0669" w:rsidRPr="00297EDA" w:rsidRDefault="007D0669" w:rsidP="007D0669">
            <w:pPr>
              <w:contextualSpacing/>
              <w:rPr>
                <w:rFonts w:ascii="Gill Sans MT" w:hAnsi="Gill Sans MT"/>
                <w:color w:val="000000" w:themeColor="text1"/>
                <w:sz w:val="20"/>
                <w:szCs w:val="20"/>
              </w:rPr>
            </w:pPr>
          </w:p>
          <w:p w14:paraId="415B36E4"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1=No</w:t>
            </w:r>
          </w:p>
          <w:p w14:paraId="6355AA28"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 xml:space="preserve">2=Yes </w:t>
            </w:r>
          </w:p>
          <w:p w14:paraId="686DBEDC"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888=Don’t know</w:t>
            </w:r>
          </w:p>
          <w:p w14:paraId="553FE133"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eastAsia="Calibri" w:hAnsi="Gill Sans MT" w:cs="Times New Roman"/>
                <w:sz w:val="20"/>
                <w:szCs w:val="20"/>
              </w:rPr>
              <w:t>999=Prefer not to respond</w:t>
            </w:r>
          </w:p>
          <w:p w14:paraId="0EAF5538" w14:textId="77777777" w:rsidR="007D0669" w:rsidRPr="00297EDA" w:rsidRDefault="007D0669" w:rsidP="007D0669">
            <w:pPr>
              <w:contextualSpacing/>
              <w:rPr>
                <w:rFonts w:ascii="Gill Sans MT" w:hAnsi="Gill Sans MT"/>
                <w:sz w:val="20"/>
                <w:szCs w:val="20"/>
              </w:rPr>
            </w:pPr>
          </w:p>
        </w:tc>
        <w:tc>
          <w:tcPr>
            <w:tcW w:w="1404" w:type="dxa"/>
          </w:tcPr>
          <w:p w14:paraId="77650A33"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 xml:space="preserve">If yes, please describe the rules. </w:t>
            </w:r>
          </w:p>
        </w:tc>
        <w:tc>
          <w:tcPr>
            <w:tcW w:w="1370" w:type="dxa"/>
          </w:tcPr>
          <w:p w14:paraId="7A4543F4" w14:textId="77777777" w:rsidR="007D0669" w:rsidRPr="00297EDA" w:rsidRDefault="007D0669" w:rsidP="007D0669">
            <w:pPr>
              <w:contextualSpacing/>
              <w:rPr>
                <w:rFonts w:ascii="Gill Sans MT" w:hAnsi="Gill Sans MT"/>
                <w:sz w:val="20"/>
                <w:szCs w:val="20"/>
              </w:rPr>
            </w:pPr>
            <w:r w:rsidRPr="00297EDA">
              <w:rPr>
                <w:rFonts w:ascii="Gill Sans MT" w:hAnsi="Gill Sans MT"/>
                <w:color w:val="000000" w:themeColor="text1"/>
                <w:sz w:val="20"/>
                <w:szCs w:val="20"/>
              </w:rPr>
              <w:t xml:space="preserve">What year was this rule introduced? </w:t>
            </w:r>
          </w:p>
        </w:tc>
        <w:tc>
          <w:tcPr>
            <w:tcW w:w="1800" w:type="dxa"/>
          </w:tcPr>
          <w:p w14:paraId="4E4CEA8A"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Are there penalties for rule breaking?</w:t>
            </w:r>
          </w:p>
          <w:p w14:paraId="77CE968F"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0=No</w:t>
            </w:r>
          </w:p>
          <w:p w14:paraId="4B72D167"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1=Yes</w:t>
            </w:r>
          </w:p>
          <w:p w14:paraId="0ED8342A"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888=Don’t know</w:t>
            </w:r>
          </w:p>
          <w:p w14:paraId="1755D746"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eastAsia="Calibri" w:hAnsi="Gill Sans MT" w:cs="Times New Roman"/>
                <w:sz w:val="20"/>
                <w:szCs w:val="20"/>
              </w:rPr>
              <w:t>999=Prefer not to respond</w:t>
            </w:r>
          </w:p>
        </w:tc>
        <w:tc>
          <w:tcPr>
            <w:tcW w:w="2520" w:type="dxa"/>
          </w:tcPr>
          <w:p w14:paraId="53304BC1"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 xml:space="preserve">What are the penalties for breaking the rules? </w:t>
            </w:r>
          </w:p>
          <w:p w14:paraId="7ED71535"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1-Seize the product</w:t>
            </w:r>
          </w:p>
          <w:p w14:paraId="1C559A40"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 xml:space="preserve">2-Seize tools </w:t>
            </w:r>
          </w:p>
          <w:p w14:paraId="1B0B56CE"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3-Cash fine; note the amount</w:t>
            </w:r>
          </w:p>
          <w:p w14:paraId="1D0DD03D"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4- Labor contribution; please specify the number of days</w:t>
            </w:r>
          </w:p>
          <w:p w14:paraId="35FA7EDD"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 xml:space="preserve">5 – In-kind contribution; pleas specify the product and amount </w:t>
            </w:r>
          </w:p>
          <w:p w14:paraId="65E1C1CB"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6-Harvesting/collection restrictions</w:t>
            </w:r>
          </w:p>
          <w:p w14:paraId="20D47CF6"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7- Corporeal punishment</w:t>
            </w:r>
          </w:p>
          <w:p w14:paraId="12CAB8A5"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8-Sent to jail</w:t>
            </w:r>
          </w:p>
          <w:p w14:paraId="061A4C2A"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9-Sent to DFO</w:t>
            </w:r>
          </w:p>
          <w:p w14:paraId="39E89FE8"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10- Sent to chief</w:t>
            </w:r>
          </w:p>
          <w:p w14:paraId="2C4B470C" w14:textId="77777777" w:rsidR="007D0669" w:rsidRPr="00297EDA" w:rsidRDefault="007D0669" w:rsidP="007D0669">
            <w:pPr>
              <w:contextualSpacing/>
              <w:rPr>
                <w:rFonts w:ascii="Gill Sans MT" w:hAnsi="Gill Sans MT"/>
                <w:color w:val="000000" w:themeColor="text1"/>
                <w:sz w:val="20"/>
                <w:szCs w:val="20"/>
              </w:rPr>
            </w:pPr>
          </w:p>
          <w:p w14:paraId="5EF160F0"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t>97- Other; please specify</w:t>
            </w:r>
          </w:p>
          <w:p w14:paraId="6D20BF43" w14:textId="77777777" w:rsidR="007D0669" w:rsidRPr="00297EDA" w:rsidRDefault="007D0669" w:rsidP="007D0669">
            <w:pPr>
              <w:contextualSpacing/>
              <w:rPr>
                <w:rFonts w:ascii="Gill Sans MT" w:hAnsi="Gill Sans MT"/>
                <w:color w:val="000000" w:themeColor="text1"/>
                <w:sz w:val="20"/>
                <w:szCs w:val="20"/>
              </w:rPr>
            </w:pPr>
          </w:p>
          <w:p w14:paraId="1C5652A5"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888=Don’t know</w:t>
            </w:r>
          </w:p>
          <w:p w14:paraId="36AD4D99"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eastAsia="Calibri" w:hAnsi="Gill Sans MT" w:cs="Times New Roman"/>
                <w:sz w:val="20"/>
                <w:szCs w:val="20"/>
              </w:rPr>
              <w:t>999=Prefer not to respond</w:t>
            </w:r>
          </w:p>
          <w:p w14:paraId="3186AF44" w14:textId="77777777" w:rsidR="007D0669" w:rsidRPr="00297EDA" w:rsidRDefault="007D0669" w:rsidP="007D0669">
            <w:pPr>
              <w:contextualSpacing/>
              <w:rPr>
                <w:rFonts w:ascii="Gill Sans MT" w:hAnsi="Gill Sans MT"/>
                <w:color w:val="000000" w:themeColor="text1"/>
                <w:sz w:val="20"/>
                <w:szCs w:val="20"/>
              </w:rPr>
            </w:pPr>
          </w:p>
        </w:tc>
        <w:tc>
          <w:tcPr>
            <w:tcW w:w="2202" w:type="dxa"/>
          </w:tcPr>
          <w:p w14:paraId="16FE7E86" w14:textId="77777777" w:rsidR="007D0669" w:rsidRPr="00297EDA" w:rsidRDefault="007D0669" w:rsidP="007D0669">
            <w:pPr>
              <w:contextualSpacing/>
              <w:rPr>
                <w:rFonts w:ascii="Gill Sans MT" w:hAnsi="Gill Sans MT"/>
                <w:color w:val="000000" w:themeColor="text1"/>
                <w:sz w:val="20"/>
                <w:szCs w:val="20"/>
              </w:rPr>
            </w:pPr>
            <w:r w:rsidRPr="00297EDA">
              <w:rPr>
                <w:rFonts w:ascii="Gill Sans MT" w:hAnsi="Gill Sans MT"/>
                <w:color w:val="000000" w:themeColor="text1"/>
                <w:sz w:val="20"/>
                <w:szCs w:val="20"/>
              </w:rPr>
              <w:lastRenderedPageBreak/>
              <w:t xml:space="preserve">In your opinion, how many community members adhere to/follow these rules? </w:t>
            </w:r>
          </w:p>
          <w:p w14:paraId="3C48A4B6" w14:textId="77777777" w:rsidR="007D0669" w:rsidRPr="00297EDA" w:rsidRDefault="007D0669" w:rsidP="007D0669">
            <w:pPr>
              <w:contextualSpacing/>
              <w:rPr>
                <w:rFonts w:ascii="Gill Sans MT" w:hAnsi="Gill Sans MT"/>
                <w:color w:val="000000" w:themeColor="text1"/>
                <w:sz w:val="20"/>
                <w:szCs w:val="20"/>
              </w:rPr>
            </w:pPr>
          </w:p>
          <w:p w14:paraId="49E39F47"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1-Nearly everyone in the community</w:t>
            </w:r>
          </w:p>
          <w:p w14:paraId="3C62335F"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2- Most community members</w:t>
            </w:r>
          </w:p>
          <w:p w14:paraId="1E598F6B"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3- About half of the community</w:t>
            </w:r>
          </w:p>
          <w:p w14:paraId="6CDFAF6B"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 xml:space="preserve">4- Some/a </w:t>
            </w:r>
            <w:proofErr w:type="spellStart"/>
            <w:r w:rsidRPr="00297EDA">
              <w:rPr>
                <w:rFonts w:ascii="Gill Sans MT" w:eastAsia="Calibri" w:hAnsi="Gill Sans MT" w:cs="Times New Roman"/>
                <w:sz w:val="20"/>
                <w:szCs w:val="20"/>
              </w:rPr>
              <w:t>fewe</w:t>
            </w:r>
            <w:proofErr w:type="spellEnd"/>
            <w:r w:rsidRPr="00297EDA">
              <w:rPr>
                <w:rFonts w:ascii="Gill Sans MT" w:eastAsia="Calibri" w:hAnsi="Gill Sans MT" w:cs="Times New Roman"/>
                <w:sz w:val="20"/>
                <w:szCs w:val="20"/>
              </w:rPr>
              <w:t xml:space="preserve"> members of the community</w:t>
            </w:r>
          </w:p>
          <w:p w14:paraId="5C599AE0"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 xml:space="preserve">5 – No one follows the rules </w:t>
            </w:r>
          </w:p>
          <w:p w14:paraId="749758B7" w14:textId="77777777" w:rsidR="007D0669" w:rsidRPr="00297EDA" w:rsidRDefault="007D0669" w:rsidP="007D0669">
            <w:pPr>
              <w:contextualSpacing/>
              <w:rPr>
                <w:rFonts w:ascii="Gill Sans MT" w:eastAsia="Calibri" w:hAnsi="Gill Sans MT" w:cs="Times New Roman"/>
                <w:sz w:val="20"/>
                <w:szCs w:val="20"/>
              </w:rPr>
            </w:pPr>
          </w:p>
          <w:p w14:paraId="6D336069" w14:textId="77777777" w:rsidR="007D0669" w:rsidRPr="00297EDA" w:rsidRDefault="007D0669" w:rsidP="007D0669">
            <w:pPr>
              <w:contextualSpacing/>
              <w:rPr>
                <w:rFonts w:ascii="Gill Sans MT" w:eastAsia="Calibri" w:hAnsi="Gill Sans MT" w:cs="Times New Roman"/>
                <w:sz w:val="20"/>
                <w:szCs w:val="20"/>
              </w:rPr>
            </w:pPr>
            <w:r w:rsidRPr="00297EDA">
              <w:rPr>
                <w:rFonts w:ascii="Gill Sans MT" w:eastAsia="Calibri" w:hAnsi="Gill Sans MT" w:cs="Times New Roman"/>
                <w:sz w:val="20"/>
                <w:szCs w:val="20"/>
              </w:rPr>
              <w:t>888=Don’t know</w:t>
            </w:r>
          </w:p>
          <w:p w14:paraId="670686C4" w14:textId="77777777" w:rsidR="007D0669" w:rsidRPr="00297EDA" w:rsidRDefault="007D0669" w:rsidP="007D0669">
            <w:pPr>
              <w:contextualSpacing/>
              <w:rPr>
                <w:rFonts w:ascii="Gill Sans MT" w:hAnsi="Gill Sans MT"/>
                <w:sz w:val="20"/>
                <w:szCs w:val="20"/>
              </w:rPr>
            </w:pPr>
            <w:r w:rsidRPr="00297EDA">
              <w:rPr>
                <w:rFonts w:ascii="Gill Sans MT" w:eastAsia="Calibri" w:hAnsi="Gill Sans MT" w:cs="Times New Roman"/>
                <w:sz w:val="20"/>
                <w:szCs w:val="20"/>
              </w:rPr>
              <w:t>999=Prefer not to respond</w:t>
            </w:r>
          </w:p>
        </w:tc>
      </w:tr>
      <w:tr w:rsidR="007D0669" w:rsidRPr="00297EDA" w14:paraId="4BC1E383" w14:textId="77777777" w:rsidTr="00C710F5">
        <w:tc>
          <w:tcPr>
            <w:tcW w:w="1662" w:type="dxa"/>
          </w:tcPr>
          <w:p w14:paraId="6FA5C31C"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lastRenderedPageBreak/>
              <w:t>Clearing land for agriculture</w:t>
            </w:r>
          </w:p>
        </w:tc>
        <w:tc>
          <w:tcPr>
            <w:tcW w:w="1882" w:type="dxa"/>
          </w:tcPr>
          <w:p w14:paraId="453B00D5" w14:textId="77777777" w:rsidR="007D0669" w:rsidRPr="00297EDA" w:rsidRDefault="007D0669" w:rsidP="007D0669">
            <w:pPr>
              <w:contextualSpacing/>
              <w:rPr>
                <w:rFonts w:ascii="Gill Sans MT" w:hAnsi="Gill Sans MT"/>
                <w:sz w:val="20"/>
                <w:szCs w:val="20"/>
              </w:rPr>
            </w:pPr>
          </w:p>
        </w:tc>
        <w:tc>
          <w:tcPr>
            <w:tcW w:w="1404" w:type="dxa"/>
            <w:shd w:val="clear" w:color="auto" w:fill="D6E3BC" w:themeFill="accent3" w:themeFillTint="66"/>
          </w:tcPr>
          <w:p w14:paraId="039BD3E8"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 xml:space="preserve">TEXT </w:t>
            </w:r>
          </w:p>
        </w:tc>
        <w:tc>
          <w:tcPr>
            <w:tcW w:w="1370" w:type="dxa"/>
          </w:tcPr>
          <w:p w14:paraId="0C1D2DAC" w14:textId="77777777" w:rsidR="007D0669" w:rsidRPr="00297EDA" w:rsidRDefault="007D0669" w:rsidP="007D0669">
            <w:pPr>
              <w:contextualSpacing/>
              <w:rPr>
                <w:rFonts w:ascii="Gill Sans MT" w:hAnsi="Gill Sans MT"/>
                <w:sz w:val="20"/>
                <w:szCs w:val="20"/>
              </w:rPr>
            </w:pPr>
          </w:p>
        </w:tc>
        <w:tc>
          <w:tcPr>
            <w:tcW w:w="1800" w:type="dxa"/>
          </w:tcPr>
          <w:p w14:paraId="566DD069" w14:textId="77777777" w:rsidR="007D0669" w:rsidRPr="00297EDA" w:rsidRDefault="007D0669" w:rsidP="007D0669">
            <w:pPr>
              <w:contextualSpacing/>
              <w:rPr>
                <w:rFonts w:ascii="Gill Sans MT" w:hAnsi="Gill Sans MT"/>
                <w:sz w:val="20"/>
                <w:szCs w:val="20"/>
              </w:rPr>
            </w:pPr>
          </w:p>
        </w:tc>
        <w:tc>
          <w:tcPr>
            <w:tcW w:w="2520" w:type="dxa"/>
          </w:tcPr>
          <w:p w14:paraId="4DE13D70" w14:textId="77777777" w:rsidR="007D0669" w:rsidRPr="00297EDA" w:rsidRDefault="007D0669" w:rsidP="007D0669">
            <w:pPr>
              <w:contextualSpacing/>
              <w:rPr>
                <w:rFonts w:ascii="Gill Sans MT" w:hAnsi="Gill Sans MT"/>
                <w:sz w:val="20"/>
                <w:szCs w:val="20"/>
              </w:rPr>
            </w:pPr>
          </w:p>
        </w:tc>
        <w:tc>
          <w:tcPr>
            <w:tcW w:w="2202" w:type="dxa"/>
          </w:tcPr>
          <w:p w14:paraId="54FEBDBD" w14:textId="77777777" w:rsidR="007D0669" w:rsidRPr="00297EDA" w:rsidRDefault="007D0669" w:rsidP="007D0669">
            <w:pPr>
              <w:contextualSpacing/>
              <w:rPr>
                <w:rFonts w:ascii="Gill Sans MT" w:hAnsi="Gill Sans MT"/>
                <w:sz w:val="20"/>
                <w:szCs w:val="20"/>
              </w:rPr>
            </w:pPr>
          </w:p>
        </w:tc>
      </w:tr>
      <w:tr w:rsidR="007D0669" w:rsidRPr="00297EDA" w14:paraId="2471E61F" w14:textId="77777777" w:rsidTr="00C710F5">
        <w:tc>
          <w:tcPr>
            <w:tcW w:w="1662" w:type="dxa"/>
          </w:tcPr>
          <w:p w14:paraId="6841E8FC"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Setting fires for poaching/hunting (include hunting relish(mice))</w:t>
            </w:r>
          </w:p>
        </w:tc>
        <w:tc>
          <w:tcPr>
            <w:tcW w:w="1882" w:type="dxa"/>
          </w:tcPr>
          <w:p w14:paraId="439407EE" w14:textId="77777777" w:rsidR="007D0669" w:rsidRPr="00297EDA" w:rsidRDefault="007D0669" w:rsidP="007D0669">
            <w:pPr>
              <w:contextualSpacing/>
              <w:rPr>
                <w:rFonts w:ascii="Gill Sans MT" w:hAnsi="Gill Sans MT"/>
                <w:sz w:val="20"/>
                <w:szCs w:val="20"/>
              </w:rPr>
            </w:pPr>
          </w:p>
        </w:tc>
        <w:tc>
          <w:tcPr>
            <w:tcW w:w="1404" w:type="dxa"/>
            <w:shd w:val="clear" w:color="auto" w:fill="D6E3BC" w:themeFill="accent3" w:themeFillTint="66"/>
          </w:tcPr>
          <w:p w14:paraId="2100FD05"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TEXT</w:t>
            </w:r>
          </w:p>
        </w:tc>
        <w:tc>
          <w:tcPr>
            <w:tcW w:w="1370" w:type="dxa"/>
          </w:tcPr>
          <w:p w14:paraId="3DF76E33" w14:textId="77777777" w:rsidR="007D0669" w:rsidRPr="00297EDA" w:rsidRDefault="007D0669" w:rsidP="007D0669">
            <w:pPr>
              <w:contextualSpacing/>
              <w:rPr>
                <w:rFonts w:ascii="Gill Sans MT" w:hAnsi="Gill Sans MT"/>
                <w:sz w:val="20"/>
                <w:szCs w:val="20"/>
              </w:rPr>
            </w:pPr>
          </w:p>
        </w:tc>
        <w:tc>
          <w:tcPr>
            <w:tcW w:w="1800" w:type="dxa"/>
          </w:tcPr>
          <w:p w14:paraId="584B7C02" w14:textId="77777777" w:rsidR="007D0669" w:rsidRPr="00297EDA" w:rsidRDefault="007D0669" w:rsidP="007D0669">
            <w:pPr>
              <w:contextualSpacing/>
              <w:rPr>
                <w:rFonts w:ascii="Gill Sans MT" w:hAnsi="Gill Sans MT"/>
                <w:sz w:val="20"/>
                <w:szCs w:val="20"/>
              </w:rPr>
            </w:pPr>
          </w:p>
        </w:tc>
        <w:tc>
          <w:tcPr>
            <w:tcW w:w="2520" w:type="dxa"/>
          </w:tcPr>
          <w:p w14:paraId="62E13EA1" w14:textId="77777777" w:rsidR="007D0669" w:rsidRPr="00297EDA" w:rsidRDefault="007D0669" w:rsidP="007D0669">
            <w:pPr>
              <w:contextualSpacing/>
              <w:rPr>
                <w:rFonts w:ascii="Gill Sans MT" w:hAnsi="Gill Sans MT"/>
                <w:sz w:val="20"/>
                <w:szCs w:val="20"/>
              </w:rPr>
            </w:pPr>
          </w:p>
        </w:tc>
        <w:tc>
          <w:tcPr>
            <w:tcW w:w="2202" w:type="dxa"/>
          </w:tcPr>
          <w:p w14:paraId="762C8186" w14:textId="77777777" w:rsidR="007D0669" w:rsidRPr="00297EDA" w:rsidRDefault="007D0669" w:rsidP="007D0669">
            <w:pPr>
              <w:contextualSpacing/>
              <w:rPr>
                <w:rFonts w:ascii="Gill Sans MT" w:hAnsi="Gill Sans MT"/>
                <w:sz w:val="20"/>
                <w:szCs w:val="20"/>
              </w:rPr>
            </w:pPr>
          </w:p>
        </w:tc>
      </w:tr>
      <w:tr w:rsidR="007D0669" w:rsidRPr="00297EDA" w14:paraId="1882FF26" w14:textId="77777777" w:rsidTr="00C710F5">
        <w:tc>
          <w:tcPr>
            <w:tcW w:w="1662" w:type="dxa"/>
          </w:tcPr>
          <w:p w14:paraId="4095F13A"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Pit sawing</w:t>
            </w:r>
          </w:p>
        </w:tc>
        <w:tc>
          <w:tcPr>
            <w:tcW w:w="1882" w:type="dxa"/>
          </w:tcPr>
          <w:p w14:paraId="5354203A" w14:textId="77777777" w:rsidR="007D0669" w:rsidRPr="00297EDA" w:rsidRDefault="007D0669" w:rsidP="007D0669">
            <w:pPr>
              <w:contextualSpacing/>
              <w:rPr>
                <w:rFonts w:ascii="Gill Sans MT" w:hAnsi="Gill Sans MT"/>
                <w:sz w:val="20"/>
                <w:szCs w:val="20"/>
              </w:rPr>
            </w:pPr>
          </w:p>
        </w:tc>
        <w:tc>
          <w:tcPr>
            <w:tcW w:w="1404" w:type="dxa"/>
            <w:shd w:val="clear" w:color="auto" w:fill="D6E3BC" w:themeFill="accent3" w:themeFillTint="66"/>
          </w:tcPr>
          <w:p w14:paraId="5D6528F6"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TEXT</w:t>
            </w:r>
          </w:p>
        </w:tc>
        <w:tc>
          <w:tcPr>
            <w:tcW w:w="1370" w:type="dxa"/>
          </w:tcPr>
          <w:p w14:paraId="0CE141AF" w14:textId="77777777" w:rsidR="007D0669" w:rsidRPr="00297EDA" w:rsidRDefault="007D0669" w:rsidP="007D0669">
            <w:pPr>
              <w:contextualSpacing/>
              <w:rPr>
                <w:rFonts w:ascii="Gill Sans MT" w:hAnsi="Gill Sans MT"/>
                <w:sz w:val="20"/>
                <w:szCs w:val="20"/>
              </w:rPr>
            </w:pPr>
          </w:p>
        </w:tc>
        <w:tc>
          <w:tcPr>
            <w:tcW w:w="1800" w:type="dxa"/>
          </w:tcPr>
          <w:p w14:paraId="38A181A9" w14:textId="77777777" w:rsidR="007D0669" w:rsidRPr="00297EDA" w:rsidRDefault="007D0669" w:rsidP="007D0669">
            <w:pPr>
              <w:contextualSpacing/>
              <w:rPr>
                <w:rFonts w:ascii="Gill Sans MT" w:hAnsi="Gill Sans MT"/>
                <w:sz w:val="20"/>
                <w:szCs w:val="20"/>
              </w:rPr>
            </w:pPr>
          </w:p>
        </w:tc>
        <w:tc>
          <w:tcPr>
            <w:tcW w:w="2520" w:type="dxa"/>
          </w:tcPr>
          <w:p w14:paraId="26F7F4E1" w14:textId="77777777" w:rsidR="007D0669" w:rsidRPr="00297EDA" w:rsidRDefault="007D0669" w:rsidP="007D0669">
            <w:pPr>
              <w:contextualSpacing/>
              <w:rPr>
                <w:rFonts w:ascii="Gill Sans MT" w:hAnsi="Gill Sans MT"/>
                <w:sz w:val="20"/>
                <w:szCs w:val="20"/>
              </w:rPr>
            </w:pPr>
          </w:p>
        </w:tc>
        <w:tc>
          <w:tcPr>
            <w:tcW w:w="2202" w:type="dxa"/>
          </w:tcPr>
          <w:p w14:paraId="117A3654" w14:textId="77777777" w:rsidR="007D0669" w:rsidRPr="00297EDA" w:rsidRDefault="007D0669" w:rsidP="007D0669">
            <w:pPr>
              <w:contextualSpacing/>
              <w:rPr>
                <w:rFonts w:ascii="Gill Sans MT" w:hAnsi="Gill Sans MT"/>
                <w:sz w:val="20"/>
                <w:szCs w:val="20"/>
              </w:rPr>
            </w:pPr>
          </w:p>
        </w:tc>
      </w:tr>
      <w:tr w:rsidR="007D0669" w:rsidRPr="00297EDA" w14:paraId="2E58E096" w14:textId="77777777" w:rsidTr="00C710F5">
        <w:tc>
          <w:tcPr>
            <w:tcW w:w="1662" w:type="dxa"/>
          </w:tcPr>
          <w:p w14:paraId="748304FB"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Collecting wood for fuel</w:t>
            </w:r>
          </w:p>
        </w:tc>
        <w:tc>
          <w:tcPr>
            <w:tcW w:w="1882" w:type="dxa"/>
          </w:tcPr>
          <w:p w14:paraId="61630984" w14:textId="77777777" w:rsidR="007D0669" w:rsidRPr="00297EDA" w:rsidRDefault="007D0669" w:rsidP="007D0669">
            <w:pPr>
              <w:contextualSpacing/>
              <w:rPr>
                <w:rFonts w:ascii="Gill Sans MT" w:hAnsi="Gill Sans MT"/>
                <w:sz w:val="20"/>
                <w:szCs w:val="20"/>
              </w:rPr>
            </w:pPr>
          </w:p>
        </w:tc>
        <w:tc>
          <w:tcPr>
            <w:tcW w:w="1404" w:type="dxa"/>
            <w:shd w:val="clear" w:color="auto" w:fill="D6E3BC" w:themeFill="accent3" w:themeFillTint="66"/>
          </w:tcPr>
          <w:p w14:paraId="2F71025E"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TEXT</w:t>
            </w:r>
          </w:p>
        </w:tc>
        <w:tc>
          <w:tcPr>
            <w:tcW w:w="1370" w:type="dxa"/>
          </w:tcPr>
          <w:p w14:paraId="1D749BD4" w14:textId="77777777" w:rsidR="007D0669" w:rsidRPr="00297EDA" w:rsidRDefault="007D0669" w:rsidP="007D0669">
            <w:pPr>
              <w:contextualSpacing/>
              <w:rPr>
                <w:rFonts w:ascii="Gill Sans MT" w:hAnsi="Gill Sans MT"/>
                <w:sz w:val="20"/>
                <w:szCs w:val="20"/>
              </w:rPr>
            </w:pPr>
          </w:p>
        </w:tc>
        <w:tc>
          <w:tcPr>
            <w:tcW w:w="1800" w:type="dxa"/>
          </w:tcPr>
          <w:p w14:paraId="1D8AD907" w14:textId="77777777" w:rsidR="007D0669" w:rsidRPr="00297EDA" w:rsidRDefault="007D0669" w:rsidP="007D0669">
            <w:pPr>
              <w:contextualSpacing/>
              <w:rPr>
                <w:rFonts w:ascii="Gill Sans MT" w:hAnsi="Gill Sans MT"/>
                <w:sz w:val="20"/>
                <w:szCs w:val="20"/>
              </w:rPr>
            </w:pPr>
          </w:p>
        </w:tc>
        <w:tc>
          <w:tcPr>
            <w:tcW w:w="2520" w:type="dxa"/>
          </w:tcPr>
          <w:p w14:paraId="72B4A02E" w14:textId="77777777" w:rsidR="007D0669" w:rsidRPr="00297EDA" w:rsidRDefault="007D0669" w:rsidP="007D0669">
            <w:pPr>
              <w:contextualSpacing/>
              <w:rPr>
                <w:rFonts w:ascii="Gill Sans MT" w:hAnsi="Gill Sans MT"/>
                <w:sz w:val="20"/>
                <w:szCs w:val="20"/>
              </w:rPr>
            </w:pPr>
          </w:p>
        </w:tc>
        <w:tc>
          <w:tcPr>
            <w:tcW w:w="2202" w:type="dxa"/>
          </w:tcPr>
          <w:p w14:paraId="1671FF39" w14:textId="77777777" w:rsidR="007D0669" w:rsidRPr="00297EDA" w:rsidRDefault="007D0669" w:rsidP="007D0669">
            <w:pPr>
              <w:contextualSpacing/>
              <w:rPr>
                <w:rFonts w:ascii="Gill Sans MT" w:hAnsi="Gill Sans MT"/>
                <w:sz w:val="20"/>
                <w:szCs w:val="20"/>
              </w:rPr>
            </w:pPr>
          </w:p>
        </w:tc>
      </w:tr>
      <w:tr w:rsidR="007D0669" w:rsidRPr="00297EDA" w14:paraId="495FDC9A" w14:textId="77777777" w:rsidTr="00C710F5">
        <w:trPr>
          <w:trHeight w:val="647"/>
        </w:trPr>
        <w:tc>
          <w:tcPr>
            <w:tcW w:w="1662" w:type="dxa"/>
          </w:tcPr>
          <w:p w14:paraId="22AC9AC8"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Setting fires before harvesting</w:t>
            </w:r>
          </w:p>
        </w:tc>
        <w:tc>
          <w:tcPr>
            <w:tcW w:w="1882" w:type="dxa"/>
          </w:tcPr>
          <w:p w14:paraId="52BABEA6" w14:textId="77777777" w:rsidR="007D0669" w:rsidRPr="00297EDA" w:rsidRDefault="007D0669" w:rsidP="007D0669">
            <w:pPr>
              <w:contextualSpacing/>
              <w:rPr>
                <w:rFonts w:ascii="Gill Sans MT" w:hAnsi="Gill Sans MT"/>
                <w:sz w:val="20"/>
                <w:szCs w:val="20"/>
              </w:rPr>
            </w:pPr>
          </w:p>
        </w:tc>
        <w:tc>
          <w:tcPr>
            <w:tcW w:w="1404" w:type="dxa"/>
            <w:shd w:val="clear" w:color="auto" w:fill="D6E3BC" w:themeFill="accent3" w:themeFillTint="66"/>
          </w:tcPr>
          <w:p w14:paraId="6130D7E5"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TEXT</w:t>
            </w:r>
          </w:p>
        </w:tc>
        <w:tc>
          <w:tcPr>
            <w:tcW w:w="1370" w:type="dxa"/>
          </w:tcPr>
          <w:p w14:paraId="29D7541E" w14:textId="77777777" w:rsidR="007D0669" w:rsidRPr="00297EDA" w:rsidRDefault="007D0669" w:rsidP="007D0669">
            <w:pPr>
              <w:contextualSpacing/>
              <w:rPr>
                <w:rFonts w:ascii="Gill Sans MT" w:hAnsi="Gill Sans MT"/>
                <w:sz w:val="20"/>
                <w:szCs w:val="20"/>
              </w:rPr>
            </w:pPr>
          </w:p>
        </w:tc>
        <w:tc>
          <w:tcPr>
            <w:tcW w:w="1800" w:type="dxa"/>
          </w:tcPr>
          <w:p w14:paraId="44C2DA44" w14:textId="77777777" w:rsidR="007D0669" w:rsidRPr="00297EDA" w:rsidRDefault="007D0669" w:rsidP="007D0669">
            <w:pPr>
              <w:contextualSpacing/>
              <w:rPr>
                <w:rFonts w:ascii="Gill Sans MT" w:hAnsi="Gill Sans MT"/>
                <w:sz w:val="20"/>
                <w:szCs w:val="20"/>
              </w:rPr>
            </w:pPr>
          </w:p>
        </w:tc>
        <w:tc>
          <w:tcPr>
            <w:tcW w:w="2520" w:type="dxa"/>
          </w:tcPr>
          <w:p w14:paraId="023C349B" w14:textId="77777777" w:rsidR="007D0669" w:rsidRPr="00297EDA" w:rsidRDefault="007D0669" w:rsidP="007D0669">
            <w:pPr>
              <w:contextualSpacing/>
              <w:rPr>
                <w:rFonts w:ascii="Gill Sans MT" w:hAnsi="Gill Sans MT"/>
                <w:sz w:val="20"/>
                <w:szCs w:val="20"/>
              </w:rPr>
            </w:pPr>
          </w:p>
        </w:tc>
        <w:tc>
          <w:tcPr>
            <w:tcW w:w="2202" w:type="dxa"/>
          </w:tcPr>
          <w:p w14:paraId="5ABABFE0" w14:textId="77777777" w:rsidR="007D0669" w:rsidRPr="00297EDA" w:rsidRDefault="007D0669" w:rsidP="007D0669">
            <w:pPr>
              <w:contextualSpacing/>
              <w:rPr>
                <w:rFonts w:ascii="Gill Sans MT" w:hAnsi="Gill Sans MT"/>
                <w:sz w:val="20"/>
                <w:szCs w:val="20"/>
              </w:rPr>
            </w:pPr>
          </w:p>
        </w:tc>
      </w:tr>
      <w:tr w:rsidR="007D0669" w:rsidRPr="00297EDA" w14:paraId="45349CBE" w14:textId="77777777" w:rsidTr="00C710F5">
        <w:trPr>
          <w:trHeight w:val="683"/>
        </w:trPr>
        <w:tc>
          <w:tcPr>
            <w:tcW w:w="1662" w:type="dxa"/>
          </w:tcPr>
          <w:p w14:paraId="7D9EE3D2"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Cutting trees for charcoaling</w:t>
            </w:r>
          </w:p>
          <w:p w14:paraId="5396F45C" w14:textId="77777777" w:rsidR="007D0669" w:rsidRPr="00297EDA" w:rsidRDefault="007D0669" w:rsidP="007D0669">
            <w:pPr>
              <w:contextualSpacing/>
              <w:rPr>
                <w:rFonts w:ascii="Gill Sans MT" w:hAnsi="Gill Sans MT"/>
                <w:sz w:val="20"/>
                <w:szCs w:val="20"/>
              </w:rPr>
            </w:pPr>
          </w:p>
        </w:tc>
        <w:tc>
          <w:tcPr>
            <w:tcW w:w="1882" w:type="dxa"/>
          </w:tcPr>
          <w:p w14:paraId="61295E0A" w14:textId="77777777" w:rsidR="007D0669" w:rsidRPr="00297EDA" w:rsidRDefault="007D0669" w:rsidP="007D0669">
            <w:pPr>
              <w:contextualSpacing/>
              <w:rPr>
                <w:rFonts w:ascii="Gill Sans MT" w:hAnsi="Gill Sans MT"/>
                <w:sz w:val="20"/>
                <w:szCs w:val="20"/>
              </w:rPr>
            </w:pPr>
          </w:p>
        </w:tc>
        <w:tc>
          <w:tcPr>
            <w:tcW w:w="1404" w:type="dxa"/>
            <w:shd w:val="clear" w:color="auto" w:fill="D6E3BC" w:themeFill="accent3" w:themeFillTint="66"/>
          </w:tcPr>
          <w:p w14:paraId="0B097FB3"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TEXT</w:t>
            </w:r>
          </w:p>
        </w:tc>
        <w:tc>
          <w:tcPr>
            <w:tcW w:w="1370" w:type="dxa"/>
          </w:tcPr>
          <w:p w14:paraId="0674B63F" w14:textId="77777777" w:rsidR="007D0669" w:rsidRPr="00297EDA" w:rsidRDefault="007D0669" w:rsidP="007D0669">
            <w:pPr>
              <w:contextualSpacing/>
              <w:rPr>
                <w:rFonts w:ascii="Gill Sans MT" w:hAnsi="Gill Sans MT"/>
                <w:sz w:val="20"/>
                <w:szCs w:val="20"/>
              </w:rPr>
            </w:pPr>
          </w:p>
        </w:tc>
        <w:tc>
          <w:tcPr>
            <w:tcW w:w="1800" w:type="dxa"/>
          </w:tcPr>
          <w:p w14:paraId="4680358D" w14:textId="77777777" w:rsidR="007D0669" w:rsidRPr="00297EDA" w:rsidRDefault="007D0669" w:rsidP="007D0669">
            <w:pPr>
              <w:contextualSpacing/>
              <w:rPr>
                <w:rFonts w:ascii="Gill Sans MT" w:hAnsi="Gill Sans MT"/>
                <w:sz w:val="20"/>
                <w:szCs w:val="20"/>
              </w:rPr>
            </w:pPr>
          </w:p>
        </w:tc>
        <w:tc>
          <w:tcPr>
            <w:tcW w:w="2520" w:type="dxa"/>
          </w:tcPr>
          <w:p w14:paraId="3F933192" w14:textId="77777777" w:rsidR="007D0669" w:rsidRPr="00297EDA" w:rsidRDefault="007D0669" w:rsidP="007D0669">
            <w:pPr>
              <w:contextualSpacing/>
              <w:rPr>
                <w:rFonts w:ascii="Gill Sans MT" w:hAnsi="Gill Sans MT"/>
                <w:sz w:val="20"/>
                <w:szCs w:val="20"/>
              </w:rPr>
            </w:pPr>
          </w:p>
        </w:tc>
        <w:tc>
          <w:tcPr>
            <w:tcW w:w="2202" w:type="dxa"/>
          </w:tcPr>
          <w:p w14:paraId="0CE19598" w14:textId="77777777" w:rsidR="007D0669" w:rsidRPr="00297EDA" w:rsidRDefault="007D0669" w:rsidP="007D0669">
            <w:pPr>
              <w:contextualSpacing/>
              <w:rPr>
                <w:rFonts w:ascii="Gill Sans MT" w:hAnsi="Gill Sans MT"/>
                <w:sz w:val="20"/>
                <w:szCs w:val="20"/>
              </w:rPr>
            </w:pPr>
          </w:p>
        </w:tc>
      </w:tr>
      <w:tr w:rsidR="007D0669" w:rsidRPr="00297EDA" w14:paraId="436B393F" w14:textId="77777777" w:rsidTr="00C710F5">
        <w:trPr>
          <w:trHeight w:val="323"/>
        </w:trPr>
        <w:tc>
          <w:tcPr>
            <w:tcW w:w="1662" w:type="dxa"/>
          </w:tcPr>
          <w:p w14:paraId="0E6E0B87" w14:textId="77777777" w:rsidR="007D0669" w:rsidRPr="00297EDA" w:rsidRDefault="007D0669" w:rsidP="007D0669">
            <w:pPr>
              <w:contextualSpacing/>
              <w:rPr>
                <w:rFonts w:ascii="Gill Sans MT" w:hAnsi="Gill Sans MT"/>
                <w:sz w:val="20"/>
                <w:szCs w:val="20"/>
              </w:rPr>
            </w:pPr>
            <w:r w:rsidRPr="00297EDA">
              <w:rPr>
                <w:rFonts w:ascii="Gill Sans MT" w:hAnsi="Gill Sans MT"/>
                <w:sz w:val="20"/>
                <w:szCs w:val="20"/>
              </w:rPr>
              <w:t xml:space="preserve">Grazing livestock </w:t>
            </w:r>
          </w:p>
          <w:p w14:paraId="2EBD001A" w14:textId="77777777" w:rsidR="007D0669" w:rsidRPr="00297EDA" w:rsidRDefault="007D0669" w:rsidP="007D0669">
            <w:pPr>
              <w:contextualSpacing/>
              <w:rPr>
                <w:rFonts w:ascii="Gill Sans MT" w:hAnsi="Gill Sans MT"/>
                <w:sz w:val="20"/>
                <w:szCs w:val="20"/>
              </w:rPr>
            </w:pPr>
          </w:p>
        </w:tc>
        <w:tc>
          <w:tcPr>
            <w:tcW w:w="1882" w:type="dxa"/>
          </w:tcPr>
          <w:p w14:paraId="23B9B8EB" w14:textId="77777777" w:rsidR="007D0669" w:rsidRPr="00297EDA" w:rsidRDefault="007D0669" w:rsidP="007D0669">
            <w:pPr>
              <w:contextualSpacing/>
              <w:rPr>
                <w:rFonts w:ascii="Gill Sans MT" w:hAnsi="Gill Sans MT"/>
                <w:sz w:val="20"/>
                <w:szCs w:val="20"/>
              </w:rPr>
            </w:pPr>
          </w:p>
        </w:tc>
        <w:tc>
          <w:tcPr>
            <w:tcW w:w="1404" w:type="dxa"/>
            <w:shd w:val="clear" w:color="auto" w:fill="D6E3BC" w:themeFill="accent3" w:themeFillTint="66"/>
          </w:tcPr>
          <w:p w14:paraId="26F7D030" w14:textId="77777777" w:rsidR="007D0669" w:rsidRPr="00297EDA" w:rsidRDefault="007D0669" w:rsidP="007D0669">
            <w:pPr>
              <w:contextualSpacing/>
              <w:rPr>
                <w:rFonts w:ascii="Gill Sans MT" w:hAnsi="Gill Sans MT"/>
                <w:sz w:val="20"/>
                <w:szCs w:val="20"/>
              </w:rPr>
            </w:pPr>
          </w:p>
        </w:tc>
        <w:tc>
          <w:tcPr>
            <w:tcW w:w="1370" w:type="dxa"/>
          </w:tcPr>
          <w:p w14:paraId="0BFA797D" w14:textId="77777777" w:rsidR="007D0669" w:rsidRPr="00297EDA" w:rsidRDefault="007D0669" w:rsidP="007D0669">
            <w:pPr>
              <w:contextualSpacing/>
              <w:rPr>
                <w:rFonts w:ascii="Gill Sans MT" w:hAnsi="Gill Sans MT"/>
                <w:sz w:val="20"/>
                <w:szCs w:val="20"/>
              </w:rPr>
            </w:pPr>
          </w:p>
        </w:tc>
        <w:tc>
          <w:tcPr>
            <w:tcW w:w="1800" w:type="dxa"/>
          </w:tcPr>
          <w:p w14:paraId="23135ECB" w14:textId="77777777" w:rsidR="007D0669" w:rsidRPr="00297EDA" w:rsidRDefault="007D0669" w:rsidP="007D0669">
            <w:pPr>
              <w:contextualSpacing/>
              <w:rPr>
                <w:rFonts w:ascii="Gill Sans MT" w:hAnsi="Gill Sans MT"/>
                <w:sz w:val="20"/>
                <w:szCs w:val="20"/>
              </w:rPr>
            </w:pPr>
          </w:p>
        </w:tc>
        <w:tc>
          <w:tcPr>
            <w:tcW w:w="2520" w:type="dxa"/>
          </w:tcPr>
          <w:p w14:paraId="392855EE" w14:textId="77777777" w:rsidR="007D0669" w:rsidRPr="00297EDA" w:rsidRDefault="007D0669" w:rsidP="007D0669">
            <w:pPr>
              <w:contextualSpacing/>
              <w:rPr>
                <w:rFonts w:ascii="Gill Sans MT" w:hAnsi="Gill Sans MT"/>
                <w:sz w:val="20"/>
                <w:szCs w:val="20"/>
              </w:rPr>
            </w:pPr>
          </w:p>
        </w:tc>
        <w:tc>
          <w:tcPr>
            <w:tcW w:w="2202" w:type="dxa"/>
          </w:tcPr>
          <w:p w14:paraId="5B75708A" w14:textId="77777777" w:rsidR="007D0669" w:rsidRPr="00297EDA" w:rsidRDefault="007D0669" w:rsidP="007D0669">
            <w:pPr>
              <w:contextualSpacing/>
              <w:rPr>
                <w:rFonts w:ascii="Gill Sans MT" w:hAnsi="Gill Sans MT"/>
                <w:sz w:val="20"/>
                <w:szCs w:val="20"/>
              </w:rPr>
            </w:pPr>
          </w:p>
        </w:tc>
      </w:tr>
    </w:tbl>
    <w:p w14:paraId="037FFAEF" w14:textId="77777777" w:rsidR="007D0669" w:rsidRPr="00297EDA" w:rsidRDefault="007D0669" w:rsidP="007D0669">
      <w:pPr>
        <w:spacing w:line="240" w:lineRule="auto"/>
        <w:contextualSpacing/>
        <w:rPr>
          <w:rFonts w:ascii="Gill Sans MT" w:eastAsia="Calibri" w:hAnsi="Gill Sans MT" w:cs="Times New Roman"/>
          <w:color w:val="000000" w:themeColor="text1"/>
          <w:sz w:val="20"/>
          <w:szCs w:val="20"/>
        </w:rPr>
      </w:pPr>
    </w:p>
    <w:tbl>
      <w:tblPr>
        <w:tblW w:w="10810" w:type="dxa"/>
        <w:tblInd w:w="-5" w:type="dxa"/>
        <w:tblLayout w:type="fixed"/>
        <w:tblCellMar>
          <w:left w:w="0" w:type="dxa"/>
          <w:right w:w="0" w:type="dxa"/>
        </w:tblCellMar>
        <w:tblLook w:val="0000" w:firstRow="0" w:lastRow="0" w:firstColumn="0" w:lastColumn="0" w:noHBand="0" w:noVBand="0"/>
      </w:tblPr>
      <w:tblGrid>
        <w:gridCol w:w="190"/>
        <w:gridCol w:w="5940"/>
        <w:gridCol w:w="3690"/>
        <w:gridCol w:w="990"/>
      </w:tblGrid>
      <w:tr w:rsidR="007D0669" w:rsidRPr="00297EDA" w14:paraId="5EA92498" w14:textId="77777777" w:rsidTr="00C710F5">
        <w:trPr>
          <w:trHeight w:val="20"/>
        </w:trPr>
        <w:tc>
          <w:tcPr>
            <w:tcW w:w="190" w:type="dxa"/>
            <w:tcBorders>
              <w:top w:val="single" w:sz="4" w:space="0" w:color="000000"/>
              <w:left w:val="single" w:sz="4" w:space="0" w:color="000000"/>
              <w:bottom w:val="single" w:sz="4" w:space="0" w:color="000000"/>
              <w:right w:val="single" w:sz="4" w:space="0" w:color="000000"/>
            </w:tcBorders>
          </w:tcPr>
          <w:p w14:paraId="5FCA5C84"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5940" w:type="dxa"/>
            <w:tcBorders>
              <w:top w:val="single" w:sz="4" w:space="0" w:color="000000"/>
              <w:left w:val="single" w:sz="4" w:space="0" w:color="000000"/>
              <w:bottom w:val="single" w:sz="4" w:space="0" w:color="000000"/>
            </w:tcBorders>
          </w:tcPr>
          <w:p w14:paraId="714C2EE8" w14:textId="77777777" w:rsidR="007D0669" w:rsidRPr="00297EDA" w:rsidRDefault="007D0669" w:rsidP="007D0669">
            <w:pPr>
              <w:spacing w:line="240" w:lineRule="auto"/>
              <w:contextualSpacing/>
              <w:rPr>
                <w:rFonts w:ascii="Gill Sans MT" w:eastAsia="Calibri" w:hAnsi="Gill Sans MT" w:cs="Times New Roman"/>
                <w:color w:val="000000" w:themeColor="text1"/>
                <w:sz w:val="20"/>
                <w:szCs w:val="20"/>
              </w:rPr>
            </w:pPr>
            <w:r w:rsidRPr="00297EDA">
              <w:rPr>
                <w:rFonts w:ascii="Gill Sans MT" w:eastAsia="Calibri" w:hAnsi="Gill Sans MT" w:cs="Times New Roman"/>
                <w:color w:val="000000" w:themeColor="text1"/>
                <w:sz w:val="20"/>
                <w:szCs w:val="20"/>
              </w:rPr>
              <w:t xml:space="preserve">Who is primarily responsible for the enforcement of these government/official legal rules related to forest/wooded land? </w:t>
            </w:r>
          </w:p>
          <w:p w14:paraId="12B07D42" w14:textId="77777777" w:rsidR="007D0669" w:rsidRPr="00297EDA" w:rsidRDefault="007D0669" w:rsidP="007D0669">
            <w:pPr>
              <w:spacing w:line="240" w:lineRule="auto"/>
              <w:contextualSpacing/>
              <w:rPr>
                <w:rFonts w:ascii="Gill Sans MT" w:hAnsi="Gill Sans MT"/>
                <w:color w:val="000000" w:themeColor="text1"/>
                <w:sz w:val="20"/>
                <w:szCs w:val="20"/>
              </w:rPr>
            </w:pPr>
          </w:p>
        </w:tc>
        <w:tc>
          <w:tcPr>
            <w:tcW w:w="3690" w:type="dxa"/>
            <w:tcBorders>
              <w:top w:val="single" w:sz="4" w:space="0" w:color="000000"/>
              <w:bottom w:val="single" w:sz="4" w:space="0" w:color="000000"/>
              <w:right w:val="single" w:sz="18" w:space="0" w:color="000000"/>
            </w:tcBorders>
          </w:tcPr>
          <w:p w14:paraId="17C213F0"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1-DFO</w:t>
            </w:r>
          </w:p>
          <w:p w14:paraId="0B839231"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2-ZAWA</w:t>
            </w:r>
          </w:p>
          <w:p w14:paraId="518C1786"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3-CRB</w:t>
            </w:r>
          </w:p>
          <w:p w14:paraId="066F5297"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97=Other, please specify</w:t>
            </w:r>
          </w:p>
          <w:p w14:paraId="77C01556" w14:textId="77777777" w:rsidR="007D0669" w:rsidRPr="00297EDA" w:rsidRDefault="007D0669" w:rsidP="007D0669">
            <w:pPr>
              <w:spacing w:line="240" w:lineRule="auto"/>
              <w:contextualSpacing/>
              <w:rPr>
                <w:rFonts w:ascii="Gill Sans MT" w:hAnsi="Gill Sans MT"/>
                <w:color w:val="000000" w:themeColor="text1"/>
                <w:sz w:val="20"/>
                <w:szCs w:val="20"/>
              </w:rPr>
            </w:pPr>
          </w:p>
          <w:p w14:paraId="1EFF8412"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888-Don’t know</w:t>
            </w:r>
          </w:p>
          <w:p w14:paraId="4B7A7BE2"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999-Prefer not to respond</w:t>
            </w:r>
          </w:p>
        </w:tc>
        <w:tc>
          <w:tcPr>
            <w:tcW w:w="990" w:type="dxa"/>
            <w:tcBorders>
              <w:top w:val="single" w:sz="18" w:space="0" w:color="000000"/>
              <w:left w:val="single" w:sz="18" w:space="0" w:color="000000"/>
              <w:bottom w:val="single" w:sz="18" w:space="0" w:color="000000"/>
              <w:right w:val="single" w:sz="18" w:space="0" w:color="000000"/>
            </w:tcBorders>
          </w:tcPr>
          <w:p w14:paraId="34EF62AC" w14:textId="77777777" w:rsidR="007D0669" w:rsidRPr="00297EDA" w:rsidRDefault="007D0669" w:rsidP="007D0669">
            <w:pPr>
              <w:spacing w:line="240" w:lineRule="auto"/>
              <w:contextualSpacing/>
              <w:rPr>
                <w:rFonts w:ascii="Gill Sans MT" w:eastAsia="Calibri" w:hAnsi="Gill Sans MT" w:cs="Times New Roman"/>
                <w:i/>
                <w:color w:val="A6A6A6"/>
                <w:sz w:val="20"/>
                <w:szCs w:val="20"/>
              </w:rPr>
            </w:pPr>
          </w:p>
        </w:tc>
      </w:tr>
      <w:tr w:rsidR="007D0669" w:rsidRPr="00297EDA" w14:paraId="6B7DBF18" w14:textId="77777777" w:rsidTr="00C710F5">
        <w:trPr>
          <w:trHeight w:val="20"/>
        </w:trPr>
        <w:tc>
          <w:tcPr>
            <w:tcW w:w="190" w:type="dxa"/>
            <w:tcBorders>
              <w:top w:val="single" w:sz="4" w:space="0" w:color="000000"/>
              <w:left w:val="single" w:sz="4" w:space="0" w:color="000000"/>
              <w:bottom w:val="single" w:sz="4" w:space="0" w:color="000000"/>
              <w:right w:val="single" w:sz="4" w:space="0" w:color="000000"/>
            </w:tcBorders>
          </w:tcPr>
          <w:p w14:paraId="19EDB955"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5940" w:type="dxa"/>
            <w:tcBorders>
              <w:top w:val="single" w:sz="4" w:space="0" w:color="000000"/>
              <w:left w:val="single" w:sz="4" w:space="0" w:color="000000"/>
              <w:bottom w:val="single" w:sz="4" w:space="0" w:color="000000"/>
            </w:tcBorders>
          </w:tcPr>
          <w:p w14:paraId="4FEBAAC0"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eastAsia="Calibri" w:hAnsi="Gill Sans MT" w:cs="Times New Roman"/>
                <w:color w:val="000000" w:themeColor="text1"/>
                <w:sz w:val="20"/>
                <w:szCs w:val="20"/>
              </w:rPr>
              <w:t xml:space="preserve">How effectively are government/official legal </w:t>
            </w:r>
            <w:r w:rsidRPr="00297EDA">
              <w:rPr>
                <w:rFonts w:ascii="Gill Sans MT" w:eastAsia="Calibri" w:hAnsi="Gill Sans MT" w:cs="Times New Roman"/>
                <w:b/>
                <w:color w:val="000000" w:themeColor="text1"/>
                <w:sz w:val="20"/>
                <w:szCs w:val="20"/>
              </w:rPr>
              <w:t xml:space="preserve">rules </w:t>
            </w:r>
            <w:r w:rsidRPr="00297EDA">
              <w:rPr>
                <w:rFonts w:ascii="Gill Sans MT" w:eastAsia="Calibri" w:hAnsi="Gill Sans MT" w:cs="Times New Roman"/>
                <w:color w:val="000000" w:themeColor="text1"/>
                <w:sz w:val="20"/>
                <w:szCs w:val="20"/>
              </w:rPr>
              <w:t>enforced?</w:t>
            </w:r>
          </w:p>
          <w:p w14:paraId="1F025C6C" w14:textId="77777777" w:rsidR="007D0669" w:rsidRPr="00297EDA" w:rsidRDefault="007D0669" w:rsidP="007D0669">
            <w:pPr>
              <w:spacing w:line="240" w:lineRule="auto"/>
              <w:contextualSpacing/>
              <w:rPr>
                <w:rFonts w:ascii="Gill Sans MT" w:eastAsia="Calibri" w:hAnsi="Gill Sans MT" w:cs="Times New Roman"/>
                <w:color w:val="000000" w:themeColor="text1"/>
                <w:sz w:val="20"/>
                <w:szCs w:val="20"/>
              </w:rPr>
            </w:pPr>
          </w:p>
        </w:tc>
        <w:tc>
          <w:tcPr>
            <w:tcW w:w="3690" w:type="dxa"/>
            <w:tcBorders>
              <w:top w:val="single" w:sz="4" w:space="0" w:color="000000"/>
              <w:bottom w:val="single" w:sz="4" w:space="0" w:color="000000"/>
              <w:right w:val="single" w:sz="18" w:space="0" w:color="000000"/>
            </w:tcBorders>
          </w:tcPr>
          <w:p w14:paraId="38A05874"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1=No</w:t>
            </w:r>
          </w:p>
          <w:p w14:paraId="7A6E1CF9"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 xml:space="preserve">2=Yes </w:t>
            </w:r>
          </w:p>
          <w:p w14:paraId="6D5A7D8E"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888=Don’t know</w:t>
            </w:r>
          </w:p>
          <w:p w14:paraId="438FAF97"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999=Prefer not to respond</w:t>
            </w:r>
          </w:p>
        </w:tc>
        <w:tc>
          <w:tcPr>
            <w:tcW w:w="990" w:type="dxa"/>
            <w:tcBorders>
              <w:top w:val="single" w:sz="18" w:space="0" w:color="000000"/>
              <w:left w:val="single" w:sz="18" w:space="0" w:color="000000"/>
              <w:bottom w:val="single" w:sz="18" w:space="0" w:color="000000"/>
              <w:right w:val="single" w:sz="18" w:space="0" w:color="000000"/>
            </w:tcBorders>
          </w:tcPr>
          <w:p w14:paraId="7A500932" w14:textId="77777777" w:rsidR="007D0669" w:rsidRPr="00297EDA" w:rsidRDefault="007D0669" w:rsidP="007D0669">
            <w:pPr>
              <w:spacing w:line="240" w:lineRule="auto"/>
              <w:contextualSpacing/>
              <w:rPr>
                <w:rFonts w:ascii="Gill Sans MT" w:eastAsia="Calibri" w:hAnsi="Gill Sans MT" w:cs="Times New Roman"/>
                <w:i/>
                <w:color w:val="A6A6A6"/>
                <w:sz w:val="20"/>
                <w:szCs w:val="20"/>
              </w:rPr>
            </w:pPr>
          </w:p>
        </w:tc>
      </w:tr>
      <w:tr w:rsidR="007D0669" w:rsidRPr="00297EDA" w14:paraId="172CE238" w14:textId="77777777" w:rsidTr="00C710F5">
        <w:trPr>
          <w:trHeight w:val="20"/>
        </w:trPr>
        <w:tc>
          <w:tcPr>
            <w:tcW w:w="190" w:type="dxa"/>
            <w:tcBorders>
              <w:top w:val="single" w:sz="4" w:space="0" w:color="000000"/>
              <w:left w:val="single" w:sz="4" w:space="0" w:color="000000"/>
              <w:bottom w:val="single" w:sz="4" w:space="0" w:color="000000"/>
              <w:right w:val="single" w:sz="4" w:space="0" w:color="000000"/>
            </w:tcBorders>
          </w:tcPr>
          <w:p w14:paraId="5218E657"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5940" w:type="dxa"/>
            <w:tcBorders>
              <w:top w:val="single" w:sz="4" w:space="0" w:color="000000"/>
              <w:left w:val="single" w:sz="4" w:space="0" w:color="000000"/>
              <w:bottom w:val="single" w:sz="4" w:space="0" w:color="000000"/>
            </w:tcBorders>
          </w:tcPr>
          <w:p w14:paraId="204983BB"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eastAsia="Calibri" w:hAnsi="Gill Sans MT" w:cs="Times New Roman"/>
                <w:color w:val="000000" w:themeColor="text1"/>
                <w:sz w:val="20"/>
                <w:szCs w:val="20"/>
              </w:rPr>
              <w:t xml:space="preserve">Do you think these government/official legal </w:t>
            </w:r>
            <w:r w:rsidRPr="00297EDA">
              <w:rPr>
                <w:rFonts w:ascii="Gill Sans MT" w:eastAsia="Calibri" w:hAnsi="Gill Sans MT" w:cs="Times New Roman"/>
                <w:b/>
                <w:color w:val="000000" w:themeColor="text1"/>
                <w:sz w:val="20"/>
                <w:szCs w:val="20"/>
              </w:rPr>
              <w:t xml:space="preserve">rules </w:t>
            </w:r>
            <w:r w:rsidRPr="00297EDA">
              <w:rPr>
                <w:rFonts w:ascii="Gill Sans MT" w:eastAsia="Calibri" w:hAnsi="Gill Sans MT" w:cs="Times New Roman"/>
                <w:color w:val="000000" w:themeColor="text1"/>
                <w:sz w:val="20"/>
                <w:szCs w:val="20"/>
              </w:rPr>
              <w:t xml:space="preserve">are fair? </w:t>
            </w:r>
          </w:p>
        </w:tc>
        <w:tc>
          <w:tcPr>
            <w:tcW w:w="3690" w:type="dxa"/>
            <w:tcBorders>
              <w:top w:val="single" w:sz="4" w:space="0" w:color="000000"/>
              <w:bottom w:val="single" w:sz="4" w:space="0" w:color="000000"/>
              <w:right w:val="single" w:sz="18" w:space="0" w:color="000000"/>
            </w:tcBorders>
          </w:tcPr>
          <w:p w14:paraId="3F4F5488"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1=No</w:t>
            </w:r>
          </w:p>
          <w:p w14:paraId="616AB6B4"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 xml:space="preserve">2=Yes </w:t>
            </w:r>
          </w:p>
          <w:p w14:paraId="55EFF44D"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888=Don’t know</w:t>
            </w:r>
          </w:p>
          <w:p w14:paraId="717C10CD"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999=Prefer not to respond</w:t>
            </w:r>
          </w:p>
        </w:tc>
        <w:tc>
          <w:tcPr>
            <w:tcW w:w="990" w:type="dxa"/>
            <w:tcBorders>
              <w:top w:val="single" w:sz="18" w:space="0" w:color="000000"/>
              <w:left w:val="single" w:sz="18" w:space="0" w:color="000000"/>
              <w:bottom w:val="single" w:sz="18" w:space="0" w:color="000000"/>
              <w:right w:val="single" w:sz="18" w:space="0" w:color="000000"/>
            </w:tcBorders>
          </w:tcPr>
          <w:p w14:paraId="3F9D78B7" w14:textId="77777777" w:rsidR="007D0669" w:rsidRPr="00297EDA" w:rsidRDefault="007D0669" w:rsidP="007D0669">
            <w:pPr>
              <w:spacing w:line="240" w:lineRule="auto"/>
              <w:contextualSpacing/>
              <w:rPr>
                <w:rFonts w:ascii="Gill Sans MT" w:eastAsia="Calibri" w:hAnsi="Gill Sans MT" w:cs="Times New Roman"/>
                <w:i/>
                <w:color w:val="A6A6A6"/>
                <w:sz w:val="20"/>
                <w:szCs w:val="20"/>
              </w:rPr>
            </w:pPr>
          </w:p>
        </w:tc>
      </w:tr>
      <w:tr w:rsidR="007D0669" w:rsidRPr="00297EDA" w14:paraId="78B31B6F" w14:textId="77777777" w:rsidTr="00C710F5">
        <w:trPr>
          <w:trHeight w:val="1134"/>
        </w:trPr>
        <w:tc>
          <w:tcPr>
            <w:tcW w:w="190" w:type="dxa"/>
            <w:tcBorders>
              <w:top w:val="single" w:sz="4" w:space="0" w:color="000000"/>
              <w:left w:val="single" w:sz="4" w:space="0" w:color="000000"/>
              <w:bottom w:val="single" w:sz="4" w:space="0" w:color="auto"/>
              <w:right w:val="single" w:sz="4" w:space="0" w:color="000000"/>
            </w:tcBorders>
          </w:tcPr>
          <w:p w14:paraId="2FEF3ABD"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5940" w:type="dxa"/>
            <w:tcBorders>
              <w:top w:val="single" w:sz="4" w:space="0" w:color="000000"/>
              <w:left w:val="single" w:sz="4" w:space="0" w:color="000000"/>
              <w:bottom w:val="single" w:sz="4" w:space="0" w:color="auto"/>
            </w:tcBorders>
          </w:tcPr>
          <w:p w14:paraId="07AD2793" w14:textId="77777777" w:rsidR="007D0669" w:rsidRPr="00297EDA" w:rsidRDefault="007D0669" w:rsidP="007D0669">
            <w:pPr>
              <w:spacing w:line="240" w:lineRule="auto"/>
              <w:contextualSpacing/>
              <w:rPr>
                <w:rFonts w:ascii="Gill Sans MT" w:eastAsia="Calibri" w:hAnsi="Gill Sans MT" w:cs="Times New Roman"/>
                <w:color w:val="000000" w:themeColor="text1"/>
                <w:sz w:val="20"/>
                <w:szCs w:val="20"/>
              </w:rPr>
            </w:pPr>
            <w:r w:rsidRPr="00297EDA">
              <w:rPr>
                <w:rFonts w:ascii="Gill Sans MT" w:eastAsia="Calibri" w:hAnsi="Gill Sans MT" w:cs="Times New Roman"/>
                <w:color w:val="000000" w:themeColor="text1"/>
                <w:sz w:val="20"/>
                <w:szCs w:val="20"/>
              </w:rPr>
              <w:t>Are the government/official legal penalties enforced equally across different groups in your community?</w:t>
            </w:r>
          </w:p>
        </w:tc>
        <w:tc>
          <w:tcPr>
            <w:tcW w:w="3690" w:type="dxa"/>
            <w:tcBorders>
              <w:top w:val="single" w:sz="4" w:space="0" w:color="000000"/>
              <w:bottom w:val="single" w:sz="4" w:space="0" w:color="auto"/>
              <w:right w:val="single" w:sz="18" w:space="0" w:color="000000"/>
            </w:tcBorders>
          </w:tcPr>
          <w:p w14:paraId="18D3EDC0"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1=No</w:t>
            </w:r>
          </w:p>
          <w:p w14:paraId="15548CD5"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 xml:space="preserve">2=Yes </w:t>
            </w:r>
          </w:p>
          <w:p w14:paraId="67AB960D"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888=Don’t know</w:t>
            </w:r>
          </w:p>
          <w:p w14:paraId="3CA86649"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999=Prefer not to respond</w:t>
            </w:r>
          </w:p>
          <w:p w14:paraId="2368D823" w14:textId="77777777" w:rsidR="007D0669" w:rsidRPr="00297EDA" w:rsidRDefault="007D0669" w:rsidP="007D0669">
            <w:pPr>
              <w:spacing w:line="240" w:lineRule="auto"/>
              <w:contextualSpacing/>
              <w:rPr>
                <w:rFonts w:ascii="Gill Sans MT" w:hAnsi="Gill Sans MT"/>
                <w:color w:val="000000" w:themeColor="text1"/>
                <w:sz w:val="20"/>
                <w:szCs w:val="20"/>
              </w:rPr>
            </w:pPr>
          </w:p>
        </w:tc>
        <w:tc>
          <w:tcPr>
            <w:tcW w:w="990" w:type="dxa"/>
            <w:tcBorders>
              <w:top w:val="single" w:sz="18" w:space="0" w:color="000000"/>
              <w:left w:val="single" w:sz="18" w:space="0" w:color="000000"/>
              <w:bottom w:val="single" w:sz="4" w:space="0" w:color="auto"/>
              <w:right w:val="single" w:sz="18" w:space="0" w:color="000000"/>
            </w:tcBorders>
          </w:tcPr>
          <w:p w14:paraId="0838737C" w14:textId="77777777" w:rsidR="007D0669" w:rsidRPr="00297EDA" w:rsidRDefault="007D0669" w:rsidP="007D0669">
            <w:pPr>
              <w:spacing w:line="240" w:lineRule="auto"/>
              <w:contextualSpacing/>
              <w:rPr>
                <w:rFonts w:ascii="Gill Sans MT" w:eastAsia="Calibri" w:hAnsi="Gill Sans MT" w:cs="Times New Roman"/>
                <w:i/>
                <w:color w:val="A6A6A6"/>
                <w:sz w:val="20"/>
                <w:szCs w:val="20"/>
              </w:rPr>
            </w:pPr>
          </w:p>
        </w:tc>
      </w:tr>
      <w:tr w:rsidR="007D0669" w:rsidRPr="00297EDA" w14:paraId="228D7714" w14:textId="77777777" w:rsidTr="00C710F5">
        <w:trPr>
          <w:trHeight w:val="804"/>
        </w:trPr>
        <w:tc>
          <w:tcPr>
            <w:tcW w:w="190" w:type="dxa"/>
            <w:tcBorders>
              <w:top w:val="single" w:sz="4" w:space="0" w:color="auto"/>
              <w:left w:val="single" w:sz="4" w:space="0" w:color="000000"/>
              <w:bottom w:val="single" w:sz="4" w:space="0" w:color="000000"/>
              <w:right w:val="single" w:sz="4" w:space="0" w:color="000000"/>
            </w:tcBorders>
            <w:shd w:val="clear" w:color="auto" w:fill="D6E3BC" w:themeFill="accent3" w:themeFillTint="66"/>
          </w:tcPr>
          <w:p w14:paraId="0A3064CB"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5940" w:type="dxa"/>
            <w:tcBorders>
              <w:top w:val="single" w:sz="4" w:space="0" w:color="auto"/>
              <w:left w:val="single" w:sz="4" w:space="0" w:color="000000"/>
              <w:bottom w:val="single" w:sz="4" w:space="0" w:color="000000"/>
            </w:tcBorders>
            <w:shd w:val="clear" w:color="auto" w:fill="D6E3BC" w:themeFill="accent3" w:themeFillTint="66"/>
          </w:tcPr>
          <w:p w14:paraId="7D976FC6" w14:textId="77777777" w:rsidR="007D0669" w:rsidRPr="00297EDA" w:rsidRDefault="007D0669" w:rsidP="007D0669">
            <w:pPr>
              <w:spacing w:line="240" w:lineRule="auto"/>
              <w:contextualSpacing/>
              <w:rPr>
                <w:rFonts w:ascii="Gill Sans MT" w:eastAsia="Calibri" w:hAnsi="Gill Sans MT" w:cs="Times New Roman"/>
                <w:color w:val="000000" w:themeColor="text1"/>
                <w:sz w:val="20"/>
                <w:szCs w:val="20"/>
              </w:rPr>
            </w:pPr>
            <w:r w:rsidRPr="00297EDA">
              <w:rPr>
                <w:rFonts w:ascii="Gill Sans MT" w:eastAsia="Calibri" w:hAnsi="Gill Sans MT" w:cs="Times New Roman"/>
                <w:color w:val="000000" w:themeColor="text1"/>
                <w:sz w:val="20"/>
                <w:szCs w:val="20"/>
              </w:rPr>
              <w:t xml:space="preserve">If no, please describe. </w:t>
            </w:r>
          </w:p>
        </w:tc>
        <w:tc>
          <w:tcPr>
            <w:tcW w:w="3690" w:type="dxa"/>
            <w:tcBorders>
              <w:top w:val="single" w:sz="4" w:space="0" w:color="auto"/>
              <w:bottom w:val="single" w:sz="4" w:space="0" w:color="000000"/>
              <w:right w:val="single" w:sz="18" w:space="0" w:color="000000"/>
            </w:tcBorders>
            <w:shd w:val="clear" w:color="auto" w:fill="D6E3BC" w:themeFill="accent3" w:themeFillTint="66"/>
          </w:tcPr>
          <w:p w14:paraId="35A7E954" w14:textId="77777777" w:rsidR="007D0669" w:rsidRPr="00297EDA" w:rsidRDefault="007D0669" w:rsidP="007D0669">
            <w:pPr>
              <w:spacing w:line="240" w:lineRule="auto"/>
              <w:contextualSpacing/>
              <w:rPr>
                <w:rFonts w:ascii="Gill Sans MT" w:hAnsi="Gill Sans MT"/>
                <w:color w:val="000000" w:themeColor="text1"/>
                <w:sz w:val="20"/>
                <w:szCs w:val="20"/>
              </w:rPr>
            </w:pPr>
          </w:p>
          <w:p w14:paraId="05AF12A9" w14:textId="77777777" w:rsidR="007D0669" w:rsidRPr="00297EDA" w:rsidRDefault="007D0669" w:rsidP="007D0669">
            <w:pPr>
              <w:spacing w:line="240" w:lineRule="auto"/>
              <w:contextualSpacing/>
              <w:rPr>
                <w:rFonts w:ascii="Gill Sans MT" w:hAnsi="Gill Sans MT"/>
                <w:color w:val="000000" w:themeColor="text1"/>
                <w:sz w:val="20"/>
                <w:szCs w:val="20"/>
              </w:rPr>
            </w:pPr>
          </w:p>
          <w:p w14:paraId="286B9A63" w14:textId="77777777" w:rsidR="007D0669" w:rsidRPr="00297EDA" w:rsidRDefault="007D0669" w:rsidP="007D0669">
            <w:pPr>
              <w:spacing w:line="240" w:lineRule="auto"/>
              <w:contextualSpacing/>
              <w:rPr>
                <w:rFonts w:ascii="Gill Sans MT" w:hAnsi="Gill Sans MT"/>
                <w:color w:val="000000" w:themeColor="text1"/>
                <w:sz w:val="20"/>
                <w:szCs w:val="20"/>
              </w:rPr>
            </w:pPr>
          </w:p>
        </w:tc>
        <w:tc>
          <w:tcPr>
            <w:tcW w:w="990" w:type="dxa"/>
            <w:tcBorders>
              <w:top w:val="single" w:sz="4" w:space="0" w:color="auto"/>
              <w:left w:val="single" w:sz="18" w:space="0" w:color="000000"/>
              <w:bottom w:val="single" w:sz="18" w:space="0" w:color="000000"/>
              <w:right w:val="single" w:sz="18" w:space="0" w:color="000000"/>
            </w:tcBorders>
            <w:shd w:val="clear" w:color="auto" w:fill="D6E3BC" w:themeFill="accent3" w:themeFillTint="66"/>
          </w:tcPr>
          <w:p w14:paraId="430E9C42" w14:textId="77777777" w:rsidR="007D0669" w:rsidRPr="00297EDA" w:rsidRDefault="007D0669" w:rsidP="007D0669">
            <w:pPr>
              <w:spacing w:line="240" w:lineRule="auto"/>
              <w:contextualSpacing/>
              <w:rPr>
                <w:rFonts w:ascii="Gill Sans MT" w:eastAsia="Calibri" w:hAnsi="Gill Sans MT" w:cs="Times New Roman"/>
                <w:i/>
                <w:color w:val="A6A6A6"/>
                <w:sz w:val="20"/>
                <w:szCs w:val="20"/>
              </w:rPr>
            </w:pPr>
          </w:p>
        </w:tc>
      </w:tr>
      <w:tr w:rsidR="007D0669" w:rsidRPr="00297EDA" w14:paraId="19AD9EB9" w14:textId="77777777" w:rsidTr="00C710F5">
        <w:trPr>
          <w:trHeight w:val="1047"/>
        </w:trPr>
        <w:tc>
          <w:tcPr>
            <w:tcW w:w="190" w:type="dxa"/>
            <w:tcBorders>
              <w:top w:val="single" w:sz="4" w:space="0" w:color="000000"/>
              <w:left w:val="single" w:sz="4" w:space="0" w:color="000000"/>
              <w:bottom w:val="single" w:sz="4" w:space="0" w:color="auto"/>
              <w:right w:val="single" w:sz="4" w:space="0" w:color="000000"/>
            </w:tcBorders>
          </w:tcPr>
          <w:p w14:paraId="281E11B5"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5940" w:type="dxa"/>
            <w:tcBorders>
              <w:top w:val="single" w:sz="4" w:space="0" w:color="000000"/>
              <w:left w:val="single" w:sz="4" w:space="0" w:color="000000"/>
              <w:bottom w:val="single" w:sz="4" w:space="0" w:color="auto"/>
            </w:tcBorders>
          </w:tcPr>
          <w:p w14:paraId="249A259F" w14:textId="77777777" w:rsidR="007D0669" w:rsidRPr="00297EDA" w:rsidRDefault="007D0669" w:rsidP="007D0669">
            <w:pPr>
              <w:spacing w:line="240" w:lineRule="auto"/>
              <w:contextualSpacing/>
              <w:rPr>
                <w:rFonts w:ascii="Gill Sans MT" w:eastAsia="Calibri" w:hAnsi="Gill Sans MT" w:cs="Times New Roman"/>
                <w:color w:val="000000" w:themeColor="text1"/>
                <w:sz w:val="20"/>
                <w:szCs w:val="20"/>
              </w:rPr>
            </w:pPr>
            <w:r w:rsidRPr="00297EDA">
              <w:rPr>
                <w:rFonts w:ascii="Gill Sans MT" w:eastAsia="Calibri" w:hAnsi="Gill Sans MT" w:cs="Times New Roman"/>
                <w:color w:val="000000" w:themeColor="text1"/>
                <w:sz w:val="20"/>
                <w:szCs w:val="20"/>
              </w:rPr>
              <w:t xml:space="preserve">Do you think these government/official legal </w:t>
            </w:r>
            <w:r w:rsidRPr="00297EDA">
              <w:rPr>
                <w:rFonts w:ascii="Gill Sans MT" w:eastAsia="Calibri" w:hAnsi="Gill Sans MT" w:cs="Times New Roman"/>
                <w:b/>
                <w:color w:val="000000" w:themeColor="text1"/>
                <w:sz w:val="20"/>
                <w:szCs w:val="20"/>
              </w:rPr>
              <w:t xml:space="preserve">penalties </w:t>
            </w:r>
            <w:r w:rsidRPr="00297EDA">
              <w:rPr>
                <w:rFonts w:ascii="Gill Sans MT" w:eastAsia="Calibri" w:hAnsi="Gill Sans MT" w:cs="Times New Roman"/>
                <w:color w:val="000000" w:themeColor="text1"/>
                <w:sz w:val="20"/>
                <w:szCs w:val="20"/>
              </w:rPr>
              <w:t>are fair?</w:t>
            </w:r>
          </w:p>
          <w:p w14:paraId="48A20892" w14:textId="77777777" w:rsidR="007D0669" w:rsidRPr="00297EDA" w:rsidRDefault="007D0669" w:rsidP="007D0669">
            <w:pPr>
              <w:spacing w:line="240" w:lineRule="auto"/>
              <w:contextualSpacing/>
              <w:rPr>
                <w:rFonts w:ascii="Gill Sans MT" w:eastAsia="Calibri" w:hAnsi="Gill Sans MT" w:cs="Times New Roman"/>
                <w:color w:val="000000" w:themeColor="text1"/>
                <w:sz w:val="20"/>
                <w:szCs w:val="20"/>
              </w:rPr>
            </w:pPr>
          </w:p>
        </w:tc>
        <w:tc>
          <w:tcPr>
            <w:tcW w:w="3690" w:type="dxa"/>
            <w:tcBorders>
              <w:top w:val="single" w:sz="4" w:space="0" w:color="000000"/>
              <w:bottom w:val="single" w:sz="4" w:space="0" w:color="auto"/>
              <w:right w:val="single" w:sz="18" w:space="0" w:color="000000"/>
            </w:tcBorders>
          </w:tcPr>
          <w:p w14:paraId="0B2FB1A4"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1=No</w:t>
            </w:r>
          </w:p>
          <w:p w14:paraId="3FBEA9EF"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 xml:space="preserve">2=Yes </w:t>
            </w:r>
          </w:p>
          <w:p w14:paraId="108A08FF"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888=Don’t know</w:t>
            </w:r>
          </w:p>
          <w:p w14:paraId="1A87E9F1" w14:textId="77777777" w:rsidR="007D0669" w:rsidRPr="00297EDA" w:rsidRDefault="007D0669" w:rsidP="007D0669">
            <w:pPr>
              <w:spacing w:line="240" w:lineRule="auto"/>
              <w:contextualSpacing/>
              <w:rPr>
                <w:rFonts w:ascii="Gill Sans MT" w:hAnsi="Gill Sans MT"/>
                <w:color w:val="000000" w:themeColor="text1"/>
                <w:sz w:val="20"/>
                <w:szCs w:val="20"/>
              </w:rPr>
            </w:pPr>
            <w:r w:rsidRPr="00297EDA">
              <w:rPr>
                <w:rFonts w:ascii="Gill Sans MT" w:hAnsi="Gill Sans MT"/>
                <w:color w:val="000000" w:themeColor="text1"/>
                <w:sz w:val="20"/>
                <w:szCs w:val="20"/>
              </w:rPr>
              <w:t>999=Prefer not to respond</w:t>
            </w:r>
          </w:p>
          <w:p w14:paraId="6B268B14" w14:textId="77777777" w:rsidR="007D0669" w:rsidRPr="00297EDA" w:rsidRDefault="007D0669" w:rsidP="007D0669">
            <w:pPr>
              <w:spacing w:line="240" w:lineRule="auto"/>
              <w:contextualSpacing/>
              <w:rPr>
                <w:rFonts w:ascii="Gill Sans MT" w:hAnsi="Gill Sans MT"/>
                <w:color w:val="000000" w:themeColor="text1"/>
                <w:sz w:val="20"/>
                <w:szCs w:val="20"/>
              </w:rPr>
            </w:pPr>
          </w:p>
        </w:tc>
        <w:tc>
          <w:tcPr>
            <w:tcW w:w="990" w:type="dxa"/>
            <w:tcBorders>
              <w:top w:val="single" w:sz="18" w:space="0" w:color="000000"/>
              <w:left w:val="single" w:sz="18" w:space="0" w:color="000000"/>
              <w:bottom w:val="single" w:sz="4" w:space="0" w:color="auto"/>
              <w:right w:val="single" w:sz="18" w:space="0" w:color="000000"/>
            </w:tcBorders>
          </w:tcPr>
          <w:p w14:paraId="40B277E0" w14:textId="77777777" w:rsidR="007D0669" w:rsidRPr="00297EDA" w:rsidRDefault="007D0669" w:rsidP="007D0669">
            <w:pPr>
              <w:spacing w:line="240" w:lineRule="auto"/>
              <w:contextualSpacing/>
              <w:rPr>
                <w:rFonts w:ascii="Gill Sans MT" w:eastAsia="Calibri" w:hAnsi="Gill Sans MT" w:cs="Times New Roman"/>
                <w:i/>
                <w:color w:val="A6A6A6"/>
                <w:sz w:val="20"/>
                <w:szCs w:val="20"/>
              </w:rPr>
            </w:pPr>
          </w:p>
        </w:tc>
      </w:tr>
      <w:tr w:rsidR="007D0669" w:rsidRPr="00297EDA" w14:paraId="23DA3C9C" w14:textId="77777777" w:rsidTr="00C710F5">
        <w:trPr>
          <w:trHeight w:val="891"/>
        </w:trPr>
        <w:tc>
          <w:tcPr>
            <w:tcW w:w="190" w:type="dxa"/>
            <w:tcBorders>
              <w:top w:val="single" w:sz="4" w:space="0" w:color="auto"/>
              <w:left w:val="single" w:sz="4" w:space="0" w:color="000000"/>
              <w:bottom w:val="single" w:sz="4" w:space="0" w:color="000000"/>
              <w:right w:val="single" w:sz="4" w:space="0" w:color="000000"/>
            </w:tcBorders>
            <w:shd w:val="clear" w:color="auto" w:fill="D6E3BC" w:themeFill="accent3" w:themeFillTint="66"/>
          </w:tcPr>
          <w:p w14:paraId="34AEEA96" w14:textId="77777777" w:rsidR="007D0669" w:rsidRPr="00297EDA" w:rsidRDefault="007D0669" w:rsidP="007D0669">
            <w:pPr>
              <w:spacing w:line="240" w:lineRule="auto"/>
              <w:contextualSpacing/>
              <w:rPr>
                <w:rFonts w:ascii="Gill Sans MT" w:eastAsia="Calibri" w:hAnsi="Gill Sans MT" w:cs="Times New Roman"/>
                <w:sz w:val="20"/>
                <w:szCs w:val="20"/>
              </w:rPr>
            </w:pPr>
          </w:p>
        </w:tc>
        <w:tc>
          <w:tcPr>
            <w:tcW w:w="5940" w:type="dxa"/>
            <w:tcBorders>
              <w:top w:val="single" w:sz="4" w:space="0" w:color="auto"/>
              <w:left w:val="single" w:sz="4" w:space="0" w:color="000000"/>
              <w:bottom w:val="single" w:sz="4" w:space="0" w:color="000000"/>
            </w:tcBorders>
            <w:shd w:val="clear" w:color="auto" w:fill="D6E3BC" w:themeFill="accent3" w:themeFillTint="66"/>
          </w:tcPr>
          <w:p w14:paraId="356A4BFE" w14:textId="77777777" w:rsidR="007D0669" w:rsidRPr="00297EDA" w:rsidRDefault="007D0669" w:rsidP="007D0669">
            <w:pPr>
              <w:spacing w:line="240" w:lineRule="auto"/>
              <w:contextualSpacing/>
              <w:rPr>
                <w:rFonts w:ascii="Gill Sans MT" w:eastAsia="Calibri" w:hAnsi="Gill Sans MT" w:cs="Times New Roman"/>
                <w:color w:val="000000" w:themeColor="text1"/>
                <w:sz w:val="20"/>
                <w:szCs w:val="20"/>
              </w:rPr>
            </w:pPr>
            <w:r w:rsidRPr="00297EDA">
              <w:rPr>
                <w:rFonts w:ascii="Gill Sans MT" w:eastAsia="Calibri" w:hAnsi="Gill Sans MT" w:cs="Times New Roman"/>
                <w:color w:val="000000" w:themeColor="text1"/>
                <w:sz w:val="20"/>
                <w:szCs w:val="20"/>
              </w:rPr>
              <w:t xml:space="preserve">If no, please describe. </w:t>
            </w:r>
          </w:p>
        </w:tc>
        <w:tc>
          <w:tcPr>
            <w:tcW w:w="3690" w:type="dxa"/>
            <w:tcBorders>
              <w:top w:val="single" w:sz="4" w:space="0" w:color="auto"/>
              <w:bottom w:val="single" w:sz="4" w:space="0" w:color="000000"/>
              <w:right w:val="single" w:sz="18" w:space="0" w:color="000000"/>
            </w:tcBorders>
            <w:shd w:val="clear" w:color="auto" w:fill="D6E3BC" w:themeFill="accent3" w:themeFillTint="66"/>
          </w:tcPr>
          <w:p w14:paraId="49F21E66" w14:textId="77777777" w:rsidR="007D0669" w:rsidRPr="00297EDA" w:rsidRDefault="007D0669" w:rsidP="007D0669">
            <w:pPr>
              <w:spacing w:line="240" w:lineRule="auto"/>
              <w:contextualSpacing/>
              <w:rPr>
                <w:rFonts w:ascii="Gill Sans MT" w:hAnsi="Gill Sans MT"/>
                <w:color w:val="000000" w:themeColor="text1"/>
                <w:sz w:val="20"/>
                <w:szCs w:val="20"/>
              </w:rPr>
            </w:pPr>
          </w:p>
          <w:p w14:paraId="688501B3" w14:textId="77777777" w:rsidR="007D0669" w:rsidRPr="00297EDA" w:rsidRDefault="007D0669" w:rsidP="007D0669">
            <w:pPr>
              <w:spacing w:line="240" w:lineRule="auto"/>
              <w:contextualSpacing/>
              <w:rPr>
                <w:rFonts w:ascii="Gill Sans MT" w:hAnsi="Gill Sans MT"/>
                <w:color w:val="000000" w:themeColor="text1"/>
                <w:sz w:val="20"/>
                <w:szCs w:val="20"/>
              </w:rPr>
            </w:pPr>
          </w:p>
          <w:p w14:paraId="519F1747" w14:textId="77777777" w:rsidR="007D0669" w:rsidRPr="00297EDA" w:rsidRDefault="007D0669" w:rsidP="007D0669">
            <w:pPr>
              <w:spacing w:line="240" w:lineRule="auto"/>
              <w:contextualSpacing/>
              <w:rPr>
                <w:rFonts w:ascii="Gill Sans MT" w:hAnsi="Gill Sans MT"/>
                <w:color w:val="000000" w:themeColor="text1"/>
                <w:sz w:val="20"/>
                <w:szCs w:val="20"/>
              </w:rPr>
            </w:pPr>
          </w:p>
        </w:tc>
        <w:tc>
          <w:tcPr>
            <w:tcW w:w="990" w:type="dxa"/>
            <w:tcBorders>
              <w:top w:val="single" w:sz="4" w:space="0" w:color="auto"/>
              <w:left w:val="single" w:sz="18" w:space="0" w:color="000000"/>
              <w:bottom w:val="single" w:sz="18" w:space="0" w:color="000000"/>
              <w:right w:val="single" w:sz="18" w:space="0" w:color="000000"/>
            </w:tcBorders>
            <w:shd w:val="clear" w:color="auto" w:fill="D6E3BC" w:themeFill="accent3" w:themeFillTint="66"/>
          </w:tcPr>
          <w:p w14:paraId="5F4CE42B" w14:textId="77777777" w:rsidR="007D0669" w:rsidRPr="00297EDA" w:rsidRDefault="007D0669" w:rsidP="007D0669">
            <w:pPr>
              <w:spacing w:line="240" w:lineRule="auto"/>
              <w:contextualSpacing/>
              <w:rPr>
                <w:rFonts w:ascii="Gill Sans MT" w:eastAsia="Calibri" w:hAnsi="Gill Sans MT" w:cs="Times New Roman"/>
                <w:i/>
                <w:color w:val="A6A6A6"/>
                <w:sz w:val="20"/>
                <w:szCs w:val="20"/>
              </w:rPr>
            </w:pPr>
          </w:p>
        </w:tc>
      </w:tr>
    </w:tbl>
    <w:p w14:paraId="0653F13C" w14:textId="77777777" w:rsidR="007D0669" w:rsidRPr="00297EDA" w:rsidRDefault="007D0669" w:rsidP="007D0669">
      <w:pPr>
        <w:spacing w:line="240" w:lineRule="auto"/>
        <w:contextualSpacing/>
        <w:rPr>
          <w:rFonts w:ascii="Gill Sans MT" w:hAnsi="Gill Sans MT"/>
          <w:b/>
          <w:sz w:val="20"/>
          <w:szCs w:val="20"/>
          <w:u w:val="single"/>
        </w:rPr>
      </w:pPr>
    </w:p>
    <w:p w14:paraId="24919A79" w14:textId="77777777" w:rsidR="007D0669" w:rsidRDefault="007D0669" w:rsidP="007D0669">
      <w:pPr>
        <w:pStyle w:val="Header"/>
        <w:tabs>
          <w:tab w:val="clear" w:pos="4680"/>
          <w:tab w:val="clear" w:pos="9360"/>
        </w:tabs>
        <w:contextualSpacing/>
        <w:rPr>
          <w:rFonts w:ascii="Gill Sans MT" w:eastAsia="Calibri" w:hAnsi="Gill Sans MT" w:cs="Times New Roman"/>
          <w:sz w:val="20"/>
          <w:szCs w:val="20"/>
        </w:rPr>
      </w:pPr>
    </w:p>
    <w:p w14:paraId="77BF9751" w14:textId="77777777" w:rsidR="007D0669" w:rsidRDefault="007D0669" w:rsidP="007D0669">
      <w:pPr>
        <w:pStyle w:val="Header"/>
        <w:tabs>
          <w:tab w:val="clear" w:pos="4680"/>
          <w:tab w:val="clear" w:pos="9360"/>
        </w:tabs>
        <w:contextualSpacing/>
        <w:rPr>
          <w:rFonts w:ascii="Gill Sans MT" w:eastAsia="Calibri" w:hAnsi="Gill Sans MT" w:cs="Times New Roman"/>
          <w:sz w:val="20"/>
          <w:szCs w:val="20"/>
        </w:rPr>
      </w:pPr>
    </w:p>
    <w:p w14:paraId="00DFCB8F" w14:textId="77777777" w:rsidR="007D0669" w:rsidRDefault="007D0669" w:rsidP="007D0669">
      <w:pPr>
        <w:pStyle w:val="Header"/>
        <w:tabs>
          <w:tab w:val="clear" w:pos="4680"/>
          <w:tab w:val="clear" w:pos="9360"/>
        </w:tabs>
        <w:contextualSpacing/>
        <w:rPr>
          <w:rFonts w:ascii="Gill Sans MT" w:eastAsia="Calibri" w:hAnsi="Gill Sans MT" w:cs="Times New Roman"/>
          <w:sz w:val="20"/>
          <w:szCs w:val="20"/>
        </w:rPr>
      </w:pPr>
    </w:p>
    <w:p w14:paraId="2490D7E3" w14:textId="77777777" w:rsidR="007D0669" w:rsidRPr="00FF0B18" w:rsidRDefault="007D0669" w:rsidP="007D0669">
      <w:pPr>
        <w:pStyle w:val="Header"/>
        <w:tabs>
          <w:tab w:val="clear" w:pos="4680"/>
          <w:tab w:val="clear" w:pos="9360"/>
        </w:tabs>
        <w:contextualSpacing/>
        <w:rPr>
          <w:rFonts w:ascii="Gill Sans MT" w:eastAsia="Calibri" w:hAnsi="Gill Sans MT" w:cs="Times New Roman"/>
          <w:sz w:val="20"/>
          <w:szCs w:val="20"/>
        </w:rPr>
      </w:pPr>
    </w:p>
    <w:p w14:paraId="536F446A" w14:textId="77777777" w:rsidR="00962095" w:rsidRPr="00F71A9A" w:rsidRDefault="00962095" w:rsidP="007D0669">
      <w:pPr>
        <w:spacing w:after="0" w:line="240" w:lineRule="auto"/>
        <w:contextualSpacing/>
        <w:rPr>
          <w:rFonts w:ascii="Gill Sans MT" w:hAnsi="Gill Sans MT"/>
          <w:sz w:val="20"/>
          <w:szCs w:val="20"/>
        </w:rPr>
      </w:pPr>
    </w:p>
    <w:tbl>
      <w:tblPr>
        <w:tblStyle w:val="TableGrid"/>
        <w:tblW w:w="0" w:type="auto"/>
        <w:tblLook w:val="04A0" w:firstRow="1" w:lastRow="0" w:firstColumn="1" w:lastColumn="0" w:noHBand="0" w:noVBand="1"/>
        <w:tblPrChange w:id="261" w:author="Heather Huntington" w:date="2014-11-18T10:41:00Z">
          <w:tblPr>
            <w:tblStyle w:val="TableGrid"/>
            <w:tblW w:w="0" w:type="auto"/>
            <w:tblLook w:val="04A0" w:firstRow="1" w:lastRow="0" w:firstColumn="1" w:lastColumn="0" w:noHBand="0" w:noVBand="1"/>
          </w:tblPr>
        </w:tblPrChange>
      </w:tblPr>
      <w:tblGrid>
        <w:gridCol w:w="13176"/>
        <w:tblGridChange w:id="262">
          <w:tblGrid>
            <w:gridCol w:w="13176"/>
          </w:tblGrid>
        </w:tblGridChange>
      </w:tblGrid>
      <w:tr w:rsidR="0037077C" w14:paraId="79A592E0" w14:textId="77777777" w:rsidTr="000A6B61">
        <w:tc>
          <w:tcPr>
            <w:tcW w:w="13176" w:type="dxa"/>
            <w:shd w:val="clear" w:color="auto" w:fill="auto"/>
            <w:tcPrChange w:id="263" w:author="Heather Huntington" w:date="2014-11-18T10:41:00Z">
              <w:tcPr>
                <w:tcW w:w="13176" w:type="dxa"/>
                <w:shd w:val="clear" w:color="auto" w:fill="D6E3BC" w:themeFill="accent3" w:themeFillTint="66"/>
              </w:tcPr>
            </w:tcPrChange>
          </w:tcPr>
          <w:p w14:paraId="3A712327" w14:textId="0557A394" w:rsidR="000A6B61" w:rsidRDefault="0037077C" w:rsidP="007D0669">
            <w:pPr>
              <w:pStyle w:val="CommentText"/>
              <w:contextualSpacing/>
              <w:rPr>
                <w:ins w:id="264" w:author="Heather Huntington" w:date="2014-11-18T10:40:00Z"/>
                <w:rFonts w:ascii="Gill Sans MT" w:hAnsi="Gill Sans MT" w:cs="TimesNewRomanPSMT"/>
              </w:rPr>
            </w:pPr>
            <w:r w:rsidRPr="00F71A9A">
              <w:rPr>
                <w:rFonts w:ascii="Gill Sans MT" w:hAnsi="Gill Sans MT" w:cs="TimesNewRomanPSMT"/>
              </w:rPr>
              <w:t xml:space="preserve">In the past three years, have there been changes in access to government agencies responsible of forest </w:t>
            </w:r>
            <w:commentRangeStart w:id="265"/>
            <w:r w:rsidRPr="00F71A9A">
              <w:rPr>
                <w:rFonts w:ascii="Gill Sans MT" w:hAnsi="Gill Sans MT" w:cs="TimesNewRomanPSMT"/>
              </w:rPr>
              <w:t>management</w:t>
            </w:r>
            <w:commentRangeEnd w:id="265"/>
            <w:r w:rsidR="007577BA">
              <w:rPr>
                <w:rStyle w:val="CommentReference"/>
              </w:rPr>
              <w:commentReference w:id="265"/>
            </w:r>
            <w:r w:rsidRPr="00F71A9A">
              <w:rPr>
                <w:rFonts w:ascii="Gill Sans MT" w:hAnsi="Gill Sans MT" w:cs="TimesNewRomanPSMT"/>
              </w:rPr>
              <w:t>?</w:t>
            </w:r>
            <w:ins w:id="266" w:author="Heather Huntington" w:date="2014-11-18T10:40:00Z">
              <w:r w:rsidR="000A6B61">
                <w:rPr>
                  <w:rFonts w:ascii="Gill Sans MT" w:hAnsi="Gill Sans MT" w:cs="TimesNewRomanPSMT"/>
                </w:rPr>
                <w:t xml:space="preserve"> </w:t>
              </w:r>
            </w:ins>
          </w:p>
          <w:p w14:paraId="068E85B5" w14:textId="77777777" w:rsidR="000A6B61" w:rsidRDefault="000A6B61" w:rsidP="000A6B61">
            <w:pPr>
              <w:pStyle w:val="CommentText"/>
              <w:numPr>
                <w:ilvl w:val="0"/>
                <w:numId w:val="13"/>
              </w:numPr>
              <w:contextualSpacing/>
              <w:rPr>
                <w:ins w:id="267" w:author="Heather Huntington" w:date="2014-11-18T10:41:00Z"/>
                <w:rFonts w:ascii="Gill Sans MT" w:hAnsi="Gill Sans MT" w:cs="TimesNewRomanPSMT"/>
              </w:rPr>
            </w:pPr>
            <w:ins w:id="268" w:author="Heather Huntington" w:date="2014-11-18T10:41:00Z">
              <w:r>
                <w:rPr>
                  <w:rFonts w:ascii="Gill Sans MT" w:hAnsi="Gill Sans MT" w:cs="TimesNewRomanPSMT"/>
                </w:rPr>
                <w:t>Access has increased greatly</w:t>
              </w:r>
            </w:ins>
          </w:p>
          <w:p w14:paraId="24AC25BB" w14:textId="77777777" w:rsidR="000A6B61" w:rsidRDefault="000A6B61" w:rsidP="000A6B61">
            <w:pPr>
              <w:pStyle w:val="CommentText"/>
              <w:numPr>
                <w:ilvl w:val="0"/>
                <w:numId w:val="13"/>
              </w:numPr>
              <w:contextualSpacing/>
              <w:rPr>
                <w:ins w:id="269" w:author="Heather Huntington" w:date="2014-11-18T10:41:00Z"/>
                <w:rFonts w:ascii="Gill Sans MT" w:hAnsi="Gill Sans MT" w:cs="TimesNewRomanPSMT"/>
              </w:rPr>
            </w:pPr>
            <w:ins w:id="270" w:author="Heather Huntington" w:date="2014-11-18T10:41:00Z">
              <w:r>
                <w:rPr>
                  <w:rFonts w:ascii="Gill Sans MT" w:hAnsi="Gill Sans MT" w:cs="TimesNewRomanPSMT"/>
                </w:rPr>
                <w:t>Access has increased a little</w:t>
              </w:r>
            </w:ins>
          </w:p>
          <w:p w14:paraId="7B303A84" w14:textId="77777777" w:rsidR="000A6B61" w:rsidRDefault="000A6B61" w:rsidP="000A6B61">
            <w:pPr>
              <w:pStyle w:val="CommentText"/>
              <w:numPr>
                <w:ilvl w:val="0"/>
                <w:numId w:val="13"/>
              </w:numPr>
              <w:contextualSpacing/>
              <w:rPr>
                <w:ins w:id="271" w:author="Heather Huntington" w:date="2014-11-18T10:41:00Z"/>
                <w:rFonts w:ascii="Gill Sans MT" w:hAnsi="Gill Sans MT" w:cs="TimesNewRomanPSMT"/>
              </w:rPr>
            </w:pPr>
            <w:ins w:id="272" w:author="Heather Huntington" w:date="2014-11-18T10:41:00Z">
              <w:r>
                <w:rPr>
                  <w:rFonts w:ascii="Gill Sans MT" w:hAnsi="Gill Sans MT" w:cs="TimesNewRomanPSMT"/>
                </w:rPr>
                <w:t>No change in access</w:t>
              </w:r>
            </w:ins>
          </w:p>
          <w:p w14:paraId="0441D404" w14:textId="77777777" w:rsidR="000A6B61" w:rsidRDefault="000A6B61" w:rsidP="000A6B61">
            <w:pPr>
              <w:pStyle w:val="CommentText"/>
              <w:numPr>
                <w:ilvl w:val="0"/>
                <w:numId w:val="13"/>
              </w:numPr>
              <w:contextualSpacing/>
              <w:rPr>
                <w:ins w:id="273" w:author="Heather Huntington" w:date="2014-11-18T10:41:00Z"/>
                <w:rFonts w:ascii="Gill Sans MT" w:hAnsi="Gill Sans MT" w:cs="TimesNewRomanPSMT"/>
              </w:rPr>
            </w:pPr>
            <w:ins w:id="274" w:author="Heather Huntington" w:date="2014-11-18T10:41:00Z">
              <w:r>
                <w:rPr>
                  <w:rFonts w:ascii="Gill Sans MT" w:hAnsi="Gill Sans MT" w:cs="TimesNewRomanPSMT"/>
                </w:rPr>
                <w:t>Access has decreased a little</w:t>
              </w:r>
            </w:ins>
          </w:p>
          <w:p w14:paraId="6C6F4CE1" w14:textId="77777777" w:rsidR="000A6B61" w:rsidRPr="00F71A9A" w:rsidRDefault="000A6B61" w:rsidP="000A6B61">
            <w:pPr>
              <w:pStyle w:val="CommentText"/>
              <w:numPr>
                <w:ilvl w:val="0"/>
                <w:numId w:val="13"/>
              </w:numPr>
              <w:contextualSpacing/>
              <w:rPr>
                <w:ins w:id="275" w:author="Heather Huntington" w:date="2014-11-18T10:41:00Z"/>
                <w:rFonts w:ascii="Gill Sans MT" w:hAnsi="Gill Sans MT" w:cs="TimesNewRomanPSMT"/>
              </w:rPr>
            </w:pPr>
            <w:ins w:id="276" w:author="Heather Huntington" w:date="2014-11-18T10:41:00Z">
              <w:r>
                <w:rPr>
                  <w:rFonts w:ascii="Gill Sans MT" w:hAnsi="Gill Sans MT" w:cs="TimesNewRomanPSMT"/>
                </w:rPr>
                <w:t xml:space="preserve">Access has decreased greatly </w:t>
              </w:r>
            </w:ins>
          </w:p>
          <w:p w14:paraId="7F4E992F" w14:textId="7A82CA0E" w:rsidR="000A6B61" w:rsidRPr="00F71A9A" w:rsidDel="000A6B61" w:rsidRDefault="000A6B61" w:rsidP="000A6B61">
            <w:pPr>
              <w:pStyle w:val="CommentText"/>
              <w:numPr>
                <w:ilvl w:val="0"/>
                <w:numId w:val="13"/>
              </w:numPr>
              <w:contextualSpacing/>
              <w:rPr>
                <w:del w:id="277" w:author="Heather Huntington" w:date="2014-11-18T10:41:00Z"/>
                <w:rFonts w:ascii="Gill Sans MT" w:hAnsi="Gill Sans MT" w:cs="TimesNewRomanPSMT"/>
              </w:rPr>
              <w:pPrChange w:id="278" w:author="Heather Huntington" w:date="2014-11-18T10:40:00Z">
                <w:pPr>
                  <w:pStyle w:val="CommentText"/>
                  <w:contextualSpacing/>
                </w:pPr>
              </w:pPrChange>
            </w:pPr>
          </w:p>
          <w:p w14:paraId="5B362332" w14:textId="77777777" w:rsidR="0037077C" w:rsidDel="000A6B61" w:rsidRDefault="0037077C" w:rsidP="007D0669">
            <w:pPr>
              <w:contextualSpacing/>
              <w:rPr>
                <w:del w:id="279" w:author="Heather Huntington" w:date="2014-11-18T10:41:00Z"/>
                <w:rFonts w:ascii="Gill Sans MT" w:hAnsi="Gill Sans MT"/>
                <w:sz w:val="20"/>
                <w:szCs w:val="20"/>
              </w:rPr>
            </w:pPr>
          </w:p>
          <w:p w14:paraId="77BBC5F0" w14:textId="77777777" w:rsidR="0037077C" w:rsidRDefault="0037077C" w:rsidP="007D0669">
            <w:pPr>
              <w:contextualSpacing/>
              <w:rPr>
                <w:rFonts w:ascii="Gill Sans MT" w:hAnsi="Gill Sans MT"/>
                <w:sz w:val="20"/>
                <w:szCs w:val="20"/>
              </w:rPr>
            </w:pPr>
          </w:p>
        </w:tc>
      </w:tr>
      <w:tr w:rsidR="0037077C" w14:paraId="139F4008" w14:textId="77777777" w:rsidTr="000A6B61">
        <w:tc>
          <w:tcPr>
            <w:tcW w:w="13176" w:type="dxa"/>
            <w:shd w:val="clear" w:color="auto" w:fill="auto"/>
            <w:tcPrChange w:id="280" w:author="Heather Huntington" w:date="2014-11-18T10:41:00Z">
              <w:tcPr>
                <w:tcW w:w="13176" w:type="dxa"/>
                <w:shd w:val="clear" w:color="auto" w:fill="D6E3BC" w:themeFill="accent3" w:themeFillTint="66"/>
              </w:tcPr>
            </w:tcPrChange>
          </w:tcPr>
          <w:p w14:paraId="3509BD98" w14:textId="77777777" w:rsidR="0037077C" w:rsidRPr="00F71A9A" w:rsidRDefault="0037077C" w:rsidP="007D0669">
            <w:pPr>
              <w:pStyle w:val="CommentText"/>
              <w:contextualSpacing/>
              <w:rPr>
                <w:rFonts w:ascii="Gill Sans MT" w:hAnsi="Gill Sans MT" w:cs="TimesNewRomanPSMT"/>
              </w:rPr>
            </w:pPr>
            <w:r w:rsidRPr="00F71A9A">
              <w:rPr>
                <w:rFonts w:ascii="Gill Sans MT" w:hAnsi="Gill Sans MT" w:cs="TimesNewRomanPSMT"/>
              </w:rPr>
              <w:t xml:space="preserve">In the past three years, have there been changes in access to judicial processes linked to forestlands and forest </w:t>
            </w:r>
            <w:commentRangeStart w:id="281"/>
            <w:r w:rsidRPr="00F71A9A">
              <w:rPr>
                <w:rFonts w:ascii="Gill Sans MT" w:hAnsi="Gill Sans MT" w:cs="TimesNewRomanPSMT"/>
              </w:rPr>
              <w:t>resources</w:t>
            </w:r>
            <w:commentRangeEnd w:id="281"/>
            <w:r w:rsidR="007577BA">
              <w:rPr>
                <w:rStyle w:val="CommentReference"/>
              </w:rPr>
              <w:commentReference w:id="281"/>
            </w:r>
            <w:r w:rsidRPr="00F71A9A">
              <w:rPr>
                <w:rFonts w:ascii="Gill Sans MT" w:hAnsi="Gill Sans MT" w:cs="TimesNewRomanPSMT"/>
              </w:rPr>
              <w:t>?</w:t>
            </w:r>
          </w:p>
          <w:p w14:paraId="04E5531F" w14:textId="77777777" w:rsidR="000A6B61" w:rsidRDefault="000A6B61" w:rsidP="000A6B61">
            <w:pPr>
              <w:pStyle w:val="CommentText"/>
              <w:numPr>
                <w:ilvl w:val="0"/>
                <w:numId w:val="14"/>
              </w:numPr>
              <w:contextualSpacing/>
              <w:rPr>
                <w:ins w:id="282" w:author="Heather Huntington" w:date="2014-11-18T10:41:00Z"/>
                <w:rFonts w:ascii="Gill Sans MT" w:hAnsi="Gill Sans MT" w:cs="TimesNewRomanPSMT"/>
              </w:rPr>
            </w:pPr>
            <w:ins w:id="283" w:author="Heather Huntington" w:date="2014-11-18T10:41:00Z">
              <w:r>
                <w:rPr>
                  <w:rFonts w:ascii="Gill Sans MT" w:hAnsi="Gill Sans MT" w:cs="TimesNewRomanPSMT"/>
                </w:rPr>
                <w:t>Access has increased greatly</w:t>
              </w:r>
            </w:ins>
          </w:p>
          <w:p w14:paraId="6CB277A5" w14:textId="77777777" w:rsidR="000A6B61" w:rsidRDefault="000A6B61" w:rsidP="000A6B61">
            <w:pPr>
              <w:pStyle w:val="CommentText"/>
              <w:numPr>
                <w:ilvl w:val="0"/>
                <w:numId w:val="14"/>
              </w:numPr>
              <w:contextualSpacing/>
              <w:rPr>
                <w:ins w:id="284" w:author="Heather Huntington" w:date="2014-11-18T10:41:00Z"/>
                <w:rFonts w:ascii="Gill Sans MT" w:hAnsi="Gill Sans MT" w:cs="TimesNewRomanPSMT"/>
              </w:rPr>
            </w:pPr>
            <w:ins w:id="285" w:author="Heather Huntington" w:date="2014-11-18T10:41:00Z">
              <w:r>
                <w:rPr>
                  <w:rFonts w:ascii="Gill Sans MT" w:hAnsi="Gill Sans MT" w:cs="TimesNewRomanPSMT"/>
                </w:rPr>
                <w:t>Access has increased a little</w:t>
              </w:r>
            </w:ins>
          </w:p>
          <w:p w14:paraId="15A4D54D" w14:textId="77777777" w:rsidR="000A6B61" w:rsidRDefault="000A6B61" w:rsidP="000A6B61">
            <w:pPr>
              <w:pStyle w:val="CommentText"/>
              <w:numPr>
                <w:ilvl w:val="0"/>
                <w:numId w:val="14"/>
              </w:numPr>
              <w:contextualSpacing/>
              <w:rPr>
                <w:ins w:id="286" w:author="Heather Huntington" w:date="2014-11-18T10:41:00Z"/>
                <w:rFonts w:ascii="Gill Sans MT" w:hAnsi="Gill Sans MT" w:cs="TimesNewRomanPSMT"/>
              </w:rPr>
            </w:pPr>
            <w:ins w:id="287" w:author="Heather Huntington" w:date="2014-11-18T10:41:00Z">
              <w:r>
                <w:rPr>
                  <w:rFonts w:ascii="Gill Sans MT" w:hAnsi="Gill Sans MT" w:cs="TimesNewRomanPSMT"/>
                </w:rPr>
                <w:t>No change in access</w:t>
              </w:r>
            </w:ins>
          </w:p>
          <w:p w14:paraId="6F97B539" w14:textId="77777777" w:rsidR="000A6B61" w:rsidRDefault="000A6B61" w:rsidP="000A6B61">
            <w:pPr>
              <w:pStyle w:val="CommentText"/>
              <w:numPr>
                <w:ilvl w:val="0"/>
                <w:numId w:val="14"/>
              </w:numPr>
              <w:contextualSpacing/>
              <w:rPr>
                <w:ins w:id="288" w:author="Heather Huntington" w:date="2014-11-18T10:41:00Z"/>
                <w:rFonts w:ascii="Gill Sans MT" w:hAnsi="Gill Sans MT" w:cs="TimesNewRomanPSMT"/>
              </w:rPr>
            </w:pPr>
            <w:ins w:id="289" w:author="Heather Huntington" w:date="2014-11-18T10:41:00Z">
              <w:r>
                <w:rPr>
                  <w:rFonts w:ascii="Gill Sans MT" w:hAnsi="Gill Sans MT" w:cs="TimesNewRomanPSMT"/>
                </w:rPr>
                <w:t>Access has decreased a little</w:t>
              </w:r>
            </w:ins>
          </w:p>
          <w:p w14:paraId="2A104C23" w14:textId="77777777" w:rsidR="000A6B61" w:rsidRPr="00F71A9A" w:rsidRDefault="000A6B61" w:rsidP="000A6B61">
            <w:pPr>
              <w:pStyle w:val="CommentText"/>
              <w:numPr>
                <w:ilvl w:val="0"/>
                <w:numId w:val="14"/>
              </w:numPr>
              <w:contextualSpacing/>
              <w:rPr>
                <w:ins w:id="290" w:author="Heather Huntington" w:date="2014-11-18T10:41:00Z"/>
                <w:rFonts w:ascii="Gill Sans MT" w:hAnsi="Gill Sans MT" w:cs="TimesNewRomanPSMT"/>
              </w:rPr>
            </w:pPr>
            <w:ins w:id="291" w:author="Heather Huntington" w:date="2014-11-18T10:41:00Z">
              <w:r>
                <w:rPr>
                  <w:rFonts w:ascii="Gill Sans MT" w:hAnsi="Gill Sans MT" w:cs="TimesNewRomanPSMT"/>
                </w:rPr>
                <w:t xml:space="preserve">Access has decreased greatly </w:t>
              </w:r>
            </w:ins>
          </w:p>
          <w:p w14:paraId="46F10BDB" w14:textId="77777777" w:rsidR="0037077C" w:rsidRDefault="0037077C" w:rsidP="007D0669">
            <w:pPr>
              <w:contextualSpacing/>
              <w:rPr>
                <w:rFonts w:ascii="Gill Sans MT" w:hAnsi="Gill Sans MT"/>
                <w:sz w:val="20"/>
                <w:szCs w:val="20"/>
              </w:rPr>
            </w:pPr>
          </w:p>
          <w:p w14:paraId="6000A3F8" w14:textId="77777777" w:rsidR="0037077C" w:rsidRDefault="0037077C" w:rsidP="007D0669">
            <w:pPr>
              <w:contextualSpacing/>
              <w:rPr>
                <w:rFonts w:ascii="Gill Sans MT" w:hAnsi="Gill Sans MT"/>
                <w:sz w:val="20"/>
                <w:szCs w:val="20"/>
              </w:rPr>
            </w:pPr>
          </w:p>
        </w:tc>
      </w:tr>
      <w:tr w:rsidR="0037077C" w14:paraId="3A616618" w14:textId="77777777" w:rsidTr="000A6B61">
        <w:tc>
          <w:tcPr>
            <w:tcW w:w="13176" w:type="dxa"/>
            <w:shd w:val="clear" w:color="auto" w:fill="auto"/>
            <w:tcPrChange w:id="292" w:author="Heather Huntington" w:date="2014-11-18T10:41:00Z">
              <w:tcPr>
                <w:tcW w:w="13176" w:type="dxa"/>
                <w:shd w:val="clear" w:color="auto" w:fill="D6E3BC" w:themeFill="accent3" w:themeFillTint="66"/>
              </w:tcPr>
            </w:tcPrChange>
          </w:tcPr>
          <w:p w14:paraId="18D895D7" w14:textId="77777777" w:rsidR="0037077C" w:rsidRPr="00F71A9A" w:rsidRDefault="0037077C" w:rsidP="007D0669">
            <w:pPr>
              <w:pStyle w:val="CommentText"/>
              <w:contextualSpacing/>
              <w:rPr>
                <w:rFonts w:ascii="Gill Sans MT" w:hAnsi="Gill Sans MT" w:cs="TimesNewRomanPSMT"/>
              </w:rPr>
            </w:pPr>
            <w:r w:rsidRPr="00F71A9A">
              <w:rPr>
                <w:rFonts w:ascii="Gill Sans MT" w:hAnsi="Gill Sans MT" w:cs="TimesNewRomanPSMT"/>
              </w:rPr>
              <w:t>In the past three years, have there been changes to local access to grievance mechanisms related to natural resources/forests?</w:t>
            </w:r>
          </w:p>
          <w:p w14:paraId="4749838A" w14:textId="77777777" w:rsidR="000A6B61" w:rsidRDefault="000A6B61" w:rsidP="000A6B61">
            <w:pPr>
              <w:pStyle w:val="CommentText"/>
              <w:numPr>
                <w:ilvl w:val="0"/>
                <w:numId w:val="15"/>
              </w:numPr>
              <w:contextualSpacing/>
              <w:rPr>
                <w:ins w:id="293" w:author="Heather Huntington" w:date="2014-11-18T10:41:00Z"/>
                <w:rFonts w:ascii="Gill Sans MT" w:hAnsi="Gill Sans MT" w:cs="TimesNewRomanPSMT"/>
              </w:rPr>
            </w:pPr>
            <w:ins w:id="294" w:author="Heather Huntington" w:date="2014-11-18T10:41:00Z">
              <w:r>
                <w:rPr>
                  <w:rFonts w:ascii="Gill Sans MT" w:hAnsi="Gill Sans MT" w:cs="TimesNewRomanPSMT"/>
                </w:rPr>
                <w:t>Access has increased greatly</w:t>
              </w:r>
            </w:ins>
          </w:p>
          <w:p w14:paraId="6A482D6E" w14:textId="77777777" w:rsidR="000A6B61" w:rsidRDefault="000A6B61" w:rsidP="000A6B61">
            <w:pPr>
              <w:pStyle w:val="CommentText"/>
              <w:numPr>
                <w:ilvl w:val="0"/>
                <w:numId w:val="15"/>
              </w:numPr>
              <w:contextualSpacing/>
              <w:rPr>
                <w:ins w:id="295" w:author="Heather Huntington" w:date="2014-11-18T10:41:00Z"/>
                <w:rFonts w:ascii="Gill Sans MT" w:hAnsi="Gill Sans MT" w:cs="TimesNewRomanPSMT"/>
              </w:rPr>
            </w:pPr>
            <w:ins w:id="296" w:author="Heather Huntington" w:date="2014-11-18T10:41:00Z">
              <w:r>
                <w:rPr>
                  <w:rFonts w:ascii="Gill Sans MT" w:hAnsi="Gill Sans MT" w:cs="TimesNewRomanPSMT"/>
                </w:rPr>
                <w:t>Access has increased a little</w:t>
              </w:r>
            </w:ins>
          </w:p>
          <w:p w14:paraId="6E03CF2B" w14:textId="77777777" w:rsidR="000A6B61" w:rsidRDefault="000A6B61" w:rsidP="000A6B61">
            <w:pPr>
              <w:pStyle w:val="CommentText"/>
              <w:numPr>
                <w:ilvl w:val="0"/>
                <w:numId w:val="15"/>
              </w:numPr>
              <w:contextualSpacing/>
              <w:rPr>
                <w:ins w:id="297" w:author="Heather Huntington" w:date="2014-11-18T10:41:00Z"/>
                <w:rFonts w:ascii="Gill Sans MT" w:hAnsi="Gill Sans MT" w:cs="TimesNewRomanPSMT"/>
              </w:rPr>
            </w:pPr>
            <w:ins w:id="298" w:author="Heather Huntington" w:date="2014-11-18T10:41:00Z">
              <w:r>
                <w:rPr>
                  <w:rFonts w:ascii="Gill Sans MT" w:hAnsi="Gill Sans MT" w:cs="TimesNewRomanPSMT"/>
                </w:rPr>
                <w:t>No change in access</w:t>
              </w:r>
            </w:ins>
          </w:p>
          <w:p w14:paraId="232F8847" w14:textId="77777777" w:rsidR="000A6B61" w:rsidRDefault="000A6B61" w:rsidP="000A6B61">
            <w:pPr>
              <w:pStyle w:val="CommentText"/>
              <w:numPr>
                <w:ilvl w:val="0"/>
                <w:numId w:val="15"/>
              </w:numPr>
              <w:contextualSpacing/>
              <w:rPr>
                <w:ins w:id="299" w:author="Heather Huntington" w:date="2014-11-18T10:41:00Z"/>
                <w:rFonts w:ascii="Gill Sans MT" w:hAnsi="Gill Sans MT" w:cs="TimesNewRomanPSMT"/>
              </w:rPr>
            </w:pPr>
            <w:ins w:id="300" w:author="Heather Huntington" w:date="2014-11-18T10:41:00Z">
              <w:r>
                <w:rPr>
                  <w:rFonts w:ascii="Gill Sans MT" w:hAnsi="Gill Sans MT" w:cs="TimesNewRomanPSMT"/>
                </w:rPr>
                <w:t>Access has decreased a little</w:t>
              </w:r>
            </w:ins>
          </w:p>
          <w:p w14:paraId="718BD5BF" w14:textId="77777777" w:rsidR="000A6B61" w:rsidRPr="00F71A9A" w:rsidRDefault="000A6B61" w:rsidP="000A6B61">
            <w:pPr>
              <w:pStyle w:val="CommentText"/>
              <w:numPr>
                <w:ilvl w:val="0"/>
                <w:numId w:val="15"/>
              </w:numPr>
              <w:contextualSpacing/>
              <w:rPr>
                <w:ins w:id="301" w:author="Heather Huntington" w:date="2014-11-18T10:41:00Z"/>
                <w:rFonts w:ascii="Gill Sans MT" w:hAnsi="Gill Sans MT" w:cs="TimesNewRomanPSMT"/>
              </w:rPr>
            </w:pPr>
            <w:ins w:id="302" w:author="Heather Huntington" w:date="2014-11-18T10:41:00Z">
              <w:r>
                <w:rPr>
                  <w:rFonts w:ascii="Gill Sans MT" w:hAnsi="Gill Sans MT" w:cs="TimesNewRomanPSMT"/>
                </w:rPr>
                <w:t xml:space="preserve">Access has decreased greatly </w:t>
              </w:r>
            </w:ins>
          </w:p>
          <w:p w14:paraId="2860B078" w14:textId="77777777" w:rsidR="0037077C" w:rsidRDefault="0037077C" w:rsidP="007D0669">
            <w:pPr>
              <w:contextualSpacing/>
              <w:rPr>
                <w:rFonts w:ascii="Gill Sans MT" w:hAnsi="Gill Sans MT"/>
                <w:sz w:val="20"/>
                <w:szCs w:val="20"/>
              </w:rPr>
            </w:pPr>
          </w:p>
          <w:p w14:paraId="5F682BB3" w14:textId="77777777" w:rsidR="0037077C" w:rsidRDefault="0037077C" w:rsidP="007D0669">
            <w:pPr>
              <w:contextualSpacing/>
              <w:rPr>
                <w:rFonts w:ascii="Gill Sans MT" w:hAnsi="Gill Sans MT"/>
                <w:sz w:val="20"/>
                <w:szCs w:val="20"/>
              </w:rPr>
            </w:pPr>
          </w:p>
        </w:tc>
      </w:tr>
      <w:tr w:rsidR="0037077C" w14:paraId="3622C9E9" w14:textId="77777777" w:rsidTr="000A6B61">
        <w:tc>
          <w:tcPr>
            <w:tcW w:w="13176" w:type="dxa"/>
            <w:shd w:val="clear" w:color="auto" w:fill="auto"/>
            <w:tcPrChange w:id="303" w:author="Heather Huntington" w:date="2014-11-18T10:41:00Z">
              <w:tcPr>
                <w:tcW w:w="13176" w:type="dxa"/>
                <w:shd w:val="clear" w:color="auto" w:fill="D6E3BC" w:themeFill="accent3" w:themeFillTint="66"/>
              </w:tcPr>
            </w:tcPrChange>
          </w:tcPr>
          <w:p w14:paraId="39CBD1A3" w14:textId="77777777" w:rsidR="0037077C" w:rsidRDefault="0037077C" w:rsidP="007D0669">
            <w:pPr>
              <w:pStyle w:val="CommentText"/>
              <w:contextualSpacing/>
              <w:rPr>
                <w:rFonts w:ascii="Gill Sans MT" w:hAnsi="Gill Sans MT" w:cs="TimesNewRomanPSMT"/>
              </w:rPr>
            </w:pPr>
            <w:r w:rsidRPr="00F71A9A">
              <w:rPr>
                <w:rFonts w:ascii="Gill Sans MT" w:hAnsi="Gill Sans MT" w:cs="TimesNewRomanPSMT"/>
              </w:rPr>
              <w:lastRenderedPageBreak/>
              <w:t>In the past three years, has there been an enhancement in access to information related to forest management?</w:t>
            </w:r>
          </w:p>
          <w:p w14:paraId="205EB241" w14:textId="77777777" w:rsidR="0037077C" w:rsidRPr="00F71A9A" w:rsidRDefault="0037077C" w:rsidP="007D0669">
            <w:pPr>
              <w:pStyle w:val="CommentText"/>
              <w:contextualSpacing/>
              <w:rPr>
                <w:rFonts w:ascii="Gill Sans MT" w:hAnsi="Gill Sans MT" w:cs="TimesNewRomanPSMT"/>
              </w:rPr>
            </w:pPr>
          </w:p>
          <w:p w14:paraId="7AA89C84" w14:textId="77777777" w:rsidR="000A6B61" w:rsidRDefault="000A6B61" w:rsidP="000A6B61">
            <w:pPr>
              <w:pStyle w:val="CommentText"/>
              <w:numPr>
                <w:ilvl w:val="0"/>
                <w:numId w:val="16"/>
              </w:numPr>
              <w:contextualSpacing/>
              <w:rPr>
                <w:ins w:id="304" w:author="Heather Huntington" w:date="2014-11-18T10:41:00Z"/>
                <w:rFonts w:ascii="Gill Sans MT" w:hAnsi="Gill Sans MT" w:cs="TimesNewRomanPSMT"/>
              </w:rPr>
            </w:pPr>
            <w:ins w:id="305" w:author="Heather Huntington" w:date="2014-11-18T10:41:00Z">
              <w:r>
                <w:rPr>
                  <w:rFonts w:ascii="Gill Sans MT" w:hAnsi="Gill Sans MT" w:cs="TimesNewRomanPSMT"/>
                </w:rPr>
                <w:t>Access has increased greatly</w:t>
              </w:r>
            </w:ins>
          </w:p>
          <w:p w14:paraId="31896FA9" w14:textId="77777777" w:rsidR="000A6B61" w:rsidRDefault="000A6B61" w:rsidP="000A6B61">
            <w:pPr>
              <w:pStyle w:val="CommentText"/>
              <w:numPr>
                <w:ilvl w:val="0"/>
                <w:numId w:val="16"/>
              </w:numPr>
              <w:contextualSpacing/>
              <w:rPr>
                <w:ins w:id="306" w:author="Heather Huntington" w:date="2014-11-18T10:41:00Z"/>
                <w:rFonts w:ascii="Gill Sans MT" w:hAnsi="Gill Sans MT" w:cs="TimesNewRomanPSMT"/>
              </w:rPr>
            </w:pPr>
            <w:ins w:id="307" w:author="Heather Huntington" w:date="2014-11-18T10:41:00Z">
              <w:r>
                <w:rPr>
                  <w:rFonts w:ascii="Gill Sans MT" w:hAnsi="Gill Sans MT" w:cs="TimesNewRomanPSMT"/>
                </w:rPr>
                <w:t>Access has increased a little</w:t>
              </w:r>
            </w:ins>
          </w:p>
          <w:p w14:paraId="008D7C0B" w14:textId="77777777" w:rsidR="000A6B61" w:rsidRDefault="000A6B61" w:rsidP="000A6B61">
            <w:pPr>
              <w:pStyle w:val="CommentText"/>
              <w:numPr>
                <w:ilvl w:val="0"/>
                <w:numId w:val="16"/>
              </w:numPr>
              <w:contextualSpacing/>
              <w:rPr>
                <w:ins w:id="308" w:author="Heather Huntington" w:date="2014-11-18T10:41:00Z"/>
                <w:rFonts w:ascii="Gill Sans MT" w:hAnsi="Gill Sans MT" w:cs="TimesNewRomanPSMT"/>
              </w:rPr>
            </w:pPr>
            <w:ins w:id="309" w:author="Heather Huntington" w:date="2014-11-18T10:41:00Z">
              <w:r>
                <w:rPr>
                  <w:rFonts w:ascii="Gill Sans MT" w:hAnsi="Gill Sans MT" w:cs="TimesNewRomanPSMT"/>
                </w:rPr>
                <w:t>No change in access</w:t>
              </w:r>
            </w:ins>
          </w:p>
          <w:p w14:paraId="4EDC56B6" w14:textId="77777777" w:rsidR="000A6B61" w:rsidRDefault="000A6B61" w:rsidP="000A6B61">
            <w:pPr>
              <w:pStyle w:val="CommentText"/>
              <w:numPr>
                <w:ilvl w:val="0"/>
                <w:numId w:val="16"/>
              </w:numPr>
              <w:contextualSpacing/>
              <w:rPr>
                <w:ins w:id="310" w:author="Heather Huntington" w:date="2014-11-18T10:41:00Z"/>
                <w:rFonts w:ascii="Gill Sans MT" w:hAnsi="Gill Sans MT" w:cs="TimesNewRomanPSMT"/>
              </w:rPr>
            </w:pPr>
            <w:ins w:id="311" w:author="Heather Huntington" w:date="2014-11-18T10:41:00Z">
              <w:r>
                <w:rPr>
                  <w:rFonts w:ascii="Gill Sans MT" w:hAnsi="Gill Sans MT" w:cs="TimesNewRomanPSMT"/>
                </w:rPr>
                <w:t>Access has decreased a little</w:t>
              </w:r>
            </w:ins>
          </w:p>
          <w:p w14:paraId="75F75E1B" w14:textId="77777777" w:rsidR="000A6B61" w:rsidRPr="00F71A9A" w:rsidRDefault="000A6B61" w:rsidP="000A6B61">
            <w:pPr>
              <w:pStyle w:val="CommentText"/>
              <w:numPr>
                <w:ilvl w:val="0"/>
                <w:numId w:val="16"/>
              </w:numPr>
              <w:contextualSpacing/>
              <w:rPr>
                <w:ins w:id="312" w:author="Heather Huntington" w:date="2014-11-18T10:41:00Z"/>
                <w:rFonts w:ascii="Gill Sans MT" w:hAnsi="Gill Sans MT" w:cs="TimesNewRomanPSMT"/>
              </w:rPr>
            </w:pPr>
            <w:ins w:id="313" w:author="Heather Huntington" w:date="2014-11-18T10:41:00Z">
              <w:r>
                <w:rPr>
                  <w:rFonts w:ascii="Gill Sans MT" w:hAnsi="Gill Sans MT" w:cs="TimesNewRomanPSMT"/>
                </w:rPr>
                <w:t xml:space="preserve">Access has decreased greatly </w:t>
              </w:r>
            </w:ins>
          </w:p>
          <w:p w14:paraId="4596680E" w14:textId="77777777" w:rsidR="0037077C" w:rsidRDefault="0037077C" w:rsidP="007D0669">
            <w:pPr>
              <w:contextualSpacing/>
              <w:rPr>
                <w:rFonts w:ascii="Gill Sans MT" w:hAnsi="Gill Sans MT"/>
                <w:sz w:val="20"/>
                <w:szCs w:val="20"/>
              </w:rPr>
            </w:pPr>
          </w:p>
        </w:tc>
      </w:tr>
    </w:tbl>
    <w:p w14:paraId="780CD772" w14:textId="77777777" w:rsidR="00962095" w:rsidRPr="00F71A9A" w:rsidRDefault="00962095" w:rsidP="007D0669">
      <w:pPr>
        <w:spacing w:after="0" w:line="240" w:lineRule="auto"/>
        <w:contextualSpacing/>
        <w:rPr>
          <w:rFonts w:ascii="Gill Sans MT" w:hAnsi="Gill Sans MT"/>
          <w:sz w:val="20"/>
          <w:szCs w:val="20"/>
        </w:rPr>
      </w:pPr>
    </w:p>
    <w:p w14:paraId="65A85F03" w14:textId="77777777" w:rsidR="003330F1" w:rsidRDefault="003330F1" w:rsidP="007D0669">
      <w:pPr>
        <w:autoSpaceDE w:val="0"/>
        <w:autoSpaceDN w:val="0"/>
        <w:adjustRightInd w:val="0"/>
        <w:spacing w:after="0" w:line="240" w:lineRule="auto"/>
        <w:contextualSpacing/>
        <w:rPr>
          <w:rFonts w:ascii="Gill Sans MT" w:hAnsi="Gill Sans MT" w:cs="TimesNewRomanPSMT"/>
          <w:sz w:val="20"/>
          <w:szCs w:val="20"/>
        </w:rPr>
      </w:pPr>
    </w:p>
    <w:p w14:paraId="2D6979DC" w14:textId="77777777" w:rsidR="00BF5C6F" w:rsidRDefault="00BF5C6F" w:rsidP="007D0669">
      <w:pPr>
        <w:autoSpaceDE w:val="0"/>
        <w:autoSpaceDN w:val="0"/>
        <w:adjustRightInd w:val="0"/>
        <w:spacing w:after="0" w:line="240" w:lineRule="auto"/>
        <w:contextualSpacing/>
        <w:rPr>
          <w:rFonts w:ascii="Gill Sans MT" w:hAnsi="Gill Sans MT" w:cs="TimesNewRomanPSMT"/>
          <w:sz w:val="20"/>
          <w:szCs w:val="20"/>
        </w:rPr>
      </w:pPr>
    </w:p>
    <w:p w14:paraId="4274AE2F" w14:textId="77777777" w:rsidR="00BF5C6F" w:rsidRDefault="00BF5C6F" w:rsidP="007D0669">
      <w:pPr>
        <w:autoSpaceDE w:val="0"/>
        <w:autoSpaceDN w:val="0"/>
        <w:adjustRightInd w:val="0"/>
        <w:spacing w:after="0" w:line="240" w:lineRule="auto"/>
        <w:contextualSpacing/>
        <w:rPr>
          <w:rFonts w:ascii="Gill Sans MT" w:hAnsi="Gill Sans MT" w:cs="TimesNewRomanPSMT"/>
          <w:sz w:val="20"/>
          <w:szCs w:val="20"/>
        </w:rPr>
      </w:pPr>
    </w:p>
    <w:p w14:paraId="114B22EF" w14:textId="77777777" w:rsidR="00BF5C6F" w:rsidRDefault="00BF5C6F" w:rsidP="007D0669">
      <w:pPr>
        <w:autoSpaceDE w:val="0"/>
        <w:autoSpaceDN w:val="0"/>
        <w:adjustRightInd w:val="0"/>
        <w:spacing w:after="0" w:line="240" w:lineRule="auto"/>
        <w:contextualSpacing/>
        <w:rPr>
          <w:rFonts w:ascii="Gill Sans MT" w:hAnsi="Gill Sans MT" w:cs="TimesNewRomanPSMT"/>
          <w:sz w:val="20"/>
          <w:szCs w:val="20"/>
        </w:rPr>
      </w:pPr>
    </w:p>
    <w:p w14:paraId="0A87E6D8" w14:textId="77777777" w:rsidR="00BF5C6F" w:rsidRDefault="00BF5C6F" w:rsidP="007D0669">
      <w:pPr>
        <w:autoSpaceDE w:val="0"/>
        <w:autoSpaceDN w:val="0"/>
        <w:adjustRightInd w:val="0"/>
        <w:spacing w:after="0" w:line="240" w:lineRule="auto"/>
        <w:contextualSpacing/>
        <w:rPr>
          <w:rFonts w:ascii="Gill Sans MT" w:hAnsi="Gill Sans MT" w:cs="TimesNewRomanPSMT"/>
          <w:sz w:val="20"/>
          <w:szCs w:val="20"/>
        </w:rPr>
      </w:pPr>
    </w:p>
    <w:p w14:paraId="1AAFB2E7" w14:textId="77777777" w:rsidR="00BF5C6F" w:rsidRDefault="00BF5C6F" w:rsidP="007D0669">
      <w:pPr>
        <w:autoSpaceDE w:val="0"/>
        <w:autoSpaceDN w:val="0"/>
        <w:adjustRightInd w:val="0"/>
        <w:spacing w:after="0" w:line="240" w:lineRule="auto"/>
        <w:contextualSpacing/>
        <w:rPr>
          <w:rFonts w:ascii="Gill Sans MT" w:hAnsi="Gill Sans MT" w:cs="TimesNewRomanPSMT"/>
          <w:sz w:val="20"/>
          <w:szCs w:val="20"/>
        </w:rPr>
      </w:pPr>
    </w:p>
    <w:p w14:paraId="616F17DD" w14:textId="77777777" w:rsidR="00BF5C6F" w:rsidRDefault="00BF5C6F" w:rsidP="007D0669">
      <w:pPr>
        <w:autoSpaceDE w:val="0"/>
        <w:autoSpaceDN w:val="0"/>
        <w:adjustRightInd w:val="0"/>
        <w:spacing w:after="0" w:line="240" w:lineRule="auto"/>
        <w:contextualSpacing/>
        <w:rPr>
          <w:rFonts w:ascii="Gill Sans MT" w:hAnsi="Gill Sans MT" w:cs="TimesNewRomanPSMT"/>
          <w:sz w:val="20"/>
          <w:szCs w:val="20"/>
        </w:rPr>
      </w:pPr>
    </w:p>
    <w:tbl>
      <w:tblPr>
        <w:tblStyle w:val="TableGrid"/>
        <w:tblW w:w="0" w:type="auto"/>
        <w:tblLook w:val="04A0" w:firstRow="1" w:lastRow="0" w:firstColumn="1" w:lastColumn="0" w:noHBand="0" w:noVBand="1"/>
        <w:tblPrChange w:id="314" w:author="Heather Huntington" w:date="2014-11-18T10:48:00Z">
          <w:tblPr>
            <w:tblStyle w:val="TableGrid"/>
            <w:tblW w:w="0" w:type="auto"/>
            <w:tblLook w:val="04A0" w:firstRow="1" w:lastRow="0" w:firstColumn="1" w:lastColumn="0" w:noHBand="0" w:noVBand="1"/>
          </w:tblPr>
        </w:tblPrChange>
      </w:tblPr>
      <w:tblGrid>
        <w:gridCol w:w="13176"/>
        <w:tblGridChange w:id="315">
          <w:tblGrid>
            <w:gridCol w:w="13176"/>
          </w:tblGrid>
        </w:tblGridChange>
      </w:tblGrid>
      <w:tr w:rsidR="00BF5C6F" w14:paraId="7B7377B7" w14:textId="77777777" w:rsidTr="0080132D">
        <w:tc>
          <w:tcPr>
            <w:tcW w:w="13176" w:type="dxa"/>
            <w:shd w:val="clear" w:color="auto" w:fill="auto"/>
            <w:tcPrChange w:id="316" w:author="Heather Huntington" w:date="2014-11-18T10:48:00Z">
              <w:tcPr>
                <w:tcW w:w="13176" w:type="dxa"/>
                <w:shd w:val="clear" w:color="auto" w:fill="D6E3BC" w:themeFill="accent3" w:themeFillTint="66"/>
              </w:tcPr>
            </w:tcPrChange>
          </w:tcPr>
          <w:p w14:paraId="474519B3" w14:textId="77777777" w:rsidR="00BF5C6F" w:rsidRDefault="00BF5C6F" w:rsidP="007D0669">
            <w:pPr>
              <w:contextualSpacing/>
              <w:rPr>
                <w:rFonts w:ascii="Gill Sans MT" w:hAnsi="Gill Sans MT"/>
                <w:sz w:val="20"/>
                <w:szCs w:val="20"/>
              </w:rPr>
            </w:pPr>
            <w:bookmarkStart w:id="317" w:name="_GoBack"/>
          </w:p>
          <w:p w14:paraId="410942EF" w14:textId="7B839988" w:rsidR="000A6B61" w:rsidRDefault="000D6CCD" w:rsidP="007D0669">
            <w:pPr>
              <w:pStyle w:val="CommentText"/>
              <w:contextualSpacing/>
              <w:rPr>
                <w:ins w:id="318" w:author="Heather Huntington" w:date="2014-11-18T10:41:00Z"/>
              </w:rPr>
            </w:pPr>
            <w:r>
              <w:t xml:space="preserve">If there are projects being implemented in the forests that your community uses, is your community provided with regular feedback on projects being implemented in their forests/lands? </w:t>
            </w:r>
            <w:ins w:id="319" w:author="Heather Huntington" w:date="2014-11-18T10:41:00Z">
              <w:r w:rsidR="000A6B61">
                <w:t xml:space="preserve">0-No, 1-Yes, </w:t>
              </w:r>
            </w:ins>
          </w:p>
          <w:p w14:paraId="58444A3F" w14:textId="117413BF" w:rsidR="000A6B61" w:rsidRDefault="000A6B61" w:rsidP="007D0669">
            <w:pPr>
              <w:pStyle w:val="CommentText"/>
              <w:contextualSpacing/>
              <w:rPr>
                <w:ins w:id="320" w:author="Heather Huntington" w:date="2014-11-18T10:41:00Z"/>
              </w:rPr>
            </w:pPr>
          </w:p>
          <w:p w14:paraId="59B5531C" w14:textId="333D787E" w:rsidR="000D6CCD" w:rsidRDefault="000D6CCD" w:rsidP="007D0669">
            <w:pPr>
              <w:pStyle w:val="CommentText"/>
              <w:contextualSpacing/>
              <w:rPr>
                <w:ins w:id="321" w:author="Heather Huntington" w:date="2014-11-18T10:44:00Z"/>
              </w:rPr>
            </w:pPr>
            <w:r>
              <w:t xml:space="preserve">How often do your receive </w:t>
            </w:r>
            <w:commentRangeStart w:id="322"/>
            <w:r>
              <w:t>information</w:t>
            </w:r>
            <w:commentRangeEnd w:id="322"/>
            <w:r w:rsidR="00321E97">
              <w:rPr>
                <w:rStyle w:val="CommentReference"/>
              </w:rPr>
              <w:commentReference w:id="322"/>
            </w:r>
            <w:r>
              <w:t xml:space="preserve">? </w:t>
            </w:r>
          </w:p>
          <w:p w14:paraId="081E4805" w14:textId="42B7A073" w:rsidR="004607D6" w:rsidRDefault="004607D6" w:rsidP="004607D6">
            <w:pPr>
              <w:contextualSpacing/>
              <w:rPr>
                <w:ins w:id="323" w:author="Heather Huntington" w:date="2014-11-18T10:44:00Z"/>
                <w:rFonts w:ascii="Gill Sans MT" w:hAnsi="Gill Sans MT"/>
                <w:sz w:val="20"/>
                <w:szCs w:val="20"/>
              </w:rPr>
            </w:pPr>
            <w:ins w:id="324" w:author="Heather Huntington" w:date="2014-11-18T10:44:00Z">
              <w:r>
                <w:rPr>
                  <w:rFonts w:ascii="Gill Sans MT" w:hAnsi="Gill Sans MT"/>
                  <w:sz w:val="20"/>
                  <w:szCs w:val="20"/>
                </w:rPr>
                <w:t xml:space="preserve">1 = </w:t>
              </w:r>
              <w:r>
                <w:rPr>
                  <w:rFonts w:ascii="Gill Sans MT" w:hAnsi="Gill Sans MT"/>
                  <w:sz w:val="20"/>
                  <w:szCs w:val="20"/>
                </w:rPr>
                <w:t>Every day</w:t>
              </w:r>
            </w:ins>
          </w:p>
          <w:p w14:paraId="02B96F0C" w14:textId="737AA277" w:rsidR="004607D6" w:rsidRDefault="004607D6" w:rsidP="004607D6">
            <w:pPr>
              <w:contextualSpacing/>
              <w:rPr>
                <w:ins w:id="325" w:author="Heather Huntington" w:date="2014-11-18T10:44:00Z"/>
                <w:rFonts w:ascii="Gill Sans MT" w:hAnsi="Gill Sans MT"/>
                <w:sz w:val="20"/>
                <w:szCs w:val="20"/>
              </w:rPr>
            </w:pPr>
            <w:ins w:id="326" w:author="Heather Huntington" w:date="2014-11-18T10:44:00Z">
              <w:r>
                <w:rPr>
                  <w:rFonts w:ascii="Gill Sans MT" w:hAnsi="Gill Sans MT"/>
                  <w:sz w:val="20"/>
                  <w:szCs w:val="20"/>
                </w:rPr>
                <w:t>2=</w:t>
              </w:r>
              <w:r>
                <w:rPr>
                  <w:rFonts w:ascii="Gill Sans MT" w:hAnsi="Gill Sans MT"/>
                  <w:sz w:val="20"/>
                  <w:szCs w:val="20"/>
                </w:rPr>
                <w:t>Every week</w:t>
              </w:r>
            </w:ins>
          </w:p>
          <w:p w14:paraId="1EE5C2E1" w14:textId="3C6363C4" w:rsidR="004607D6" w:rsidRDefault="004607D6" w:rsidP="004607D6">
            <w:pPr>
              <w:contextualSpacing/>
              <w:rPr>
                <w:ins w:id="327" w:author="Heather Huntington" w:date="2014-11-18T10:44:00Z"/>
                <w:rFonts w:ascii="Gill Sans MT" w:hAnsi="Gill Sans MT"/>
                <w:sz w:val="20"/>
                <w:szCs w:val="20"/>
              </w:rPr>
            </w:pPr>
            <w:ins w:id="328" w:author="Heather Huntington" w:date="2014-11-18T10:44:00Z">
              <w:r>
                <w:rPr>
                  <w:rFonts w:ascii="Gill Sans MT" w:hAnsi="Gill Sans MT"/>
                  <w:sz w:val="20"/>
                  <w:szCs w:val="20"/>
                </w:rPr>
                <w:t>3</w:t>
              </w:r>
              <w:r>
                <w:rPr>
                  <w:rFonts w:ascii="Gill Sans MT" w:hAnsi="Gill Sans MT"/>
                  <w:sz w:val="20"/>
                  <w:szCs w:val="20"/>
                </w:rPr>
                <w:t>= About once per month</w:t>
              </w:r>
            </w:ins>
          </w:p>
          <w:p w14:paraId="6F71E8F6" w14:textId="62E43FB9" w:rsidR="004607D6" w:rsidRDefault="004607D6" w:rsidP="004607D6">
            <w:pPr>
              <w:contextualSpacing/>
              <w:rPr>
                <w:ins w:id="329" w:author="Heather Huntington" w:date="2014-11-18T10:44:00Z"/>
                <w:rFonts w:ascii="Gill Sans MT" w:hAnsi="Gill Sans MT"/>
                <w:sz w:val="20"/>
                <w:szCs w:val="20"/>
              </w:rPr>
            </w:pPr>
            <w:ins w:id="330" w:author="Heather Huntington" w:date="2014-11-18T10:44:00Z">
              <w:r>
                <w:rPr>
                  <w:rFonts w:ascii="Gill Sans MT" w:hAnsi="Gill Sans MT"/>
                  <w:sz w:val="20"/>
                  <w:szCs w:val="20"/>
                </w:rPr>
                <w:t>4</w:t>
              </w:r>
              <w:r>
                <w:rPr>
                  <w:rFonts w:ascii="Gill Sans MT" w:hAnsi="Gill Sans MT"/>
                  <w:sz w:val="20"/>
                  <w:szCs w:val="20"/>
                </w:rPr>
                <w:t xml:space="preserve"> = Once every 3-4 months</w:t>
              </w:r>
            </w:ins>
          </w:p>
          <w:p w14:paraId="00031131" w14:textId="27287E1A" w:rsidR="004607D6" w:rsidRDefault="004607D6" w:rsidP="004607D6">
            <w:pPr>
              <w:contextualSpacing/>
              <w:rPr>
                <w:ins w:id="331" w:author="Heather Huntington" w:date="2014-11-18T10:44:00Z"/>
                <w:rFonts w:ascii="Gill Sans MT" w:hAnsi="Gill Sans MT"/>
                <w:sz w:val="20"/>
                <w:szCs w:val="20"/>
              </w:rPr>
            </w:pPr>
            <w:ins w:id="332" w:author="Heather Huntington" w:date="2014-11-18T10:44:00Z">
              <w:r>
                <w:rPr>
                  <w:rFonts w:ascii="Gill Sans MT" w:hAnsi="Gill Sans MT"/>
                  <w:sz w:val="20"/>
                  <w:szCs w:val="20"/>
                </w:rPr>
                <w:t>5</w:t>
              </w:r>
              <w:r>
                <w:rPr>
                  <w:rFonts w:ascii="Gill Sans MT" w:hAnsi="Gill Sans MT"/>
                  <w:sz w:val="20"/>
                  <w:szCs w:val="20"/>
                </w:rPr>
                <w:t>=Once per year</w:t>
              </w:r>
            </w:ins>
          </w:p>
          <w:p w14:paraId="10B746F7" w14:textId="10A8E698" w:rsidR="004607D6" w:rsidRDefault="004607D6" w:rsidP="004607D6">
            <w:pPr>
              <w:contextualSpacing/>
              <w:rPr>
                <w:ins w:id="333" w:author="Heather Huntington" w:date="2014-11-18T10:44:00Z"/>
                <w:rFonts w:ascii="Gill Sans MT" w:hAnsi="Gill Sans MT"/>
                <w:sz w:val="20"/>
                <w:szCs w:val="20"/>
              </w:rPr>
            </w:pPr>
            <w:ins w:id="334" w:author="Heather Huntington" w:date="2014-11-18T10:44:00Z">
              <w:r>
                <w:rPr>
                  <w:rFonts w:ascii="Gill Sans MT" w:hAnsi="Gill Sans MT"/>
                  <w:sz w:val="20"/>
                  <w:szCs w:val="20"/>
                </w:rPr>
                <w:t>6</w:t>
              </w:r>
              <w:r>
                <w:rPr>
                  <w:rFonts w:ascii="Gill Sans MT" w:hAnsi="Gill Sans MT"/>
                  <w:sz w:val="20"/>
                  <w:szCs w:val="20"/>
                </w:rPr>
                <w:t>= Less than once per year</w:t>
              </w:r>
            </w:ins>
          </w:p>
          <w:p w14:paraId="3AA30C97" w14:textId="1C26DF9D" w:rsidR="004607D6" w:rsidRDefault="004607D6" w:rsidP="004607D6">
            <w:pPr>
              <w:contextualSpacing/>
              <w:rPr>
                <w:ins w:id="335" w:author="Heather Huntington" w:date="2014-11-18T10:44:00Z"/>
                <w:rFonts w:ascii="Gill Sans MT" w:hAnsi="Gill Sans MT"/>
                <w:sz w:val="20"/>
                <w:szCs w:val="20"/>
              </w:rPr>
            </w:pPr>
            <w:ins w:id="336" w:author="Heather Huntington" w:date="2014-11-18T10:44:00Z">
              <w:r>
                <w:rPr>
                  <w:rFonts w:ascii="Gill Sans MT" w:hAnsi="Gill Sans MT"/>
                  <w:sz w:val="20"/>
                  <w:szCs w:val="20"/>
                </w:rPr>
                <w:t>7=We have never received information</w:t>
              </w:r>
            </w:ins>
          </w:p>
          <w:p w14:paraId="622A341E" w14:textId="77777777" w:rsidR="004607D6" w:rsidRDefault="004607D6" w:rsidP="004607D6">
            <w:pPr>
              <w:contextualSpacing/>
              <w:rPr>
                <w:ins w:id="337" w:author="Heather Huntington" w:date="2014-11-18T10:44:00Z"/>
                <w:rFonts w:ascii="Gill Sans MT" w:hAnsi="Gill Sans MT"/>
                <w:sz w:val="20"/>
                <w:szCs w:val="20"/>
              </w:rPr>
            </w:pPr>
            <w:ins w:id="338" w:author="Heather Huntington" w:date="2014-11-18T10:44:00Z">
              <w:r>
                <w:rPr>
                  <w:rFonts w:ascii="Gill Sans MT" w:hAnsi="Gill Sans MT"/>
                  <w:sz w:val="20"/>
                  <w:szCs w:val="20"/>
                </w:rPr>
                <w:t>888=Don’t know</w:t>
              </w:r>
            </w:ins>
          </w:p>
          <w:p w14:paraId="6AA2CDAE" w14:textId="77777777" w:rsidR="004607D6" w:rsidRDefault="004607D6" w:rsidP="007D0669">
            <w:pPr>
              <w:pStyle w:val="CommentText"/>
              <w:contextualSpacing/>
            </w:pPr>
          </w:p>
          <w:p w14:paraId="40F7BF52" w14:textId="77777777" w:rsidR="00BF5C6F" w:rsidRDefault="00BF5C6F" w:rsidP="007D0669">
            <w:pPr>
              <w:contextualSpacing/>
              <w:rPr>
                <w:rFonts w:ascii="Gill Sans MT" w:hAnsi="Gill Sans MT"/>
                <w:sz w:val="20"/>
                <w:szCs w:val="20"/>
              </w:rPr>
            </w:pPr>
          </w:p>
        </w:tc>
      </w:tr>
      <w:tr w:rsidR="00BF5C6F" w14:paraId="68AEFEBF" w14:textId="77777777" w:rsidTr="0080132D">
        <w:tc>
          <w:tcPr>
            <w:tcW w:w="13176" w:type="dxa"/>
            <w:shd w:val="clear" w:color="auto" w:fill="auto"/>
            <w:tcPrChange w:id="339" w:author="Heather Huntington" w:date="2014-11-18T10:48:00Z">
              <w:tcPr>
                <w:tcW w:w="13176" w:type="dxa"/>
                <w:shd w:val="clear" w:color="auto" w:fill="D6E3BC" w:themeFill="accent3" w:themeFillTint="66"/>
              </w:tcPr>
            </w:tcPrChange>
          </w:tcPr>
          <w:p w14:paraId="4EE146E0" w14:textId="77777777" w:rsidR="000A6B61" w:rsidRDefault="000D6CCD" w:rsidP="007D0669">
            <w:pPr>
              <w:pStyle w:val="CommentText"/>
              <w:contextualSpacing/>
              <w:rPr>
                <w:ins w:id="340" w:author="Heather Huntington" w:date="2014-11-18T10:42:00Z"/>
              </w:rPr>
            </w:pPr>
            <w:r>
              <w:t xml:space="preserve">Who would you contact if you wanted information or had a concern over a natural resources’ regulation or project in your area? </w:t>
            </w:r>
          </w:p>
          <w:p w14:paraId="5FDBC1FF" w14:textId="78082A2F" w:rsidR="000A6B61" w:rsidRDefault="000A6B61" w:rsidP="007D0669">
            <w:pPr>
              <w:pStyle w:val="CommentText"/>
              <w:contextualSpacing/>
              <w:rPr>
                <w:ins w:id="341" w:author="Heather Huntington" w:date="2014-11-18T10:42:00Z"/>
              </w:rPr>
            </w:pPr>
            <w:ins w:id="342" w:author="Heather Huntington" w:date="2014-11-18T10:42:00Z">
              <w:r>
                <w:t>1-</w:t>
              </w:r>
            </w:ins>
            <w:r w:rsidR="000D6CCD">
              <w:t>Local government</w:t>
            </w:r>
          </w:p>
          <w:p w14:paraId="14137C51" w14:textId="2ED16199" w:rsidR="000A6B61" w:rsidRDefault="000A6B61" w:rsidP="007D0669">
            <w:pPr>
              <w:pStyle w:val="CommentText"/>
              <w:contextualSpacing/>
              <w:rPr>
                <w:ins w:id="343" w:author="Heather Huntington" w:date="2014-11-18T10:42:00Z"/>
              </w:rPr>
            </w:pPr>
            <w:ins w:id="344" w:author="Heather Huntington" w:date="2014-11-18T10:42:00Z">
              <w:r>
                <w:t>2-</w:t>
              </w:r>
            </w:ins>
            <w:r w:rsidR="000D6CCD">
              <w:t>Chief</w:t>
            </w:r>
          </w:p>
          <w:p w14:paraId="28C35D6B" w14:textId="2D263BD0" w:rsidR="000A6B61" w:rsidRDefault="000A6B61" w:rsidP="007D0669">
            <w:pPr>
              <w:pStyle w:val="CommentText"/>
              <w:contextualSpacing/>
              <w:rPr>
                <w:ins w:id="345" w:author="Heather Huntington" w:date="2014-11-18T10:42:00Z"/>
              </w:rPr>
            </w:pPr>
            <w:ins w:id="346" w:author="Heather Huntington" w:date="2014-11-18T10:42:00Z">
              <w:r>
                <w:t>3-</w:t>
              </w:r>
            </w:ins>
            <w:r w:rsidR="000D6CCD">
              <w:t xml:space="preserve"> DFO</w:t>
            </w:r>
          </w:p>
          <w:p w14:paraId="3241708C" w14:textId="58EF93F5" w:rsidR="000D6CCD" w:rsidRDefault="000A6B61" w:rsidP="007D0669">
            <w:pPr>
              <w:pStyle w:val="CommentText"/>
              <w:contextualSpacing/>
              <w:rPr>
                <w:ins w:id="347" w:author="Heather Huntington" w:date="2014-11-18T10:42:00Z"/>
              </w:rPr>
            </w:pPr>
            <w:ins w:id="348" w:author="Heather Huntington" w:date="2014-11-18T10:42:00Z">
              <w:r>
                <w:t>4-</w:t>
              </w:r>
            </w:ins>
            <w:r w:rsidR="000D6CCD">
              <w:t xml:space="preserve"> </w:t>
            </w:r>
            <w:commentRangeStart w:id="349"/>
            <w:r w:rsidR="000D6CCD">
              <w:t>ZAWA</w:t>
            </w:r>
            <w:commentRangeEnd w:id="349"/>
            <w:r w:rsidR="00321E97">
              <w:rPr>
                <w:rStyle w:val="CommentReference"/>
              </w:rPr>
              <w:commentReference w:id="349"/>
            </w:r>
            <w:r w:rsidR="000D6CCD">
              <w:t xml:space="preserve">? </w:t>
            </w:r>
          </w:p>
          <w:p w14:paraId="41100DDA" w14:textId="1FF03CEA" w:rsidR="000A6B61" w:rsidRDefault="000A6B61" w:rsidP="007D0669">
            <w:pPr>
              <w:pStyle w:val="CommentText"/>
              <w:contextualSpacing/>
            </w:pPr>
            <w:ins w:id="350" w:author="Heather Huntington" w:date="2014-11-18T10:42:00Z">
              <w:r>
                <w:t>5-NGO, please specify</w:t>
              </w:r>
            </w:ins>
          </w:p>
          <w:p w14:paraId="6C50CE1D" w14:textId="3E00D59F" w:rsidR="00BF5C6F" w:rsidRDefault="000A6B61" w:rsidP="007D0669">
            <w:pPr>
              <w:contextualSpacing/>
              <w:rPr>
                <w:rFonts w:ascii="Gill Sans MT" w:hAnsi="Gill Sans MT"/>
                <w:sz w:val="20"/>
                <w:szCs w:val="20"/>
              </w:rPr>
            </w:pPr>
            <w:ins w:id="351" w:author="Heather Huntington" w:date="2014-11-18T10:42:00Z">
              <w:r>
                <w:rPr>
                  <w:rFonts w:ascii="Gill Sans MT" w:hAnsi="Gill Sans MT"/>
                  <w:sz w:val="20"/>
                  <w:szCs w:val="20"/>
                </w:rPr>
                <w:t>97 – Other, please specify</w:t>
              </w:r>
            </w:ins>
          </w:p>
          <w:p w14:paraId="73002C43" w14:textId="77777777" w:rsidR="00BF5C6F" w:rsidRDefault="00BF5C6F" w:rsidP="007D0669">
            <w:pPr>
              <w:contextualSpacing/>
              <w:rPr>
                <w:rFonts w:ascii="Gill Sans MT" w:hAnsi="Gill Sans MT"/>
                <w:sz w:val="20"/>
                <w:szCs w:val="20"/>
              </w:rPr>
            </w:pPr>
          </w:p>
        </w:tc>
      </w:tr>
      <w:tr w:rsidR="00BF5C6F" w14:paraId="73AF6501" w14:textId="77777777" w:rsidTr="0080132D">
        <w:tc>
          <w:tcPr>
            <w:tcW w:w="13176" w:type="dxa"/>
            <w:shd w:val="clear" w:color="auto" w:fill="auto"/>
            <w:tcPrChange w:id="352" w:author="Heather Huntington" w:date="2014-11-18T10:48:00Z">
              <w:tcPr>
                <w:tcW w:w="13176" w:type="dxa"/>
                <w:shd w:val="clear" w:color="auto" w:fill="D6E3BC" w:themeFill="accent3" w:themeFillTint="66"/>
              </w:tcPr>
            </w:tcPrChange>
          </w:tcPr>
          <w:p w14:paraId="50C3FB28" w14:textId="7851027B" w:rsidR="000D6CCD" w:rsidRDefault="000D6CCD" w:rsidP="007D0669">
            <w:pPr>
              <w:pStyle w:val="CommentText"/>
              <w:contextualSpacing/>
              <w:rPr>
                <w:ins w:id="353" w:author="Heather Huntington" w:date="2014-11-18T10:46:00Z"/>
              </w:rPr>
            </w:pPr>
            <w:r>
              <w:t xml:space="preserve">Does your community have access to a grievance mechanism for natural resources’ regulation or projects in your </w:t>
            </w:r>
            <w:commentRangeStart w:id="354"/>
            <w:r>
              <w:t>area</w:t>
            </w:r>
            <w:commentRangeEnd w:id="354"/>
            <w:r w:rsidR="00321E97">
              <w:rPr>
                <w:rStyle w:val="CommentReference"/>
              </w:rPr>
              <w:commentReference w:id="354"/>
            </w:r>
            <w:r>
              <w:t>?</w:t>
            </w:r>
          </w:p>
          <w:p w14:paraId="64AA19DB" w14:textId="77777777" w:rsidR="0080132D" w:rsidRDefault="0080132D" w:rsidP="007D0669">
            <w:pPr>
              <w:pStyle w:val="CommentText"/>
              <w:contextualSpacing/>
              <w:rPr>
                <w:ins w:id="355" w:author="Heather Huntington" w:date="2014-11-18T10:46:00Z"/>
              </w:rPr>
            </w:pPr>
            <w:ins w:id="356" w:author="Heather Huntington" w:date="2014-11-18T10:46:00Z">
              <w:r>
                <w:t>0-No</w:t>
              </w:r>
            </w:ins>
          </w:p>
          <w:p w14:paraId="6CAECC4F" w14:textId="77777777" w:rsidR="0080132D" w:rsidRDefault="0080132D" w:rsidP="007D0669">
            <w:pPr>
              <w:pStyle w:val="CommentText"/>
              <w:contextualSpacing/>
              <w:rPr>
                <w:ins w:id="357" w:author="Heather Huntington" w:date="2014-11-18T10:46:00Z"/>
              </w:rPr>
            </w:pPr>
            <w:ins w:id="358" w:author="Heather Huntington" w:date="2014-11-18T10:46:00Z">
              <w:r>
                <w:t>1-Yes</w:t>
              </w:r>
            </w:ins>
          </w:p>
          <w:p w14:paraId="36EAAFA7" w14:textId="476DCCC1" w:rsidR="0080132D" w:rsidRDefault="0080132D" w:rsidP="007D0669">
            <w:pPr>
              <w:pStyle w:val="CommentText"/>
              <w:contextualSpacing/>
            </w:pPr>
            <w:ins w:id="359" w:author="Heather Huntington" w:date="2014-11-18T10:46:00Z">
              <w:r>
                <w:lastRenderedPageBreak/>
                <w:t>888-Don’t know</w:t>
              </w:r>
            </w:ins>
          </w:p>
          <w:p w14:paraId="1AA35132" w14:textId="77777777" w:rsidR="000D6CCD" w:rsidRDefault="000D6CCD" w:rsidP="007D0669">
            <w:pPr>
              <w:pStyle w:val="CommentText"/>
              <w:numPr>
                <w:ilvl w:val="1"/>
                <w:numId w:val="8"/>
              </w:numPr>
              <w:contextualSpacing/>
            </w:pPr>
            <w:r>
              <w:t>What organ/entity is responsible of processing complaints?</w:t>
            </w:r>
          </w:p>
          <w:p w14:paraId="2F276B06" w14:textId="77777777" w:rsidR="000D6CCD" w:rsidRDefault="000D6CCD" w:rsidP="007D0669">
            <w:pPr>
              <w:pStyle w:val="CommentText"/>
              <w:ind w:left="1440"/>
              <w:contextualSpacing/>
            </w:pPr>
          </w:p>
          <w:p w14:paraId="408CE76E" w14:textId="77777777" w:rsidR="0080132D" w:rsidRDefault="000D6CCD" w:rsidP="007D0669">
            <w:pPr>
              <w:pStyle w:val="CommentText"/>
              <w:numPr>
                <w:ilvl w:val="1"/>
                <w:numId w:val="8"/>
              </w:numPr>
              <w:contextualSpacing/>
              <w:rPr>
                <w:ins w:id="360" w:author="Heather Huntington" w:date="2014-11-18T10:46:00Z"/>
              </w:rPr>
            </w:pPr>
            <w:r>
              <w:t xml:space="preserve">Did you ever make a </w:t>
            </w:r>
            <w:commentRangeStart w:id="361"/>
            <w:r>
              <w:t>complaint</w:t>
            </w:r>
            <w:commentRangeEnd w:id="361"/>
            <w:r w:rsidR="00321E97">
              <w:rPr>
                <w:rStyle w:val="CommentReference"/>
              </w:rPr>
              <w:commentReference w:id="361"/>
            </w:r>
            <w:r>
              <w:t>?</w:t>
            </w:r>
          </w:p>
          <w:p w14:paraId="5ED43C2D" w14:textId="77777777" w:rsidR="0080132D" w:rsidRDefault="0080132D" w:rsidP="0080132D">
            <w:pPr>
              <w:pStyle w:val="CommentText"/>
              <w:contextualSpacing/>
              <w:rPr>
                <w:ins w:id="362" w:author="Heather Huntington" w:date="2014-11-18T10:46:00Z"/>
              </w:rPr>
              <w:pPrChange w:id="363" w:author="Heather Huntington" w:date="2014-11-18T10:46:00Z">
                <w:pPr>
                  <w:pStyle w:val="CommentText"/>
                  <w:numPr>
                    <w:ilvl w:val="1"/>
                    <w:numId w:val="8"/>
                  </w:numPr>
                  <w:ind w:left="1440" w:hanging="360"/>
                  <w:contextualSpacing/>
                </w:pPr>
              </w:pPrChange>
            </w:pPr>
          </w:p>
          <w:p w14:paraId="3F0C5917" w14:textId="77777777" w:rsidR="0080132D" w:rsidRDefault="0080132D" w:rsidP="0080132D">
            <w:pPr>
              <w:pStyle w:val="CommentText"/>
              <w:contextualSpacing/>
              <w:rPr>
                <w:ins w:id="364" w:author="Heather Huntington" w:date="2014-11-18T10:46:00Z"/>
              </w:rPr>
            </w:pPr>
            <w:ins w:id="365" w:author="Heather Huntington" w:date="2014-11-18T10:46:00Z">
              <w:r>
                <w:t>0-No</w:t>
              </w:r>
            </w:ins>
          </w:p>
          <w:p w14:paraId="57C2ABAF" w14:textId="77777777" w:rsidR="0080132D" w:rsidRDefault="0080132D" w:rsidP="0080132D">
            <w:pPr>
              <w:pStyle w:val="CommentText"/>
              <w:contextualSpacing/>
              <w:rPr>
                <w:ins w:id="366" w:author="Heather Huntington" w:date="2014-11-18T10:46:00Z"/>
              </w:rPr>
            </w:pPr>
            <w:ins w:id="367" w:author="Heather Huntington" w:date="2014-11-18T10:46:00Z">
              <w:r>
                <w:t>1-Yes</w:t>
              </w:r>
            </w:ins>
          </w:p>
          <w:p w14:paraId="62413ABA" w14:textId="77777777" w:rsidR="0080132D" w:rsidRDefault="0080132D" w:rsidP="0080132D">
            <w:pPr>
              <w:pStyle w:val="CommentText"/>
              <w:contextualSpacing/>
              <w:rPr>
                <w:ins w:id="368" w:author="Heather Huntington" w:date="2014-11-18T10:46:00Z"/>
              </w:rPr>
            </w:pPr>
            <w:ins w:id="369" w:author="Heather Huntington" w:date="2014-11-18T10:46:00Z">
              <w:r>
                <w:t>888-Don’t know</w:t>
              </w:r>
            </w:ins>
          </w:p>
          <w:p w14:paraId="4F6A60B1" w14:textId="77777777" w:rsidR="0080132D" w:rsidRDefault="0080132D" w:rsidP="0080132D">
            <w:pPr>
              <w:pStyle w:val="CommentText"/>
              <w:ind w:left="1440"/>
              <w:contextualSpacing/>
              <w:rPr>
                <w:ins w:id="370" w:author="Heather Huntington" w:date="2014-11-18T10:46:00Z"/>
              </w:rPr>
              <w:pPrChange w:id="371" w:author="Heather Huntington" w:date="2014-11-18T10:46:00Z">
                <w:pPr>
                  <w:pStyle w:val="CommentText"/>
                  <w:numPr>
                    <w:ilvl w:val="1"/>
                    <w:numId w:val="8"/>
                  </w:numPr>
                  <w:ind w:left="1440" w:hanging="360"/>
                  <w:contextualSpacing/>
                </w:pPr>
              </w:pPrChange>
            </w:pPr>
          </w:p>
          <w:p w14:paraId="066EB4E6" w14:textId="011C994C" w:rsidR="000D6CCD" w:rsidRDefault="000D6CCD" w:rsidP="007D0669">
            <w:pPr>
              <w:pStyle w:val="CommentText"/>
              <w:numPr>
                <w:ilvl w:val="1"/>
                <w:numId w:val="8"/>
              </w:numPr>
              <w:contextualSpacing/>
            </w:pPr>
            <w:r>
              <w:t xml:space="preserve"> What was the complaint about?</w:t>
            </w:r>
            <w:ins w:id="372" w:author="Heather Huntington" w:date="2014-11-18T10:48:00Z">
              <w:r w:rsidR="0080132D">
                <w:t xml:space="preserve"> TEXT`</w:t>
              </w:r>
            </w:ins>
          </w:p>
          <w:p w14:paraId="6A5F63F3" w14:textId="77777777" w:rsidR="000D6CCD" w:rsidRDefault="000D6CCD" w:rsidP="007D0669">
            <w:pPr>
              <w:pStyle w:val="CommentText"/>
              <w:contextualSpacing/>
            </w:pPr>
          </w:p>
          <w:p w14:paraId="16418386" w14:textId="77777777" w:rsidR="000D6CCD" w:rsidRDefault="000D6CCD" w:rsidP="007D0669">
            <w:pPr>
              <w:pStyle w:val="CommentText"/>
              <w:ind w:left="1440"/>
              <w:contextualSpacing/>
            </w:pPr>
          </w:p>
          <w:p w14:paraId="601E84D7" w14:textId="77777777" w:rsidR="000D6CCD" w:rsidRDefault="000D6CCD" w:rsidP="007D0669">
            <w:pPr>
              <w:pStyle w:val="CommentText"/>
              <w:numPr>
                <w:ilvl w:val="1"/>
                <w:numId w:val="8"/>
              </w:numPr>
              <w:contextualSpacing/>
              <w:rPr>
                <w:ins w:id="373" w:author="Heather Huntington" w:date="2014-11-18T10:46:00Z"/>
              </w:rPr>
            </w:pPr>
            <w:r>
              <w:t xml:space="preserve">Were the means (Internet, telephone, etc.) to present complaints easy to </w:t>
            </w:r>
            <w:commentRangeStart w:id="374"/>
            <w:r>
              <w:t>use</w:t>
            </w:r>
            <w:commentRangeEnd w:id="374"/>
            <w:r w:rsidR="00321E97">
              <w:rPr>
                <w:rStyle w:val="CommentReference"/>
              </w:rPr>
              <w:commentReference w:id="374"/>
            </w:r>
            <w:r>
              <w:t>?</w:t>
            </w:r>
          </w:p>
          <w:p w14:paraId="42A40091" w14:textId="77777777" w:rsidR="0080132D" w:rsidRDefault="0080132D" w:rsidP="0080132D">
            <w:pPr>
              <w:pStyle w:val="CommentText"/>
              <w:contextualSpacing/>
              <w:rPr>
                <w:ins w:id="375" w:author="Heather Huntington" w:date="2014-11-18T10:46:00Z"/>
              </w:rPr>
            </w:pPr>
            <w:ins w:id="376" w:author="Heather Huntington" w:date="2014-11-18T10:46:00Z">
              <w:r>
                <w:t>0-No</w:t>
              </w:r>
            </w:ins>
          </w:p>
          <w:p w14:paraId="28B68CA6" w14:textId="77777777" w:rsidR="0080132D" w:rsidRDefault="0080132D" w:rsidP="0080132D">
            <w:pPr>
              <w:pStyle w:val="CommentText"/>
              <w:contextualSpacing/>
              <w:rPr>
                <w:ins w:id="377" w:author="Heather Huntington" w:date="2014-11-18T10:46:00Z"/>
              </w:rPr>
            </w:pPr>
            <w:ins w:id="378" w:author="Heather Huntington" w:date="2014-11-18T10:46:00Z">
              <w:r>
                <w:t>1-Yes</w:t>
              </w:r>
            </w:ins>
          </w:p>
          <w:p w14:paraId="7E3E8B33" w14:textId="77777777" w:rsidR="0080132D" w:rsidRDefault="0080132D" w:rsidP="0080132D">
            <w:pPr>
              <w:pStyle w:val="CommentText"/>
              <w:contextualSpacing/>
              <w:rPr>
                <w:ins w:id="379" w:author="Heather Huntington" w:date="2014-11-18T10:46:00Z"/>
              </w:rPr>
            </w:pPr>
            <w:ins w:id="380" w:author="Heather Huntington" w:date="2014-11-18T10:46:00Z">
              <w:r>
                <w:t>888-Don’t know</w:t>
              </w:r>
            </w:ins>
          </w:p>
          <w:p w14:paraId="443865BE" w14:textId="77777777" w:rsidR="0080132D" w:rsidRDefault="0080132D" w:rsidP="007D0669">
            <w:pPr>
              <w:pStyle w:val="CommentText"/>
              <w:numPr>
                <w:ilvl w:val="1"/>
                <w:numId w:val="8"/>
              </w:numPr>
              <w:contextualSpacing/>
            </w:pPr>
          </w:p>
          <w:p w14:paraId="688A4AED" w14:textId="77777777" w:rsidR="000D6CCD" w:rsidRDefault="000D6CCD" w:rsidP="007D0669">
            <w:pPr>
              <w:pStyle w:val="CommentText"/>
              <w:ind w:left="1440"/>
              <w:contextualSpacing/>
            </w:pPr>
          </w:p>
          <w:p w14:paraId="0DDB092B" w14:textId="298EF2D8" w:rsidR="000D6CCD" w:rsidRDefault="000D6CCD" w:rsidP="007D0669">
            <w:pPr>
              <w:pStyle w:val="CommentText"/>
              <w:numPr>
                <w:ilvl w:val="1"/>
                <w:numId w:val="8"/>
              </w:numPr>
              <w:contextualSpacing/>
            </w:pPr>
            <w:del w:id="381" w:author="Heather Huntington" w:date="2014-11-18T10:47:00Z">
              <w:r w:rsidDel="0080132D">
                <w:delText>Were the requirements to</w:delText>
              </w:r>
            </w:del>
            <w:ins w:id="382" w:author="Heather Huntington" w:date="2014-11-18T10:47:00Z">
              <w:r w:rsidR="0080132D">
                <w:t>Was it easy to</w:t>
              </w:r>
            </w:ins>
            <w:r>
              <w:t xml:space="preserve"> present a complaint</w:t>
            </w:r>
            <w:ins w:id="383" w:author="Heather Huntington" w:date="2014-11-18T10:47:00Z">
              <w:r w:rsidR="0080132D">
                <w:t>?</w:t>
              </w:r>
            </w:ins>
            <w:del w:id="384" w:author="Heather Huntington" w:date="2014-11-18T10:47:00Z">
              <w:r w:rsidDel="0080132D">
                <w:delText xml:space="preserve"> </w:delText>
              </w:r>
              <w:commentRangeStart w:id="385"/>
              <w:r w:rsidDel="0080132D">
                <w:delText>difficult</w:delText>
              </w:r>
              <w:commentRangeEnd w:id="385"/>
              <w:r w:rsidR="00321E97" w:rsidDel="0080132D">
                <w:rPr>
                  <w:rStyle w:val="CommentReference"/>
                </w:rPr>
                <w:commentReference w:id="385"/>
              </w:r>
              <w:r w:rsidDel="0080132D">
                <w:delText>?</w:delText>
              </w:r>
            </w:del>
          </w:p>
          <w:p w14:paraId="406F2DFF" w14:textId="77777777" w:rsidR="0080132D" w:rsidRDefault="0080132D" w:rsidP="0080132D">
            <w:pPr>
              <w:pStyle w:val="CommentText"/>
              <w:contextualSpacing/>
              <w:rPr>
                <w:ins w:id="386" w:author="Heather Huntington" w:date="2014-11-18T10:46:00Z"/>
              </w:rPr>
            </w:pPr>
            <w:ins w:id="387" w:author="Heather Huntington" w:date="2014-11-18T10:46:00Z">
              <w:r>
                <w:t>0-No</w:t>
              </w:r>
            </w:ins>
          </w:p>
          <w:p w14:paraId="04445CE4" w14:textId="77777777" w:rsidR="0080132D" w:rsidRDefault="0080132D" w:rsidP="0080132D">
            <w:pPr>
              <w:pStyle w:val="CommentText"/>
              <w:contextualSpacing/>
              <w:rPr>
                <w:ins w:id="388" w:author="Heather Huntington" w:date="2014-11-18T10:46:00Z"/>
              </w:rPr>
            </w:pPr>
            <w:ins w:id="389" w:author="Heather Huntington" w:date="2014-11-18T10:46:00Z">
              <w:r>
                <w:t>1-Yes</w:t>
              </w:r>
            </w:ins>
          </w:p>
          <w:p w14:paraId="4DAC54B8" w14:textId="77777777" w:rsidR="0080132D" w:rsidRDefault="0080132D" w:rsidP="0080132D">
            <w:pPr>
              <w:pStyle w:val="CommentText"/>
              <w:contextualSpacing/>
              <w:rPr>
                <w:ins w:id="390" w:author="Heather Huntington" w:date="2014-11-18T10:46:00Z"/>
              </w:rPr>
            </w:pPr>
            <w:ins w:id="391" w:author="Heather Huntington" w:date="2014-11-18T10:46:00Z">
              <w:r>
                <w:t>888-Don’t know</w:t>
              </w:r>
            </w:ins>
          </w:p>
          <w:p w14:paraId="0D6D645D" w14:textId="77777777" w:rsidR="000D6CCD" w:rsidRDefault="000D6CCD" w:rsidP="007D0669">
            <w:pPr>
              <w:pStyle w:val="CommentText"/>
              <w:contextualSpacing/>
            </w:pPr>
          </w:p>
          <w:p w14:paraId="1C694449" w14:textId="77777777" w:rsidR="000D6CCD" w:rsidRDefault="000D6CCD" w:rsidP="007D0669">
            <w:pPr>
              <w:pStyle w:val="CommentText"/>
              <w:ind w:left="1440"/>
              <w:contextualSpacing/>
            </w:pPr>
          </w:p>
          <w:p w14:paraId="26FB8107" w14:textId="085DC1A0" w:rsidR="000D6CCD" w:rsidDel="004607D6" w:rsidRDefault="000D6CCD" w:rsidP="007D0669">
            <w:pPr>
              <w:pStyle w:val="CommentText"/>
              <w:numPr>
                <w:ilvl w:val="1"/>
                <w:numId w:val="8"/>
              </w:numPr>
              <w:contextualSpacing/>
              <w:rPr>
                <w:del w:id="392" w:author="Heather Huntington" w:date="2014-11-18T10:45:00Z"/>
              </w:rPr>
            </w:pPr>
            <w:del w:id="393" w:author="Heather Huntington" w:date="2014-11-18T10:45:00Z">
              <w:r w:rsidDel="004607D6">
                <w:delText>Was the grievance mechanism locally accessible?</w:delText>
              </w:r>
            </w:del>
          </w:p>
          <w:p w14:paraId="38AFEDF8" w14:textId="77777777" w:rsidR="000D6CCD" w:rsidRDefault="000D6CCD" w:rsidP="007D0669">
            <w:pPr>
              <w:pStyle w:val="CommentText"/>
              <w:ind w:left="1440"/>
              <w:contextualSpacing/>
            </w:pPr>
          </w:p>
          <w:p w14:paraId="1991AB2F" w14:textId="77777777" w:rsidR="000D6CCD" w:rsidRDefault="000D6CCD" w:rsidP="007D0669">
            <w:pPr>
              <w:pStyle w:val="CommentText"/>
              <w:numPr>
                <w:ilvl w:val="1"/>
                <w:numId w:val="8"/>
              </w:numPr>
              <w:contextualSpacing/>
            </w:pPr>
            <w:r>
              <w:t>Do you consider the decisions of the grievance mechanism were fair?</w:t>
            </w:r>
          </w:p>
          <w:p w14:paraId="216BDD0A" w14:textId="77777777" w:rsidR="000D6CCD" w:rsidRDefault="0080132D" w:rsidP="007D0669">
            <w:pPr>
              <w:pStyle w:val="CommentText"/>
              <w:contextualSpacing/>
              <w:rPr>
                <w:ins w:id="394" w:author="Heather Huntington" w:date="2014-11-18T10:47:00Z"/>
              </w:rPr>
            </w:pPr>
            <w:ins w:id="395" w:author="Heather Huntington" w:date="2014-11-18T10:47:00Z">
              <w:r>
                <w:t>1-Very fair</w:t>
              </w:r>
            </w:ins>
          </w:p>
          <w:p w14:paraId="6C0722AE" w14:textId="77777777" w:rsidR="0080132D" w:rsidRDefault="0080132D" w:rsidP="007D0669">
            <w:pPr>
              <w:pStyle w:val="CommentText"/>
              <w:contextualSpacing/>
              <w:rPr>
                <w:ins w:id="396" w:author="Heather Huntington" w:date="2014-11-18T10:47:00Z"/>
              </w:rPr>
            </w:pPr>
            <w:ins w:id="397" w:author="Heather Huntington" w:date="2014-11-18T10:47:00Z">
              <w:r>
                <w:t>2-Fair</w:t>
              </w:r>
            </w:ins>
          </w:p>
          <w:p w14:paraId="3713E16E" w14:textId="77777777" w:rsidR="0080132D" w:rsidRDefault="0080132D" w:rsidP="007D0669">
            <w:pPr>
              <w:pStyle w:val="CommentText"/>
              <w:contextualSpacing/>
              <w:rPr>
                <w:ins w:id="398" w:author="Heather Huntington" w:date="2014-11-18T10:47:00Z"/>
              </w:rPr>
            </w:pPr>
            <w:ins w:id="399" w:author="Heather Huntington" w:date="2014-11-18T10:47:00Z">
              <w:r>
                <w:t>3-Neutral</w:t>
              </w:r>
            </w:ins>
          </w:p>
          <w:p w14:paraId="19BFB8EF" w14:textId="77777777" w:rsidR="0080132D" w:rsidRDefault="0080132D" w:rsidP="007D0669">
            <w:pPr>
              <w:pStyle w:val="CommentText"/>
              <w:contextualSpacing/>
              <w:rPr>
                <w:ins w:id="400" w:author="Heather Huntington" w:date="2014-11-18T10:47:00Z"/>
              </w:rPr>
            </w:pPr>
            <w:ins w:id="401" w:author="Heather Huntington" w:date="2014-11-18T10:47:00Z">
              <w:r>
                <w:t>4-A little unfair</w:t>
              </w:r>
            </w:ins>
          </w:p>
          <w:p w14:paraId="39792A1A" w14:textId="56D91D1F" w:rsidR="0080132D" w:rsidRDefault="0080132D" w:rsidP="007D0669">
            <w:pPr>
              <w:pStyle w:val="CommentText"/>
              <w:contextualSpacing/>
            </w:pPr>
            <w:ins w:id="402" w:author="Heather Huntington" w:date="2014-11-18T10:47:00Z">
              <w:r>
                <w:t>5- Very unfair</w:t>
              </w:r>
            </w:ins>
          </w:p>
          <w:p w14:paraId="5049270C" w14:textId="77777777" w:rsidR="000D6CCD" w:rsidRDefault="000D6CCD" w:rsidP="007D0669">
            <w:pPr>
              <w:pStyle w:val="CommentText"/>
              <w:ind w:left="1440"/>
              <w:contextualSpacing/>
            </w:pPr>
          </w:p>
          <w:p w14:paraId="0460E20D" w14:textId="77777777" w:rsidR="000D6CCD" w:rsidRDefault="000D6CCD" w:rsidP="007D0669">
            <w:pPr>
              <w:pStyle w:val="CommentText"/>
              <w:numPr>
                <w:ilvl w:val="1"/>
                <w:numId w:val="8"/>
              </w:numPr>
              <w:contextualSpacing/>
              <w:rPr>
                <w:ins w:id="403" w:author="Heather Huntington" w:date="2014-11-18T10:48:00Z"/>
              </w:rPr>
            </w:pPr>
            <w:r>
              <w:t xml:space="preserve">Were the decisions of the grievance mechanism </w:t>
            </w:r>
            <w:r w:rsidRPr="001A3006">
              <w:t>executed</w:t>
            </w:r>
            <w:r>
              <w:t>?</w:t>
            </w:r>
          </w:p>
          <w:p w14:paraId="52422995" w14:textId="77777777" w:rsidR="0080132D" w:rsidRDefault="0080132D" w:rsidP="0080132D">
            <w:pPr>
              <w:pStyle w:val="CommentText"/>
              <w:contextualSpacing/>
              <w:rPr>
                <w:ins w:id="404" w:author="Heather Huntington" w:date="2014-11-18T10:48:00Z"/>
              </w:rPr>
            </w:pPr>
            <w:ins w:id="405" w:author="Heather Huntington" w:date="2014-11-18T10:48:00Z">
              <w:r>
                <w:t>0-No</w:t>
              </w:r>
            </w:ins>
          </w:p>
          <w:p w14:paraId="4F4223FA" w14:textId="77777777" w:rsidR="0080132D" w:rsidRDefault="0080132D" w:rsidP="0080132D">
            <w:pPr>
              <w:pStyle w:val="CommentText"/>
              <w:contextualSpacing/>
              <w:rPr>
                <w:ins w:id="406" w:author="Heather Huntington" w:date="2014-11-18T10:48:00Z"/>
              </w:rPr>
            </w:pPr>
            <w:ins w:id="407" w:author="Heather Huntington" w:date="2014-11-18T10:48:00Z">
              <w:r>
                <w:t>1-Yes</w:t>
              </w:r>
            </w:ins>
          </w:p>
          <w:p w14:paraId="376B0869" w14:textId="77777777" w:rsidR="0080132D" w:rsidRDefault="0080132D" w:rsidP="0080132D">
            <w:pPr>
              <w:pStyle w:val="CommentText"/>
              <w:contextualSpacing/>
              <w:rPr>
                <w:ins w:id="408" w:author="Heather Huntington" w:date="2014-11-18T10:48:00Z"/>
              </w:rPr>
            </w:pPr>
            <w:ins w:id="409" w:author="Heather Huntington" w:date="2014-11-18T10:48:00Z">
              <w:r>
                <w:t>888-Don’t know</w:t>
              </w:r>
            </w:ins>
          </w:p>
          <w:p w14:paraId="32E6907F" w14:textId="77777777" w:rsidR="0080132D" w:rsidRDefault="0080132D" w:rsidP="007D0669">
            <w:pPr>
              <w:pStyle w:val="CommentText"/>
              <w:numPr>
                <w:ilvl w:val="1"/>
                <w:numId w:val="8"/>
              </w:numPr>
              <w:contextualSpacing/>
            </w:pPr>
          </w:p>
          <w:p w14:paraId="420B8EC4" w14:textId="77777777" w:rsidR="000D6CCD" w:rsidRDefault="000D6CCD" w:rsidP="007D0669">
            <w:pPr>
              <w:pStyle w:val="CommentText"/>
              <w:ind w:left="1440"/>
              <w:contextualSpacing/>
            </w:pPr>
          </w:p>
          <w:p w14:paraId="13CCB423" w14:textId="77777777" w:rsidR="000D6CCD" w:rsidRDefault="000D6CCD" w:rsidP="007D0669">
            <w:pPr>
              <w:pStyle w:val="CommentText"/>
              <w:numPr>
                <w:ilvl w:val="1"/>
                <w:numId w:val="8"/>
              </w:numPr>
              <w:contextualSpacing/>
              <w:rPr>
                <w:ins w:id="410" w:author="Heather Huntington" w:date="2014-11-18T10:48:00Z"/>
              </w:rPr>
            </w:pPr>
            <w:r>
              <w:t>Was the compensation enough to compensate the damage/impact?</w:t>
            </w:r>
          </w:p>
          <w:p w14:paraId="305C7879" w14:textId="77777777" w:rsidR="0080132D" w:rsidRDefault="0080132D" w:rsidP="0080132D">
            <w:pPr>
              <w:pStyle w:val="CommentText"/>
              <w:contextualSpacing/>
              <w:rPr>
                <w:ins w:id="411" w:author="Heather Huntington" w:date="2014-11-18T10:48:00Z"/>
              </w:rPr>
            </w:pPr>
            <w:ins w:id="412" w:author="Heather Huntington" w:date="2014-11-18T10:48:00Z">
              <w:r>
                <w:t>0-No</w:t>
              </w:r>
            </w:ins>
          </w:p>
          <w:p w14:paraId="66868BED" w14:textId="77777777" w:rsidR="0080132D" w:rsidRDefault="0080132D" w:rsidP="0080132D">
            <w:pPr>
              <w:pStyle w:val="CommentText"/>
              <w:contextualSpacing/>
              <w:rPr>
                <w:ins w:id="413" w:author="Heather Huntington" w:date="2014-11-18T10:48:00Z"/>
              </w:rPr>
            </w:pPr>
            <w:ins w:id="414" w:author="Heather Huntington" w:date="2014-11-18T10:48:00Z">
              <w:r>
                <w:t>1-Yes</w:t>
              </w:r>
            </w:ins>
          </w:p>
          <w:p w14:paraId="52B2F85C" w14:textId="77777777" w:rsidR="0080132D" w:rsidRDefault="0080132D" w:rsidP="0080132D">
            <w:pPr>
              <w:pStyle w:val="CommentText"/>
              <w:contextualSpacing/>
              <w:rPr>
                <w:ins w:id="415" w:author="Heather Huntington" w:date="2014-11-18T10:48:00Z"/>
              </w:rPr>
            </w:pPr>
            <w:ins w:id="416" w:author="Heather Huntington" w:date="2014-11-18T10:48:00Z">
              <w:r>
                <w:lastRenderedPageBreak/>
                <w:t>888-Don’t know</w:t>
              </w:r>
            </w:ins>
          </w:p>
          <w:p w14:paraId="202E6EC6" w14:textId="77777777" w:rsidR="0080132D" w:rsidRDefault="0080132D" w:rsidP="007D0669">
            <w:pPr>
              <w:pStyle w:val="CommentText"/>
              <w:numPr>
                <w:ilvl w:val="1"/>
                <w:numId w:val="8"/>
              </w:numPr>
              <w:contextualSpacing/>
            </w:pPr>
          </w:p>
          <w:p w14:paraId="58A70623" w14:textId="77777777" w:rsidR="000D6CCD" w:rsidRDefault="000D6CCD" w:rsidP="007D0669">
            <w:pPr>
              <w:pStyle w:val="CommentText"/>
              <w:contextualSpacing/>
            </w:pPr>
          </w:p>
          <w:p w14:paraId="1E8BC91F" w14:textId="77777777" w:rsidR="00BF5C6F" w:rsidRDefault="00BF5C6F" w:rsidP="007D0669">
            <w:pPr>
              <w:contextualSpacing/>
              <w:rPr>
                <w:rFonts w:ascii="Gill Sans MT" w:hAnsi="Gill Sans MT"/>
                <w:sz w:val="20"/>
                <w:szCs w:val="20"/>
              </w:rPr>
            </w:pPr>
          </w:p>
        </w:tc>
      </w:tr>
      <w:bookmarkEnd w:id="317"/>
    </w:tbl>
    <w:p w14:paraId="7DF37237" w14:textId="77777777" w:rsidR="00BF5C6F" w:rsidRPr="00F71A9A" w:rsidRDefault="00BF5C6F" w:rsidP="00AC7CBE">
      <w:pPr>
        <w:autoSpaceDE w:val="0"/>
        <w:autoSpaceDN w:val="0"/>
        <w:adjustRightInd w:val="0"/>
        <w:spacing w:after="0" w:line="240" w:lineRule="auto"/>
        <w:contextualSpacing/>
        <w:rPr>
          <w:rFonts w:ascii="Gill Sans MT" w:hAnsi="Gill Sans MT" w:cs="TimesNewRomanPSMT"/>
          <w:sz w:val="20"/>
          <w:szCs w:val="20"/>
        </w:rPr>
      </w:pPr>
    </w:p>
    <w:p w14:paraId="3B7DDFBB" w14:textId="29A83BB5" w:rsidR="003330F1" w:rsidRPr="00F71A9A" w:rsidRDefault="003330F1" w:rsidP="00EB6FC5">
      <w:pPr>
        <w:autoSpaceDE w:val="0"/>
        <w:autoSpaceDN w:val="0"/>
        <w:adjustRightInd w:val="0"/>
        <w:spacing w:after="0" w:line="240" w:lineRule="auto"/>
        <w:contextualSpacing/>
        <w:rPr>
          <w:rFonts w:ascii="Gill Sans MT" w:hAnsi="Gill Sans MT" w:cs="TimesNewRomanPSMT"/>
          <w:sz w:val="20"/>
          <w:szCs w:val="20"/>
        </w:rPr>
        <w:sectPr w:rsidR="003330F1" w:rsidRPr="00F71A9A" w:rsidSect="0037128F">
          <w:footerReference w:type="even" r:id="rId10"/>
          <w:footerReference w:type="default" r:id="rId11"/>
          <w:pgSz w:w="15840" w:h="12240" w:orient="landscape"/>
          <w:pgMar w:top="1080" w:right="1440" w:bottom="1080" w:left="1440" w:header="720" w:footer="720" w:gutter="0"/>
          <w:cols w:space="720"/>
          <w:docGrid w:linePitch="360"/>
        </w:sectPr>
      </w:pPr>
    </w:p>
    <w:p w14:paraId="33B5523A" w14:textId="77777777" w:rsidR="000721E5" w:rsidRDefault="000721E5" w:rsidP="00AC7CBE">
      <w:pPr>
        <w:autoSpaceDE w:val="0"/>
        <w:autoSpaceDN w:val="0"/>
        <w:adjustRightInd w:val="0"/>
        <w:spacing w:after="0" w:line="240" w:lineRule="auto"/>
        <w:contextualSpacing/>
        <w:rPr>
          <w:rFonts w:ascii="Gill Sans MT" w:hAnsi="Gill Sans MT" w:cs="TimesNewRomanPSMT"/>
          <w:b/>
          <w:sz w:val="20"/>
          <w:szCs w:val="20"/>
        </w:rPr>
      </w:pPr>
    </w:p>
    <w:p w14:paraId="47EE0D63" w14:textId="300701EC" w:rsidR="000721E5" w:rsidRPr="000721E5" w:rsidRDefault="000721E5" w:rsidP="000721E5">
      <w:pPr>
        <w:rPr>
          <w:rFonts w:ascii="Gill Sans MT" w:hAnsi="Gill Sans MT"/>
          <w:b/>
        </w:rPr>
      </w:pPr>
      <w:r w:rsidRPr="000721E5">
        <w:rPr>
          <w:rFonts w:ascii="Gill Sans MT" w:hAnsi="Gill Sans MT"/>
          <w:b/>
        </w:rPr>
        <w:t xml:space="preserve">FOREST CONFLICT: INCIDENCE AND MANAGEMENT </w:t>
      </w:r>
    </w:p>
    <w:tbl>
      <w:tblPr>
        <w:tblW w:w="11080" w:type="dxa"/>
        <w:tblInd w:w="-5" w:type="dxa"/>
        <w:tblLayout w:type="fixed"/>
        <w:tblCellMar>
          <w:left w:w="0" w:type="dxa"/>
          <w:right w:w="0" w:type="dxa"/>
        </w:tblCellMar>
        <w:tblLook w:val="0000" w:firstRow="0" w:lastRow="0" w:firstColumn="0" w:lastColumn="0" w:noHBand="0" w:noVBand="0"/>
      </w:tblPr>
      <w:tblGrid>
        <w:gridCol w:w="190"/>
        <w:gridCol w:w="5490"/>
        <w:gridCol w:w="4500"/>
        <w:gridCol w:w="900"/>
      </w:tblGrid>
      <w:tr w:rsidR="000721E5" w:rsidRPr="00033701" w14:paraId="50D30ABE" w14:textId="77777777" w:rsidTr="000721E5">
        <w:trPr>
          <w:trHeight w:val="20"/>
        </w:trPr>
        <w:tc>
          <w:tcPr>
            <w:tcW w:w="190" w:type="dxa"/>
            <w:tcBorders>
              <w:top w:val="single" w:sz="4" w:space="0" w:color="000000"/>
              <w:left w:val="single" w:sz="4" w:space="0" w:color="000000"/>
              <w:bottom w:val="single" w:sz="4" w:space="0" w:color="000000"/>
              <w:right w:val="single" w:sz="4" w:space="0" w:color="000000"/>
            </w:tcBorders>
          </w:tcPr>
          <w:p w14:paraId="1284649C" w14:textId="77777777" w:rsidR="000721E5" w:rsidRPr="00033701" w:rsidRDefault="000721E5" w:rsidP="000721E5">
            <w:pPr>
              <w:spacing w:after="0" w:line="240" w:lineRule="auto"/>
              <w:contextualSpacing/>
              <w:rPr>
                <w:rFonts w:ascii="Gill Sans MT" w:eastAsia="Calibri" w:hAnsi="Gill Sans MT" w:cs="Times New Roman"/>
              </w:rPr>
            </w:pPr>
          </w:p>
        </w:tc>
        <w:tc>
          <w:tcPr>
            <w:tcW w:w="5490" w:type="dxa"/>
            <w:tcBorders>
              <w:top w:val="single" w:sz="4" w:space="0" w:color="000000"/>
              <w:left w:val="single" w:sz="4" w:space="0" w:color="000000"/>
              <w:bottom w:val="single" w:sz="4" w:space="0" w:color="000000"/>
            </w:tcBorders>
          </w:tcPr>
          <w:p w14:paraId="7C147FBF" w14:textId="77777777" w:rsidR="000721E5" w:rsidRDefault="000721E5" w:rsidP="000721E5">
            <w:pPr>
              <w:spacing w:after="0" w:line="240" w:lineRule="auto"/>
              <w:contextualSpacing/>
              <w:rPr>
                <w:rFonts w:ascii="Gill Sans MT" w:hAnsi="Gill Sans MT"/>
              </w:rPr>
            </w:pPr>
            <w:r w:rsidRPr="00033701">
              <w:rPr>
                <w:rFonts w:ascii="Gill Sans MT" w:hAnsi="Gill Sans MT"/>
              </w:rPr>
              <w:t xml:space="preserve">In general, what are the most common kinds of forest land and resource related conflicts WITHIN (between members of the community) your community? </w:t>
            </w:r>
          </w:p>
          <w:p w14:paraId="3975C2BD" w14:textId="77777777" w:rsidR="000721E5" w:rsidRPr="00033701" w:rsidRDefault="000721E5" w:rsidP="000721E5">
            <w:pPr>
              <w:spacing w:after="0" w:line="240" w:lineRule="auto"/>
              <w:contextualSpacing/>
              <w:rPr>
                <w:rFonts w:ascii="Gill Sans MT" w:hAnsi="Gill Sans MT"/>
                <w:color w:val="000000"/>
              </w:rPr>
            </w:pPr>
            <w:r>
              <w:rPr>
                <w:rFonts w:ascii="Gill Sans MT" w:hAnsi="Gill Sans MT"/>
              </w:rPr>
              <w:t>PROBE AND CODE</w:t>
            </w:r>
          </w:p>
        </w:tc>
        <w:tc>
          <w:tcPr>
            <w:tcW w:w="4500" w:type="dxa"/>
            <w:tcBorders>
              <w:top w:val="single" w:sz="4" w:space="0" w:color="000000"/>
              <w:bottom w:val="single" w:sz="4" w:space="0" w:color="000000"/>
              <w:right w:val="single" w:sz="18" w:space="0" w:color="000000"/>
            </w:tcBorders>
          </w:tcPr>
          <w:p w14:paraId="58FD492D" w14:textId="07ED3B76" w:rsidR="00E963BE" w:rsidRDefault="00E963BE" w:rsidP="000721E5">
            <w:pPr>
              <w:spacing w:after="0" w:line="240" w:lineRule="auto"/>
              <w:contextualSpacing/>
              <w:rPr>
                <w:rFonts w:ascii="Gill Sans MT" w:hAnsi="Gill Sans MT" w:cs="Times New Roman"/>
                <w:w w:val="105"/>
              </w:rPr>
            </w:pPr>
            <w:r>
              <w:rPr>
                <w:rFonts w:ascii="Gill Sans MT" w:hAnsi="Gill Sans MT" w:cs="Times New Roman"/>
                <w:w w:val="105"/>
              </w:rPr>
              <w:t xml:space="preserve">0=There are no conflicts </w:t>
            </w:r>
          </w:p>
          <w:p w14:paraId="75BCAC57"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1= Boundary conflicts</w:t>
            </w:r>
          </w:p>
          <w:p w14:paraId="622C8415"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2= Which NTFPs can and cannot be harvested from forests</w:t>
            </w:r>
          </w:p>
          <w:p w14:paraId="60D40AD8"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3= Grazing of livestock in forests</w:t>
            </w:r>
          </w:p>
          <w:p w14:paraId="41B0EBEB"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4= Cutting trees in forests</w:t>
            </w:r>
          </w:p>
          <w:p w14:paraId="3B575BFB"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5=Ownership over trees in forests</w:t>
            </w:r>
          </w:p>
          <w:p w14:paraId="21707C36"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6= Fires or burning in the forest</w:t>
            </w:r>
          </w:p>
          <w:p w14:paraId="7359D6CA"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7= Hunting or fishing</w:t>
            </w:r>
          </w:p>
          <w:p w14:paraId="589205E8"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97= Other, please specify</w:t>
            </w:r>
          </w:p>
          <w:p w14:paraId="74F97F4D"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888=Don’t know</w:t>
            </w:r>
          </w:p>
          <w:p w14:paraId="2295AE00"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999=Preferred not to answer</w:t>
            </w:r>
          </w:p>
        </w:tc>
        <w:tc>
          <w:tcPr>
            <w:tcW w:w="900" w:type="dxa"/>
            <w:tcBorders>
              <w:top w:val="single" w:sz="18" w:space="0" w:color="000000"/>
              <w:left w:val="single" w:sz="18" w:space="0" w:color="000000"/>
              <w:bottom w:val="single" w:sz="18" w:space="0" w:color="000000"/>
              <w:right w:val="single" w:sz="18" w:space="0" w:color="000000"/>
            </w:tcBorders>
          </w:tcPr>
          <w:p w14:paraId="634107BF" w14:textId="77777777" w:rsidR="000721E5" w:rsidRPr="00033701" w:rsidRDefault="000721E5" w:rsidP="000721E5">
            <w:pPr>
              <w:spacing w:after="0" w:line="240" w:lineRule="auto"/>
              <w:contextualSpacing/>
              <w:rPr>
                <w:rFonts w:ascii="Gill Sans MT" w:eastAsia="Calibri" w:hAnsi="Gill Sans MT" w:cs="Times New Roman"/>
                <w:i/>
                <w:color w:val="A6A6A6"/>
              </w:rPr>
            </w:pPr>
            <w:r w:rsidRPr="00033701">
              <w:rPr>
                <w:rFonts w:ascii="Gill Sans MT" w:eastAsia="Calibri" w:hAnsi="Gill Sans MT" w:cs="Times New Roman"/>
                <w:i/>
                <w:color w:val="A6A6A6"/>
              </w:rPr>
              <w:t>(Code)</w:t>
            </w:r>
          </w:p>
        </w:tc>
      </w:tr>
      <w:tr w:rsidR="000721E5" w:rsidRPr="00033701" w14:paraId="38D9F03B" w14:textId="77777777" w:rsidTr="000721E5">
        <w:trPr>
          <w:trHeight w:val="2021"/>
        </w:trPr>
        <w:tc>
          <w:tcPr>
            <w:tcW w:w="190" w:type="dxa"/>
            <w:tcBorders>
              <w:top w:val="single" w:sz="4" w:space="0" w:color="000000"/>
              <w:left w:val="single" w:sz="4" w:space="0" w:color="000000"/>
              <w:bottom w:val="single" w:sz="4" w:space="0" w:color="auto"/>
              <w:right w:val="single" w:sz="4" w:space="0" w:color="000000"/>
            </w:tcBorders>
          </w:tcPr>
          <w:p w14:paraId="4B500B7E" w14:textId="77777777" w:rsidR="000721E5" w:rsidRPr="00033701" w:rsidRDefault="000721E5" w:rsidP="000721E5">
            <w:pPr>
              <w:spacing w:after="0" w:line="240" w:lineRule="auto"/>
              <w:contextualSpacing/>
              <w:rPr>
                <w:rFonts w:ascii="Gill Sans MT" w:eastAsia="Calibri" w:hAnsi="Gill Sans MT" w:cs="Times New Roman"/>
              </w:rPr>
            </w:pPr>
          </w:p>
        </w:tc>
        <w:tc>
          <w:tcPr>
            <w:tcW w:w="5490" w:type="dxa"/>
            <w:tcBorders>
              <w:top w:val="single" w:sz="4" w:space="0" w:color="000000"/>
              <w:left w:val="single" w:sz="4" w:space="0" w:color="000000"/>
              <w:bottom w:val="single" w:sz="4" w:space="0" w:color="auto"/>
            </w:tcBorders>
          </w:tcPr>
          <w:p w14:paraId="58D5ACE6"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Compared to 3 years ago, do you think the number of forest land and resource related conflicts WITHIN (between members of the community) in your community has increased, decreased, or stayed the same?</w:t>
            </w:r>
          </w:p>
          <w:p w14:paraId="1856E260" w14:textId="77777777" w:rsidR="000721E5" w:rsidRPr="00033701" w:rsidRDefault="000721E5" w:rsidP="000721E5">
            <w:pPr>
              <w:spacing w:after="0" w:line="240" w:lineRule="auto"/>
              <w:contextualSpacing/>
              <w:rPr>
                <w:rFonts w:ascii="Gill Sans MT" w:hAnsi="Gill Sans MT"/>
              </w:rPr>
            </w:pPr>
          </w:p>
        </w:tc>
        <w:tc>
          <w:tcPr>
            <w:tcW w:w="4500" w:type="dxa"/>
            <w:tcBorders>
              <w:top w:val="single" w:sz="4" w:space="0" w:color="000000"/>
              <w:bottom w:val="single" w:sz="4" w:space="0" w:color="auto"/>
              <w:right w:val="single" w:sz="18" w:space="0" w:color="000000"/>
            </w:tcBorders>
          </w:tcPr>
          <w:p w14:paraId="58374927"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1=Increased a lot</w:t>
            </w:r>
          </w:p>
          <w:p w14:paraId="5BFE338F"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2=Increased a little</w:t>
            </w:r>
          </w:p>
          <w:p w14:paraId="420CDF59"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3=Remained the same</w:t>
            </w:r>
          </w:p>
          <w:p w14:paraId="02E1307A"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4=Decreased a little</w:t>
            </w:r>
          </w:p>
          <w:p w14:paraId="140D7551"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5=Decreased a lot</w:t>
            </w:r>
          </w:p>
          <w:p w14:paraId="635A525B"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97=Other, please specify</w:t>
            </w:r>
          </w:p>
          <w:p w14:paraId="1B166B2A"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888=Don’t know</w:t>
            </w:r>
          </w:p>
          <w:p w14:paraId="4619F8A2"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rPr>
              <w:t>999=Preferred not to answer</w:t>
            </w:r>
          </w:p>
        </w:tc>
        <w:tc>
          <w:tcPr>
            <w:tcW w:w="900" w:type="dxa"/>
            <w:tcBorders>
              <w:top w:val="single" w:sz="18" w:space="0" w:color="000000"/>
              <w:left w:val="single" w:sz="18" w:space="0" w:color="000000"/>
              <w:bottom w:val="single" w:sz="4" w:space="0" w:color="auto"/>
              <w:right w:val="single" w:sz="18" w:space="0" w:color="000000"/>
            </w:tcBorders>
          </w:tcPr>
          <w:p w14:paraId="6D64388A" w14:textId="77777777" w:rsidR="000721E5" w:rsidRPr="00033701" w:rsidRDefault="000721E5" w:rsidP="000721E5">
            <w:pPr>
              <w:spacing w:after="0" w:line="240" w:lineRule="auto"/>
              <w:contextualSpacing/>
              <w:rPr>
                <w:rFonts w:ascii="Gill Sans MT" w:eastAsia="Calibri" w:hAnsi="Gill Sans MT" w:cs="Times New Roman"/>
                <w:i/>
                <w:color w:val="A6A6A6"/>
              </w:rPr>
            </w:pPr>
            <w:r w:rsidRPr="00033701">
              <w:rPr>
                <w:rFonts w:ascii="Gill Sans MT" w:eastAsia="Calibri" w:hAnsi="Gill Sans MT" w:cs="Times New Roman"/>
                <w:i/>
                <w:color w:val="A6A6A6"/>
              </w:rPr>
              <w:t>(Code)</w:t>
            </w:r>
          </w:p>
        </w:tc>
      </w:tr>
      <w:tr w:rsidR="000721E5" w:rsidRPr="00033701" w14:paraId="32F7F54D" w14:textId="77777777" w:rsidTr="000721E5">
        <w:trPr>
          <w:trHeight w:val="945"/>
        </w:trPr>
        <w:tc>
          <w:tcPr>
            <w:tcW w:w="190" w:type="dxa"/>
            <w:tcBorders>
              <w:top w:val="single" w:sz="4" w:space="0" w:color="auto"/>
              <w:left w:val="single" w:sz="4" w:space="0" w:color="000000"/>
              <w:bottom w:val="single" w:sz="4" w:space="0" w:color="auto"/>
              <w:right w:val="single" w:sz="4" w:space="0" w:color="000000"/>
            </w:tcBorders>
          </w:tcPr>
          <w:p w14:paraId="1BE1E911" w14:textId="77777777" w:rsidR="000721E5" w:rsidRPr="00033701" w:rsidRDefault="000721E5" w:rsidP="000721E5">
            <w:pPr>
              <w:spacing w:after="0" w:line="240" w:lineRule="auto"/>
              <w:contextualSpacing/>
              <w:rPr>
                <w:rFonts w:ascii="Gill Sans MT" w:eastAsia="Calibri" w:hAnsi="Gill Sans MT" w:cs="Times New Roman"/>
              </w:rPr>
            </w:pPr>
          </w:p>
        </w:tc>
        <w:tc>
          <w:tcPr>
            <w:tcW w:w="5490" w:type="dxa"/>
            <w:tcBorders>
              <w:top w:val="single" w:sz="4" w:space="0" w:color="auto"/>
              <w:left w:val="single" w:sz="4" w:space="0" w:color="000000"/>
              <w:bottom w:val="single" w:sz="4" w:space="0" w:color="auto"/>
            </w:tcBorders>
          </w:tcPr>
          <w:p w14:paraId="44B6FEA7"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 xml:space="preserve">In the past 12 months, about how many total conflicts occurred WITHIN (between members of the community) your community? </w:t>
            </w:r>
          </w:p>
          <w:p w14:paraId="3B541F77" w14:textId="77777777" w:rsidR="000721E5" w:rsidRPr="00033701" w:rsidRDefault="000721E5" w:rsidP="000721E5">
            <w:pPr>
              <w:spacing w:after="0" w:line="240" w:lineRule="auto"/>
              <w:contextualSpacing/>
              <w:rPr>
                <w:rFonts w:ascii="Gill Sans MT" w:hAnsi="Gill Sans MT"/>
              </w:rPr>
            </w:pPr>
          </w:p>
          <w:p w14:paraId="2547E70F" w14:textId="77777777" w:rsidR="000721E5" w:rsidRPr="00033701" w:rsidRDefault="000721E5" w:rsidP="000721E5">
            <w:pPr>
              <w:spacing w:after="0" w:line="240" w:lineRule="auto"/>
              <w:contextualSpacing/>
              <w:rPr>
                <w:rFonts w:ascii="Gill Sans MT" w:hAnsi="Gill Sans MT"/>
              </w:rPr>
            </w:pPr>
          </w:p>
          <w:p w14:paraId="5277E139" w14:textId="77777777" w:rsidR="000721E5" w:rsidRPr="00033701" w:rsidRDefault="000721E5" w:rsidP="000721E5">
            <w:pPr>
              <w:spacing w:after="0" w:line="240" w:lineRule="auto"/>
              <w:contextualSpacing/>
              <w:rPr>
                <w:rFonts w:ascii="Gill Sans MT" w:hAnsi="Gill Sans MT"/>
              </w:rPr>
            </w:pPr>
          </w:p>
          <w:p w14:paraId="5C081914" w14:textId="77777777" w:rsidR="000721E5" w:rsidRPr="00033701" w:rsidRDefault="000721E5" w:rsidP="000721E5">
            <w:pPr>
              <w:spacing w:after="0" w:line="240" w:lineRule="auto"/>
              <w:contextualSpacing/>
              <w:rPr>
                <w:rFonts w:ascii="Gill Sans MT" w:hAnsi="Gill Sans MT"/>
              </w:rPr>
            </w:pPr>
          </w:p>
        </w:tc>
        <w:tc>
          <w:tcPr>
            <w:tcW w:w="4500" w:type="dxa"/>
            <w:tcBorders>
              <w:top w:val="single" w:sz="4" w:space="0" w:color="auto"/>
              <w:bottom w:val="single" w:sz="4" w:space="0" w:color="auto"/>
              <w:right w:val="single" w:sz="18" w:space="0" w:color="000000"/>
            </w:tcBorders>
          </w:tcPr>
          <w:p w14:paraId="3DB6F825" w14:textId="77777777" w:rsidR="000721E5" w:rsidRPr="00033701" w:rsidRDefault="000721E5" w:rsidP="000721E5">
            <w:pPr>
              <w:spacing w:after="0" w:line="240" w:lineRule="auto"/>
              <w:contextualSpacing/>
              <w:rPr>
                <w:rFonts w:ascii="Gill Sans MT" w:hAnsi="Gill Sans MT"/>
              </w:rPr>
            </w:pPr>
          </w:p>
          <w:p w14:paraId="2F5A8227" w14:textId="77777777" w:rsidR="000721E5" w:rsidRPr="00033701" w:rsidRDefault="000721E5" w:rsidP="000721E5">
            <w:pPr>
              <w:spacing w:after="0" w:line="240" w:lineRule="auto"/>
              <w:contextualSpacing/>
              <w:rPr>
                <w:rFonts w:ascii="Gill Sans MT" w:hAnsi="Gill Sans MT"/>
              </w:rPr>
            </w:pPr>
          </w:p>
        </w:tc>
        <w:tc>
          <w:tcPr>
            <w:tcW w:w="900" w:type="dxa"/>
            <w:tcBorders>
              <w:top w:val="single" w:sz="4" w:space="0" w:color="auto"/>
              <w:left w:val="single" w:sz="18" w:space="0" w:color="000000"/>
              <w:bottom w:val="single" w:sz="4" w:space="0" w:color="auto"/>
              <w:right w:val="single" w:sz="18" w:space="0" w:color="000000"/>
            </w:tcBorders>
          </w:tcPr>
          <w:p w14:paraId="3E3FDC6C" w14:textId="77777777" w:rsidR="000721E5" w:rsidRPr="00033701" w:rsidRDefault="000721E5" w:rsidP="000721E5">
            <w:pPr>
              <w:spacing w:after="0" w:line="240" w:lineRule="auto"/>
              <w:contextualSpacing/>
              <w:rPr>
                <w:rFonts w:ascii="Gill Sans MT" w:eastAsia="Calibri" w:hAnsi="Gill Sans MT" w:cs="Times New Roman"/>
                <w:i/>
                <w:color w:val="A6A6A6"/>
              </w:rPr>
            </w:pPr>
          </w:p>
        </w:tc>
      </w:tr>
      <w:tr w:rsidR="000721E5" w:rsidRPr="00033701" w14:paraId="738FF153" w14:textId="77777777" w:rsidTr="000721E5">
        <w:trPr>
          <w:trHeight w:val="920"/>
        </w:trPr>
        <w:tc>
          <w:tcPr>
            <w:tcW w:w="190" w:type="dxa"/>
            <w:tcBorders>
              <w:top w:val="single" w:sz="4" w:space="0" w:color="auto"/>
              <w:left w:val="single" w:sz="4" w:space="0" w:color="000000"/>
              <w:bottom w:val="single" w:sz="4" w:space="0" w:color="auto"/>
              <w:right w:val="single" w:sz="4" w:space="0" w:color="000000"/>
            </w:tcBorders>
          </w:tcPr>
          <w:p w14:paraId="6D8A4B2F" w14:textId="77777777" w:rsidR="000721E5" w:rsidRPr="00033701" w:rsidRDefault="000721E5" w:rsidP="000721E5">
            <w:pPr>
              <w:spacing w:after="0" w:line="240" w:lineRule="auto"/>
              <w:contextualSpacing/>
              <w:rPr>
                <w:rFonts w:ascii="Gill Sans MT" w:eastAsia="Calibri" w:hAnsi="Gill Sans MT" w:cs="Times New Roman"/>
              </w:rPr>
            </w:pPr>
          </w:p>
        </w:tc>
        <w:tc>
          <w:tcPr>
            <w:tcW w:w="5490" w:type="dxa"/>
            <w:tcBorders>
              <w:top w:val="single" w:sz="4" w:space="0" w:color="auto"/>
              <w:left w:val="single" w:sz="4" w:space="0" w:color="000000"/>
              <w:bottom w:val="single" w:sz="4" w:space="0" w:color="auto"/>
            </w:tcBorders>
          </w:tcPr>
          <w:p w14:paraId="6D733D76" w14:textId="77777777" w:rsidR="000721E5" w:rsidRPr="00033701" w:rsidRDefault="000721E5" w:rsidP="000721E5">
            <w:pPr>
              <w:rPr>
                <w:rFonts w:ascii="Gill Sans MT" w:eastAsia="Times New Roman" w:hAnsi="Gill Sans MT" w:cs="Times New Roman"/>
                <w:bCs/>
                <w:color w:val="000000"/>
              </w:rPr>
            </w:pPr>
            <w:r w:rsidRPr="00033701">
              <w:rPr>
                <w:rFonts w:ascii="Gill Sans MT" w:eastAsia="Calibri" w:hAnsi="Gill Sans MT" w:cs="Times New Roman"/>
              </w:rPr>
              <w:t xml:space="preserve">Compared to 3 years ago, do you think the intensity of </w:t>
            </w:r>
            <w:ins w:id="423" w:author="Stickler, Mercedes M. (E3/LTRM)" w:date="2014-09-22T18:16:00Z">
              <w:r w:rsidRPr="00033701">
                <w:rPr>
                  <w:rFonts w:ascii="Gill Sans MT" w:eastAsia="Calibri" w:hAnsi="Gill Sans MT" w:cs="Times New Roman"/>
                </w:rPr>
                <w:t xml:space="preserve">forest </w:t>
              </w:r>
            </w:ins>
            <w:r w:rsidRPr="00033701">
              <w:rPr>
                <w:rFonts w:ascii="Gill Sans MT" w:eastAsia="Calibri" w:hAnsi="Gill Sans MT" w:cs="Times New Roman"/>
              </w:rPr>
              <w:t>related disputes between members of your community has increased, decreased, or stayed the same?</w:t>
            </w:r>
          </w:p>
          <w:p w14:paraId="7909CD94" w14:textId="77777777" w:rsidR="000721E5" w:rsidRPr="00033701" w:rsidRDefault="000721E5" w:rsidP="000721E5">
            <w:pPr>
              <w:spacing w:after="0" w:line="240" w:lineRule="auto"/>
              <w:contextualSpacing/>
              <w:rPr>
                <w:rFonts w:ascii="Gill Sans MT" w:hAnsi="Gill Sans MT"/>
              </w:rPr>
            </w:pPr>
          </w:p>
        </w:tc>
        <w:tc>
          <w:tcPr>
            <w:tcW w:w="4500" w:type="dxa"/>
            <w:tcBorders>
              <w:top w:val="single" w:sz="4" w:space="0" w:color="auto"/>
              <w:bottom w:val="single" w:sz="4" w:space="0" w:color="auto"/>
              <w:right w:val="single" w:sz="18" w:space="0" w:color="000000"/>
            </w:tcBorders>
          </w:tcPr>
          <w:p w14:paraId="38443F49" w14:textId="77777777" w:rsidR="0009243E" w:rsidRPr="00033701" w:rsidRDefault="0009243E" w:rsidP="0009243E">
            <w:pPr>
              <w:spacing w:after="0" w:line="240" w:lineRule="auto"/>
              <w:contextualSpacing/>
              <w:rPr>
                <w:ins w:id="424" w:author="usaiduser" w:date="2014-11-09T10:25:00Z"/>
                <w:rFonts w:ascii="Gill Sans MT" w:hAnsi="Gill Sans MT"/>
              </w:rPr>
            </w:pPr>
            <w:ins w:id="425" w:author="usaiduser" w:date="2014-11-09T10:25:00Z">
              <w:r w:rsidRPr="00033701">
                <w:rPr>
                  <w:rFonts w:ascii="Gill Sans MT" w:hAnsi="Gill Sans MT"/>
                </w:rPr>
                <w:t>1=Increased a lot</w:t>
              </w:r>
            </w:ins>
          </w:p>
          <w:p w14:paraId="2D3CB4DA" w14:textId="77777777" w:rsidR="0009243E" w:rsidRPr="00033701" w:rsidRDefault="0009243E" w:rsidP="0009243E">
            <w:pPr>
              <w:spacing w:after="0" w:line="240" w:lineRule="auto"/>
              <w:contextualSpacing/>
              <w:rPr>
                <w:ins w:id="426" w:author="usaiduser" w:date="2014-11-09T10:25:00Z"/>
                <w:rFonts w:ascii="Gill Sans MT" w:hAnsi="Gill Sans MT"/>
              </w:rPr>
            </w:pPr>
            <w:ins w:id="427" w:author="usaiduser" w:date="2014-11-09T10:25:00Z">
              <w:r w:rsidRPr="00033701">
                <w:rPr>
                  <w:rFonts w:ascii="Gill Sans MT" w:hAnsi="Gill Sans MT"/>
                </w:rPr>
                <w:t>2=Increased a little</w:t>
              </w:r>
            </w:ins>
          </w:p>
          <w:p w14:paraId="0CF2E72A" w14:textId="77777777" w:rsidR="0009243E" w:rsidRPr="00033701" w:rsidRDefault="0009243E" w:rsidP="0009243E">
            <w:pPr>
              <w:spacing w:after="0" w:line="240" w:lineRule="auto"/>
              <w:contextualSpacing/>
              <w:rPr>
                <w:ins w:id="428" w:author="usaiduser" w:date="2014-11-09T10:25:00Z"/>
                <w:rFonts w:ascii="Gill Sans MT" w:hAnsi="Gill Sans MT"/>
              </w:rPr>
            </w:pPr>
            <w:ins w:id="429" w:author="usaiduser" w:date="2014-11-09T10:25:00Z">
              <w:r w:rsidRPr="00033701">
                <w:rPr>
                  <w:rFonts w:ascii="Gill Sans MT" w:hAnsi="Gill Sans MT"/>
                </w:rPr>
                <w:t>3=Remained the same</w:t>
              </w:r>
            </w:ins>
          </w:p>
          <w:p w14:paraId="5D9AF32C" w14:textId="77777777" w:rsidR="0009243E" w:rsidRPr="00033701" w:rsidRDefault="0009243E" w:rsidP="0009243E">
            <w:pPr>
              <w:spacing w:after="0" w:line="240" w:lineRule="auto"/>
              <w:contextualSpacing/>
              <w:rPr>
                <w:ins w:id="430" w:author="usaiduser" w:date="2014-11-09T10:25:00Z"/>
                <w:rFonts w:ascii="Gill Sans MT" w:hAnsi="Gill Sans MT"/>
              </w:rPr>
            </w:pPr>
            <w:ins w:id="431" w:author="usaiduser" w:date="2014-11-09T10:25:00Z">
              <w:r w:rsidRPr="00033701">
                <w:rPr>
                  <w:rFonts w:ascii="Gill Sans MT" w:hAnsi="Gill Sans MT"/>
                </w:rPr>
                <w:t>4=Decreased a little</w:t>
              </w:r>
            </w:ins>
          </w:p>
          <w:p w14:paraId="1C6FD2AD" w14:textId="77777777" w:rsidR="0009243E" w:rsidRPr="00033701" w:rsidRDefault="0009243E" w:rsidP="0009243E">
            <w:pPr>
              <w:spacing w:after="0" w:line="240" w:lineRule="auto"/>
              <w:contextualSpacing/>
              <w:rPr>
                <w:ins w:id="432" w:author="usaiduser" w:date="2014-11-09T10:25:00Z"/>
                <w:rFonts w:ascii="Gill Sans MT" w:hAnsi="Gill Sans MT"/>
              </w:rPr>
            </w:pPr>
            <w:ins w:id="433" w:author="usaiduser" w:date="2014-11-09T10:25:00Z">
              <w:r w:rsidRPr="00033701">
                <w:rPr>
                  <w:rFonts w:ascii="Gill Sans MT" w:hAnsi="Gill Sans MT"/>
                </w:rPr>
                <w:t>5=Decreased a lot</w:t>
              </w:r>
            </w:ins>
          </w:p>
          <w:p w14:paraId="08F1FBB6" w14:textId="77777777" w:rsidR="0009243E" w:rsidRPr="00033701" w:rsidRDefault="0009243E" w:rsidP="0009243E">
            <w:pPr>
              <w:spacing w:after="0" w:line="240" w:lineRule="auto"/>
              <w:contextualSpacing/>
              <w:rPr>
                <w:ins w:id="434" w:author="usaiduser" w:date="2014-11-09T10:25:00Z"/>
                <w:rFonts w:ascii="Gill Sans MT" w:hAnsi="Gill Sans MT"/>
              </w:rPr>
            </w:pPr>
            <w:ins w:id="435" w:author="usaiduser" w:date="2014-11-09T10:25:00Z">
              <w:r w:rsidRPr="00033701">
                <w:rPr>
                  <w:rFonts w:ascii="Gill Sans MT" w:hAnsi="Gill Sans MT"/>
                </w:rPr>
                <w:t>97=Other, please specify</w:t>
              </w:r>
            </w:ins>
          </w:p>
          <w:p w14:paraId="465225D2" w14:textId="77777777" w:rsidR="0009243E" w:rsidRPr="00033701" w:rsidRDefault="0009243E" w:rsidP="0009243E">
            <w:pPr>
              <w:spacing w:after="0" w:line="240" w:lineRule="auto"/>
              <w:contextualSpacing/>
              <w:rPr>
                <w:ins w:id="436" w:author="usaiduser" w:date="2014-11-09T10:25:00Z"/>
                <w:rFonts w:ascii="Gill Sans MT" w:hAnsi="Gill Sans MT"/>
              </w:rPr>
            </w:pPr>
            <w:ins w:id="437" w:author="usaiduser" w:date="2014-11-09T10:25:00Z">
              <w:r w:rsidRPr="00033701">
                <w:rPr>
                  <w:rFonts w:ascii="Gill Sans MT" w:hAnsi="Gill Sans MT"/>
                </w:rPr>
                <w:t>888=Don’t know</w:t>
              </w:r>
            </w:ins>
          </w:p>
          <w:p w14:paraId="08208E65" w14:textId="5881C5AD" w:rsidR="000721E5" w:rsidRPr="00033701" w:rsidRDefault="0009243E" w:rsidP="0009243E">
            <w:pPr>
              <w:spacing w:after="0" w:line="240" w:lineRule="auto"/>
              <w:contextualSpacing/>
              <w:rPr>
                <w:rFonts w:ascii="Gill Sans MT" w:hAnsi="Gill Sans MT"/>
              </w:rPr>
            </w:pPr>
            <w:ins w:id="438" w:author="usaiduser" w:date="2014-11-09T10:25:00Z">
              <w:r w:rsidRPr="00033701">
                <w:rPr>
                  <w:rFonts w:ascii="Gill Sans MT" w:hAnsi="Gill Sans MT"/>
                </w:rPr>
                <w:t>999=Preferred not to answer</w:t>
              </w:r>
            </w:ins>
          </w:p>
        </w:tc>
        <w:tc>
          <w:tcPr>
            <w:tcW w:w="900" w:type="dxa"/>
            <w:tcBorders>
              <w:top w:val="single" w:sz="4" w:space="0" w:color="auto"/>
              <w:left w:val="single" w:sz="18" w:space="0" w:color="000000"/>
              <w:bottom w:val="single" w:sz="4" w:space="0" w:color="auto"/>
              <w:right w:val="single" w:sz="18" w:space="0" w:color="000000"/>
            </w:tcBorders>
          </w:tcPr>
          <w:p w14:paraId="64037442" w14:textId="77777777" w:rsidR="000721E5" w:rsidRPr="00033701" w:rsidRDefault="000721E5" w:rsidP="000721E5">
            <w:pPr>
              <w:spacing w:after="0" w:line="240" w:lineRule="auto"/>
              <w:contextualSpacing/>
              <w:rPr>
                <w:rFonts w:ascii="Gill Sans MT" w:eastAsia="Calibri" w:hAnsi="Gill Sans MT" w:cs="Times New Roman"/>
                <w:i/>
                <w:color w:val="A6A6A6"/>
              </w:rPr>
            </w:pPr>
          </w:p>
        </w:tc>
      </w:tr>
      <w:tr w:rsidR="000721E5" w:rsidRPr="00033701" w14:paraId="4E9E4208" w14:textId="77777777" w:rsidTr="000721E5">
        <w:trPr>
          <w:trHeight w:val="890"/>
        </w:trPr>
        <w:tc>
          <w:tcPr>
            <w:tcW w:w="190" w:type="dxa"/>
            <w:tcBorders>
              <w:top w:val="single" w:sz="4" w:space="0" w:color="auto"/>
              <w:left w:val="single" w:sz="4" w:space="0" w:color="000000"/>
              <w:bottom w:val="single" w:sz="4" w:space="0" w:color="auto"/>
              <w:right w:val="single" w:sz="4" w:space="0" w:color="000000"/>
            </w:tcBorders>
          </w:tcPr>
          <w:p w14:paraId="7429E5D3" w14:textId="77777777" w:rsidR="000721E5" w:rsidRPr="00033701" w:rsidRDefault="000721E5" w:rsidP="000721E5">
            <w:pPr>
              <w:spacing w:after="0" w:line="240" w:lineRule="auto"/>
              <w:contextualSpacing/>
              <w:rPr>
                <w:rFonts w:ascii="Gill Sans MT" w:eastAsia="Calibri" w:hAnsi="Gill Sans MT" w:cs="Times New Roman"/>
              </w:rPr>
            </w:pPr>
          </w:p>
        </w:tc>
        <w:tc>
          <w:tcPr>
            <w:tcW w:w="5490" w:type="dxa"/>
            <w:tcBorders>
              <w:top w:val="single" w:sz="4" w:space="0" w:color="auto"/>
              <w:left w:val="single" w:sz="4" w:space="0" w:color="000000"/>
              <w:bottom w:val="single" w:sz="4" w:space="0" w:color="auto"/>
            </w:tcBorders>
          </w:tcPr>
          <w:p w14:paraId="0662C66B"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 xml:space="preserve">How many of the conflicts that occurred in the past 12 months WITHIN your community resulted in violence or the destruction of property? </w:t>
            </w:r>
          </w:p>
          <w:p w14:paraId="1662A69A" w14:textId="77777777" w:rsidR="000721E5" w:rsidRPr="00033701" w:rsidRDefault="000721E5" w:rsidP="000721E5">
            <w:pPr>
              <w:spacing w:after="0" w:line="240" w:lineRule="auto"/>
              <w:contextualSpacing/>
              <w:rPr>
                <w:rFonts w:ascii="Gill Sans MT" w:hAnsi="Gill Sans MT"/>
              </w:rPr>
            </w:pPr>
          </w:p>
        </w:tc>
        <w:tc>
          <w:tcPr>
            <w:tcW w:w="4500" w:type="dxa"/>
            <w:tcBorders>
              <w:top w:val="single" w:sz="4" w:space="0" w:color="auto"/>
              <w:bottom w:val="single" w:sz="4" w:space="0" w:color="auto"/>
              <w:right w:val="single" w:sz="18" w:space="0" w:color="000000"/>
            </w:tcBorders>
          </w:tcPr>
          <w:p w14:paraId="619E3078" w14:textId="4449634F" w:rsidR="000721E5" w:rsidRPr="00033701" w:rsidDel="0009243E" w:rsidRDefault="000721E5" w:rsidP="000721E5">
            <w:pPr>
              <w:spacing w:after="0" w:line="240" w:lineRule="auto"/>
              <w:contextualSpacing/>
              <w:rPr>
                <w:del w:id="439" w:author="usaiduser" w:date="2014-11-09T10:25:00Z"/>
                <w:rFonts w:ascii="Gill Sans MT" w:hAnsi="Gill Sans MT"/>
              </w:rPr>
            </w:pPr>
            <w:del w:id="440" w:author="usaiduser" w:date="2014-11-09T10:25:00Z">
              <w:r w:rsidRPr="00033701" w:rsidDel="0009243E">
                <w:rPr>
                  <w:rFonts w:ascii="Gill Sans MT" w:hAnsi="Gill Sans MT"/>
                </w:rPr>
                <w:delText>1=Increased a lot</w:delText>
              </w:r>
            </w:del>
          </w:p>
          <w:p w14:paraId="0CB65339" w14:textId="4334AA3B" w:rsidR="000721E5" w:rsidRPr="00033701" w:rsidDel="0009243E" w:rsidRDefault="000721E5" w:rsidP="000721E5">
            <w:pPr>
              <w:spacing w:after="0" w:line="240" w:lineRule="auto"/>
              <w:contextualSpacing/>
              <w:rPr>
                <w:del w:id="441" w:author="usaiduser" w:date="2014-11-09T10:25:00Z"/>
                <w:rFonts w:ascii="Gill Sans MT" w:hAnsi="Gill Sans MT"/>
              </w:rPr>
            </w:pPr>
            <w:del w:id="442" w:author="usaiduser" w:date="2014-11-09T10:25:00Z">
              <w:r w:rsidRPr="00033701" w:rsidDel="0009243E">
                <w:rPr>
                  <w:rFonts w:ascii="Gill Sans MT" w:hAnsi="Gill Sans MT"/>
                </w:rPr>
                <w:delText>2=Increased a little</w:delText>
              </w:r>
            </w:del>
          </w:p>
          <w:p w14:paraId="49A36D33" w14:textId="26A13006" w:rsidR="000721E5" w:rsidRPr="00033701" w:rsidDel="0009243E" w:rsidRDefault="000721E5" w:rsidP="000721E5">
            <w:pPr>
              <w:spacing w:after="0" w:line="240" w:lineRule="auto"/>
              <w:contextualSpacing/>
              <w:rPr>
                <w:del w:id="443" w:author="usaiduser" w:date="2014-11-09T10:25:00Z"/>
                <w:rFonts w:ascii="Gill Sans MT" w:hAnsi="Gill Sans MT"/>
              </w:rPr>
            </w:pPr>
            <w:del w:id="444" w:author="usaiduser" w:date="2014-11-09T10:25:00Z">
              <w:r w:rsidRPr="00033701" w:rsidDel="0009243E">
                <w:rPr>
                  <w:rFonts w:ascii="Gill Sans MT" w:hAnsi="Gill Sans MT"/>
                </w:rPr>
                <w:delText>3=Remained the same</w:delText>
              </w:r>
            </w:del>
          </w:p>
          <w:p w14:paraId="1DA11FE9" w14:textId="1E31E580" w:rsidR="000721E5" w:rsidRPr="00033701" w:rsidDel="0009243E" w:rsidRDefault="000721E5" w:rsidP="000721E5">
            <w:pPr>
              <w:spacing w:after="0" w:line="240" w:lineRule="auto"/>
              <w:contextualSpacing/>
              <w:rPr>
                <w:del w:id="445" w:author="usaiduser" w:date="2014-11-09T10:25:00Z"/>
                <w:rFonts w:ascii="Gill Sans MT" w:hAnsi="Gill Sans MT"/>
              </w:rPr>
            </w:pPr>
            <w:del w:id="446" w:author="usaiduser" w:date="2014-11-09T10:25:00Z">
              <w:r w:rsidRPr="00033701" w:rsidDel="0009243E">
                <w:rPr>
                  <w:rFonts w:ascii="Gill Sans MT" w:hAnsi="Gill Sans MT"/>
                </w:rPr>
                <w:delText>4=Decreased a little</w:delText>
              </w:r>
            </w:del>
          </w:p>
          <w:p w14:paraId="4951F414" w14:textId="193F5D6A" w:rsidR="000721E5" w:rsidRPr="00033701" w:rsidDel="0009243E" w:rsidRDefault="000721E5" w:rsidP="000721E5">
            <w:pPr>
              <w:spacing w:after="0" w:line="240" w:lineRule="auto"/>
              <w:contextualSpacing/>
              <w:rPr>
                <w:del w:id="447" w:author="usaiduser" w:date="2014-11-09T10:25:00Z"/>
                <w:rFonts w:ascii="Gill Sans MT" w:hAnsi="Gill Sans MT"/>
              </w:rPr>
            </w:pPr>
            <w:del w:id="448" w:author="usaiduser" w:date="2014-11-09T10:25:00Z">
              <w:r w:rsidRPr="00033701" w:rsidDel="0009243E">
                <w:rPr>
                  <w:rFonts w:ascii="Gill Sans MT" w:hAnsi="Gill Sans MT"/>
                </w:rPr>
                <w:delText>5=Decreased a lot</w:delText>
              </w:r>
            </w:del>
          </w:p>
          <w:p w14:paraId="680D7336" w14:textId="32DEDB68" w:rsidR="000721E5" w:rsidRPr="00033701" w:rsidDel="0009243E" w:rsidRDefault="000721E5" w:rsidP="000721E5">
            <w:pPr>
              <w:spacing w:after="0" w:line="240" w:lineRule="auto"/>
              <w:contextualSpacing/>
              <w:rPr>
                <w:del w:id="449" w:author="usaiduser" w:date="2014-11-09T10:25:00Z"/>
                <w:rFonts w:ascii="Gill Sans MT" w:hAnsi="Gill Sans MT"/>
              </w:rPr>
            </w:pPr>
            <w:del w:id="450" w:author="usaiduser" w:date="2014-11-09T10:25:00Z">
              <w:r w:rsidRPr="00033701" w:rsidDel="0009243E">
                <w:rPr>
                  <w:rFonts w:ascii="Gill Sans MT" w:hAnsi="Gill Sans MT"/>
                </w:rPr>
                <w:delText>97=Other, please specify</w:delText>
              </w:r>
            </w:del>
          </w:p>
          <w:p w14:paraId="6709D78D" w14:textId="08180868" w:rsidR="000721E5" w:rsidRPr="00033701" w:rsidDel="0009243E" w:rsidRDefault="000721E5" w:rsidP="000721E5">
            <w:pPr>
              <w:spacing w:after="0" w:line="240" w:lineRule="auto"/>
              <w:contextualSpacing/>
              <w:rPr>
                <w:del w:id="451" w:author="usaiduser" w:date="2014-11-09T10:25:00Z"/>
                <w:rFonts w:ascii="Gill Sans MT" w:hAnsi="Gill Sans MT"/>
              </w:rPr>
            </w:pPr>
            <w:del w:id="452" w:author="usaiduser" w:date="2014-11-09T10:25:00Z">
              <w:r w:rsidRPr="00033701" w:rsidDel="0009243E">
                <w:rPr>
                  <w:rFonts w:ascii="Gill Sans MT" w:hAnsi="Gill Sans MT"/>
                </w:rPr>
                <w:delText>888=Don’t know</w:delText>
              </w:r>
            </w:del>
          </w:p>
          <w:p w14:paraId="7F9F1C81" w14:textId="1D073335" w:rsidR="000721E5" w:rsidRPr="00033701" w:rsidRDefault="000721E5" w:rsidP="000721E5">
            <w:pPr>
              <w:spacing w:after="0" w:line="240" w:lineRule="auto"/>
              <w:contextualSpacing/>
              <w:rPr>
                <w:rFonts w:ascii="Gill Sans MT" w:hAnsi="Gill Sans MT"/>
              </w:rPr>
            </w:pPr>
            <w:del w:id="453" w:author="usaiduser" w:date="2014-11-09T10:25:00Z">
              <w:r w:rsidRPr="00033701" w:rsidDel="0009243E">
                <w:rPr>
                  <w:rFonts w:ascii="Gill Sans MT" w:hAnsi="Gill Sans MT"/>
                </w:rPr>
                <w:delText>999=Preferred not to answer</w:delText>
              </w:r>
            </w:del>
          </w:p>
        </w:tc>
        <w:tc>
          <w:tcPr>
            <w:tcW w:w="900" w:type="dxa"/>
            <w:tcBorders>
              <w:top w:val="single" w:sz="4" w:space="0" w:color="auto"/>
              <w:left w:val="single" w:sz="18" w:space="0" w:color="000000"/>
              <w:bottom w:val="single" w:sz="4" w:space="0" w:color="auto"/>
              <w:right w:val="single" w:sz="18" w:space="0" w:color="000000"/>
            </w:tcBorders>
          </w:tcPr>
          <w:p w14:paraId="16156A5D" w14:textId="77777777" w:rsidR="000721E5" w:rsidRPr="00033701" w:rsidRDefault="000721E5" w:rsidP="000721E5">
            <w:pPr>
              <w:spacing w:after="0" w:line="240" w:lineRule="auto"/>
              <w:contextualSpacing/>
              <w:rPr>
                <w:rFonts w:ascii="Gill Sans MT" w:eastAsia="Calibri" w:hAnsi="Gill Sans MT" w:cs="Times New Roman"/>
                <w:i/>
                <w:color w:val="A6A6A6"/>
              </w:rPr>
            </w:pPr>
          </w:p>
        </w:tc>
      </w:tr>
      <w:tr w:rsidR="000721E5" w:rsidRPr="00033701" w14:paraId="2BF09044" w14:textId="77777777" w:rsidTr="000721E5">
        <w:trPr>
          <w:trHeight w:val="1246"/>
        </w:trPr>
        <w:tc>
          <w:tcPr>
            <w:tcW w:w="190" w:type="dxa"/>
            <w:tcBorders>
              <w:top w:val="single" w:sz="4" w:space="0" w:color="auto"/>
              <w:left w:val="single" w:sz="4" w:space="0" w:color="000000"/>
              <w:bottom w:val="single" w:sz="4" w:space="0" w:color="auto"/>
              <w:right w:val="single" w:sz="4" w:space="0" w:color="000000"/>
            </w:tcBorders>
          </w:tcPr>
          <w:p w14:paraId="28581B5A" w14:textId="77777777" w:rsidR="000721E5" w:rsidRPr="00033701" w:rsidRDefault="000721E5" w:rsidP="000721E5">
            <w:pPr>
              <w:spacing w:after="0" w:line="240" w:lineRule="auto"/>
              <w:contextualSpacing/>
              <w:rPr>
                <w:rFonts w:ascii="Gill Sans MT" w:eastAsia="Calibri" w:hAnsi="Gill Sans MT" w:cs="Times New Roman"/>
              </w:rPr>
            </w:pPr>
          </w:p>
        </w:tc>
        <w:tc>
          <w:tcPr>
            <w:tcW w:w="5490" w:type="dxa"/>
            <w:tcBorders>
              <w:top w:val="single" w:sz="4" w:space="0" w:color="auto"/>
              <w:left w:val="single" w:sz="4" w:space="0" w:color="000000"/>
              <w:bottom w:val="single" w:sz="4" w:space="0" w:color="auto"/>
            </w:tcBorders>
          </w:tcPr>
          <w:p w14:paraId="571E1B7E"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 xml:space="preserve">In general, when conflicts over forest land and resources arise in this village, what person or group of people play the most important role in resolving those disputes? </w:t>
            </w:r>
          </w:p>
        </w:tc>
        <w:tc>
          <w:tcPr>
            <w:tcW w:w="4500" w:type="dxa"/>
            <w:tcBorders>
              <w:top w:val="single" w:sz="4" w:space="0" w:color="auto"/>
              <w:bottom w:val="single" w:sz="4" w:space="0" w:color="auto"/>
              <w:right w:val="single" w:sz="18" w:space="0" w:color="000000"/>
            </w:tcBorders>
          </w:tcPr>
          <w:p w14:paraId="39119BC6"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1= Headperson</w:t>
            </w:r>
          </w:p>
          <w:p w14:paraId="7391BD17"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2= NGO</w:t>
            </w:r>
          </w:p>
          <w:p w14:paraId="3910041B"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3= ZAWA</w:t>
            </w:r>
          </w:p>
          <w:p w14:paraId="367A5740"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4= Forest service (DFO)</w:t>
            </w:r>
          </w:p>
          <w:p w14:paraId="0E720B1E"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5= Village committee</w:t>
            </w:r>
          </w:p>
          <w:p w14:paraId="482141B5"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6= YGL</w:t>
            </w:r>
          </w:p>
          <w:p w14:paraId="3EE2A55B"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7= Chief</w:t>
            </w:r>
          </w:p>
          <w:p w14:paraId="17EE5D6B"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 xml:space="preserve">8= </w:t>
            </w:r>
            <w:proofErr w:type="spellStart"/>
            <w:r w:rsidRPr="00033701">
              <w:rPr>
                <w:rFonts w:ascii="Gill Sans MT" w:hAnsi="Gill Sans MT" w:cs="Times New Roman"/>
                <w:w w:val="105"/>
              </w:rPr>
              <w:t>Induna</w:t>
            </w:r>
            <w:proofErr w:type="spellEnd"/>
          </w:p>
          <w:p w14:paraId="2E827EAE"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9= CRB</w:t>
            </w:r>
          </w:p>
          <w:p w14:paraId="5F42A483"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10= Local government officials</w:t>
            </w:r>
          </w:p>
          <w:p w14:paraId="1AAE247C"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97= Other, specify</w:t>
            </w:r>
          </w:p>
          <w:p w14:paraId="25BA7C4B"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888=Don’t know</w:t>
            </w:r>
          </w:p>
          <w:p w14:paraId="7E3F1B84"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cs="Times New Roman"/>
                <w:w w:val="105"/>
              </w:rPr>
              <w:t>999=Preferred not to answer</w:t>
            </w:r>
          </w:p>
        </w:tc>
        <w:tc>
          <w:tcPr>
            <w:tcW w:w="900" w:type="dxa"/>
            <w:tcBorders>
              <w:top w:val="single" w:sz="4" w:space="0" w:color="auto"/>
              <w:left w:val="single" w:sz="18" w:space="0" w:color="000000"/>
              <w:bottom w:val="single" w:sz="4" w:space="0" w:color="auto"/>
              <w:right w:val="single" w:sz="18" w:space="0" w:color="000000"/>
            </w:tcBorders>
          </w:tcPr>
          <w:p w14:paraId="560F81BA" w14:textId="77777777" w:rsidR="000721E5" w:rsidRPr="00033701" w:rsidRDefault="000721E5" w:rsidP="000721E5">
            <w:pPr>
              <w:spacing w:after="0" w:line="240" w:lineRule="auto"/>
              <w:contextualSpacing/>
              <w:rPr>
                <w:rFonts w:ascii="Gill Sans MT" w:eastAsia="Calibri" w:hAnsi="Gill Sans MT" w:cs="Times New Roman"/>
                <w:i/>
                <w:color w:val="A6A6A6"/>
              </w:rPr>
            </w:pPr>
          </w:p>
        </w:tc>
      </w:tr>
      <w:tr w:rsidR="000721E5" w:rsidRPr="00033701" w14:paraId="763509F0" w14:textId="77777777" w:rsidTr="000721E5">
        <w:trPr>
          <w:gridAfter w:val="1"/>
          <w:wAfter w:w="900" w:type="dxa"/>
          <w:trHeight w:val="20"/>
        </w:trPr>
        <w:tc>
          <w:tcPr>
            <w:tcW w:w="190" w:type="dxa"/>
            <w:tcBorders>
              <w:top w:val="single" w:sz="4" w:space="0" w:color="000000"/>
              <w:left w:val="single" w:sz="4" w:space="0" w:color="000000"/>
              <w:bottom w:val="single" w:sz="4" w:space="0" w:color="000000"/>
              <w:right w:val="single" w:sz="4" w:space="0" w:color="000000"/>
            </w:tcBorders>
          </w:tcPr>
          <w:p w14:paraId="46DB566C" w14:textId="77777777" w:rsidR="000721E5" w:rsidRPr="00033701" w:rsidRDefault="000721E5" w:rsidP="000721E5">
            <w:pPr>
              <w:spacing w:after="0" w:line="240" w:lineRule="auto"/>
              <w:contextualSpacing/>
              <w:rPr>
                <w:rFonts w:ascii="Gill Sans MT" w:eastAsia="Calibri" w:hAnsi="Gill Sans MT" w:cs="Times New Roman"/>
              </w:rPr>
            </w:pPr>
          </w:p>
        </w:tc>
        <w:tc>
          <w:tcPr>
            <w:tcW w:w="5490" w:type="dxa"/>
            <w:tcBorders>
              <w:top w:val="single" w:sz="4" w:space="0" w:color="000000"/>
              <w:left w:val="single" w:sz="4" w:space="0" w:color="000000"/>
              <w:bottom w:val="single" w:sz="4" w:space="0" w:color="000000"/>
            </w:tcBorders>
          </w:tcPr>
          <w:p w14:paraId="678F3F47" w14:textId="7E1F9335" w:rsidR="000721E5" w:rsidRDefault="000721E5" w:rsidP="000721E5">
            <w:pPr>
              <w:spacing w:after="0" w:line="240" w:lineRule="auto"/>
              <w:contextualSpacing/>
              <w:rPr>
                <w:rFonts w:ascii="Gill Sans MT" w:hAnsi="Gill Sans MT"/>
              </w:rPr>
            </w:pPr>
            <w:r w:rsidRPr="00033701">
              <w:rPr>
                <w:rFonts w:ascii="Gill Sans MT" w:hAnsi="Gill Sans MT"/>
              </w:rPr>
              <w:t xml:space="preserve">In general, what are the most common kinds of </w:t>
            </w:r>
            <w:r w:rsidR="00E963BE">
              <w:rPr>
                <w:rFonts w:ascii="Gill Sans MT" w:hAnsi="Gill Sans MT"/>
              </w:rPr>
              <w:t xml:space="preserve">EXTERNAL </w:t>
            </w:r>
            <w:r w:rsidRPr="00033701">
              <w:rPr>
                <w:rFonts w:ascii="Gill Sans MT" w:hAnsi="Gill Sans MT"/>
              </w:rPr>
              <w:t xml:space="preserve">forest land and resource related </w:t>
            </w:r>
            <w:r>
              <w:rPr>
                <w:rFonts w:ascii="Gill Sans MT" w:hAnsi="Gill Sans MT"/>
              </w:rPr>
              <w:t>conflict</w:t>
            </w:r>
            <w:r w:rsidR="00E963BE">
              <w:rPr>
                <w:rFonts w:ascii="Gill Sans MT" w:hAnsi="Gill Sans MT"/>
              </w:rPr>
              <w:t xml:space="preserve">s that your community faces with other communities? </w:t>
            </w:r>
          </w:p>
          <w:p w14:paraId="7D7B8305" w14:textId="77777777" w:rsidR="000721E5" w:rsidRPr="00033701" w:rsidRDefault="000721E5" w:rsidP="000721E5">
            <w:pPr>
              <w:spacing w:after="0" w:line="240" w:lineRule="auto"/>
              <w:contextualSpacing/>
              <w:rPr>
                <w:rFonts w:ascii="Gill Sans MT" w:hAnsi="Gill Sans MT"/>
                <w:color w:val="000000"/>
              </w:rPr>
            </w:pPr>
            <w:r>
              <w:rPr>
                <w:rFonts w:ascii="Gill Sans MT" w:hAnsi="Gill Sans MT"/>
              </w:rPr>
              <w:t>PROBE AND CODE</w:t>
            </w:r>
          </w:p>
        </w:tc>
        <w:tc>
          <w:tcPr>
            <w:tcW w:w="4500" w:type="dxa"/>
            <w:tcBorders>
              <w:top w:val="single" w:sz="4" w:space="0" w:color="000000"/>
              <w:bottom w:val="single" w:sz="4" w:space="0" w:color="000000"/>
              <w:right w:val="single" w:sz="18" w:space="0" w:color="000000"/>
            </w:tcBorders>
          </w:tcPr>
          <w:p w14:paraId="480BE193" w14:textId="0AD99A33" w:rsidR="00E963BE" w:rsidRDefault="00E963BE" w:rsidP="000721E5">
            <w:pPr>
              <w:spacing w:after="0" w:line="240" w:lineRule="auto"/>
              <w:contextualSpacing/>
              <w:rPr>
                <w:rFonts w:ascii="Gill Sans MT" w:hAnsi="Gill Sans MT" w:cs="Times New Roman"/>
                <w:w w:val="105"/>
              </w:rPr>
            </w:pPr>
            <w:r>
              <w:rPr>
                <w:rFonts w:ascii="Gill Sans MT" w:hAnsi="Gill Sans MT" w:cs="Times New Roman"/>
                <w:w w:val="105"/>
              </w:rPr>
              <w:t>0= There are no conflicts between this village and other villages</w:t>
            </w:r>
          </w:p>
          <w:p w14:paraId="065E5D2B"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1= Boundary conflicts</w:t>
            </w:r>
          </w:p>
          <w:p w14:paraId="6D28E1F5"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2= Which NTFPs can and cannot be harvested from forests</w:t>
            </w:r>
          </w:p>
          <w:p w14:paraId="54715BB4"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3= Grazing of livestock in forests</w:t>
            </w:r>
          </w:p>
          <w:p w14:paraId="1BD7F138"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4= Cutting trees in forests</w:t>
            </w:r>
          </w:p>
          <w:p w14:paraId="464DA93D"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5=Ownership over trees in forests</w:t>
            </w:r>
          </w:p>
          <w:p w14:paraId="2C627655"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6= Fires or burning in the forest</w:t>
            </w:r>
          </w:p>
          <w:p w14:paraId="5862674E"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7= Hunting or fishing</w:t>
            </w:r>
          </w:p>
          <w:p w14:paraId="5221FFAA"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97= Other, please specify</w:t>
            </w:r>
          </w:p>
          <w:p w14:paraId="7D59FEE9"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888=Don’t know</w:t>
            </w:r>
          </w:p>
          <w:p w14:paraId="00952EE7"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999=Preferred not to answer</w:t>
            </w:r>
          </w:p>
        </w:tc>
      </w:tr>
      <w:tr w:rsidR="000721E5" w:rsidRPr="00033701" w14:paraId="002870FB" w14:textId="77777777" w:rsidTr="000721E5">
        <w:trPr>
          <w:gridAfter w:val="1"/>
          <w:wAfter w:w="900" w:type="dxa"/>
          <w:trHeight w:val="2021"/>
        </w:trPr>
        <w:tc>
          <w:tcPr>
            <w:tcW w:w="190" w:type="dxa"/>
            <w:tcBorders>
              <w:top w:val="single" w:sz="4" w:space="0" w:color="000000"/>
              <w:left w:val="single" w:sz="4" w:space="0" w:color="000000"/>
              <w:bottom w:val="single" w:sz="4" w:space="0" w:color="auto"/>
              <w:right w:val="single" w:sz="4" w:space="0" w:color="000000"/>
            </w:tcBorders>
          </w:tcPr>
          <w:p w14:paraId="6BCB3AF7" w14:textId="77777777" w:rsidR="000721E5" w:rsidRPr="00033701" w:rsidRDefault="000721E5" w:rsidP="000721E5">
            <w:pPr>
              <w:spacing w:after="0" w:line="240" w:lineRule="auto"/>
              <w:contextualSpacing/>
              <w:rPr>
                <w:rFonts w:ascii="Gill Sans MT" w:eastAsia="Calibri" w:hAnsi="Gill Sans MT" w:cs="Times New Roman"/>
              </w:rPr>
            </w:pPr>
          </w:p>
        </w:tc>
        <w:tc>
          <w:tcPr>
            <w:tcW w:w="5490" w:type="dxa"/>
            <w:tcBorders>
              <w:top w:val="single" w:sz="4" w:space="0" w:color="000000"/>
              <w:left w:val="single" w:sz="4" w:space="0" w:color="000000"/>
              <w:bottom w:val="single" w:sz="4" w:space="0" w:color="auto"/>
            </w:tcBorders>
          </w:tcPr>
          <w:p w14:paraId="6EA207FE" w14:textId="1BF4BB11" w:rsidR="000721E5" w:rsidRPr="00033701" w:rsidRDefault="000721E5" w:rsidP="000721E5">
            <w:pPr>
              <w:spacing w:after="0" w:line="240" w:lineRule="auto"/>
              <w:contextualSpacing/>
              <w:rPr>
                <w:rFonts w:ascii="Gill Sans MT" w:hAnsi="Gill Sans MT"/>
              </w:rPr>
            </w:pPr>
            <w:r w:rsidRPr="00033701">
              <w:rPr>
                <w:rFonts w:ascii="Gill Sans MT" w:hAnsi="Gill Sans MT"/>
              </w:rPr>
              <w:t xml:space="preserve">Compared to 3 years ago, do you think the number of </w:t>
            </w:r>
            <w:r w:rsidR="00E963BE">
              <w:rPr>
                <w:rFonts w:ascii="Gill Sans MT" w:hAnsi="Gill Sans MT"/>
              </w:rPr>
              <w:t xml:space="preserve">EXTERNAL </w:t>
            </w:r>
            <w:r w:rsidR="00E963BE" w:rsidRPr="00033701">
              <w:rPr>
                <w:rFonts w:ascii="Gill Sans MT" w:hAnsi="Gill Sans MT"/>
              </w:rPr>
              <w:t xml:space="preserve">forest land and resource related </w:t>
            </w:r>
            <w:r w:rsidR="00E963BE">
              <w:rPr>
                <w:rFonts w:ascii="Gill Sans MT" w:hAnsi="Gill Sans MT"/>
              </w:rPr>
              <w:t xml:space="preserve">conflicts that your community faces with other communities? </w:t>
            </w:r>
            <w:r w:rsidRPr="00033701">
              <w:rPr>
                <w:rFonts w:ascii="Gill Sans MT" w:hAnsi="Gill Sans MT"/>
              </w:rPr>
              <w:t>has increased, decreased, or stayed the same?</w:t>
            </w:r>
          </w:p>
          <w:p w14:paraId="59199BA0" w14:textId="77777777" w:rsidR="000721E5" w:rsidRPr="00033701" w:rsidRDefault="000721E5" w:rsidP="000721E5">
            <w:pPr>
              <w:spacing w:after="0" w:line="240" w:lineRule="auto"/>
              <w:contextualSpacing/>
              <w:rPr>
                <w:rFonts w:ascii="Gill Sans MT" w:hAnsi="Gill Sans MT"/>
              </w:rPr>
            </w:pPr>
          </w:p>
        </w:tc>
        <w:tc>
          <w:tcPr>
            <w:tcW w:w="4500" w:type="dxa"/>
            <w:tcBorders>
              <w:top w:val="single" w:sz="4" w:space="0" w:color="000000"/>
              <w:bottom w:val="single" w:sz="4" w:space="0" w:color="auto"/>
              <w:right w:val="single" w:sz="18" w:space="0" w:color="000000"/>
            </w:tcBorders>
          </w:tcPr>
          <w:p w14:paraId="467428CF"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1=Increased a lot</w:t>
            </w:r>
          </w:p>
          <w:p w14:paraId="714E6550"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2=Increased a little</w:t>
            </w:r>
          </w:p>
          <w:p w14:paraId="67919F47"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3=Remained the same</w:t>
            </w:r>
          </w:p>
          <w:p w14:paraId="58985250"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4=Decreased a little</w:t>
            </w:r>
          </w:p>
          <w:p w14:paraId="669ABA00"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5=Decreased a lot</w:t>
            </w:r>
          </w:p>
          <w:p w14:paraId="58DE8444"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97=Other, please specify</w:t>
            </w:r>
          </w:p>
          <w:p w14:paraId="6B84FE9D"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888=Don’t know</w:t>
            </w:r>
          </w:p>
          <w:p w14:paraId="6828CC09"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rPr>
              <w:t>999=Preferred not to answer</w:t>
            </w:r>
          </w:p>
        </w:tc>
      </w:tr>
      <w:tr w:rsidR="000721E5" w:rsidRPr="00033701" w14:paraId="479EB9E4" w14:textId="77777777" w:rsidTr="000721E5">
        <w:trPr>
          <w:gridAfter w:val="1"/>
          <w:wAfter w:w="900" w:type="dxa"/>
          <w:trHeight w:val="945"/>
        </w:trPr>
        <w:tc>
          <w:tcPr>
            <w:tcW w:w="190" w:type="dxa"/>
            <w:tcBorders>
              <w:top w:val="single" w:sz="4" w:space="0" w:color="auto"/>
              <w:left w:val="single" w:sz="4" w:space="0" w:color="000000"/>
              <w:bottom w:val="single" w:sz="4" w:space="0" w:color="auto"/>
              <w:right w:val="single" w:sz="4" w:space="0" w:color="000000"/>
            </w:tcBorders>
          </w:tcPr>
          <w:p w14:paraId="2A82FC64" w14:textId="77777777" w:rsidR="000721E5" w:rsidRPr="00033701" w:rsidRDefault="000721E5" w:rsidP="000721E5">
            <w:pPr>
              <w:spacing w:after="0" w:line="240" w:lineRule="auto"/>
              <w:contextualSpacing/>
              <w:rPr>
                <w:rFonts w:ascii="Gill Sans MT" w:eastAsia="Calibri" w:hAnsi="Gill Sans MT" w:cs="Times New Roman"/>
              </w:rPr>
            </w:pPr>
          </w:p>
        </w:tc>
        <w:tc>
          <w:tcPr>
            <w:tcW w:w="5490" w:type="dxa"/>
            <w:tcBorders>
              <w:top w:val="single" w:sz="4" w:space="0" w:color="auto"/>
              <w:left w:val="single" w:sz="4" w:space="0" w:color="000000"/>
              <w:bottom w:val="single" w:sz="4" w:space="0" w:color="auto"/>
            </w:tcBorders>
          </w:tcPr>
          <w:p w14:paraId="7E194C70" w14:textId="5D13C23D" w:rsidR="000721E5" w:rsidRPr="00033701" w:rsidRDefault="000721E5" w:rsidP="000721E5">
            <w:pPr>
              <w:spacing w:after="0" w:line="240" w:lineRule="auto"/>
              <w:contextualSpacing/>
              <w:rPr>
                <w:rFonts w:ascii="Gill Sans MT" w:hAnsi="Gill Sans MT"/>
              </w:rPr>
            </w:pPr>
            <w:r w:rsidRPr="00033701">
              <w:rPr>
                <w:rFonts w:ascii="Gill Sans MT" w:hAnsi="Gill Sans MT"/>
              </w:rPr>
              <w:t xml:space="preserve">In the past 12 months, about how many total conflicts occurred </w:t>
            </w:r>
            <w:r w:rsidR="00E963BE">
              <w:rPr>
                <w:rFonts w:ascii="Gill Sans MT" w:hAnsi="Gill Sans MT"/>
              </w:rPr>
              <w:t xml:space="preserve">between your community and other communities? </w:t>
            </w:r>
            <w:r w:rsidRPr="00033701">
              <w:rPr>
                <w:rFonts w:ascii="Gill Sans MT" w:hAnsi="Gill Sans MT"/>
              </w:rPr>
              <w:t xml:space="preserve"> </w:t>
            </w:r>
          </w:p>
          <w:p w14:paraId="2B96512F" w14:textId="77777777" w:rsidR="000721E5" w:rsidRPr="00033701" w:rsidRDefault="000721E5" w:rsidP="000721E5">
            <w:pPr>
              <w:spacing w:after="0" w:line="240" w:lineRule="auto"/>
              <w:contextualSpacing/>
              <w:rPr>
                <w:rFonts w:ascii="Gill Sans MT" w:hAnsi="Gill Sans MT"/>
              </w:rPr>
            </w:pPr>
          </w:p>
          <w:p w14:paraId="40B55283" w14:textId="77777777" w:rsidR="000721E5" w:rsidRPr="00033701" w:rsidRDefault="000721E5" w:rsidP="000721E5">
            <w:pPr>
              <w:spacing w:after="0" w:line="240" w:lineRule="auto"/>
              <w:contextualSpacing/>
              <w:rPr>
                <w:rFonts w:ascii="Gill Sans MT" w:hAnsi="Gill Sans MT"/>
              </w:rPr>
            </w:pPr>
          </w:p>
          <w:p w14:paraId="072B4EA6" w14:textId="77777777" w:rsidR="000721E5" w:rsidRPr="00033701" w:rsidRDefault="000721E5" w:rsidP="000721E5">
            <w:pPr>
              <w:spacing w:after="0" w:line="240" w:lineRule="auto"/>
              <w:contextualSpacing/>
              <w:rPr>
                <w:rFonts w:ascii="Gill Sans MT" w:hAnsi="Gill Sans MT"/>
              </w:rPr>
            </w:pPr>
          </w:p>
          <w:p w14:paraId="2374EEBA" w14:textId="77777777" w:rsidR="000721E5" w:rsidRPr="00033701" w:rsidRDefault="000721E5" w:rsidP="000721E5">
            <w:pPr>
              <w:spacing w:after="0" w:line="240" w:lineRule="auto"/>
              <w:contextualSpacing/>
              <w:rPr>
                <w:rFonts w:ascii="Gill Sans MT" w:hAnsi="Gill Sans MT"/>
              </w:rPr>
            </w:pPr>
          </w:p>
        </w:tc>
        <w:tc>
          <w:tcPr>
            <w:tcW w:w="4500" w:type="dxa"/>
            <w:tcBorders>
              <w:top w:val="single" w:sz="4" w:space="0" w:color="auto"/>
              <w:bottom w:val="single" w:sz="4" w:space="0" w:color="auto"/>
              <w:right w:val="single" w:sz="18" w:space="0" w:color="000000"/>
            </w:tcBorders>
          </w:tcPr>
          <w:p w14:paraId="57F726CB" w14:textId="77777777" w:rsidR="000721E5" w:rsidRPr="00033701" w:rsidRDefault="000721E5" w:rsidP="000721E5">
            <w:pPr>
              <w:spacing w:after="0" w:line="240" w:lineRule="auto"/>
              <w:contextualSpacing/>
              <w:rPr>
                <w:rFonts w:ascii="Gill Sans MT" w:hAnsi="Gill Sans MT"/>
              </w:rPr>
            </w:pPr>
          </w:p>
          <w:p w14:paraId="3F980FB0" w14:textId="77777777" w:rsidR="000721E5" w:rsidRPr="00033701" w:rsidRDefault="000721E5" w:rsidP="000721E5">
            <w:pPr>
              <w:spacing w:after="0" w:line="240" w:lineRule="auto"/>
              <w:contextualSpacing/>
              <w:rPr>
                <w:rFonts w:ascii="Gill Sans MT" w:hAnsi="Gill Sans MT"/>
              </w:rPr>
            </w:pPr>
          </w:p>
        </w:tc>
      </w:tr>
      <w:tr w:rsidR="000721E5" w:rsidRPr="00033701" w14:paraId="264DC9DD" w14:textId="77777777" w:rsidTr="000721E5">
        <w:trPr>
          <w:gridAfter w:val="1"/>
          <w:wAfter w:w="900" w:type="dxa"/>
          <w:trHeight w:val="920"/>
        </w:trPr>
        <w:tc>
          <w:tcPr>
            <w:tcW w:w="190" w:type="dxa"/>
            <w:tcBorders>
              <w:top w:val="single" w:sz="4" w:space="0" w:color="auto"/>
              <w:left w:val="single" w:sz="4" w:space="0" w:color="000000"/>
              <w:bottom w:val="single" w:sz="4" w:space="0" w:color="auto"/>
              <w:right w:val="single" w:sz="4" w:space="0" w:color="000000"/>
            </w:tcBorders>
          </w:tcPr>
          <w:p w14:paraId="2F4E2956" w14:textId="77777777" w:rsidR="000721E5" w:rsidRPr="00033701" w:rsidRDefault="000721E5" w:rsidP="000721E5">
            <w:pPr>
              <w:spacing w:after="0" w:line="240" w:lineRule="auto"/>
              <w:contextualSpacing/>
              <w:rPr>
                <w:rFonts w:ascii="Gill Sans MT" w:eastAsia="Calibri" w:hAnsi="Gill Sans MT" w:cs="Times New Roman"/>
              </w:rPr>
            </w:pPr>
          </w:p>
        </w:tc>
        <w:tc>
          <w:tcPr>
            <w:tcW w:w="5490" w:type="dxa"/>
            <w:tcBorders>
              <w:top w:val="single" w:sz="4" w:space="0" w:color="auto"/>
              <w:left w:val="single" w:sz="4" w:space="0" w:color="000000"/>
              <w:bottom w:val="single" w:sz="4" w:space="0" w:color="auto"/>
            </w:tcBorders>
          </w:tcPr>
          <w:p w14:paraId="649482FC" w14:textId="53E776DD" w:rsidR="000721E5" w:rsidRPr="00033701" w:rsidRDefault="000721E5" w:rsidP="000721E5">
            <w:pPr>
              <w:rPr>
                <w:rFonts w:ascii="Gill Sans MT" w:eastAsia="Times New Roman" w:hAnsi="Gill Sans MT" w:cs="Times New Roman"/>
                <w:bCs/>
                <w:color w:val="000000"/>
              </w:rPr>
            </w:pPr>
            <w:r w:rsidRPr="00033701">
              <w:rPr>
                <w:rFonts w:ascii="Gill Sans MT" w:eastAsia="Calibri" w:hAnsi="Gill Sans MT" w:cs="Times New Roman"/>
              </w:rPr>
              <w:t xml:space="preserve">Compared to 3 years ago, do you think the intensity of forest related disputes between </w:t>
            </w:r>
            <w:r w:rsidR="00E963BE">
              <w:rPr>
                <w:rFonts w:ascii="Gill Sans MT" w:eastAsia="Calibri" w:hAnsi="Gill Sans MT" w:cs="Times New Roman"/>
              </w:rPr>
              <w:t xml:space="preserve">your </w:t>
            </w:r>
            <w:r w:rsidRPr="00033701">
              <w:rPr>
                <w:rFonts w:ascii="Gill Sans MT" w:eastAsia="Calibri" w:hAnsi="Gill Sans MT" w:cs="Times New Roman"/>
              </w:rPr>
              <w:t xml:space="preserve">community </w:t>
            </w:r>
            <w:r w:rsidR="00E963BE">
              <w:rPr>
                <w:rFonts w:ascii="Gill Sans MT" w:eastAsia="Calibri" w:hAnsi="Gill Sans MT" w:cs="Times New Roman"/>
              </w:rPr>
              <w:t xml:space="preserve">and other communities </w:t>
            </w:r>
            <w:r w:rsidRPr="00033701">
              <w:rPr>
                <w:rFonts w:ascii="Gill Sans MT" w:eastAsia="Calibri" w:hAnsi="Gill Sans MT" w:cs="Times New Roman"/>
              </w:rPr>
              <w:t>has increased, decreased, or stayed the same?</w:t>
            </w:r>
          </w:p>
          <w:p w14:paraId="3071E6F9" w14:textId="77777777" w:rsidR="000721E5" w:rsidRPr="00033701" w:rsidRDefault="000721E5" w:rsidP="000721E5">
            <w:pPr>
              <w:spacing w:after="0" w:line="240" w:lineRule="auto"/>
              <w:contextualSpacing/>
              <w:rPr>
                <w:rFonts w:ascii="Gill Sans MT" w:hAnsi="Gill Sans MT"/>
              </w:rPr>
            </w:pPr>
          </w:p>
        </w:tc>
        <w:tc>
          <w:tcPr>
            <w:tcW w:w="4500" w:type="dxa"/>
            <w:tcBorders>
              <w:top w:val="single" w:sz="4" w:space="0" w:color="auto"/>
              <w:bottom w:val="single" w:sz="4" w:space="0" w:color="auto"/>
              <w:right w:val="single" w:sz="18" w:space="0" w:color="000000"/>
            </w:tcBorders>
          </w:tcPr>
          <w:p w14:paraId="2B311B7D" w14:textId="77777777" w:rsidR="0009243E" w:rsidRPr="00033701" w:rsidRDefault="0009243E" w:rsidP="0009243E">
            <w:pPr>
              <w:spacing w:after="0" w:line="240" w:lineRule="auto"/>
              <w:contextualSpacing/>
              <w:rPr>
                <w:ins w:id="454" w:author="usaiduser" w:date="2014-11-09T10:26:00Z"/>
                <w:rFonts w:ascii="Gill Sans MT" w:hAnsi="Gill Sans MT"/>
              </w:rPr>
            </w:pPr>
            <w:ins w:id="455" w:author="usaiduser" w:date="2014-11-09T10:26:00Z">
              <w:r w:rsidRPr="00033701">
                <w:rPr>
                  <w:rFonts w:ascii="Gill Sans MT" w:hAnsi="Gill Sans MT"/>
                </w:rPr>
                <w:t>1=Increased a lot</w:t>
              </w:r>
            </w:ins>
          </w:p>
          <w:p w14:paraId="15F85079" w14:textId="77777777" w:rsidR="0009243E" w:rsidRPr="00033701" w:rsidRDefault="0009243E" w:rsidP="0009243E">
            <w:pPr>
              <w:spacing w:after="0" w:line="240" w:lineRule="auto"/>
              <w:contextualSpacing/>
              <w:rPr>
                <w:ins w:id="456" w:author="usaiduser" w:date="2014-11-09T10:26:00Z"/>
                <w:rFonts w:ascii="Gill Sans MT" w:hAnsi="Gill Sans MT"/>
              </w:rPr>
            </w:pPr>
            <w:ins w:id="457" w:author="usaiduser" w:date="2014-11-09T10:26:00Z">
              <w:r w:rsidRPr="00033701">
                <w:rPr>
                  <w:rFonts w:ascii="Gill Sans MT" w:hAnsi="Gill Sans MT"/>
                </w:rPr>
                <w:t>2=Increased a little</w:t>
              </w:r>
            </w:ins>
          </w:p>
          <w:p w14:paraId="7233DF10" w14:textId="77777777" w:rsidR="0009243E" w:rsidRPr="00033701" w:rsidRDefault="0009243E" w:rsidP="0009243E">
            <w:pPr>
              <w:spacing w:after="0" w:line="240" w:lineRule="auto"/>
              <w:contextualSpacing/>
              <w:rPr>
                <w:ins w:id="458" w:author="usaiduser" w:date="2014-11-09T10:26:00Z"/>
                <w:rFonts w:ascii="Gill Sans MT" w:hAnsi="Gill Sans MT"/>
              </w:rPr>
            </w:pPr>
            <w:ins w:id="459" w:author="usaiduser" w:date="2014-11-09T10:26:00Z">
              <w:r w:rsidRPr="00033701">
                <w:rPr>
                  <w:rFonts w:ascii="Gill Sans MT" w:hAnsi="Gill Sans MT"/>
                </w:rPr>
                <w:t>3=Remained the same</w:t>
              </w:r>
            </w:ins>
          </w:p>
          <w:p w14:paraId="4B014FFD" w14:textId="77777777" w:rsidR="0009243E" w:rsidRPr="00033701" w:rsidRDefault="0009243E" w:rsidP="0009243E">
            <w:pPr>
              <w:spacing w:after="0" w:line="240" w:lineRule="auto"/>
              <w:contextualSpacing/>
              <w:rPr>
                <w:ins w:id="460" w:author="usaiduser" w:date="2014-11-09T10:26:00Z"/>
                <w:rFonts w:ascii="Gill Sans MT" w:hAnsi="Gill Sans MT"/>
              </w:rPr>
            </w:pPr>
            <w:ins w:id="461" w:author="usaiduser" w:date="2014-11-09T10:26:00Z">
              <w:r w:rsidRPr="00033701">
                <w:rPr>
                  <w:rFonts w:ascii="Gill Sans MT" w:hAnsi="Gill Sans MT"/>
                </w:rPr>
                <w:t>4=Decreased a little</w:t>
              </w:r>
            </w:ins>
          </w:p>
          <w:p w14:paraId="0C667B66" w14:textId="77777777" w:rsidR="0009243E" w:rsidRPr="00033701" w:rsidRDefault="0009243E" w:rsidP="0009243E">
            <w:pPr>
              <w:spacing w:after="0" w:line="240" w:lineRule="auto"/>
              <w:contextualSpacing/>
              <w:rPr>
                <w:ins w:id="462" w:author="usaiduser" w:date="2014-11-09T10:26:00Z"/>
                <w:rFonts w:ascii="Gill Sans MT" w:hAnsi="Gill Sans MT"/>
              </w:rPr>
            </w:pPr>
            <w:ins w:id="463" w:author="usaiduser" w:date="2014-11-09T10:26:00Z">
              <w:r w:rsidRPr="00033701">
                <w:rPr>
                  <w:rFonts w:ascii="Gill Sans MT" w:hAnsi="Gill Sans MT"/>
                </w:rPr>
                <w:t>5=Decreased a lot</w:t>
              </w:r>
            </w:ins>
          </w:p>
          <w:p w14:paraId="5298AD67" w14:textId="77777777" w:rsidR="0009243E" w:rsidRPr="00033701" w:rsidRDefault="0009243E" w:rsidP="0009243E">
            <w:pPr>
              <w:spacing w:after="0" w:line="240" w:lineRule="auto"/>
              <w:contextualSpacing/>
              <w:rPr>
                <w:ins w:id="464" w:author="usaiduser" w:date="2014-11-09T10:26:00Z"/>
                <w:rFonts w:ascii="Gill Sans MT" w:hAnsi="Gill Sans MT"/>
              </w:rPr>
            </w:pPr>
            <w:ins w:id="465" w:author="usaiduser" w:date="2014-11-09T10:26:00Z">
              <w:r w:rsidRPr="00033701">
                <w:rPr>
                  <w:rFonts w:ascii="Gill Sans MT" w:hAnsi="Gill Sans MT"/>
                </w:rPr>
                <w:t>97=Other, please specify</w:t>
              </w:r>
            </w:ins>
          </w:p>
          <w:p w14:paraId="46412ED8" w14:textId="77777777" w:rsidR="0009243E" w:rsidRPr="00033701" w:rsidRDefault="0009243E" w:rsidP="0009243E">
            <w:pPr>
              <w:spacing w:after="0" w:line="240" w:lineRule="auto"/>
              <w:contextualSpacing/>
              <w:rPr>
                <w:ins w:id="466" w:author="usaiduser" w:date="2014-11-09T10:26:00Z"/>
                <w:rFonts w:ascii="Gill Sans MT" w:hAnsi="Gill Sans MT"/>
              </w:rPr>
            </w:pPr>
            <w:ins w:id="467" w:author="usaiduser" w:date="2014-11-09T10:26:00Z">
              <w:r w:rsidRPr="00033701">
                <w:rPr>
                  <w:rFonts w:ascii="Gill Sans MT" w:hAnsi="Gill Sans MT"/>
                </w:rPr>
                <w:t>888=Don’t know</w:t>
              </w:r>
            </w:ins>
          </w:p>
          <w:p w14:paraId="1CB6A7BD" w14:textId="4DAEF9EC" w:rsidR="000721E5" w:rsidRPr="00033701" w:rsidRDefault="0009243E" w:rsidP="0009243E">
            <w:pPr>
              <w:spacing w:after="0" w:line="240" w:lineRule="auto"/>
              <w:contextualSpacing/>
              <w:rPr>
                <w:rFonts w:ascii="Gill Sans MT" w:hAnsi="Gill Sans MT"/>
              </w:rPr>
            </w:pPr>
            <w:ins w:id="468" w:author="usaiduser" w:date="2014-11-09T10:26:00Z">
              <w:r w:rsidRPr="00033701">
                <w:rPr>
                  <w:rFonts w:ascii="Gill Sans MT" w:hAnsi="Gill Sans MT"/>
                </w:rPr>
                <w:t>999=Preferred not to answer</w:t>
              </w:r>
            </w:ins>
          </w:p>
        </w:tc>
      </w:tr>
      <w:tr w:rsidR="000721E5" w:rsidRPr="00033701" w14:paraId="6CE824C8" w14:textId="77777777" w:rsidTr="000721E5">
        <w:trPr>
          <w:gridAfter w:val="1"/>
          <w:wAfter w:w="900" w:type="dxa"/>
          <w:trHeight w:val="890"/>
        </w:trPr>
        <w:tc>
          <w:tcPr>
            <w:tcW w:w="190" w:type="dxa"/>
            <w:tcBorders>
              <w:top w:val="single" w:sz="4" w:space="0" w:color="auto"/>
              <w:left w:val="single" w:sz="4" w:space="0" w:color="000000"/>
              <w:bottom w:val="single" w:sz="4" w:space="0" w:color="auto"/>
              <w:right w:val="single" w:sz="4" w:space="0" w:color="000000"/>
            </w:tcBorders>
          </w:tcPr>
          <w:p w14:paraId="1145F2B6" w14:textId="77777777" w:rsidR="000721E5" w:rsidRPr="00033701" w:rsidRDefault="000721E5" w:rsidP="000721E5">
            <w:pPr>
              <w:spacing w:after="0" w:line="240" w:lineRule="auto"/>
              <w:contextualSpacing/>
              <w:rPr>
                <w:rFonts w:ascii="Gill Sans MT" w:eastAsia="Calibri" w:hAnsi="Gill Sans MT" w:cs="Times New Roman"/>
              </w:rPr>
            </w:pPr>
          </w:p>
        </w:tc>
        <w:tc>
          <w:tcPr>
            <w:tcW w:w="5490" w:type="dxa"/>
            <w:tcBorders>
              <w:top w:val="single" w:sz="4" w:space="0" w:color="auto"/>
              <w:left w:val="single" w:sz="4" w:space="0" w:color="000000"/>
              <w:bottom w:val="single" w:sz="4" w:space="0" w:color="auto"/>
            </w:tcBorders>
          </w:tcPr>
          <w:p w14:paraId="437CF846" w14:textId="6AE7E108" w:rsidR="000721E5" w:rsidRPr="00033701" w:rsidRDefault="000721E5" w:rsidP="000721E5">
            <w:pPr>
              <w:spacing w:after="0" w:line="240" w:lineRule="auto"/>
              <w:contextualSpacing/>
              <w:rPr>
                <w:rFonts w:ascii="Gill Sans MT" w:hAnsi="Gill Sans MT"/>
              </w:rPr>
            </w:pPr>
            <w:r w:rsidRPr="00033701">
              <w:rPr>
                <w:rFonts w:ascii="Gill Sans MT" w:hAnsi="Gill Sans MT"/>
              </w:rPr>
              <w:t xml:space="preserve">How many of the conflicts that occurred in the past 12 months </w:t>
            </w:r>
            <w:r w:rsidR="00E963BE">
              <w:rPr>
                <w:rFonts w:ascii="Gill Sans MT" w:hAnsi="Gill Sans MT"/>
              </w:rPr>
              <w:t xml:space="preserve">between </w:t>
            </w:r>
            <w:r w:rsidRPr="00033701">
              <w:rPr>
                <w:rFonts w:ascii="Gill Sans MT" w:hAnsi="Gill Sans MT"/>
              </w:rPr>
              <w:t xml:space="preserve">your community </w:t>
            </w:r>
            <w:r w:rsidR="00E963BE">
              <w:rPr>
                <w:rFonts w:ascii="Gill Sans MT" w:hAnsi="Gill Sans MT"/>
              </w:rPr>
              <w:t xml:space="preserve">and other communities </w:t>
            </w:r>
            <w:r w:rsidRPr="00033701">
              <w:rPr>
                <w:rFonts w:ascii="Gill Sans MT" w:hAnsi="Gill Sans MT"/>
              </w:rPr>
              <w:t xml:space="preserve">resulted in violence or the destruction of property? </w:t>
            </w:r>
          </w:p>
          <w:p w14:paraId="2C4D6C33" w14:textId="77777777" w:rsidR="000721E5" w:rsidRPr="00033701" w:rsidRDefault="000721E5" w:rsidP="000721E5">
            <w:pPr>
              <w:spacing w:after="0" w:line="240" w:lineRule="auto"/>
              <w:contextualSpacing/>
              <w:rPr>
                <w:rFonts w:ascii="Gill Sans MT" w:hAnsi="Gill Sans MT"/>
              </w:rPr>
            </w:pPr>
          </w:p>
        </w:tc>
        <w:tc>
          <w:tcPr>
            <w:tcW w:w="4500" w:type="dxa"/>
            <w:tcBorders>
              <w:top w:val="single" w:sz="4" w:space="0" w:color="auto"/>
              <w:bottom w:val="single" w:sz="4" w:space="0" w:color="auto"/>
              <w:right w:val="single" w:sz="18" w:space="0" w:color="000000"/>
            </w:tcBorders>
          </w:tcPr>
          <w:p w14:paraId="313CA10B" w14:textId="7A8116D5" w:rsidR="000721E5" w:rsidRPr="00033701" w:rsidDel="0009243E" w:rsidRDefault="000721E5" w:rsidP="000721E5">
            <w:pPr>
              <w:spacing w:after="0" w:line="240" w:lineRule="auto"/>
              <w:contextualSpacing/>
              <w:rPr>
                <w:del w:id="469" w:author="usaiduser" w:date="2014-11-09T10:26:00Z"/>
                <w:rFonts w:ascii="Gill Sans MT" w:hAnsi="Gill Sans MT"/>
              </w:rPr>
            </w:pPr>
            <w:del w:id="470" w:author="usaiduser" w:date="2014-11-09T10:26:00Z">
              <w:r w:rsidRPr="00033701" w:rsidDel="0009243E">
                <w:rPr>
                  <w:rFonts w:ascii="Gill Sans MT" w:hAnsi="Gill Sans MT"/>
                </w:rPr>
                <w:delText>1=Increased a lot</w:delText>
              </w:r>
            </w:del>
          </w:p>
          <w:p w14:paraId="7DFAE587" w14:textId="0CC66141" w:rsidR="000721E5" w:rsidRPr="00033701" w:rsidDel="0009243E" w:rsidRDefault="000721E5" w:rsidP="000721E5">
            <w:pPr>
              <w:spacing w:after="0" w:line="240" w:lineRule="auto"/>
              <w:contextualSpacing/>
              <w:rPr>
                <w:del w:id="471" w:author="usaiduser" w:date="2014-11-09T10:26:00Z"/>
                <w:rFonts w:ascii="Gill Sans MT" w:hAnsi="Gill Sans MT"/>
              </w:rPr>
            </w:pPr>
            <w:del w:id="472" w:author="usaiduser" w:date="2014-11-09T10:26:00Z">
              <w:r w:rsidRPr="00033701" w:rsidDel="0009243E">
                <w:rPr>
                  <w:rFonts w:ascii="Gill Sans MT" w:hAnsi="Gill Sans MT"/>
                </w:rPr>
                <w:delText>2=Increased a little</w:delText>
              </w:r>
            </w:del>
          </w:p>
          <w:p w14:paraId="1D4477A3" w14:textId="250E8680" w:rsidR="000721E5" w:rsidRPr="00033701" w:rsidDel="0009243E" w:rsidRDefault="000721E5" w:rsidP="000721E5">
            <w:pPr>
              <w:spacing w:after="0" w:line="240" w:lineRule="auto"/>
              <w:contextualSpacing/>
              <w:rPr>
                <w:del w:id="473" w:author="usaiduser" w:date="2014-11-09T10:26:00Z"/>
                <w:rFonts w:ascii="Gill Sans MT" w:hAnsi="Gill Sans MT"/>
              </w:rPr>
            </w:pPr>
            <w:del w:id="474" w:author="usaiduser" w:date="2014-11-09T10:26:00Z">
              <w:r w:rsidRPr="00033701" w:rsidDel="0009243E">
                <w:rPr>
                  <w:rFonts w:ascii="Gill Sans MT" w:hAnsi="Gill Sans MT"/>
                </w:rPr>
                <w:delText>3=Remained the same</w:delText>
              </w:r>
            </w:del>
          </w:p>
          <w:p w14:paraId="66AE6AF9" w14:textId="00EBE8AC" w:rsidR="000721E5" w:rsidRPr="00033701" w:rsidDel="0009243E" w:rsidRDefault="000721E5" w:rsidP="000721E5">
            <w:pPr>
              <w:spacing w:after="0" w:line="240" w:lineRule="auto"/>
              <w:contextualSpacing/>
              <w:rPr>
                <w:del w:id="475" w:author="usaiduser" w:date="2014-11-09T10:26:00Z"/>
                <w:rFonts w:ascii="Gill Sans MT" w:hAnsi="Gill Sans MT"/>
              </w:rPr>
            </w:pPr>
            <w:del w:id="476" w:author="usaiduser" w:date="2014-11-09T10:26:00Z">
              <w:r w:rsidRPr="00033701" w:rsidDel="0009243E">
                <w:rPr>
                  <w:rFonts w:ascii="Gill Sans MT" w:hAnsi="Gill Sans MT"/>
                </w:rPr>
                <w:delText>4=Decreased a little</w:delText>
              </w:r>
            </w:del>
          </w:p>
          <w:p w14:paraId="4C4ACC97" w14:textId="28527B2C" w:rsidR="000721E5" w:rsidRPr="00033701" w:rsidDel="0009243E" w:rsidRDefault="000721E5" w:rsidP="000721E5">
            <w:pPr>
              <w:spacing w:after="0" w:line="240" w:lineRule="auto"/>
              <w:contextualSpacing/>
              <w:rPr>
                <w:del w:id="477" w:author="usaiduser" w:date="2014-11-09T10:26:00Z"/>
                <w:rFonts w:ascii="Gill Sans MT" w:hAnsi="Gill Sans MT"/>
              </w:rPr>
            </w:pPr>
            <w:del w:id="478" w:author="usaiduser" w:date="2014-11-09T10:26:00Z">
              <w:r w:rsidRPr="00033701" w:rsidDel="0009243E">
                <w:rPr>
                  <w:rFonts w:ascii="Gill Sans MT" w:hAnsi="Gill Sans MT"/>
                </w:rPr>
                <w:delText>5=Decreased a lot</w:delText>
              </w:r>
            </w:del>
          </w:p>
          <w:p w14:paraId="6C97998A" w14:textId="25C519A3" w:rsidR="000721E5" w:rsidRPr="00033701" w:rsidDel="0009243E" w:rsidRDefault="000721E5" w:rsidP="000721E5">
            <w:pPr>
              <w:spacing w:after="0" w:line="240" w:lineRule="auto"/>
              <w:contextualSpacing/>
              <w:rPr>
                <w:del w:id="479" w:author="usaiduser" w:date="2014-11-09T10:26:00Z"/>
                <w:rFonts w:ascii="Gill Sans MT" w:hAnsi="Gill Sans MT"/>
              </w:rPr>
            </w:pPr>
            <w:del w:id="480" w:author="usaiduser" w:date="2014-11-09T10:26:00Z">
              <w:r w:rsidRPr="00033701" w:rsidDel="0009243E">
                <w:rPr>
                  <w:rFonts w:ascii="Gill Sans MT" w:hAnsi="Gill Sans MT"/>
                </w:rPr>
                <w:delText>97=Other, please specify</w:delText>
              </w:r>
            </w:del>
          </w:p>
          <w:p w14:paraId="0EEA376D" w14:textId="50C6E8DD" w:rsidR="000721E5" w:rsidRPr="00033701" w:rsidDel="0009243E" w:rsidRDefault="000721E5" w:rsidP="000721E5">
            <w:pPr>
              <w:spacing w:after="0" w:line="240" w:lineRule="auto"/>
              <w:contextualSpacing/>
              <w:rPr>
                <w:del w:id="481" w:author="usaiduser" w:date="2014-11-09T10:26:00Z"/>
                <w:rFonts w:ascii="Gill Sans MT" w:hAnsi="Gill Sans MT"/>
              </w:rPr>
            </w:pPr>
            <w:del w:id="482" w:author="usaiduser" w:date="2014-11-09T10:26:00Z">
              <w:r w:rsidRPr="00033701" w:rsidDel="0009243E">
                <w:rPr>
                  <w:rFonts w:ascii="Gill Sans MT" w:hAnsi="Gill Sans MT"/>
                </w:rPr>
                <w:delText>888=Don’t know</w:delText>
              </w:r>
            </w:del>
          </w:p>
          <w:p w14:paraId="4A5D007A" w14:textId="79E0412C" w:rsidR="000721E5" w:rsidRPr="00033701" w:rsidRDefault="000721E5" w:rsidP="000721E5">
            <w:pPr>
              <w:spacing w:after="0" w:line="240" w:lineRule="auto"/>
              <w:contextualSpacing/>
              <w:rPr>
                <w:rFonts w:ascii="Gill Sans MT" w:hAnsi="Gill Sans MT"/>
              </w:rPr>
            </w:pPr>
            <w:del w:id="483" w:author="usaiduser" w:date="2014-11-09T10:26:00Z">
              <w:r w:rsidRPr="00033701" w:rsidDel="0009243E">
                <w:rPr>
                  <w:rFonts w:ascii="Gill Sans MT" w:hAnsi="Gill Sans MT"/>
                </w:rPr>
                <w:delText>999=Preferred not to answer</w:delText>
              </w:r>
            </w:del>
          </w:p>
        </w:tc>
      </w:tr>
      <w:tr w:rsidR="000721E5" w:rsidRPr="00033701" w14:paraId="42343E4D" w14:textId="77777777" w:rsidTr="000721E5">
        <w:trPr>
          <w:gridAfter w:val="1"/>
          <w:wAfter w:w="900" w:type="dxa"/>
          <w:trHeight w:val="1246"/>
        </w:trPr>
        <w:tc>
          <w:tcPr>
            <w:tcW w:w="190" w:type="dxa"/>
            <w:tcBorders>
              <w:top w:val="single" w:sz="4" w:space="0" w:color="auto"/>
              <w:left w:val="single" w:sz="4" w:space="0" w:color="000000"/>
              <w:bottom w:val="single" w:sz="4" w:space="0" w:color="auto"/>
              <w:right w:val="single" w:sz="4" w:space="0" w:color="000000"/>
            </w:tcBorders>
          </w:tcPr>
          <w:p w14:paraId="20D7EC0B" w14:textId="77777777" w:rsidR="000721E5" w:rsidRPr="00033701" w:rsidRDefault="000721E5" w:rsidP="000721E5">
            <w:pPr>
              <w:spacing w:after="0" w:line="240" w:lineRule="auto"/>
              <w:contextualSpacing/>
              <w:rPr>
                <w:rFonts w:ascii="Gill Sans MT" w:eastAsia="Calibri" w:hAnsi="Gill Sans MT" w:cs="Times New Roman"/>
              </w:rPr>
            </w:pPr>
          </w:p>
        </w:tc>
        <w:tc>
          <w:tcPr>
            <w:tcW w:w="5490" w:type="dxa"/>
            <w:tcBorders>
              <w:top w:val="single" w:sz="4" w:space="0" w:color="auto"/>
              <w:left w:val="single" w:sz="4" w:space="0" w:color="000000"/>
              <w:bottom w:val="single" w:sz="4" w:space="0" w:color="auto"/>
            </w:tcBorders>
          </w:tcPr>
          <w:p w14:paraId="16871E51" w14:textId="07FE7645" w:rsidR="000721E5" w:rsidRPr="00033701" w:rsidRDefault="000721E5" w:rsidP="00E963BE">
            <w:pPr>
              <w:spacing w:after="0" w:line="240" w:lineRule="auto"/>
              <w:contextualSpacing/>
              <w:rPr>
                <w:rFonts w:ascii="Gill Sans MT" w:hAnsi="Gill Sans MT"/>
              </w:rPr>
            </w:pPr>
            <w:r w:rsidRPr="00033701">
              <w:rPr>
                <w:rFonts w:ascii="Gill Sans MT" w:hAnsi="Gill Sans MT"/>
              </w:rPr>
              <w:t xml:space="preserve">In general, when conflicts over forest land and resources arise </w:t>
            </w:r>
            <w:r w:rsidR="00E963BE">
              <w:rPr>
                <w:rFonts w:ascii="Gill Sans MT" w:hAnsi="Gill Sans MT"/>
              </w:rPr>
              <w:t>between this village and other villages</w:t>
            </w:r>
            <w:r w:rsidRPr="00033701">
              <w:rPr>
                <w:rFonts w:ascii="Gill Sans MT" w:hAnsi="Gill Sans MT"/>
              </w:rPr>
              <w:t xml:space="preserve">, what person or group of people play the most important role in resolving those disputes? </w:t>
            </w:r>
          </w:p>
        </w:tc>
        <w:tc>
          <w:tcPr>
            <w:tcW w:w="4500" w:type="dxa"/>
            <w:tcBorders>
              <w:top w:val="single" w:sz="4" w:space="0" w:color="auto"/>
              <w:bottom w:val="single" w:sz="4" w:space="0" w:color="auto"/>
              <w:right w:val="single" w:sz="18" w:space="0" w:color="000000"/>
            </w:tcBorders>
          </w:tcPr>
          <w:p w14:paraId="58A2C55E"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1= Headperson</w:t>
            </w:r>
          </w:p>
          <w:p w14:paraId="777A8CF9"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2= NGO</w:t>
            </w:r>
          </w:p>
          <w:p w14:paraId="337F26E4"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3= ZAWA</w:t>
            </w:r>
          </w:p>
          <w:p w14:paraId="3003CB2D"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4= Forest service (DFO)</w:t>
            </w:r>
          </w:p>
          <w:p w14:paraId="1C9648BA"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5= Village committee</w:t>
            </w:r>
          </w:p>
          <w:p w14:paraId="4C70D712"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6= YGL</w:t>
            </w:r>
          </w:p>
          <w:p w14:paraId="1FF79CAA"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7= Chief</w:t>
            </w:r>
          </w:p>
          <w:p w14:paraId="7941F867"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 xml:space="preserve">8= </w:t>
            </w:r>
            <w:proofErr w:type="spellStart"/>
            <w:r w:rsidRPr="00033701">
              <w:rPr>
                <w:rFonts w:ascii="Gill Sans MT" w:hAnsi="Gill Sans MT" w:cs="Times New Roman"/>
                <w:w w:val="105"/>
              </w:rPr>
              <w:t>Induna</w:t>
            </w:r>
            <w:proofErr w:type="spellEnd"/>
          </w:p>
          <w:p w14:paraId="72E36EAB"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9= CRB</w:t>
            </w:r>
          </w:p>
          <w:p w14:paraId="1A197BA7"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10= Local government officials</w:t>
            </w:r>
          </w:p>
          <w:p w14:paraId="5EA96DF0"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97= Other, specify</w:t>
            </w:r>
          </w:p>
          <w:p w14:paraId="24EB79D7"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888=Don’t know</w:t>
            </w:r>
          </w:p>
          <w:p w14:paraId="78ADE4ED"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cs="Times New Roman"/>
                <w:w w:val="105"/>
              </w:rPr>
              <w:t>999=Preferred not to answer</w:t>
            </w:r>
          </w:p>
        </w:tc>
      </w:tr>
      <w:tr w:rsidR="00E12F5F" w:rsidRPr="00033701" w14:paraId="253C014F" w14:textId="77777777" w:rsidTr="000721E5">
        <w:trPr>
          <w:trHeight w:val="20"/>
        </w:trPr>
        <w:tc>
          <w:tcPr>
            <w:tcW w:w="190" w:type="dxa"/>
            <w:tcBorders>
              <w:top w:val="single" w:sz="4" w:space="0" w:color="000000"/>
              <w:left w:val="single" w:sz="4" w:space="0" w:color="000000"/>
              <w:bottom w:val="single" w:sz="4" w:space="0" w:color="000000"/>
              <w:right w:val="single" w:sz="4" w:space="0" w:color="000000"/>
            </w:tcBorders>
          </w:tcPr>
          <w:p w14:paraId="6946E085" w14:textId="77777777" w:rsidR="00E12F5F" w:rsidRPr="00033701" w:rsidRDefault="00E12F5F" w:rsidP="000721E5">
            <w:pPr>
              <w:spacing w:after="0" w:line="240" w:lineRule="auto"/>
              <w:contextualSpacing/>
              <w:rPr>
                <w:rFonts w:ascii="Gill Sans MT" w:eastAsia="Calibri" w:hAnsi="Gill Sans MT" w:cs="Times New Roman"/>
              </w:rPr>
            </w:pPr>
          </w:p>
        </w:tc>
        <w:tc>
          <w:tcPr>
            <w:tcW w:w="5490" w:type="dxa"/>
            <w:tcBorders>
              <w:top w:val="single" w:sz="4" w:space="0" w:color="000000"/>
              <w:left w:val="single" w:sz="4" w:space="0" w:color="000000"/>
              <w:bottom w:val="single" w:sz="4" w:space="0" w:color="000000"/>
            </w:tcBorders>
          </w:tcPr>
          <w:p w14:paraId="6448B79A" w14:textId="77777777" w:rsidR="00E12F5F" w:rsidRPr="00033701" w:rsidRDefault="00E12F5F" w:rsidP="00B87173">
            <w:pPr>
              <w:rPr>
                <w:rFonts w:ascii="Gill Sans MT" w:hAnsi="Gill Sans MT"/>
              </w:rPr>
            </w:pPr>
            <w:r>
              <w:rPr>
                <w:rFonts w:ascii="Gill Sans MT" w:hAnsi="Gill Sans MT"/>
              </w:rPr>
              <w:t>In your opinion, is this process</w:t>
            </w:r>
            <w:r w:rsidRPr="00033701">
              <w:rPr>
                <w:rFonts w:ascii="Gill Sans MT" w:hAnsi="Gill Sans MT"/>
              </w:rPr>
              <w:t xml:space="preserve"> of resolving conflicts fair? </w:t>
            </w:r>
          </w:p>
          <w:p w14:paraId="713566BE" w14:textId="77777777" w:rsidR="00E12F5F" w:rsidRPr="00033701" w:rsidRDefault="00E12F5F" w:rsidP="000721E5">
            <w:pPr>
              <w:spacing w:after="0" w:line="240" w:lineRule="auto"/>
              <w:contextualSpacing/>
              <w:rPr>
                <w:rFonts w:ascii="Gill Sans MT" w:hAnsi="Gill Sans MT"/>
                <w:color w:val="000000"/>
              </w:rPr>
            </w:pPr>
          </w:p>
        </w:tc>
        <w:tc>
          <w:tcPr>
            <w:tcW w:w="4500" w:type="dxa"/>
            <w:tcBorders>
              <w:top w:val="single" w:sz="4" w:space="0" w:color="000000"/>
              <w:bottom w:val="single" w:sz="4" w:space="0" w:color="000000"/>
              <w:right w:val="single" w:sz="18" w:space="0" w:color="000000"/>
            </w:tcBorders>
          </w:tcPr>
          <w:p w14:paraId="431147C0" w14:textId="77777777" w:rsidR="00E12F5F" w:rsidRPr="00033701" w:rsidRDefault="00E12F5F" w:rsidP="00B87173">
            <w:pPr>
              <w:spacing w:after="0" w:line="240" w:lineRule="auto"/>
              <w:contextualSpacing/>
              <w:rPr>
                <w:rFonts w:ascii="Gill Sans MT" w:hAnsi="Gill Sans MT" w:cs="Times New Roman"/>
                <w:w w:val="105"/>
              </w:rPr>
            </w:pPr>
            <w:r w:rsidRPr="00033701">
              <w:rPr>
                <w:rFonts w:ascii="Gill Sans MT" w:hAnsi="Gill Sans MT" w:cs="Times New Roman"/>
                <w:w w:val="105"/>
              </w:rPr>
              <w:t>1= Yes</w:t>
            </w:r>
          </w:p>
          <w:p w14:paraId="08FA675F" w14:textId="77777777" w:rsidR="00E12F5F" w:rsidRPr="00033701" w:rsidRDefault="00E12F5F" w:rsidP="00B87173">
            <w:pPr>
              <w:spacing w:after="0" w:line="240" w:lineRule="auto"/>
              <w:contextualSpacing/>
              <w:rPr>
                <w:rFonts w:ascii="Gill Sans MT" w:hAnsi="Gill Sans MT" w:cs="Times New Roman"/>
                <w:w w:val="105"/>
              </w:rPr>
            </w:pPr>
            <w:r w:rsidRPr="00033701">
              <w:rPr>
                <w:rFonts w:ascii="Gill Sans MT" w:hAnsi="Gill Sans MT" w:cs="Times New Roman"/>
                <w:w w:val="105"/>
              </w:rPr>
              <w:t>2= No</w:t>
            </w:r>
          </w:p>
          <w:p w14:paraId="095C5A18" w14:textId="77777777" w:rsidR="00E12F5F" w:rsidRPr="00033701" w:rsidRDefault="00E12F5F" w:rsidP="00B87173">
            <w:pPr>
              <w:spacing w:after="0" w:line="240" w:lineRule="auto"/>
              <w:contextualSpacing/>
              <w:rPr>
                <w:rFonts w:ascii="Gill Sans MT" w:hAnsi="Gill Sans MT" w:cs="Times New Roman"/>
                <w:w w:val="105"/>
              </w:rPr>
            </w:pPr>
            <w:r w:rsidRPr="00033701">
              <w:rPr>
                <w:rFonts w:ascii="Gill Sans MT" w:hAnsi="Gill Sans MT" w:cs="Times New Roman"/>
                <w:w w:val="105"/>
              </w:rPr>
              <w:t>888=Don’t know</w:t>
            </w:r>
          </w:p>
          <w:p w14:paraId="2CBBCA68" w14:textId="36F8EF23" w:rsidR="00E12F5F" w:rsidRPr="00033701" w:rsidRDefault="00E12F5F" w:rsidP="000721E5">
            <w:pPr>
              <w:spacing w:after="0" w:line="240" w:lineRule="auto"/>
              <w:contextualSpacing/>
              <w:rPr>
                <w:rFonts w:ascii="Gill Sans MT" w:hAnsi="Gill Sans MT" w:cs="Times New Roman"/>
                <w:w w:val="105"/>
              </w:rPr>
            </w:pPr>
            <w:r w:rsidRPr="00033701">
              <w:rPr>
                <w:rFonts w:ascii="Gill Sans MT" w:hAnsi="Gill Sans MT" w:cs="Times New Roman"/>
                <w:w w:val="105"/>
              </w:rPr>
              <w:t>999=Preferred not to answer</w:t>
            </w:r>
          </w:p>
        </w:tc>
        <w:tc>
          <w:tcPr>
            <w:tcW w:w="900" w:type="dxa"/>
            <w:tcBorders>
              <w:top w:val="single" w:sz="18" w:space="0" w:color="000000"/>
              <w:left w:val="single" w:sz="18" w:space="0" w:color="000000"/>
              <w:bottom w:val="single" w:sz="18" w:space="0" w:color="000000"/>
              <w:right w:val="single" w:sz="18" w:space="0" w:color="000000"/>
            </w:tcBorders>
          </w:tcPr>
          <w:p w14:paraId="3B50C901" w14:textId="77777777" w:rsidR="00E12F5F" w:rsidRPr="00033701" w:rsidRDefault="00E12F5F" w:rsidP="000721E5">
            <w:pPr>
              <w:spacing w:after="0" w:line="240" w:lineRule="auto"/>
              <w:contextualSpacing/>
              <w:rPr>
                <w:rFonts w:ascii="Gill Sans MT" w:eastAsia="Calibri" w:hAnsi="Gill Sans MT" w:cs="Times New Roman"/>
                <w:i/>
                <w:color w:val="A6A6A6"/>
              </w:rPr>
            </w:pPr>
            <w:r w:rsidRPr="00033701">
              <w:rPr>
                <w:rFonts w:ascii="Gill Sans MT" w:eastAsia="Calibri" w:hAnsi="Gill Sans MT" w:cs="Times New Roman"/>
                <w:i/>
                <w:color w:val="A6A6A6"/>
              </w:rPr>
              <w:t>(Code)</w:t>
            </w:r>
          </w:p>
        </w:tc>
      </w:tr>
      <w:tr w:rsidR="00E12F5F" w:rsidRPr="00033701" w14:paraId="521D82D6" w14:textId="77777777" w:rsidTr="000721E5">
        <w:trPr>
          <w:trHeight w:val="20"/>
        </w:trPr>
        <w:tc>
          <w:tcPr>
            <w:tcW w:w="190" w:type="dxa"/>
            <w:tcBorders>
              <w:top w:val="single" w:sz="4" w:space="0" w:color="000000"/>
              <w:left w:val="single" w:sz="4" w:space="0" w:color="000000"/>
              <w:bottom w:val="single" w:sz="4" w:space="0" w:color="000000"/>
              <w:right w:val="single" w:sz="4" w:space="0" w:color="000000"/>
            </w:tcBorders>
          </w:tcPr>
          <w:p w14:paraId="0A0AF44B" w14:textId="77777777" w:rsidR="00E12F5F" w:rsidRPr="00033701" w:rsidRDefault="00E12F5F" w:rsidP="000721E5">
            <w:pPr>
              <w:spacing w:after="0" w:line="240" w:lineRule="auto"/>
              <w:contextualSpacing/>
              <w:rPr>
                <w:rFonts w:ascii="Gill Sans MT" w:eastAsia="Calibri" w:hAnsi="Gill Sans MT" w:cs="Times New Roman"/>
              </w:rPr>
            </w:pPr>
          </w:p>
        </w:tc>
        <w:tc>
          <w:tcPr>
            <w:tcW w:w="5490" w:type="dxa"/>
            <w:tcBorders>
              <w:top w:val="single" w:sz="4" w:space="0" w:color="000000"/>
              <w:left w:val="single" w:sz="4" w:space="0" w:color="000000"/>
              <w:bottom w:val="single" w:sz="4" w:space="0" w:color="000000"/>
            </w:tcBorders>
          </w:tcPr>
          <w:p w14:paraId="614A8463" w14:textId="5F03E81B" w:rsidR="00E12F5F" w:rsidRPr="00033701" w:rsidRDefault="00E12F5F" w:rsidP="000721E5">
            <w:pPr>
              <w:rPr>
                <w:rFonts w:ascii="Gill Sans MT" w:hAnsi="Gill Sans MT"/>
              </w:rPr>
            </w:pPr>
            <w:r>
              <w:rPr>
                <w:rFonts w:ascii="Gill Sans MT" w:hAnsi="Gill Sans MT"/>
              </w:rPr>
              <w:t>In your opinion, has this process of resolving conflicts brought about a</w:t>
            </w:r>
            <w:r w:rsidRPr="00033701">
              <w:rPr>
                <w:rFonts w:ascii="Gill Sans MT" w:hAnsi="Gill Sans MT"/>
              </w:rPr>
              <w:t xml:space="preserve"> lasting peace? </w:t>
            </w:r>
          </w:p>
        </w:tc>
        <w:tc>
          <w:tcPr>
            <w:tcW w:w="4500" w:type="dxa"/>
            <w:tcBorders>
              <w:top w:val="single" w:sz="4" w:space="0" w:color="000000"/>
              <w:bottom w:val="single" w:sz="4" w:space="0" w:color="000000"/>
              <w:right w:val="single" w:sz="18" w:space="0" w:color="000000"/>
            </w:tcBorders>
          </w:tcPr>
          <w:p w14:paraId="0AD8DA5B" w14:textId="77777777" w:rsidR="00E12F5F" w:rsidRPr="00033701" w:rsidRDefault="00E12F5F" w:rsidP="00B87173">
            <w:pPr>
              <w:spacing w:after="0" w:line="240" w:lineRule="auto"/>
              <w:contextualSpacing/>
              <w:rPr>
                <w:rFonts w:ascii="Gill Sans MT" w:hAnsi="Gill Sans MT" w:cs="Times New Roman"/>
                <w:w w:val="105"/>
              </w:rPr>
            </w:pPr>
            <w:r w:rsidRPr="00033701">
              <w:rPr>
                <w:rFonts w:ascii="Gill Sans MT" w:hAnsi="Gill Sans MT" w:cs="Times New Roman"/>
                <w:w w:val="105"/>
              </w:rPr>
              <w:t>1= Yes</w:t>
            </w:r>
          </w:p>
          <w:p w14:paraId="3C3D791A" w14:textId="77777777" w:rsidR="00E12F5F" w:rsidRPr="00033701" w:rsidRDefault="00E12F5F" w:rsidP="00B87173">
            <w:pPr>
              <w:spacing w:after="0" w:line="240" w:lineRule="auto"/>
              <w:contextualSpacing/>
              <w:rPr>
                <w:rFonts w:ascii="Gill Sans MT" w:hAnsi="Gill Sans MT" w:cs="Times New Roman"/>
                <w:w w:val="105"/>
              </w:rPr>
            </w:pPr>
            <w:r w:rsidRPr="00033701">
              <w:rPr>
                <w:rFonts w:ascii="Gill Sans MT" w:hAnsi="Gill Sans MT" w:cs="Times New Roman"/>
                <w:w w:val="105"/>
              </w:rPr>
              <w:t>2= No</w:t>
            </w:r>
          </w:p>
          <w:p w14:paraId="1D5B9C16" w14:textId="77777777" w:rsidR="00E12F5F" w:rsidRPr="00033701" w:rsidRDefault="00E12F5F" w:rsidP="00B87173">
            <w:pPr>
              <w:spacing w:after="0" w:line="240" w:lineRule="auto"/>
              <w:contextualSpacing/>
              <w:rPr>
                <w:rFonts w:ascii="Gill Sans MT" w:hAnsi="Gill Sans MT" w:cs="Times New Roman"/>
                <w:w w:val="105"/>
              </w:rPr>
            </w:pPr>
            <w:r w:rsidRPr="00033701">
              <w:rPr>
                <w:rFonts w:ascii="Gill Sans MT" w:hAnsi="Gill Sans MT" w:cs="Times New Roman"/>
                <w:w w:val="105"/>
              </w:rPr>
              <w:t>888=Don’t know</w:t>
            </w:r>
          </w:p>
          <w:p w14:paraId="36B6D95F" w14:textId="5E7FAFF6" w:rsidR="00E12F5F" w:rsidRPr="00033701" w:rsidRDefault="00E12F5F" w:rsidP="000721E5">
            <w:pPr>
              <w:spacing w:after="0" w:line="240" w:lineRule="auto"/>
              <w:contextualSpacing/>
              <w:rPr>
                <w:rFonts w:ascii="Gill Sans MT" w:hAnsi="Gill Sans MT" w:cs="Times New Roman"/>
                <w:w w:val="105"/>
              </w:rPr>
            </w:pPr>
            <w:r w:rsidRPr="00033701">
              <w:rPr>
                <w:rFonts w:ascii="Gill Sans MT" w:hAnsi="Gill Sans MT" w:cs="Times New Roman"/>
                <w:w w:val="105"/>
              </w:rPr>
              <w:lastRenderedPageBreak/>
              <w:t>999=Preferred not to answer</w:t>
            </w:r>
          </w:p>
        </w:tc>
        <w:tc>
          <w:tcPr>
            <w:tcW w:w="900" w:type="dxa"/>
            <w:tcBorders>
              <w:top w:val="single" w:sz="18" w:space="0" w:color="000000"/>
              <w:left w:val="single" w:sz="18" w:space="0" w:color="000000"/>
              <w:bottom w:val="single" w:sz="18" w:space="0" w:color="000000"/>
              <w:right w:val="single" w:sz="18" w:space="0" w:color="000000"/>
            </w:tcBorders>
          </w:tcPr>
          <w:p w14:paraId="1FBDDEEA" w14:textId="77777777" w:rsidR="00E12F5F" w:rsidRPr="00033701" w:rsidRDefault="00E12F5F" w:rsidP="000721E5">
            <w:pPr>
              <w:spacing w:after="0" w:line="240" w:lineRule="auto"/>
              <w:contextualSpacing/>
              <w:rPr>
                <w:rFonts w:ascii="Gill Sans MT" w:eastAsia="Calibri" w:hAnsi="Gill Sans MT" w:cs="Times New Roman"/>
                <w:i/>
                <w:color w:val="A6A6A6"/>
              </w:rPr>
            </w:pPr>
          </w:p>
        </w:tc>
      </w:tr>
      <w:tr w:rsidR="000721E5" w:rsidRPr="00033701" w14:paraId="142EB5FA" w14:textId="77777777" w:rsidTr="000721E5">
        <w:trPr>
          <w:gridAfter w:val="1"/>
          <w:wAfter w:w="900" w:type="dxa"/>
          <w:trHeight w:val="20"/>
        </w:trPr>
        <w:tc>
          <w:tcPr>
            <w:tcW w:w="190" w:type="dxa"/>
            <w:tcBorders>
              <w:top w:val="single" w:sz="4" w:space="0" w:color="000000"/>
              <w:left w:val="single" w:sz="4" w:space="0" w:color="000000"/>
              <w:bottom w:val="single" w:sz="4" w:space="0" w:color="000000"/>
              <w:right w:val="single" w:sz="4" w:space="0" w:color="000000"/>
            </w:tcBorders>
          </w:tcPr>
          <w:p w14:paraId="7EC0CC59" w14:textId="77777777" w:rsidR="000721E5" w:rsidRPr="00033701" w:rsidRDefault="000721E5" w:rsidP="000721E5">
            <w:pPr>
              <w:spacing w:after="0" w:line="240" w:lineRule="auto"/>
              <w:contextualSpacing/>
              <w:rPr>
                <w:rFonts w:ascii="Gill Sans MT" w:eastAsia="Calibri" w:hAnsi="Gill Sans MT" w:cs="Times New Roman"/>
              </w:rPr>
            </w:pPr>
          </w:p>
        </w:tc>
        <w:tc>
          <w:tcPr>
            <w:tcW w:w="5490" w:type="dxa"/>
            <w:tcBorders>
              <w:top w:val="single" w:sz="4" w:space="0" w:color="000000"/>
              <w:left w:val="single" w:sz="4" w:space="0" w:color="000000"/>
              <w:bottom w:val="single" w:sz="4" w:space="0" w:color="000000"/>
            </w:tcBorders>
          </w:tcPr>
          <w:p w14:paraId="456C6845" w14:textId="1D50D0A6" w:rsidR="000721E5" w:rsidRDefault="000721E5" w:rsidP="000721E5">
            <w:pPr>
              <w:spacing w:after="0" w:line="240" w:lineRule="auto"/>
              <w:contextualSpacing/>
              <w:rPr>
                <w:rFonts w:ascii="Gill Sans MT" w:hAnsi="Gill Sans MT"/>
              </w:rPr>
            </w:pPr>
            <w:r w:rsidRPr="00033701">
              <w:rPr>
                <w:rFonts w:ascii="Gill Sans MT" w:hAnsi="Gill Sans MT"/>
              </w:rPr>
              <w:t xml:space="preserve">In general, what are the most common kinds of forest land and resource related </w:t>
            </w:r>
            <w:r w:rsidR="00E963BE">
              <w:rPr>
                <w:rFonts w:ascii="Gill Sans MT" w:hAnsi="Gill Sans MT"/>
              </w:rPr>
              <w:t>conflicts that your community experiences with other EXTERNAL actors</w:t>
            </w:r>
            <w:r w:rsidR="00E963BE">
              <w:t xml:space="preserve"> (with </w:t>
            </w:r>
            <w:r w:rsidR="00E963BE" w:rsidRPr="004E184F">
              <w:t>government offi</w:t>
            </w:r>
            <w:r w:rsidR="00E963BE">
              <w:t>cials, miners, investors, etc.)</w:t>
            </w:r>
            <w:r w:rsidRPr="00033701">
              <w:rPr>
                <w:rFonts w:ascii="Gill Sans MT" w:hAnsi="Gill Sans MT"/>
              </w:rPr>
              <w:t xml:space="preserve">? </w:t>
            </w:r>
          </w:p>
          <w:p w14:paraId="6AE8F54E" w14:textId="77777777" w:rsidR="000721E5" w:rsidRPr="00033701" w:rsidRDefault="000721E5" w:rsidP="000721E5">
            <w:pPr>
              <w:spacing w:after="0" w:line="240" w:lineRule="auto"/>
              <w:contextualSpacing/>
              <w:rPr>
                <w:rFonts w:ascii="Gill Sans MT" w:hAnsi="Gill Sans MT"/>
                <w:color w:val="000000"/>
              </w:rPr>
            </w:pPr>
            <w:r>
              <w:rPr>
                <w:rFonts w:ascii="Gill Sans MT" w:hAnsi="Gill Sans MT"/>
              </w:rPr>
              <w:t>PROBE AND CODE</w:t>
            </w:r>
          </w:p>
        </w:tc>
        <w:tc>
          <w:tcPr>
            <w:tcW w:w="4500" w:type="dxa"/>
            <w:tcBorders>
              <w:top w:val="single" w:sz="4" w:space="0" w:color="000000"/>
              <w:bottom w:val="single" w:sz="4" w:space="0" w:color="000000"/>
              <w:right w:val="single" w:sz="18" w:space="0" w:color="000000"/>
            </w:tcBorders>
          </w:tcPr>
          <w:p w14:paraId="40612056" w14:textId="631545EF" w:rsidR="00E963BE" w:rsidRDefault="00E963BE" w:rsidP="000721E5">
            <w:pPr>
              <w:spacing w:after="0" w:line="240" w:lineRule="auto"/>
              <w:contextualSpacing/>
              <w:rPr>
                <w:rFonts w:ascii="Gill Sans MT" w:hAnsi="Gill Sans MT" w:cs="Times New Roman"/>
                <w:w w:val="105"/>
              </w:rPr>
            </w:pPr>
            <w:r>
              <w:rPr>
                <w:rFonts w:ascii="Gill Sans MT" w:hAnsi="Gill Sans MT" w:cs="Times New Roman"/>
                <w:w w:val="105"/>
              </w:rPr>
              <w:t xml:space="preserve">0= There are no conflicts </w:t>
            </w:r>
          </w:p>
          <w:p w14:paraId="0617B42A"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1= Boundary conflicts</w:t>
            </w:r>
          </w:p>
          <w:p w14:paraId="5667686D"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2= Which NTFPs can and cannot be harvested from forests</w:t>
            </w:r>
          </w:p>
          <w:p w14:paraId="581E0E24"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3= Grazing of livestock in forests</w:t>
            </w:r>
          </w:p>
          <w:p w14:paraId="14114E2D"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4= Cutting trees in forests</w:t>
            </w:r>
          </w:p>
          <w:p w14:paraId="76F0D8AE"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5=Ownership over trees in forests</w:t>
            </w:r>
          </w:p>
          <w:p w14:paraId="10B57E3B"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6= Fires or burning in the forest</w:t>
            </w:r>
          </w:p>
          <w:p w14:paraId="1DB84A05"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7= Hunting or fishing</w:t>
            </w:r>
          </w:p>
          <w:p w14:paraId="41FC5837"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97= Other, please specify</w:t>
            </w:r>
          </w:p>
          <w:p w14:paraId="08D10AE1"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888=Don’t know</w:t>
            </w:r>
          </w:p>
          <w:p w14:paraId="569B057F"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999=Preferred not to answer</w:t>
            </w:r>
          </w:p>
        </w:tc>
      </w:tr>
      <w:tr w:rsidR="000721E5" w:rsidRPr="00033701" w14:paraId="4CAD7991" w14:textId="77777777" w:rsidTr="000721E5">
        <w:trPr>
          <w:gridAfter w:val="1"/>
          <w:wAfter w:w="900" w:type="dxa"/>
          <w:trHeight w:val="2021"/>
        </w:trPr>
        <w:tc>
          <w:tcPr>
            <w:tcW w:w="190" w:type="dxa"/>
            <w:tcBorders>
              <w:top w:val="single" w:sz="4" w:space="0" w:color="000000"/>
              <w:left w:val="single" w:sz="4" w:space="0" w:color="000000"/>
              <w:bottom w:val="single" w:sz="4" w:space="0" w:color="auto"/>
              <w:right w:val="single" w:sz="4" w:space="0" w:color="000000"/>
            </w:tcBorders>
          </w:tcPr>
          <w:p w14:paraId="5F07ED51" w14:textId="77777777" w:rsidR="000721E5" w:rsidRPr="00033701" w:rsidRDefault="000721E5" w:rsidP="000721E5">
            <w:pPr>
              <w:spacing w:after="0" w:line="240" w:lineRule="auto"/>
              <w:contextualSpacing/>
              <w:rPr>
                <w:rFonts w:ascii="Gill Sans MT" w:eastAsia="Calibri" w:hAnsi="Gill Sans MT" w:cs="Times New Roman"/>
              </w:rPr>
            </w:pPr>
          </w:p>
        </w:tc>
        <w:tc>
          <w:tcPr>
            <w:tcW w:w="5490" w:type="dxa"/>
            <w:tcBorders>
              <w:top w:val="single" w:sz="4" w:space="0" w:color="000000"/>
              <w:left w:val="single" w:sz="4" w:space="0" w:color="000000"/>
              <w:bottom w:val="single" w:sz="4" w:space="0" w:color="auto"/>
            </w:tcBorders>
          </w:tcPr>
          <w:p w14:paraId="4E2830CA" w14:textId="40E4CF77" w:rsidR="000721E5" w:rsidRPr="00033701" w:rsidRDefault="000721E5" w:rsidP="000721E5">
            <w:pPr>
              <w:spacing w:after="0" w:line="240" w:lineRule="auto"/>
              <w:contextualSpacing/>
              <w:rPr>
                <w:rFonts w:ascii="Gill Sans MT" w:hAnsi="Gill Sans MT"/>
              </w:rPr>
            </w:pPr>
            <w:r w:rsidRPr="00033701">
              <w:rPr>
                <w:rFonts w:ascii="Gill Sans MT" w:hAnsi="Gill Sans MT"/>
              </w:rPr>
              <w:t xml:space="preserve">Compared to 3 years ago, do you think the number of forest land and resource related conflicts </w:t>
            </w:r>
            <w:r w:rsidR="00E963BE">
              <w:rPr>
                <w:rFonts w:ascii="Gill Sans MT" w:hAnsi="Gill Sans MT"/>
              </w:rPr>
              <w:t>that your community has experienced with other EXTERNAL actors</w:t>
            </w:r>
            <w:r w:rsidR="00E963BE">
              <w:t xml:space="preserve"> (with </w:t>
            </w:r>
            <w:r w:rsidR="00E963BE" w:rsidRPr="004E184F">
              <w:t>government offi</w:t>
            </w:r>
            <w:r w:rsidR="00E963BE">
              <w:t xml:space="preserve">cials, miners, investors, etc.) </w:t>
            </w:r>
            <w:r w:rsidRPr="00033701">
              <w:rPr>
                <w:rFonts w:ascii="Gill Sans MT" w:hAnsi="Gill Sans MT"/>
              </w:rPr>
              <w:t>has increased, decreased, or stayed the same?</w:t>
            </w:r>
          </w:p>
          <w:p w14:paraId="76E49297" w14:textId="77777777" w:rsidR="000721E5" w:rsidRPr="00033701" w:rsidRDefault="000721E5" w:rsidP="000721E5">
            <w:pPr>
              <w:spacing w:after="0" w:line="240" w:lineRule="auto"/>
              <w:contextualSpacing/>
              <w:rPr>
                <w:rFonts w:ascii="Gill Sans MT" w:hAnsi="Gill Sans MT"/>
              </w:rPr>
            </w:pPr>
          </w:p>
        </w:tc>
        <w:tc>
          <w:tcPr>
            <w:tcW w:w="4500" w:type="dxa"/>
            <w:tcBorders>
              <w:top w:val="single" w:sz="4" w:space="0" w:color="000000"/>
              <w:bottom w:val="single" w:sz="4" w:space="0" w:color="auto"/>
              <w:right w:val="single" w:sz="18" w:space="0" w:color="000000"/>
            </w:tcBorders>
          </w:tcPr>
          <w:p w14:paraId="39D8A98F"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1=Increased a lot</w:t>
            </w:r>
          </w:p>
          <w:p w14:paraId="47EDB2C8"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2=Increased a little</w:t>
            </w:r>
          </w:p>
          <w:p w14:paraId="04F088B6"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3=Remained the same</w:t>
            </w:r>
          </w:p>
          <w:p w14:paraId="1AB970BB"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4=Decreased a little</w:t>
            </w:r>
          </w:p>
          <w:p w14:paraId="57267BC4"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5=Decreased a lot</w:t>
            </w:r>
          </w:p>
          <w:p w14:paraId="7A66F321"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97=Other, please specify</w:t>
            </w:r>
          </w:p>
          <w:p w14:paraId="5A8A2C87"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rPr>
              <w:t>888=Don’t know</w:t>
            </w:r>
          </w:p>
          <w:p w14:paraId="01DB147C"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rPr>
              <w:t>999=Preferred not to answer</w:t>
            </w:r>
          </w:p>
        </w:tc>
      </w:tr>
      <w:tr w:rsidR="000721E5" w:rsidRPr="00033701" w14:paraId="0220CD39" w14:textId="77777777" w:rsidTr="000721E5">
        <w:trPr>
          <w:gridAfter w:val="1"/>
          <w:wAfter w:w="900" w:type="dxa"/>
          <w:trHeight w:val="945"/>
        </w:trPr>
        <w:tc>
          <w:tcPr>
            <w:tcW w:w="190" w:type="dxa"/>
            <w:tcBorders>
              <w:top w:val="single" w:sz="4" w:space="0" w:color="auto"/>
              <w:left w:val="single" w:sz="4" w:space="0" w:color="000000"/>
              <w:bottom w:val="single" w:sz="4" w:space="0" w:color="auto"/>
              <w:right w:val="single" w:sz="4" w:space="0" w:color="000000"/>
            </w:tcBorders>
          </w:tcPr>
          <w:p w14:paraId="361D8313" w14:textId="77777777" w:rsidR="000721E5" w:rsidRPr="00033701" w:rsidRDefault="000721E5" w:rsidP="000721E5">
            <w:pPr>
              <w:spacing w:after="0" w:line="240" w:lineRule="auto"/>
              <w:contextualSpacing/>
              <w:rPr>
                <w:rFonts w:ascii="Gill Sans MT" w:eastAsia="Calibri" w:hAnsi="Gill Sans MT" w:cs="Times New Roman"/>
              </w:rPr>
            </w:pPr>
          </w:p>
        </w:tc>
        <w:tc>
          <w:tcPr>
            <w:tcW w:w="5490" w:type="dxa"/>
            <w:tcBorders>
              <w:top w:val="single" w:sz="4" w:space="0" w:color="auto"/>
              <w:left w:val="single" w:sz="4" w:space="0" w:color="000000"/>
              <w:bottom w:val="single" w:sz="4" w:space="0" w:color="auto"/>
            </w:tcBorders>
          </w:tcPr>
          <w:p w14:paraId="253A40C0" w14:textId="1F475710" w:rsidR="000721E5" w:rsidRPr="00033701" w:rsidRDefault="000721E5" w:rsidP="000721E5">
            <w:pPr>
              <w:spacing w:after="0" w:line="240" w:lineRule="auto"/>
              <w:contextualSpacing/>
              <w:rPr>
                <w:rFonts w:ascii="Gill Sans MT" w:hAnsi="Gill Sans MT"/>
              </w:rPr>
            </w:pPr>
            <w:r w:rsidRPr="00033701">
              <w:rPr>
                <w:rFonts w:ascii="Gill Sans MT" w:hAnsi="Gill Sans MT"/>
              </w:rPr>
              <w:t xml:space="preserve">In the past 12 months, about how many total conflicts occurred </w:t>
            </w:r>
            <w:r w:rsidR="00E963BE">
              <w:rPr>
                <w:rFonts w:ascii="Gill Sans MT" w:hAnsi="Gill Sans MT"/>
              </w:rPr>
              <w:t>between your community and EXTERNAL actors</w:t>
            </w:r>
            <w:r w:rsidR="00E963BE">
              <w:t xml:space="preserve"> (with </w:t>
            </w:r>
            <w:r w:rsidR="00E963BE" w:rsidRPr="004E184F">
              <w:t>government offi</w:t>
            </w:r>
            <w:r w:rsidR="00E963BE">
              <w:t>cials, miners, investors, etc.)</w:t>
            </w:r>
          </w:p>
          <w:p w14:paraId="46D2DF37" w14:textId="77777777" w:rsidR="000721E5" w:rsidRPr="00033701" w:rsidRDefault="000721E5" w:rsidP="000721E5">
            <w:pPr>
              <w:spacing w:after="0" w:line="240" w:lineRule="auto"/>
              <w:contextualSpacing/>
              <w:rPr>
                <w:rFonts w:ascii="Gill Sans MT" w:hAnsi="Gill Sans MT"/>
              </w:rPr>
            </w:pPr>
          </w:p>
          <w:p w14:paraId="22CA162D" w14:textId="77777777" w:rsidR="000721E5" w:rsidRPr="00033701" w:rsidRDefault="000721E5" w:rsidP="000721E5">
            <w:pPr>
              <w:spacing w:after="0" w:line="240" w:lineRule="auto"/>
              <w:contextualSpacing/>
              <w:rPr>
                <w:rFonts w:ascii="Gill Sans MT" w:hAnsi="Gill Sans MT"/>
              </w:rPr>
            </w:pPr>
          </w:p>
          <w:p w14:paraId="3DC183FB" w14:textId="77777777" w:rsidR="000721E5" w:rsidRPr="00033701" w:rsidRDefault="000721E5" w:rsidP="000721E5">
            <w:pPr>
              <w:spacing w:after="0" w:line="240" w:lineRule="auto"/>
              <w:contextualSpacing/>
              <w:rPr>
                <w:rFonts w:ascii="Gill Sans MT" w:hAnsi="Gill Sans MT"/>
              </w:rPr>
            </w:pPr>
          </w:p>
          <w:p w14:paraId="43F10089" w14:textId="77777777" w:rsidR="000721E5" w:rsidRPr="00033701" w:rsidRDefault="000721E5" w:rsidP="000721E5">
            <w:pPr>
              <w:spacing w:after="0" w:line="240" w:lineRule="auto"/>
              <w:contextualSpacing/>
              <w:rPr>
                <w:rFonts w:ascii="Gill Sans MT" w:hAnsi="Gill Sans MT"/>
              </w:rPr>
            </w:pPr>
          </w:p>
        </w:tc>
        <w:tc>
          <w:tcPr>
            <w:tcW w:w="4500" w:type="dxa"/>
            <w:tcBorders>
              <w:top w:val="single" w:sz="4" w:space="0" w:color="auto"/>
              <w:bottom w:val="single" w:sz="4" w:space="0" w:color="auto"/>
              <w:right w:val="single" w:sz="18" w:space="0" w:color="000000"/>
            </w:tcBorders>
          </w:tcPr>
          <w:p w14:paraId="0FAE6522" w14:textId="77777777" w:rsidR="000721E5" w:rsidRPr="00033701" w:rsidRDefault="000721E5" w:rsidP="000721E5">
            <w:pPr>
              <w:spacing w:after="0" w:line="240" w:lineRule="auto"/>
              <w:contextualSpacing/>
              <w:rPr>
                <w:rFonts w:ascii="Gill Sans MT" w:hAnsi="Gill Sans MT"/>
              </w:rPr>
            </w:pPr>
          </w:p>
          <w:p w14:paraId="306A8944" w14:textId="77777777" w:rsidR="000721E5" w:rsidRPr="00033701" w:rsidRDefault="000721E5" w:rsidP="000721E5">
            <w:pPr>
              <w:spacing w:after="0" w:line="240" w:lineRule="auto"/>
              <w:contextualSpacing/>
              <w:rPr>
                <w:rFonts w:ascii="Gill Sans MT" w:hAnsi="Gill Sans MT"/>
              </w:rPr>
            </w:pPr>
          </w:p>
        </w:tc>
      </w:tr>
      <w:tr w:rsidR="000721E5" w:rsidRPr="00033701" w14:paraId="43AF0F06" w14:textId="77777777" w:rsidTr="000721E5">
        <w:trPr>
          <w:gridAfter w:val="1"/>
          <w:wAfter w:w="900" w:type="dxa"/>
          <w:trHeight w:val="920"/>
        </w:trPr>
        <w:tc>
          <w:tcPr>
            <w:tcW w:w="190" w:type="dxa"/>
            <w:tcBorders>
              <w:top w:val="single" w:sz="4" w:space="0" w:color="auto"/>
              <w:left w:val="single" w:sz="4" w:space="0" w:color="000000"/>
              <w:bottom w:val="single" w:sz="4" w:space="0" w:color="auto"/>
              <w:right w:val="single" w:sz="4" w:space="0" w:color="000000"/>
            </w:tcBorders>
          </w:tcPr>
          <w:p w14:paraId="3F6DBD2D" w14:textId="77777777" w:rsidR="000721E5" w:rsidRPr="00033701" w:rsidRDefault="000721E5" w:rsidP="000721E5">
            <w:pPr>
              <w:spacing w:after="0" w:line="240" w:lineRule="auto"/>
              <w:contextualSpacing/>
              <w:rPr>
                <w:rFonts w:ascii="Gill Sans MT" w:eastAsia="Calibri" w:hAnsi="Gill Sans MT" w:cs="Times New Roman"/>
              </w:rPr>
            </w:pPr>
          </w:p>
        </w:tc>
        <w:tc>
          <w:tcPr>
            <w:tcW w:w="5490" w:type="dxa"/>
            <w:tcBorders>
              <w:top w:val="single" w:sz="4" w:space="0" w:color="auto"/>
              <w:left w:val="single" w:sz="4" w:space="0" w:color="000000"/>
              <w:bottom w:val="single" w:sz="4" w:space="0" w:color="auto"/>
            </w:tcBorders>
          </w:tcPr>
          <w:p w14:paraId="6FFF4D66" w14:textId="4A90ABCD" w:rsidR="000721E5" w:rsidRPr="00033701" w:rsidRDefault="000721E5" w:rsidP="000721E5">
            <w:pPr>
              <w:rPr>
                <w:rFonts w:ascii="Gill Sans MT" w:eastAsia="Times New Roman" w:hAnsi="Gill Sans MT" w:cs="Times New Roman"/>
                <w:bCs/>
                <w:color w:val="000000"/>
              </w:rPr>
            </w:pPr>
            <w:r w:rsidRPr="00033701">
              <w:rPr>
                <w:rFonts w:ascii="Gill Sans MT" w:eastAsia="Calibri" w:hAnsi="Gill Sans MT" w:cs="Times New Roman"/>
              </w:rPr>
              <w:t xml:space="preserve">Compared to 3 years ago, do you think the intensity of forest related disputes between </w:t>
            </w:r>
            <w:r w:rsidR="00E963BE">
              <w:rPr>
                <w:rFonts w:ascii="Gill Sans MT" w:eastAsia="Calibri" w:hAnsi="Gill Sans MT" w:cs="Times New Roman"/>
              </w:rPr>
              <w:t xml:space="preserve">your community and </w:t>
            </w:r>
            <w:r w:rsidR="00E963BE">
              <w:rPr>
                <w:rFonts w:ascii="Gill Sans MT" w:hAnsi="Gill Sans MT"/>
              </w:rPr>
              <w:t>EXTERNAL actors</w:t>
            </w:r>
            <w:r w:rsidR="00E963BE">
              <w:t xml:space="preserve"> (with </w:t>
            </w:r>
            <w:r w:rsidR="00E963BE" w:rsidRPr="004E184F">
              <w:t>government offi</w:t>
            </w:r>
            <w:r w:rsidR="00E963BE">
              <w:t>cials, miners, investors, etc.)</w:t>
            </w:r>
            <w:r w:rsidR="00E963BE">
              <w:rPr>
                <w:rFonts w:ascii="Gill Sans MT" w:eastAsia="Calibri" w:hAnsi="Gill Sans MT" w:cs="Times New Roman"/>
              </w:rPr>
              <w:t xml:space="preserve"> </w:t>
            </w:r>
            <w:r w:rsidRPr="00033701">
              <w:rPr>
                <w:rFonts w:ascii="Gill Sans MT" w:eastAsia="Calibri" w:hAnsi="Gill Sans MT" w:cs="Times New Roman"/>
              </w:rPr>
              <w:t>has increased, decreased, or stayed the same?</w:t>
            </w:r>
          </w:p>
          <w:p w14:paraId="30494209" w14:textId="77777777" w:rsidR="000721E5" w:rsidRPr="00033701" w:rsidRDefault="000721E5" w:rsidP="000721E5">
            <w:pPr>
              <w:spacing w:after="0" w:line="240" w:lineRule="auto"/>
              <w:contextualSpacing/>
              <w:rPr>
                <w:rFonts w:ascii="Gill Sans MT" w:hAnsi="Gill Sans MT"/>
              </w:rPr>
            </w:pPr>
          </w:p>
        </w:tc>
        <w:tc>
          <w:tcPr>
            <w:tcW w:w="4500" w:type="dxa"/>
            <w:tcBorders>
              <w:top w:val="single" w:sz="4" w:space="0" w:color="auto"/>
              <w:bottom w:val="single" w:sz="4" w:space="0" w:color="auto"/>
              <w:right w:val="single" w:sz="18" w:space="0" w:color="000000"/>
            </w:tcBorders>
          </w:tcPr>
          <w:p w14:paraId="0ADF0B15" w14:textId="77777777" w:rsidR="0009243E" w:rsidRPr="00033701" w:rsidRDefault="0009243E" w:rsidP="0009243E">
            <w:pPr>
              <w:spacing w:after="0" w:line="240" w:lineRule="auto"/>
              <w:contextualSpacing/>
              <w:rPr>
                <w:ins w:id="484" w:author="usaiduser" w:date="2014-11-09T10:27:00Z"/>
                <w:rFonts w:ascii="Gill Sans MT" w:hAnsi="Gill Sans MT"/>
              </w:rPr>
            </w:pPr>
            <w:ins w:id="485" w:author="usaiduser" w:date="2014-11-09T10:27:00Z">
              <w:r w:rsidRPr="00033701">
                <w:rPr>
                  <w:rFonts w:ascii="Gill Sans MT" w:hAnsi="Gill Sans MT"/>
                </w:rPr>
                <w:t>1=Increased a lot</w:t>
              </w:r>
            </w:ins>
          </w:p>
          <w:p w14:paraId="29B8D5DC" w14:textId="77777777" w:rsidR="0009243E" w:rsidRPr="00033701" w:rsidRDefault="0009243E" w:rsidP="0009243E">
            <w:pPr>
              <w:spacing w:after="0" w:line="240" w:lineRule="auto"/>
              <w:contextualSpacing/>
              <w:rPr>
                <w:ins w:id="486" w:author="usaiduser" w:date="2014-11-09T10:27:00Z"/>
                <w:rFonts w:ascii="Gill Sans MT" w:hAnsi="Gill Sans MT"/>
              </w:rPr>
            </w:pPr>
            <w:ins w:id="487" w:author="usaiduser" w:date="2014-11-09T10:27:00Z">
              <w:r w:rsidRPr="00033701">
                <w:rPr>
                  <w:rFonts w:ascii="Gill Sans MT" w:hAnsi="Gill Sans MT"/>
                </w:rPr>
                <w:t>2=Increased a little</w:t>
              </w:r>
            </w:ins>
          </w:p>
          <w:p w14:paraId="32F1195D" w14:textId="77777777" w:rsidR="0009243E" w:rsidRPr="00033701" w:rsidRDefault="0009243E" w:rsidP="0009243E">
            <w:pPr>
              <w:spacing w:after="0" w:line="240" w:lineRule="auto"/>
              <w:contextualSpacing/>
              <w:rPr>
                <w:ins w:id="488" w:author="usaiduser" w:date="2014-11-09T10:27:00Z"/>
                <w:rFonts w:ascii="Gill Sans MT" w:hAnsi="Gill Sans MT"/>
              </w:rPr>
            </w:pPr>
            <w:ins w:id="489" w:author="usaiduser" w:date="2014-11-09T10:27:00Z">
              <w:r w:rsidRPr="00033701">
                <w:rPr>
                  <w:rFonts w:ascii="Gill Sans MT" w:hAnsi="Gill Sans MT"/>
                </w:rPr>
                <w:t>3=Remained the same</w:t>
              </w:r>
            </w:ins>
          </w:p>
          <w:p w14:paraId="6666C05A" w14:textId="77777777" w:rsidR="0009243E" w:rsidRPr="00033701" w:rsidRDefault="0009243E" w:rsidP="0009243E">
            <w:pPr>
              <w:spacing w:after="0" w:line="240" w:lineRule="auto"/>
              <w:contextualSpacing/>
              <w:rPr>
                <w:ins w:id="490" w:author="usaiduser" w:date="2014-11-09T10:27:00Z"/>
                <w:rFonts w:ascii="Gill Sans MT" w:hAnsi="Gill Sans MT"/>
              </w:rPr>
            </w:pPr>
            <w:ins w:id="491" w:author="usaiduser" w:date="2014-11-09T10:27:00Z">
              <w:r w:rsidRPr="00033701">
                <w:rPr>
                  <w:rFonts w:ascii="Gill Sans MT" w:hAnsi="Gill Sans MT"/>
                </w:rPr>
                <w:t>4=Decreased a little</w:t>
              </w:r>
            </w:ins>
          </w:p>
          <w:p w14:paraId="0EEE260C" w14:textId="77777777" w:rsidR="0009243E" w:rsidRPr="00033701" w:rsidRDefault="0009243E" w:rsidP="0009243E">
            <w:pPr>
              <w:spacing w:after="0" w:line="240" w:lineRule="auto"/>
              <w:contextualSpacing/>
              <w:rPr>
                <w:ins w:id="492" w:author="usaiduser" w:date="2014-11-09T10:27:00Z"/>
                <w:rFonts w:ascii="Gill Sans MT" w:hAnsi="Gill Sans MT"/>
              </w:rPr>
            </w:pPr>
            <w:ins w:id="493" w:author="usaiduser" w:date="2014-11-09T10:27:00Z">
              <w:r w:rsidRPr="00033701">
                <w:rPr>
                  <w:rFonts w:ascii="Gill Sans MT" w:hAnsi="Gill Sans MT"/>
                </w:rPr>
                <w:t>5=Decreased a lot</w:t>
              </w:r>
            </w:ins>
          </w:p>
          <w:p w14:paraId="61365CAB" w14:textId="77777777" w:rsidR="0009243E" w:rsidRPr="00033701" w:rsidRDefault="0009243E" w:rsidP="0009243E">
            <w:pPr>
              <w:spacing w:after="0" w:line="240" w:lineRule="auto"/>
              <w:contextualSpacing/>
              <w:rPr>
                <w:ins w:id="494" w:author="usaiduser" w:date="2014-11-09T10:27:00Z"/>
                <w:rFonts w:ascii="Gill Sans MT" w:hAnsi="Gill Sans MT"/>
              </w:rPr>
            </w:pPr>
            <w:ins w:id="495" w:author="usaiduser" w:date="2014-11-09T10:27:00Z">
              <w:r w:rsidRPr="00033701">
                <w:rPr>
                  <w:rFonts w:ascii="Gill Sans MT" w:hAnsi="Gill Sans MT"/>
                </w:rPr>
                <w:t>97=Other, please specify</w:t>
              </w:r>
            </w:ins>
          </w:p>
          <w:p w14:paraId="7D8E02CE" w14:textId="77777777" w:rsidR="0009243E" w:rsidRPr="00033701" w:rsidRDefault="0009243E" w:rsidP="0009243E">
            <w:pPr>
              <w:spacing w:after="0" w:line="240" w:lineRule="auto"/>
              <w:contextualSpacing/>
              <w:rPr>
                <w:ins w:id="496" w:author="usaiduser" w:date="2014-11-09T10:27:00Z"/>
                <w:rFonts w:ascii="Gill Sans MT" w:hAnsi="Gill Sans MT"/>
              </w:rPr>
            </w:pPr>
            <w:ins w:id="497" w:author="usaiduser" w:date="2014-11-09T10:27:00Z">
              <w:r w:rsidRPr="00033701">
                <w:rPr>
                  <w:rFonts w:ascii="Gill Sans MT" w:hAnsi="Gill Sans MT"/>
                </w:rPr>
                <w:t>888=Don’t know</w:t>
              </w:r>
            </w:ins>
          </w:p>
          <w:p w14:paraId="0577100A" w14:textId="4C0E8E40" w:rsidR="000721E5" w:rsidRPr="00033701" w:rsidRDefault="0009243E" w:rsidP="0009243E">
            <w:pPr>
              <w:spacing w:after="0" w:line="240" w:lineRule="auto"/>
              <w:contextualSpacing/>
              <w:rPr>
                <w:rFonts w:ascii="Gill Sans MT" w:hAnsi="Gill Sans MT"/>
              </w:rPr>
            </w:pPr>
            <w:ins w:id="498" w:author="usaiduser" w:date="2014-11-09T10:27:00Z">
              <w:r w:rsidRPr="00033701">
                <w:rPr>
                  <w:rFonts w:ascii="Gill Sans MT" w:hAnsi="Gill Sans MT"/>
                </w:rPr>
                <w:t>999=Preferred not to answer</w:t>
              </w:r>
            </w:ins>
          </w:p>
        </w:tc>
      </w:tr>
      <w:tr w:rsidR="000721E5" w:rsidRPr="00033701" w14:paraId="08E7824C" w14:textId="77777777" w:rsidTr="000721E5">
        <w:trPr>
          <w:gridAfter w:val="1"/>
          <w:wAfter w:w="900" w:type="dxa"/>
          <w:trHeight w:val="890"/>
        </w:trPr>
        <w:tc>
          <w:tcPr>
            <w:tcW w:w="190" w:type="dxa"/>
            <w:tcBorders>
              <w:top w:val="single" w:sz="4" w:space="0" w:color="auto"/>
              <w:left w:val="single" w:sz="4" w:space="0" w:color="000000"/>
              <w:bottom w:val="single" w:sz="4" w:space="0" w:color="auto"/>
              <w:right w:val="single" w:sz="4" w:space="0" w:color="000000"/>
            </w:tcBorders>
          </w:tcPr>
          <w:p w14:paraId="2DE02648" w14:textId="77777777" w:rsidR="000721E5" w:rsidRPr="00033701" w:rsidRDefault="000721E5" w:rsidP="000721E5">
            <w:pPr>
              <w:spacing w:after="0" w:line="240" w:lineRule="auto"/>
              <w:contextualSpacing/>
              <w:rPr>
                <w:rFonts w:ascii="Gill Sans MT" w:eastAsia="Calibri" w:hAnsi="Gill Sans MT" w:cs="Times New Roman"/>
              </w:rPr>
            </w:pPr>
          </w:p>
        </w:tc>
        <w:tc>
          <w:tcPr>
            <w:tcW w:w="5490" w:type="dxa"/>
            <w:tcBorders>
              <w:top w:val="single" w:sz="4" w:space="0" w:color="auto"/>
              <w:left w:val="single" w:sz="4" w:space="0" w:color="000000"/>
              <w:bottom w:val="single" w:sz="4" w:space="0" w:color="auto"/>
            </w:tcBorders>
          </w:tcPr>
          <w:p w14:paraId="0B296E7A" w14:textId="3A759CDE" w:rsidR="000721E5" w:rsidRPr="00033701" w:rsidRDefault="000721E5" w:rsidP="000721E5">
            <w:pPr>
              <w:spacing w:after="0" w:line="240" w:lineRule="auto"/>
              <w:contextualSpacing/>
              <w:rPr>
                <w:rFonts w:ascii="Gill Sans MT" w:hAnsi="Gill Sans MT"/>
              </w:rPr>
            </w:pPr>
            <w:r w:rsidRPr="00033701">
              <w:rPr>
                <w:rFonts w:ascii="Gill Sans MT" w:hAnsi="Gill Sans MT"/>
              </w:rPr>
              <w:t xml:space="preserve">How many of the conflicts that occurred in the past 12 months </w:t>
            </w:r>
            <w:r w:rsidR="00E963BE">
              <w:rPr>
                <w:rFonts w:ascii="Gill Sans MT" w:hAnsi="Gill Sans MT"/>
              </w:rPr>
              <w:t>between your community and EXTERNAL actors</w:t>
            </w:r>
            <w:r w:rsidR="00E963BE">
              <w:t xml:space="preserve"> (with </w:t>
            </w:r>
            <w:r w:rsidR="00E963BE" w:rsidRPr="004E184F">
              <w:t>government offi</w:t>
            </w:r>
            <w:r w:rsidR="00E963BE">
              <w:t>cials, miners, investors, etc.)</w:t>
            </w:r>
            <w:r w:rsidRPr="00033701">
              <w:rPr>
                <w:rFonts w:ascii="Gill Sans MT" w:hAnsi="Gill Sans MT"/>
              </w:rPr>
              <w:t xml:space="preserve"> resulted in violence or the destruction of property? </w:t>
            </w:r>
          </w:p>
          <w:p w14:paraId="4F7FFB63" w14:textId="77777777" w:rsidR="000721E5" w:rsidRPr="00033701" w:rsidRDefault="000721E5" w:rsidP="000721E5">
            <w:pPr>
              <w:spacing w:after="0" w:line="240" w:lineRule="auto"/>
              <w:contextualSpacing/>
              <w:rPr>
                <w:rFonts w:ascii="Gill Sans MT" w:hAnsi="Gill Sans MT"/>
              </w:rPr>
            </w:pPr>
          </w:p>
        </w:tc>
        <w:tc>
          <w:tcPr>
            <w:tcW w:w="4500" w:type="dxa"/>
            <w:tcBorders>
              <w:top w:val="single" w:sz="4" w:space="0" w:color="auto"/>
              <w:bottom w:val="single" w:sz="4" w:space="0" w:color="auto"/>
              <w:right w:val="single" w:sz="18" w:space="0" w:color="000000"/>
            </w:tcBorders>
          </w:tcPr>
          <w:p w14:paraId="7BDBE039" w14:textId="533B884F" w:rsidR="000721E5" w:rsidRPr="00033701" w:rsidDel="0009243E" w:rsidRDefault="000721E5" w:rsidP="000721E5">
            <w:pPr>
              <w:spacing w:after="0" w:line="240" w:lineRule="auto"/>
              <w:contextualSpacing/>
              <w:rPr>
                <w:del w:id="499" w:author="usaiduser" w:date="2014-11-09T10:27:00Z"/>
                <w:rFonts w:ascii="Gill Sans MT" w:hAnsi="Gill Sans MT"/>
              </w:rPr>
            </w:pPr>
            <w:del w:id="500" w:author="usaiduser" w:date="2014-11-09T10:27:00Z">
              <w:r w:rsidRPr="00033701" w:rsidDel="0009243E">
                <w:rPr>
                  <w:rFonts w:ascii="Gill Sans MT" w:hAnsi="Gill Sans MT"/>
                </w:rPr>
                <w:delText>1=Increased a lot</w:delText>
              </w:r>
            </w:del>
          </w:p>
          <w:p w14:paraId="3D35F40D" w14:textId="61F4DC97" w:rsidR="000721E5" w:rsidRPr="00033701" w:rsidDel="0009243E" w:rsidRDefault="000721E5" w:rsidP="000721E5">
            <w:pPr>
              <w:spacing w:after="0" w:line="240" w:lineRule="auto"/>
              <w:contextualSpacing/>
              <w:rPr>
                <w:del w:id="501" w:author="usaiduser" w:date="2014-11-09T10:27:00Z"/>
                <w:rFonts w:ascii="Gill Sans MT" w:hAnsi="Gill Sans MT"/>
              </w:rPr>
            </w:pPr>
            <w:del w:id="502" w:author="usaiduser" w:date="2014-11-09T10:27:00Z">
              <w:r w:rsidRPr="00033701" w:rsidDel="0009243E">
                <w:rPr>
                  <w:rFonts w:ascii="Gill Sans MT" w:hAnsi="Gill Sans MT"/>
                </w:rPr>
                <w:delText>2=Increased a little</w:delText>
              </w:r>
            </w:del>
          </w:p>
          <w:p w14:paraId="59E06E9D" w14:textId="0E9CEECC" w:rsidR="000721E5" w:rsidRPr="00033701" w:rsidDel="0009243E" w:rsidRDefault="000721E5" w:rsidP="000721E5">
            <w:pPr>
              <w:spacing w:after="0" w:line="240" w:lineRule="auto"/>
              <w:contextualSpacing/>
              <w:rPr>
                <w:del w:id="503" w:author="usaiduser" w:date="2014-11-09T10:27:00Z"/>
                <w:rFonts w:ascii="Gill Sans MT" w:hAnsi="Gill Sans MT"/>
              </w:rPr>
            </w:pPr>
            <w:del w:id="504" w:author="usaiduser" w:date="2014-11-09T10:27:00Z">
              <w:r w:rsidRPr="00033701" w:rsidDel="0009243E">
                <w:rPr>
                  <w:rFonts w:ascii="Gill Sans MT" w:hAnsi="Gill Sans MT"/>
                </w:rPr>
                <w:delText>3=Remained the same</w:delText>
              </w:r>
            </w:del>
          </w:p>
          <w:p w14:paraId="1200595A" w14:textId="4D315939" w:rsidR="000721E5" w:rsidRPr="00033701" w:rsidDel="0009243E" w:rsidRDefault="000721E5" w:rsidP="000721E5">
            <w:pPr>
              <w:spacing w:after="0" w:line="240" w:lineRule="auto"/>
              <w:contextualSpacing/>
              <w:rPr>
                <w:del w:id="505" w:author="usaiduser" w:date="2014-11-09T10:27:00Z"/>
                <w:rFonts w:ascii="Gill Sans MT" w:hAnsi="Gill Sans MT"/>
              </w:rPr>
            </w:pPr>
            <w:del w:id="506" w:author="usaiduser" w:date="2014-11-09T10:27:00Z">
              <w:r w:rsidRPr="00033701" w:rsidDel="0009243E">
                <w:rPr>
                  <w:rFonts w:ascii="Gill Sans MT" w:hAnsi="Gill Sans MT"/>
                </w:rPr>
                <w:delText>4=Decreased a little</w:delText>
              </w:r>
            </w:del>
          </w:p>
          <w:p w14:paraId="32707CC8" w14:textId="125DC893" w:rsidR="000721E5" w:rsidRPr="00033701" w:rsidDel="0009243E" w:rsidRDefault="000721E5" w:rsidP="000721E5">
            <w:pPr>
              <w:spacing w:after="0" w:line="240" w:lineRule="auto"/>
              <w:contextualSpacing/>
              <w:rPr>
                <w:del w:id="507" w:author="usaiduser" w:date="2014-11-09T10:27:00Z"/>
                <w:rFonts w:ascii="Gill Sans MT" w:hAnsi="Gill Sans MT"/>
              </w:rPr>
            </w:pPr>
            <w:del w:id="508" w:author="usaiduser" w:date="2014-11-09T10:27:00Z">
              <w:r w:rsidRPr="00033701" w:rsidDel="0009243E">
                <w:rPr>
                  <w:rFonts w:ascii="Gill Sans MT" w:hAnsi="Gill Sans MT"/>
                </w:rPr>
                <w:delText>5=Decreased a lot</w:delText>
              </w:r>
            </w:del>
          </w:p>
          <w:p w14:paraId="206FC925" w14:textId="002D9258" w:rsidR="000721E5" w:rsidRPr="00033701" w:rsidDel="0009243E" w:rsidRDefault="000721E5" w:rsidP="000721E5">
            <w:pPr>
              <w:spacing w:after="0" w:line="240" w:lineRule="auto"/>
              <w:contextualSpacing/>
              <w:rPr>
                <w:del w:id="509" w:author="usaiduser" w:date="2014-11-09T10:27:00Z"/>
                <w:rFonts w:ascii="Gill Sans MT" w:hAnsi="Gill Sans MT"/>
              </w:rPr>
            </w:pPr>
            <w:del w:id="510" w:author="usaiduser" w:date="2014-11-09T10:27:00Z">
              <w:r w:rsidRPr="00033701" w:rsidDel="0009243E">
                <w:rPr>
                  <w:rFonts w:ascii="Gill Sans MT" w:hAnsi="Gill Sans MT"/>
                </w:rPr>
                <w:delText>97=Other, please specify</w:delText>
              </w:r>
            </w:del>
          </w:p>
          <w:p w14:paraId="7B8444AA" w14:textId="00AF4CC4" w:rsidR="000721E5" w:rsidRPr="00033701" w:rsidDel="0009243E" w:rsidRDefault="000721E5" w:rsidP="000721E5">
            <w:pPr>
              <w:spacing w:after="0" w:line="240" w:lineRule="auto"/>
              <w:contextualSpacing/>
              <w:rPr>
                <w:del w:id="511" w:author="usaiduser" w:date="2014-11-09T10:27:00Z"/>
                <w:rFonts w:ascii="Gill Sans MT" w:hAnsi="Gill Sans MT"/>
              </w:rPr>
            </w:pPr>
            <w:del w:id="512" w:author="usaiduser" w:date="2014-11-09T10:27:00Z">
              <w:r w:rsidRPr="00033701" w:rsidDel="0009243E">
                <w:rPr>
                  <w:rFonts w:ascii="Gill Sans MT" w:hAnsi="Gill Sans MT"/>
                </w:rPr>
                <w:delText>888=Don’t know</w:delText>
              </w:r>
            </w:del>
          </w:p>
          <w:p w14:paraId="1C4B1EC1" w14:textId="60392220" w:rsidR="000721E5" w:rsidRPr="00033701" w:rsidRDefault="000721E5" w:rsidP="000721E5">
            <w:pPr>
              <w:spacing w:after="0" w:line="240" w:lineRule="auto"/>
              <w:contextualSpacing/>
              <w:rPr>
                <w:rFonts w:ascii="Gill Sans MT" w:hAnsi="Gill Sans MT"/>
              </w:rPr>
            </w:pPr>
            <w:del w:id="513" w:author="usaiduser" w:date="2014-11-09T10:27:00Z">
              <w:r w:rsidRPr="00033701" w:rsidDel="0009243E">
                <w:rPr>
                  <w:rFonts w:ascii="Gill Sans MT" w:hAnsi="Gill Sans MT"/>
                </w:rPr>
                <w:delText>999=Preferred not to answer</w:delText>
              </w:r>
            </w:del>
          </w:p>
        </w:tc>
      </w:tr>
      <w:tr w:rsidR="000721E5" w:rsidRPr="00033701" w14:paraId="0F2F5511" w14:textId="77777777" w:rsidTr="000721E5">
        <w:trPr>
          <w:gridAfter w:val="1"/>
          <w:wAfter w:w="900" w:type="dxa"/>
          <w:trHeight w:val="1246"/>
        </w:trPr>
        <w:tc>
          <w:tcPr>
            <w:tcW w:w="190" w:type="dxa"/>
            <w:tcBorders>
              <w:top w:val="single" w:sz="4" w:space="0" w:color="auto"/>
              <w:left w:val="single" w:sz="4" w:space="0" w:color="000000"/>
              <w:bottom w:val="single" w:sz="4" w:space="0" w:color="auto"/>
              <w:right w:val="single" w:sz="4" w:space="0" w:color="000000"/>
            </w:tcBorders>
          </w:tcPr>
          <w:p w14:paraId="347E4938" w14:textId="77777777" w:rsidR="000721E5" w:rsidRPr="00033701" w:rsidRDefault="000721E5" w:rsidP="000721E5">
            <w:pPr>
              <w:spacing w:after="0" w:line="240" w:lineRule="auto"/>
              <w:contextualSpacing/>
              <w:rPr>
                <w:rFonts w:ascii="Gill Sans MT" w:eastAsia="Calibri" w:hAnsi="Gill Sans MT" w:cs="Times New Roman"/>
              </w:rPr>
            </w:pPr>
          </w:p>
        </w:tc>
        <w:tc>
          <w:tcPr>
            <w:tcW w:w="5490" w:type="dxa"/>
            <w:tcBorders>
              <w:top w:val="single" w:sz="4" w:space="0" w:color="auto"/>
              <w:left w:val="single" w:sz="4" w:space="0" w:color="000000"/>
              <w:bottom w:val="single" w:sz="4" w:space="0" w:color="auto"/>
            </w:tcBorders>
          </w:tcPr>
          <w:p w14:paraId="6BCBB83E" w14:textId="15772DEB" w:rsidR="000721E5" w:rsidRPr="00033701" w:rsidRDefault="000721E5" w:rsidP="00E963BE">
            <w:pPr>
              <w:spacing w:after="0" w:line="240" w:lineRule="auto"/>
              <w:contextualSpacing/>
              <w:rPr>
                <w:rFonts w:ascii="Gill Sans MT" w:hAnsi="Gill Sans MT"/>
              </w:rPr>
            </w:pPr>
            <w:r w:rsidRPr="00033701">
              <w:rPr>
                <w:rFonts w:ascii="Gill Sans MT" w:hAnsi="Gill Sans MT"/>
              </w:rPr>
              <w:t xml:space="preserve">In general, when conflicts over forest land and resources arise </w:t>
            </w:r>
            <w:r w:rsidR="00E963BE">
              <w:rPr>
                <w:rFonts w:ascii="Gill Sans MT" w:hAnsi="Gill Sans MT"/>
              </w:rPr>
              <w:t>between your community and EXTERNAL actors</w:t>
            </w:r>
            <w:r w:rsidR="00E963BE">
              <w:t xml:space="preserve"> (with </w:t>
            </w:r>
            <w:r w:rsidR="00E963BE" w:rsidRPr="004E184F">
              <w:t>government offi</w:t>
            </w:r>
            <w:r w:rsidR="00E963BE">
              <w:t>cials, miners, investors, etc.)</w:t>
            </w:r>
            <w:r w:rsidRPr="00033701">
              <w:rPr>
                <w:rFonts w:ascii="Gill Sans MT" w:hAnsi="Gill Sans MT"/>
              </w:rPr>
              <w:t xml:space="preserve"> what person or group of people play the most important role in resolving those disputes? </w:t>
            </w:r>
          </w:p>
        </w:tc>
        <w:tc>
          <w:tcPr>
            <w:tcW w:w="4500" w:type="dxa"/>
            <w:tcBorders>
              <w:top w:val="single" w:sz="4" w:space="0" w:color="auto"/>
              <w:bottom w:val="single" w:sz="4" w:space="0" w:color="auto"/>
              <w:right w:val="single" w:sz="18" w:space="0" w:color="000000"/>
            </w:tcBorders>
          </w:tcPr>
          <w:p w14:paraId="016806A2"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1= Headperson</w:t>
            </w:r>
          </w:p>
          <w:p w14:paraId="0ED31BBE"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2= NGO</w:t>
            </w:r>
          </w:p>
          <w:p w14:paraId="53DC05EA"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3= ZAWA</w:t>
            </w:r>
          </w:p>
          <w:p w14:paraId="3ADBC8B3"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4= Forest service (DFO)</w:t>
            </w:r>
          </w:p>
          <w:p w14:paraId="1CAF3F5D"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5= Village committee</w:t>
            </w:r>
          </w:p>
          <w:p w14:paraId="0A1E9F71"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6= YGL</w:t>
            </w:r>
          </w:p>
          <w:p w14:paraId="53D75E8F"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7= Chief</w:t>
            </w:r>
          </w:p>
          <w:p w14:paraId="085369BF"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 xml:space="preserve">8= </w:t>
            </w:r>
            <w:proofErr w:type="spellStart"/>
            <w:r w:rsidRPr="00033701">
              <w:rPr>
                <w:rFonts w:ascii="Gill Sans MT" w:hAnsi="Gill Sans MT" w:cs="Times New Roman"/>
                <w:w w:val="105"/>
              </w:rPr>
              <w:t>Induna</w:t>
            </w:r>
            <w:proofErr w:type="spellEnd"/>
          </w:p>
          <w:p w14:paraId="030C770B"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9= CRB</w:t>
            </w:r>
          </w:p>
          <w:p w14:paraId="103F8C62"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10= Local government officials</w:t>
            </w:r>
          </w:p>
          <w:p w14:paraId="70F94599"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97= Other, specify</w:t>
            </w:r>
          </w:p>
          <w:p w14:paraId="25EFDFB1"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888=Don’t know</w:t>
            </w:r>
          </w:p>
          <w:p w14:paraId="7E654C5C" w14:textId="77777777" w:rsidR="000721E5" w:rsidRPr="00033701" w:rsidRDefault="000721E5" w:rsidP="000721E5">
            <w:pPr>
              <w:spacing w:after="0" w:line="240" w:lineRule="auto"/>
              <w:contextualSpacing/>
              <w:rPr>
                <w:rFonts w:ascii="Gill Sans MT" w:hAnsi="Gill Sans MT"/>
              </w:rPr>
            </w:pPr>
            <w:r w:rsidRPr="00033701">
              <w:rPr>
                <w:rFonts w:ascii="Gill Sans MT" w:hAnsi="Gill Sans MT" w:cs="Times New Roman"/>
                <w:w w:val="105"/>
              </w:rPr>
              <w:t>999=Preferred not to answer</w:t>
            </w:r>
          </w:p>
        </w:tc>
      </w:tr>
      <w:tr w:rsidR="000721E5" w:rsidRPr="00033701" w14:paraId="4512CE26" w14:textId="77777777" w:rsidTr="000721E5">
        <w:trPr>
          <w:gridAfter w:val="1"/>
          <w:wAfter w:w="900" w:type="dxa"/>
          <w:trHeight w:val="20"/>
        </w:trPr>
        <w:tc>
          <w:tcPr>
            <w:tcW w:w="190" w:type="dxa"/>
            <w:tcBorders>
              <w:top w:val="single" w:sz="4" w:space="0" w:color="000000"/>
              <w:left w:val="single" w:sz="4" w:space="0" w:color="000000"/>
              <w:bottom w:val="single" w:sz="4" w:space="0" w:color="000000"/>
              <w:right w:val="single" w:sz="4" w:space="0" w:color="000000"/>
            </w:tcBorders>
          </w:tcPr>
          <w:p w14:paraId="25DF3988" w14:textId="77777777" w:rsidR="000721E5" w:rsidRPr="00033701" w:rsidRDefault="000721E5" w:rsidP="000721E5">
            <w:pPr>
              <w:spacing w:after="0" w:line="240" w:lineRule="auto"/>
              <w:contextualSpacing/>
              <w:rPr>
                <w:rFonts w:ascii="Gill Sans MT" w:eastAsia="Calibri" w:hAnsi="Gill Sans MT" w:cs="Times New Roman"/>
              </w:rPr>
            </w:pPr>
          </w:p>
        </w:tc>
        <w:tc>
          <w:tcPr>
            <w:tcW w:w="5490" w:type="dxa"/>
            <w:tcBorders>
              <w:top w:val="single" w:sz="4" w:space="0" w:color="000000"/>
              <w:left w:val="single" w:sz="4" w:space="0" w:color="000000"/>
              <w:bottom w:val="single" w:sz="4" w:space="0" w:color="000000"/>
            </w:tcBorders>
          </w:tcPr>
          <w:p w14:paraId="7FAECD66" w14:textId="03B8C172" w:rsidR="000721E5" w:rsidRPr="00033701" w:rsidRDefault="00E963BE" w:rsidP="000721E5">
            <w:pPr>
              <w:rPr>
                <w:rFonts w:ascii="Gill Sans MT" w:hAnsi="Gill Sans MT"/>
              </w:rPr>
            </w:pPr>
            <w:r>
              <w:rPr>
                <w:rFonts w:ascii="Gill Sans MT" w:hAnsi="Gill Sans MT"/>
              </w:rPr>
              <w:t>In your opinion, is this process</w:t>
            </w:r>
            <w:r w:rsidR="000721E5" w:rsidRPr="00033701">
              <w:rPr>
                <w:rFonts w:ascii="Gill Sans MT" w:hAnsi="Gill Sans MT"/>
              </w:rPr>
              <w:t xml:space="preserve"> of resolving conflicts fair? </w:t>
            </w:r>
          </w:p>
          <w:p w14:paraId="700ACEB1" w14:textId="77777777" w:rsidR="000721E5" w:rsidRPr="00033701" w:rsidRDefault="000721E5" w:rsidP="000721E5">
            <w:pPr>
              <w:spacing w:after="0" w:line="240" w:lineRule="auto"/>
              <w:contextualSpacing/>
              <w:rPr>
                <w:rFonts w:ascii="Gill Sans MT" w:hAnsi="Gill Sans MT"/>
                <w:color w:val="000000"/>
              </w:rPr>
            </w:pPr>
          </w:p>
        </w:tc>
        <w:tc>
          <w:tcPr>
            <w:tcW w:w="4500" w:type="dxa"/>
            <w:tcBorders>
              <w:top w:val="single" w:sz="4" w:space="0" w:color="000000"/>
              <w:bottom w:val="single" w:sz="4" w:space="0" w:color="000000"/>
              <w:right w:val="single" w:sz="18" w:space="0" w:color="000000"/>
            </w:tcBorders>
          </w:tcPr>
          <w:p w14:paraId="69A85A41"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1= Yes</w:t>
            </w:r>
          </w:p>
          <w:p w14:paraId="7A9B567D"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2= No</w:t>
            </w:r>
          </w:p>
          <w:p w14:paraId="3451E250"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888=Don’t know</w:t>
            </w:r>
          </w:p>
          <w:p w14:paraId="4463D5ED"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999=Preferred not to answer</w:t>
            </w:r>
          </w:p>
        </w:tc>
      </w:tr>
      <w:tr w:rsidR="000721E5" w:rsidRPr="00033701" w14:paraId="3E2056B0" w14:textId="77777777" w:rsidTr="000721E5">
        <w:trPr>
          <w:gridAfter w:val="1"/>
          <w:wAfter w:w="900" w:type="dxa"/>
          <w:trHeight w:val="20"/>
        </w:trPr>
        <w:tc>
          <w:tcPr>
            <w:tcW w:w="190" w:type="dxa"/>
            <w:tcBorders>
              <w:top w:val="single" w:sz="4" w:space="0" w:color="000000"/>
              <w:left w:val="single" w:sz="4" w:space="0" w:color="000000"/>
              <w:bottom w:val="single" w:sz="4" w:space="0" w:color="000000"/>
              <w:right w:val="single" w:sz="4" w:space="0" w:color="000000"/>
            </w:tcBorders>
          </w:tcPr>
          <w:p w14:paraId="7D7B549A" w14:textId="77777777" w:rsidR="000721E5" w:rsidRPr="00033701" w:rsidRDefault="000721E5" w:rsidP="000721E5">
            <w:pPr>
              <w:spacing w:after="0" w:line="240" w:lineRule="auto"/>
              <w:contextualSpacing/>
              <w:rPr>
                <w:rFonts w:ascii="Gill Sans MT" w:eastAsia="Calibri" w:hAnsi="Gill Sans MT" w:cs="Times New Roman"/>
              </w:rPr>
            </w:pPr>
          </w:p>
        </w:tc>
        <w:tc>
          <w:tcPr>
            <w:tcW w:w="5490" w:type="dxa"/>
            <w:tcBorders>
              <w:top w:val="single" w:sz="4" w:space="0" w:color="000000"/>
              <w:left w:val="single" w:sz="4" w:space="0" w:color="000000"/>
              <w:bottom w:val="single" w:sz="4" w:space="0" w:color="000000"/>
            </w:tcBorders>
          </w:tcPr>
          <w:p w14:paraId="7F699F1D" w14:textId="19FC5E24" w:rsidR="000721E5" w:rsidRPr="00033701" w:rsidRDefault="00E12F5F" w:rsidP="000721E5">
            <w:pPr>
              <w:rPr>
                <w:rFonts w:ascii="Gill Sans MT" w:hAnsi="Gill Sans MT"/>
              </w:rPr>
            </w:pPr>
            <w:r>
              <w:rPr>
                <w:rFonts w:ascii="Gill Sans MT" w:hAnsi="Gill Sans MT"/>
              </w:rPr>
              <w:t>In your opinion, has this process of resolving conflicts brought about a</w:t>
            </w:r>
            <w:r w:rsidR="000721E5" w:rsidRPr="00033701">
              <w:rPr>
                <w:rFonts w:ascii="Gill Sans MT" w:hAnsi="Gill Sans MT"/>
              </w:rPr>
              <w:t xml:space="preserve"> lasting peace? </w:t>
            </w:r>
          </w:p>
        </w:tc>
        <w:tc>
          <w:tcPr>
            <w:tcW w:w="4500" w:type="dxa"/>
            <w:tcBorders>
              <w:top w:val="single" w:sz="4" w:space="0" w:color="000000"/>
              <w:bottom w:val="single" w:sz="4" w:space="0" w:color="000000"/>
              <w:right w:val="single" w:sz="18" w:space="0" w:color="000000"/>
            </w:tcBorders>
          </w:tcPr>
          <w:p w14:paraId="120A0F74"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1= Yes</w:t>
            </w:r>
          </w:p>
          <w:p w14:paraId="26FF889E"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2= No</w:t>
            </w:r>
          </w:p>
          <w:p w14:paraId="3428E712"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888=Don’t know</w:t>
            </w:r>
          </w:p>
          <w:p w14:paraId="203576EE" w14:textId="77777777" w:rsidR="000721E5" w:rsidRPr="00033701" w:rsidRDefault="000721E5" w:rsidP="000721E5">
            <w:pPr>
              <w:spacing w:after="0" w:line="240" w:lineRule="auto"/>
              <w:contextualSpacing/>
              <w:rPr>
                <w:rFonts w:ascii="Gill Sans MT" w:hAnsi="Gill Sans MT" w:cs="Times New Roman"/>
                <w:w w:val="105"/>
              </w:rPr>
            </w:pPr>
            <w:r w:rsidRPr="00033701">
              <w:rPr>
                <w:rFonts w:ascii="Gill Sans MT" w:hAnsi="Gill Sans MT" w:cs="Times New Roman"/>
                <w:w w:val="105"/>
              </w:rPr>
              <w:t>999=Preferred not to answer</w:t>
            </w:r>
          </w:p>
        </w:tc>
      </w:tr>
    </w:tbl>
    <w:p w14:paraId="51311EB0" w14:textId="77777777" w:rsidR="000721E5" w:rsidRPr="00033701" w:rsidRDefault="000721E5" w:rsidP="000721E5">
      <w:pPr>
        <w:rPr>
          <w:rFonts w:ascii="Gill Sans MT" w:hAnsi="Gill Sans MT"/>
        </w:rPr>
      </w:pPr>
    </w:p>
    <w:p w14:paraId="4E204C84" w14:textId="77777777" w:rsidR="000721E5" w:rsidRDefault="000721E5" w:rsidP="00AC7CBE">
      <w:pPr>
        <w:autoSpaceDE w:val="0"/>
        <w:autoSpaceDN w:val="0"/>
        <w:adjustRightInd w:val="0"/>
        <w:spacing w:after="0" w:line="240" w:lineRule="auto"/>
        <w:contextualSpacing/>
        <w:rPr>
          <w:rFonts w:ascii="Gill Sans MT" w:hAnsi="Gill Sans MT" w:cs="TimesNewRomanPSMT"/>
          <w:b/>
          <w:sz w:val="20"/>
          <w:szCs w:val="20"/>
        </w:rPr>
      </w:pPr>
    </w:p>
    <w:p w14:paraId="48244ECD" w14:textId="77777777" w:rsidR="000721E5" w:rsidRDefault="000721E5" w:rsidP="00AC7CBE">
      <w:pPr>
        <w:autoSpaceDE w:val="0"/>
        <w:autoSpaceDN w:val="0"/>
        <w:adjustRightInd w:val="0"/>
        <w:spacing w:after="0" w:line="240" w:lineRule="auto"/>
        <w:contextualSpacing/>
        <w:rPr>
          <w:rFonts w:ascii="Gill Sans MT" w:hAnsi="Gill Sans MT" w:cs="TimesNewRomanPSMT"/>
          <w:b/>
          <w:sz w:val="20"/>
          <w:szCs w:val="20"/>
        </w:rPr>
      </w:pPr>
    </w:p>
    <w:p w14:paraId="33EFE910" w14:textId="77777777" w:rsidR="000721E5" w:rsidRDefault="000721E5" w:rsidP="00AC7CBE">
      <w:pPr>
        <w:autoSpaceDE w:val="0"/>
        <w:autoSpaceDN w:val="0"/>
        <w:adjustRightInd w:val="0"/>
        <w:spacing w:after="0" w:line="240" w:lineRule="auto"/>
        <w:contextualSpacing/>
        <w:rPr>
          <w:rFonts w:ascii="Gill Sans MT" w:hAnsi="Gill Sans MT" w:cs="TimesNewRomanPSMT"/>
          <w:b/>
          <w:sz w:val="20"/>
          <w:szCs w:val="20"/>
        </w:rPr>
      </w:pPr>
    </w:p>
    <w:p w14:paraId="15CCD572" w14:textId="77777777" w:rsidR="000721E5" w:rsidRDefault="000721E5" w:rsidP="00AC7CBE">
      <w:pPr>
        <w:autoSpaceDE w:val="0"/>
        <w:autoSpaceDN w:val="0"/>
        <w:adjustRightInd w:val="0"/>
        <w:spacing w:after="0" w:line="240" w:lineRule="auto"/>
        <w:contextualSpacing/>
        <w:rPr>
          <w:rFonts w:ascii="Gill Sans MT" w:hAnsi="Gill Sans MT" w:cs="TimesNewRomanPSMT"/>
          <w:b/>
          <w:sz w:val="20"/>
          <w:szCs w:val="20"/>
        </w:rPr>
      </w:pPr>
    </w:p>
    <w:p w14:paraId="6E252697" w14:textId="77777777" w:rsidR="000721E5" w:rsidRDefault="000721E5" w:rsidP="00AC7CBE">
      <w:pPr>
        <w:autoSpaceDE w:val="0"/>
        <w:autoSpaceDN w:val="0"/>
        <w:adjustRightInd w:val="0"/>
        <w:spacing w:after="0" w:line="240" w:lineRule="auto"/>
        <w:contextualSpacing/>
        <w:rPr>
          <w:rFonts w:ascii="Gill Sans MT" w:hAnsi="Gill Sans MT" w:cs="TimesNewRomanPSMT"/>
          <w:b/>
          <w:sz w:val="20"/>
          <w:szCs w:val="20"/>
        </w:rPr>
      </w:pPr>
    </w:p>
    <w:p w14:paraId="22466731" w14:textId="77777777" w:rsidR="000721E5" w:rsidRDefault="000721E5" w:rsidP="00AC7CBE">
      <w:pPr>
        <w:autoSpaceDE w:val="0"/>
        <w:autoSpaceDN w:val="0"/>
        <w:adjustRightInd w:val="0"/>
        <w:spacing w:after="0" w:line="240" w:lineRule="auto"/>
        <w:contextualSpacing/>
        <w:rPr>
          <w:rFonts w:ascii="Gill Sans MT" w:hAnsi="Gill Sans MT" w:cs="TimesNewRomanPSMT"/>
          <w:b/>
          <w:sz w:val="20"/>
          <w:szCs w:val="20"/>
        </w:rPr>
      </w:pPr>
    </w:p>
    <w:p w14:paraId="01F191DB" w14:textId="77777777" w:rsidR="000721E5" w:rsidRDefault="000721E5" w:rsidP="00AC7CBE">
      <w:pPr>
        <w:autoSpaceDE w:val="0"/>
        <w:autoSpaceDN w:val="0"/>
        <w:adjustRightInd w:val="0"/>
        <w:spacing w:after="0" w:line="240" w:lineRule="auto"/>
        <w:contextualSpacing/>
        <w:rPr>
          <w:rFonts w:ascii="Gill Sans MT" w:hAnsi="Gill Sans MT" w:cs="TimesNewRomanPSMT"/>
          <w:b/>
          <w:sz w:val="20"/>
          <w:szCs w:val="20"/>
        </w:rPr>
      </w:pPr>
    </w:p>
    <w:p w14:paraId="2B7523E0" w14:textId="77777777" w:rsidR="000721E5" w:rsidRDefault="000721E5" w:rsidP="00AC7CBE">
      <w:pPr>
        <w:autoSpaceDE w:val="0"/>
        <w:autoSpaceDN w:val="0"/>
        <w:adjustRightInd w:val="0"/>
        <w:spacing w:after="0" w:line="240" w:lineRule="auto"/>
        <w:contextualSpacing/>
        <w:rPr>
          <w:rFonts w:ascii="Gill Sans MT" w:hAnsi="Gill Sans MT" w:cs="TimesNewRomanPSMT"/>
          <w:b/>
          <w:sz w:val="20"/>
          <w:szCs w:val="20"/>
        </w:rPr>
      </w:pPr>
    </w:p>
    <w:p w14:paraId="1BD6991C" w14:textId="1DE99192" w:rsidR="00303B9C" w:rsidRPr="00F71A9A" w:rsidRDefault="00303B9C" w:rsidP="00AC7CBE">
      <w:pPr>
        <w:autoSpaceDE w:val="0"/>
        <w:autoSpaceDN w:val="0"/>
        <w:adjustRightInd w:val="0"/>
        <w:spacing w:after="0" w:line="240" w:lineRule="auto"/>
        <w:contextualSpacing/>
        <w:rPr>
          <w:rFonts w:ascii="Gill Sans MT" w:hAnsi="Gill Sans MT" w:cs="TimesNewRomanPSMT"/>
          <w:b/>
          <w:sz w:val="20"/>
          <w:szCs w:val="20"/>
        </w:rPr>
      </w:pPr>
      <w:r w:rsidRPr="00F71A9A">
        <w:rPr>
          <w:rFonts w:ascii="Gill Sans MT" w:hAnsi="Gill Sans MT" w:cs="TimesNewRomanPSMT"/>
          <w:b/>
          <w:sz w:val="20"/>
          <w:szCs w:val="20"/>
        </w:rPr>
        <w:t>FOOD PRICES</w:t>
      </w:r>
    </w:p>
    <w:tbl>
      <w:tblPr>
        <w:tblW w:w="864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640"/>
        <w:gridCol w:w="3680"/>
        <w:gridCol w:w="2160"/>
        <w:gridCol w:w="2160"/>
      </w:tblGrid>
      <w:tr w:rsidR="006F635E" w:rsidRPr="00F71A9A" w14:paraId="3C9ED4E2" w14:textId="77777777" w:rsidTr="00696B38">
        <w:trPr>
          <w:trHeight w:val="20"/>
        </w:trPr>
        <w:tc>
          <w:tcPr>
            <w:tcW w:w="640" w:type="dxa"/>
            <w:tcBorders>
              <w:right w:val="single" w:sz="4" w:space="0" w:color="auto"/>
            </w:tcBorders>
          </w:tcPr>
          <w:p w14:paraId="387E47C2" w14:textId="77777777" w:rsidR="006F635E" w:rsidRPr="00F71A9A" w:rsidRDefault="006F635E" w:rsidP="00AC7CBE">
            <w:pPr>
              <w:spacing w:after="0" w:line="240" w:lineRule="auto"/>
              <w:contextualSpacing/>
              <w:rPr>
                <w:rFonts w:ascii="Gill Sans MT" w:hAnsi="Gill Sans MT"/>
                <w:w w:val="105"/>
                <w:sz w:val="20"/>
                <w:szCs w:val="20"/>
              </w:rPr>
            </w:pPr>
          </w:p>
        </w:tc>
        <w:tc>
          <w:tcPr>
            <w:tcW w:w="3680" w:type="dxa"/>
            <w:tcBorders>
              <w:left w:val="single" w:sz="4" w:space="0" w:color="auto"/>
              <w:right w:val="nil"/>
            </w:tcBorders>
          </w:tcPr>
          <w:p w14:paraId="5F93A45B" w14:textId="289E97DE" w:rsidR="006F635E" w:rsidRPr="00F71A9A" w:rsidRDefault="006F635E" w:rsidP="00AC7CBE">
            <w:pPr>
              <w:spacing w:after="0" w:line="240" w:lineRule="auto"/>
              <w:contextualSpacing/>
              <w:rPr>
                <w:rFonts w:ascii="Gill Sans MT" w:hAnsi="Gill Sans MT"/>
                <w:b/>
                <w:w w:val="105"/>
                <w:sz w:val="20"/>
                <w:szCs w:val="20"/>
              </w:rPr>
            </w:pPr>
            <w:r w:rsidRPr="00F71A9A">
              <w:rPr>
                <w:rFonts w:ascii="Gill Sans MT" w:hAnsi="Gill Sans MT"/>
                <w:b/>
                <w:w w:val="105"/>
                <w:sz w:val="20"/>
                <w:szCs w:val="20"/>
              </w:rPr>
              <w:t>FOOD</w:t>
            </w:r>
          </w:p>
        </w:tc>
        <w:tc>
          <w:tcPr>
            <w:tcW w:w="2160" w:type="dxa"/>
            <w:tcBorders>
              <w:left w:val="nil"/>
              <w:right w:val="single" w:sz="18" w:space="0" w:color="000000"/>
            </w:tcBorders>
          </w:tcPr>
          <w:p w14:paraId="3E1530D1" w14:textId="172D638E" w:rsidR="006F635E" w:rsidRPr="00F71A9A" w:rsidRDefault="006F635E" w:rsidP="00AC7CBE">
            <w:pPr>
              <w:spacing w:after="0" w:line="240" w:lineRule="auto"/>
              <w:contextualSpacing/>
              <w:rPr>
                <w:rFonts w:ascii="Gill Sans MT" w:hAnsi="Gill Sans MT"/>
                <w:b/>
                <w:w w:val="105"/>
                <w:sz w:val="20"/>
                <w:szCs w:val="20"/>
              </w:rPr>
            </w:pPr>
            <w:r w:rsidRPr="00F71A9A">
              <w:rPr>
                <w:rFonts w:ascii="Gill Sans MT" w:hAnsi="Gill Sans MT"/>
                <w:b/>
                <w:w w:val="105"/>
                <w:sz w:val="20"/>
                <w:szCs w:val="20"/>
              </w:rPr>
              <w:t>UNIT</w:t>
            </w:r>
            <w:r w:rsidR="00696B38" w:rsidRPr="00F71A9A">
              <w:rPr>
                <w:rFonts w:ascii="Gill Sans MT" w:hAnsi="Gill Sans MT"/>
                <w:b/>
                <w:w w:val="105"/>
                <w:sz w:val="20"/>
                <w:szCs w:val="20"/>
              </w:rPr>
              <w:t xml:space="preserve"> (a)</w:t>
            </w:r>
          </w:p>
        </w:tc>
        <w:tc>
          <w:tcPr>
            <w:tcW w:w="2160" w:type="dxa"/>
            <w:tcBorders>
              <w:top w:val="single" w:sz="18" w:space="0" w:color="000000"/>
              <w:left w:val="single" w:sz="18" w:space="0" w:color="000000"/>
              <w:bottom w:val="single" w:sz="18" w:space="0" w:color="000000"/>
              <w:right w:val="single" w:sz="18" w:space="0" w:color="000000"/>
            </w:tcBorders>
          </w:tcPr>
          <w:p w14:paraId="4DFEA222" w14:textId="4350FE0D" w:rsidR="006F635E" w:rsidRPr="00F71A9A" w:rsidRDefault="006F635E" w:rsidP="00AC7CBE">
            <w:pPr>
              <w:spacing w:after="0" w:line="240" w:lineRule="auto"/>
              <w:contextualSpacing/>
              <w:rPr>
                <w:rFonts w:ascii="Gill Sans MT" w:hAnsi="Gill Sans MT"/>
                <w:b/>
                <w:w w:val="105"/>
                <w:sz w:val="20"/>
                <w:szCs w:val="20"/>
              </w:rPr>
            </w:pPr>
            <w:r w:rsidRPr="00F71A9A">
              <w:rPr>
                <w:rFonts w:ascii="Gill Sans MT" w:hAnsi="Gill Sans MT"/>
                <w:b/>
                <w:w w:val="105"/>
                <w:sz w:val="20"/>
                <w:szCs w:val="20"/>
              </w:rPr>
              <w:t>COST PER UNIT</w:t>
            </w:r>
            <w:r w:rsidR="00696B38" w:rsidRPr="00F71A9A">
              <w:rPr>
                <w:rFonts w:ascii="Gill Sans MT" w:hAnsi="Gill Sans MT"/>
                <w:b/>
                <w:w w:val="105"/>
                <w:sz w:val="20"/>
                <w:szCs w:val="20"/>
              </w:rPr>
              <w:t xml:space="preserve"> (b)</w:t>
            </w:r>
          </w:p>
        </w:tc>
      </w:tr>
      <w:tr w:rsidR="006F635E" w:rsidRPr="00F71A9A" w14:paraId="4A486C26" w14:textId="77777777" w:rsidTr="00696B38">
        <w:trPr>
          <w:trHeight w:val="20"/>
        </w:trPr>
        <w:tc>
          <w:tcPr>
            <w:tcW w:w="640" w:type="dxa"/>
            <w:tcBorders>
              <w:right w:val="single" w:sz="4" w:space="0" w:color="auto"/>
            </w:tcBorders>
          </w:tcPr>
          <w:p w14:paraId="732FF3E7" w14:textId="490A99F1" w:rsidR="006F635E"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H.1</w:t>
            </w:r>
          </w:p>
        </w:tc>
        <w:tc>
          <w:tcPr>
            <w:tcW w:w="3680" w:type="dxa"/>
            <w:tcBorders>
              <w:left w:val="single" w:sz="4" w:space="0" w:color="auto"/>
              <w:right w:val="nil"/>
            </w:tcBorders>
          </w:tcPr>
          <w:p w14:paraId="11ACE114" w14:textId="5769B848" w:rsidR="006F635E" w:rsidRPr="00F71A9A" w:rsidRDefault="006F635E"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Maize grain</w:t>
            </w:r>
          </w:p>
        </w:tc>
        <w:tc>
          <w:tcPr>
            <w:tcW w:w="2160" w:type="dxa"/>
            <w:tcBorders>
              <w:left w:val="nil"/>
              <w:right w:val="single" w:sz="18" w:space="0" w:color="000000"/>
            </w:tcBorders>
          </w:tcPr>
          <w:p w14:paraId="30436EFE" w14:textId="77777777" w:rsidR="006F635E" w:rsidRPr="00F71A9A" w:rsidRDefault="006F635E"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2605DEFE" w14:textId="77777777" w:rsidR="006F635E" w:rsidRPr="00F71A9A" w:rsidRDefault="006F635E" w:rsidP="00AC7CBE">
            <w:pPr>
              <w:spacing w:after="0" w:line="240" w:lineRule="auto"/>
              <w:contextualSpacing/>
              <w:rPr>
                <w:rFonts w:ascii="Gill Sans MT" w:hAnsi="Gill Sans MT"/>
                <w:w w:val="105"/>
                <w:sz w:val="20"/>
                <w:szCs w:val="20"/>
              </w:rPr>
            </w:pPr>
          </w:p>
        </w:tc>
      </w:tr>
      <w:tr w:rsidR="006F635E" w:rsidRPr="00F71A9A" w14:paraId="5487BA6A" w14:textId="77777777" w:rsidTr="00696B38">
        <w:trPr>
          <w:trHeight w:val="20"/>
        </w:trPr>
        <w:tc>
          <w:tcPr>
            <w:tcW w:w="640" w:type="dxa"/>
            <w:tcBorders>
              <w:right w:val="single" w:sz="4" w:space="0" w:color="auto"/>
            </w:tcBorders>
          </w:tcPr>
          <w:p w14:paraId="3A5769E9" w14:textId="1554F8CD" w:rsidR="006F635E"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lastRenderedPageBreak/>
              <w:t>H.2</w:t>
            </w:r>
          </w:p>
        </w:tc>
        <w:tc>
          <w:tcPr>
            <w:tcW w:w="3680" w:type="dxa"/>
            <w:tcBorders>
              <w:left w:val="single" w:sz="4" w:space="0" w:color="auto"/>
              <w:right w:val="nil"/>
            </w:tcBorders>
          </w:tcPr>
          <w:p w14:paraId="4686E942" w14:textId="0DCF9121" w:rsidR="006F635E" w:rsidRPr="00F71A9A" w:rsidRDefault="006F635E"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Commercial maize meal (</w:t>
            </w:r>
            <w:proofErr w:type="spellStart"/>
            <w:r w:rsidRPr="00F71A9A">
              <w:rPr>
                <w:rFonts w:ascii="Gill Sans MT" w:hAnsi="Gill Sans MT"/>
                <w:w w:val="105"/>
                <w:sz w:val="20"/>
                <w:szCs w:val="20"/>
              </w:rPr>
              <w:t>mealie</w:t>
            </w:r>
            <w:proofErr w:type="spellEnd"/>
            <w:r w:rsidRPr="00F71A9A">
              <w:rPr>
                <w:rFonts w:ascii="Gill Sans MT" w:hAnsi="Gill Sans MT"/>
                <w:w w:val="105"/>
                <w:sz w:val="20"/>
                <w:szCs w:val="20"/>
              </w:rPr>
              <w:t xml:space="preserve"> meal)</w:t>
            </w:r>
          </w:p>
        </w:tc>
        <w:tc>
          <w:tcPr>
            <w:tcW w:w="2160" w:type="dxa"/>
            <w:tcBorders>
              <w:left w:val="nil"/>
              <w:right w:val="single" w:sz="18" w:space="0" w:color="000000"/>
            </w:tcBorders>
          </w:tcPr>
          <w:p w14:paraId="40AF6C1B" w14:textId="77777777" w:rsidR="006F635E" w:rsidRPr="00F71A9A" w:rsidRDefault="006F635E"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24D32D90" w14:textId="77777777" w:rsidR="006F635E" w:rsidRPr="00F71A9A" w:rsidRDefault="006F635E" w:rsidP="00AC7CBE">
            <w:pPr>
              <w:spacing w:after="0" w:line="240" w:lineRule="auto"/>
              <w:contextualSpacing/>
              <w:rPr>
                <w:rFonts w:ascii="Gill Sans MT" w:hAnsi="Gill Sans MT"/>
                <w:w w:val="105"/>
                <w:sz w:val="20"/>
                <w:szCs w:val="20"/>
              </w:rPr>
            </w:pPr>
          </w:p>
        </w:tc>
      </w:tr>
      <w:tr w:rsidR="006F635E" w:rsidRPr="00F71A9A" w14:paraId="651CF733" w14:textId="77777777" w:rsidTr="00696B38">
        <w:trPr>
          <w:trHeight w:val="20"/>
        </w:trPr>
        <w:tc>
          <w:tcPr>
            <w:tcW w:w="640" w:type="dxa"/>
            <w:tcBorders>
              <w:right w:val="single" w:sz="4" w:space="0" w:color="auto"/>
            </w:tcBorders>
          </w:tcPr>
          <w:p w14:paraId="723DAF64" w14:textId="72AFC485" w:rsidR="006F635E"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H.3</w:t>
            </w:r>
          </w:p>
        </w:tc>
        <w:tc>
          <w:tcPr>
            <w:tcW w:w="3680" w:type="dxa"/>
            <w:tcBorders>
              <w:left w:val="single" w:sz="4" w:space="0" w:color="auto"/>
              <w:right w:val="nil"/>
            </w:tcBorders>
          </w:tcPr>
          <w:p w14:paraId="437E9107" w14:textId="6EFF52D6" w:rsidR="006F635E" w:rsidRPr="00F71A9A" w:rsidRDefault="006F635E"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Maize meal from grinding mill</w:t>
            </w:r>
          </w:p>
        </w:tc>
        <w:tc>
          <w:tcPr>
            <w:tcW w:w="2160" w:type="dxa"/>
            <w:tcBorders>
              <w:left w:val="nil"/>
              <w:right w:val="single" w:sz="18" w:space="0" w:color="000000"/>
            </w:tcBorders>
          </w:tcPr>
          <w:p w14:paraId="698EA390" w14:textId="77777777" w:rsidR="006F635E" w:rsidRPr="00F71A9A" w:rsidRDefault="006F635E"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2025CC57" w14:textId="77777777" w:rsidR="006F635E" w:rsidRPr="00F71A9A" w:rsidRDefault="006F635E" w:rsidP="00AC7CBE">
            <w:pPr>
              <w:spacing w:after="0" w:line="240" w:lineRule="auto"/>
              <w:contextualSpacing/>
              <w:rPr>
                <w:rFonts w:ascii="Gill Sans MT" w:hAnsi="Gill Sans MT"/>
                <w:w w:val="105"/>
                <w:sz w:val="20"/>
                <w:szCs w:val="20"/>
              </w:rPr>
            </w:pPr>
          </w:p>
        </w:tc>
      </w:tr>
      <w:tr w:rsidR="006F635E" w:rsidRPr="00F71A9A" w14:paraId="492F7253" w14:textId="77777777" w:rsidTr="00696B38">
        <w:trPr>
          <w:trHeight w:val="20"/>
        </w:trPr>
        <w:tc>
          <w:tcPr>
            <w:tcW w:w="640" w:type="dxa"/>
            <w:tcBorders>
              <w:right w:val="single" w:sz="4" w:space="0" w:color="auto"/>
            </w:tcBorders>
          </w:tcPr>
          <w:p w14:paraId="3A367BDD" w14:textId="61D30015" w:rsidR="006F635E"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H.4</w:t>
            </w:r>
          </w:p>
        </w:tc>
        <w:tc>
          <w:tcPr>
            <w:tcW w:w="3680" w:type="dxa"/>
            <w:tcBorders>
              <w:left w:val="single" w:sz="4" w:space="0" w:color="auto"/>
              <w:right w:val="nil"/>
            </w:tcBorders>
          </w:tcPr>
          <w:p w14:paraId="573AA254" w14:textId="40B7F525" w:rsidR="006F635E" w:rsidRPr="00F71A9A" w:rsidRDefault="006F635E"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Sweet potatoes – white or yellow flesh</w:t>
            </w:r>
          </w:p>
        </w:tc>
        <w:tc>
          <w:tcPr>
            <w:tcW w:w="2160" w:type="dxa"/>
            <w:tcBorders>
              <w:left w:val="nil"/>
              <w:right w:val="single" w:sz="18" w:space="0" w:color="000000"/>
            </w:tcBorders>
          </w:tcPr>
          <w:p w14:paraId="7F725092" w14:textId="77777777" w:rsidR="006F635E" w:rsidRPr="00F71A9A" w:rsidRDefault="006F635E"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5F89EBFF" w14:textId="77777777" w:rsidR="006F635E" w:rsidRPr="00F71A9A" w:rsidRDefault="006F635E" w:rsidP="00AC7CBE">
            <w:pPr>
              <w:spacing w:after="0" w:line="240" w:lineRule="auto"/>
              <w:contextualSpacing/>
              <w:rPr>
                <w:rFonts w:ascii="Gill Sans MT" w:hAnsi="Gill Sans MT"/>
                <w:w w:val="105"/>
                <w:sz w:val="20"/>
                <w:szCs w:val="20"/>
              </w:rPr>
            </w:pPr>
          </w:p>
        </w:tc>
      </w:tr>
      <w:tr w:rsidR="006F635E" w:rsidRPr="00F71A9A" w14:paraId="635246A2" w14:textId="77777777" w:rsidTr="00696B38">
        <w:trPr>
          <w:trHeight w:val="20"/>
        </w:trPr>
        <w:tc>
          <w:tcPr>
            <w:tcW w:w="640" w:type="dxa"/>
            <w:tcBorders>
              <w:right w:val="single" w:sz="4" w:space="0" w:color="auto"/>
            </w:tcBorders>
          </w:tcPr>
          <w:p w14:paraId="1A426236" w14:textId="69C61E79" w:rsidR="006F635E"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H.5</w:t>
            </w:r>
          </w:p>
        </w:tc>
        <w:tc>
          <w:tcPr>
            <w:tcW w:w="3680" w:type="dxa"/>
            <w:tcBorders>
              <w:left w:val="single" w:sz="4" w:space="0" w:color="auto"/>
              <w:right w:val="nil"/>
            </w:tcBorders>
          </w:tcPr>
          <w:p w14:paraId="7FBE68A6" w14:textId="1306B514" w:rsidR="006F635E"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Groundnuts</w:t>
            </w:r>
          </w:p>
        </w:tc>
        <w:tc>
          <w:tcPr>
            <w:tcW w:w="2160" w:type="dxa"/>
            <w:tcBorders>
              <w:left w:val="nil"/>
              <w:right w:val="single" w:sz="18" w:space="0" w:color="000000"/>
            </w:tcBorders>
          </w:tcPr>
          <w:p w14:paraId="46C1A53F" w14:textId="77777777" w:rsidR="006F635E" w:rsidRPr="00F71A9A" w:rsidRDefault="006F635E"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0DED4A91" w14:textId="77777777" w:rsidR="006F635E" w:rsidRPr="00F71A9A" w:rsidRDefault="006F635E" w:rsidP="00AC7CBE">
            <w:pPr>
              <w:spacing w:after="0" w:line="240" w:lineRule="auto"/>
              <w:contextualSpacing/>
              <w:rPr>
                <w:rFonts w:ascii="Gill Sans MT" w:hAnsi="Gill Sans MT"/>
                <w:w w:val="105"/>
                <w:sz w:val="20"/>
                <w:szCs w:val="20"/>
              </w:rPr>
            </w:pPr>
          </w:p>
        </w:tc>
      </w:tr>
      <w:tr w:rsidR="006F635E" w:rsidRPr="00F71A9A" w14:paraId="22845A48" w14:textId="77777777" w:rsidTr="00696B38">
        <w:trPr>
          <w:trHeight w:val="20"/>
        </w:trPr>
        <w:tc>
          <w:tcPr>
            <w:tcW w:w="640" w:type="dxa"/>
            <w:tcBorders>
              <w:right w:val="single" w:sz="4" w:space="0" w:color="auto"/>
            </w:tcBorders>
          </w:tcPr>
          <w:p w14:paraId="00E25323" w14:textId="450576E1" w:rsidR="006F635E"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H.6</w:t>
            </w:r>
          </w:p>
        </w:tc>
        <w:tc>
          <w:tcPr>
            <w:tcW w:w="3680" w:type="dxa"/>
            <w:tcBorders>
              <w:left w:val="single" w:sz="4" w:space="0" w:color="auto"/>
              <w:right w:val="nil"/>
            </w:tcBorders>
          </w:tcPr>
          <w:p w14:paraId="059C1D17" w14:textId="27FB9791" w:rsidR="006F635E" w:rsidRPr="00F71A9A" w:rsidRDefault="006F635E"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Raw cassava</w:t>
            </w:r>
          </w:p>
        </w:tc>
        <w:tc>
          <w:tcPr>
            <w:tcW w:w="2160" w:type="dxa"/>
            <w:tcBorders>
              <w:left w:val="nil"/>
              <w:right w:val="single" w:sz="18" w:space="0" w:color="000000"/>
            </w:tcBorders>
          </w:tcPr>
          <w:p w14:paraId="5114B7C0" w14:textId="77777777" w:rsidR="006F635E" w:rsidRPr="00F71A9A" w:rsidRDefault="006F635E"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22DA0F29" w14:textId="77777777" w:rsidR="006F635E" w:rsidRPr="00F71A9A" w:rsidRDefault="006F635E" w:rsidP="00AC7CBE">
            <w:pPr>
              <w:spacing w:after="0" w:line="240" w:lineRule="auto"/>
              <w:contextualSpacing/>
              <w:rPr>
                <w:rFonts w:ascii="Gill Sans MT" w:hAnsi="Gill Sans MT"/>
                <w:w w:val="105"/>
                <w:sz w:val="20"/>
                <w:szCs w:val="20"/>
              </w:rPr>
            </w:pPr>
          </w:p>
        </w:tc>
      </w:tr>
      <w:tr w:rsidR="006F635E" w:rsidRPr="00F71A9A" w14:paraId="163440B6" w14:textId="77777777" w:rsidTr="00696B38">
        <w:trPr>
          <w:trHeight w:val="20"/>
        </w:trPr>
        <w:tc>
          <w:tcPr>
            <w:tcW w:w="640" w:type="dxa"/>
            <w:tcBorders>
              <w:right w:val="single" w:sz="4" w:space="0" w:color="auto"/>
            </w:tcBorders>
          </w:tcPr>
          <w:p w14:paraId="097921F5" w14:textId="3560DCB3" w:rsidR="006F635E"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H.8</w:t>
            </w:r>
          </w:p>
        </w:tc>
        <w:tc>
          <w:tcPr>
            <w:tcW w:w="3680" w:type="dxa"/>
            <w:tcBorders>
              <w:left w:val="single" w:sz="4" w:space="0" w:color="auto"/>
              <w:right w:val="nil"/>
            </w:tcBorders>
          </w:tcPr>
          <w:p w14:paraId="07186A55" w14:textId="60D7B9BD" w:rsidR="006F635E"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Onion</w:t>
            </w:r>
          </w:p>
        </w:tc>
        <w:tc>
          <w:tcPr>
            <w:tcW w:w="2160" w:type="dxa"/>
            <w:tcBorders>
              <w:left w:val="nil"/>
              <w:right w:val="single" w:sz="18" w:space="0" w:color="000000"/>
            </w:tcBorders>
          </w:tcPr>
          <w:p w14:paraId="4EB3E671" w14:textId="77777777" w:rsidR="006F635E" w:rsidRPr="00F71A9A" w:rsidRDefault="006F635E"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669C534B" w14:textId="77777777" w:rsidR="006F635E" w:rsidRPr="00F71A9A" w:rsidRDefault="006F635E" w:rsidP="00AC7CBE">
            <w:pPr>
              <w:spacing w:after="0" w:line="240" w:lineRule="auto"/>
              <w:contextualSpacing/>
              <w:rPr>
                <w:rFonts w:ascii="Gill Sans MT" w:hAnsi="Gill Sans MT"/>
                <w:w w:val="105"/>
                <w:sz w:val="20"/>
                <w:szCs w:val="20"/>
              </w:rPr>
            </w:pPr>
          </w:p>
        </w:tc>
      </w:tr>
      <w:tr w:rsidR="00696B38" w:rsidRPr="00F71A9A" w14:paraId="53FD78A7" w14:textId="77777777" w:rsidTr="00696B38">
        <w:trPr>
          <w:trHeight w:val="20"/>
        </w:trPr>
        <w:tc>
          <w:tcPr>
            <w:tcW w:w="640" w:type="dxa"/>
            <w:tcBorders>
              <w:right w:val="single" w:sz="4" w:space="0" w:color="auto"/>
            </w:tcBorders>
          </w:tcPr>
          <w:p w14:paraId="6A8429AA" w14:textId="6953A871" w:rsidR="00696B38"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H.9</w:t>
            </w:r>
          </w:p>
        </w:tc>
        <w:tc>
          <w:tcPr>
            <w:tcW w:w="3680" w:type="dxa"/>
            <w:tcBorders>
              <w:left w:val="single" w:sz="4" w:space="0" w:color="auto"/>
              <w:right w:val="nil"/>
            </w:tcBorders>
          </w:tcPr>
          <w:p w14:paraId="6B3F4E06" w14:textId="3E0A8E03" w:rsidR="00696B38"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 xml:space="preserve">Tomato </w:t>
            </w:r>
          </w:p>
        </w:tc>
        <w:tc>
          <w:tcPr>
            <w:tcW w:w="2160" w:type="dxa"/>
            <w:tcBorders>
              <w:left w:val="nil"/>
              <w:right w:val="single" w:sz="18" w:space="0" w:color="000000"/>
            </w:tcBorders>
          </w:tcPr>
          <w:p w14:paraId="76A13243" w14:textId="77777777" w:rsidR="00696B38" w:rsidRPr="00F71A9A" w:rsidRDefault="00696B38"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21123EBC" w14:textId="77777777" w:rsidR="00696B38" w:rsidRPr="00F71A9A" w:rsidRDefault="00696B38" w:rsidP="00AC7CBE">
            <w:pPr>
              <w:spacing w:after="0" w:line="240" w:lineRule="auto"/>
              <w:contextualSpacing/>
              <w:rPr>
                <w:rFonts w:ascii="Gill Sans MT" w:hAnsi="Gill Sans MT"/>
                <w:w w:val="105"/>
                <w:sz w:val="20"/>
                <w:szCs w:val="20"/>
              </w:rPr>
            </w:pPr>
          </w:p>
        </w:tc>
      </w:tr>
    </w:tbl>
    <w:p w14:paraId="099D9842" w14:textId="77777777" w:rsidR="00A947BD" w:rsidRPr="00F71A9A" w:rsidRDefault="00A947BD" w:rsidP="00AC7CBE">
      <w:pPr>
        <w:spacing w:after="0" w:line="240" w:lineRule="auto"/>
        <w:contextualSpacing/>
        <w:rPr>
          <w:rFonts w:ascii="Gill Sans MT" w:hAnsi="Gill Sans MT" w:cs="TimesNewRomanPSMT"/>
          <w:sz w:val="20"/>
          <w:szCs w:val="20"/>
        </w:rPr>
      </w:pPr>
    </w:p>
    <w:p w14:paraId="7DE6DCC9" w14:textId="77777777" w:rsidR="00A947BD" w:rsidRPr="00F71A9A" w:rsidRDefault="00A947BD" w:rsidP="00AC7CBE">
      <w:pPr>
        <w:spacing w:after="0" w:line="240" w:lineRule="auto"/>
        <w:contextualSpacing/>
        <w:rPr>
          <w:rFonts w:ascii="Gill Sans MT" w:hAnsi="Gill Sans MT"/>
          <w:b/>
          <w:sz w:val="20"/>
          <w:szCs w:val="20"/>
        </w:rPr>
      </w:pPr>
      <w:r w:rsidRPr="00F71A9A">
        <w:rPr>
          <w:rFonts w:ascii="Gill Sans MT" w:hAnsi="Gill Sans MT" w:cs="TimesNewRomanPSMT"/>
          <w:b/>
          <w:sz w:val="20"/>
          <w:szCs w:val="20"/>
        </w:rPr>
        <w:t xml:space="preserve">PRICES FOR FOREST PRODUCTS: </w:t>
      </w:r>
    </w:p>
    <w:tbl>
      <w:tblPr>
        <w:tblW w:w="864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640"/>
        <w:gridCol w:w="3680"/>
        <w:gridCol w:w="2160"/>
        <w:gridCol w:w="2160"/>
      </w:tblGrid>
      <w:tr w:rsidR="006F635E" w:rsidRPr="00F71A9A" w14:paraId="401E6D93" w14:textId="77777777" w:rsidTr="00696B38">
        <w:trPr>
          <w:trHeight w:val="20"/>
        </w:trPr>
        <w:tc>
          <w:tcPr>
            <w:tcW w:w="640" w:type="dxa"/>
            <w:tcBorders>
              <w:right w:val="single" w:sz="4" w:space="0" w:color="auto"/>
            </w:tcBorders>
          </w:tcPr>
          <w:p w14:paraId="0FB05BB8" w14:textId="77777777" w:rsidR="006F635E" w:rsidRPr="00F71A9A" w:rsidRDefault="006F635E" w:rsidP="00AC7CBE">
            <w:pPr>
              <w:spacing w:after="0" w:line="240" w:lineRule="auto"/>
              <w:contextualSpacing/>
              <w:rPr>
                <w:rFonts w:ascii="Gill Sans MT" w:hAnsi="Gill Sans MT"/>
                <w:w w:val="105"/>
                <w:sz w:val="20"/>
                <w:szCs w:val="20"/>
              </w:rPr>
            </w:pPr>
          </w:p>
        </w:tc>
        <w:tc>
          <w:tcPr>
            <w:tcW w:w="3680" w:type="dxa"/>
            <w:tcBorders>
              <w:left w:val="single" w:sz="4" w:space="0" w:color="auto"/>
              <w:right w:val="nil"/>
            </w:tcBorders>
          </w:tcPr>
          <w:p w14:paraId="7BBB5817" w14:textId="4E50550D" w:rsidR="006F635E" w:rsidRPr="00F71A9A" w:rsidRDefault="006F635E" w:rsidP="00AC7CBE">
            <w:pPr>
              <w:spacing w:after="0" w:line="240" w:lineRule="auto"/>
              <w:contextualSpacing/>
              <w:rPr>
                <w:rFonts w:ascii="Gill Sans MT" w:hAnsi="Gill Sans MT"/>
                <w:b/>
                <w:w w:val="105"/>
                <w:sz w:val="20"/>
                <w:szCs w:val="20"/>
              </w:rPr>
            </w:pPr>
            <w:r w:rsidRPr="00F71A9A">
              <w:rPr>
                <w:rFonts w:ascii="Gill Sans MT" w:hAnsi="Gill Sans MT"/>
                <w:b/>
                <w:w w:val="105"/>
                <w:sz w:val="20"/>
                <w:szCs w:val="20"/>
              </w:rPr>
              <w:t>PRODUCT</w:t>
            </w:r>
          </w:p>
        </w:tc>
        <w:tc>
          <w:tcPr>
            <w:tcW w:w="2160" w:type="dxa"/>
            <w:tcBorders>
              <w:left w:val="nil"/>
              <w:right w:val="single" w:sz="18" w:space="0" w:color="000000"/>
            </w:tcBorders>
          </w:tcPr>
          <w:p w14:paraId="5D2F57AD" w14:textId="77777777" w:rsidR="006F635E" w:rsidRPr="00F71A9A" w:rsidRDefault="006F635E" w:rsidP="00AC7CBE">
            <w:pPr>
              <w:spacing w:after="0" w:line="240" w:lineRule="auto"/>
              <w:contextualSpacing/>
              <w:rPr>
                <w:rFonts w:ascii="Gill Sans MT" w:hAnsi="Gill Sans MT"/>
                <w:b/>
                <w:w w:val="105"/>
                <w:sz w:val="20"/>
                <w:szCs w:val="20"/>
              </w:rPr>
            </w:pPr>
            <w:r w:rsidRPr="00F71A9A">
              <w:rPr>
                <w:rFonts w:ascii="Gill Sans MT" w:hAnsi="Gill Sans MT"/>
                <w:b/>
                <w:w w:val="105"/>
                <w:sz w:val="20"/>
                <w:szCs w:val="20"/>
              </w:rPr>
              <w:t>UNIT</w:t>
            </w:r>
          </w:p>
        </w:tc>
        <w:tc>
          <w:tcPr>
            <w:tcW w:w="2160" w:type="dxa"/>
            <w:tcBorders>
              <w:top w:val="single" w:sz="18" w:space="0" w:color="000000"/>
              <w:left w:val="single" w:sz="18" w:space="0" w:color="000000"/>
              <w:bottom w:val="single" w:sz="18" w:space="0" w:color="000000"/>
              <w:right w:val="single" w:sz="18" w:space="0" w:color="000000"/>
            </w:tcBorders>
          </w:tcPr>
          <w:p w14:paraId="7C436248" w14:textId="77777777" w:rsidR="006F635E" w:rsidRPr="00F71A9A" w:rsidRDefault="006F635E" w:rsidP="00AC7CBE">
            <w:pPr>
              <w:spacing w:after="0" w:line="240" w:lineRule="auto"/>
              <w:contextualSpacing/>
              <w:rPr>
                <w:rFonts w:ascii="Gill Sans MT" w:hAnsi="Gill Sans MT"/>
                <w:b/>
                <w:w w:val="105"/>
                <w:sz w:val="20"/>
                <w:szCs w:val="20"/>
              </w:rPr>
            </w:pPr>
            <w:r w:rsidRPr="00F71A9A">
              <w:rPr>
                <w:rFonts w:ascii="Gill Sans MT" w:hAnsi="Gill Sans MT"/>
                <w:b/>
                <w:w w:val="105"/>
                <w:sz w:val="20"/>
                <w:szCs w:val="20"/>
              </w:rPr>
              <w:t>COST PER UNIT</w:t>
            </w:r>
          </w:p>
        </w:tc>
      </w:tr>
      <w:tr w:rsidR="006F635E" w:rsidRPr="00F71A9A" w14:paraId="741E4267" w14:textId="77777777" w:rsidTr="00696B38">
        <w:trPr>
          <w:trHeight w:val="20"/>
        </w:trPr>
        <w:tc>
          <w:tcPr>
            <w:tcW w:w="640" w:type="dxa"/>
            <w:tcBorders>
              <w:right w:val="single" w:sz="4" w:space="0" w:color="auto"/>
            </w:tcBorders>
          </w:tcPr>
          <w:p w14:paraId="6A5E7F56" w14:textId="325B5EFA" w:rsidR="006F635E"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H.10</w:t>
            </w:r>
          </w:p>
        </w:tc>
        <w:tc>
          <w:tcPr>
            <w:tcW w:w="3680" w:type="dxa"/>
            <w:tcBorders>
              <w:left w:val="single" w:sz="4" w:space="0" w:color="auto"/>
              <w:right w:val="nil"/>
            </w:tcBorders>
          </w:tcPr>
          <w:p w14:paraId="4647E567" w14:textId="2E46E763" w:rsidR="006F635E" w:rsidRPr="00F71A9A" w:rsidRDefault="0057266B"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Charcoal</w:t>
            </w:r>
            <w:r w:rsidR="00696B38" w:rsidRPr="00F71A9A">
              <w:rPr>
                <w:rFonts w:ascii="Gill Sans MT" w:hAnsi="Gill Sans MT"/>
                <w:w w:val="105"/>
                <w:sz w:val="20"/>
                <w:szCs w:val="20"/>
              </w:rPr>
              <w:t xml:space="preserve"> –dry season</w:t>
            </w:r>
          </w:p>
        </w:tc>
        <w:tc>
          <w:tcPr>
            <w:tcW w:w="2160" w:type="dxa"/>
            <w:tcBorders>
              <w:left w:val="nil"/>
              <w:right w:val="single" w:sz="18" w:space="0" w:color="000000"/>
            </w:tcBorders>
          </w:tcPr>
          <w:p w14:paraId="4F386E1E" w14:textId="77777777" w:rsidR="006F635E" w:rsidRPr="00F71A9A" w:rsidRDefault="006F635E"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42E55C99" w14:textId="77777777" w:rsidR="006F635E" w:rsidRPr="00F71A9A" w:rsidRDefault="006F635E" w:rsidP="00AC7CBE">
            <w:pPr>
              <w:spacing w:after="0" w:line="240" w:lineRule="auto"/>
              <w:contextualSpacing/>
              <w:rPr>
                <w:rFonts w:ascii="Gill Sans MT" w:hAnsi="Gill Sans MT"/>
                <w:w w:val="105"/>
                <w:sz w:val="20"/>
                <w:szCs w:val="20"/>
              </w:rPr>
            </w:pPr>
          </w:p>
        </w:tc>
      </w:tr>
      <w:tr w:rsidR="00696B38" w:rsidRPr="00F71A9A" w14:paraId="4192F233" w14:textId="77777777" w:rsidTr="00696B38">
        <w:trPr>
          <w:trHeight w:val="20"/>
        </w:trPr>
        <w:tc>
          <w:tcPr>
            <w:tcW w:w="640" w:type="dxa"/>
            <w:tcBorders>
              <w:right w:val="single" w:sz="4" w:space="0" w:color="auto"/>
            </w:tcBorders>
          </w:tcPr>
          <w:p w14:paraId="0976B978" w14:textId="1572B76E" w:rsidR="00696B38"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H.11</w:t>
            </w:r>
          </w:p>
        </w:tc>
        <w:tc>
          <w:tcPr>
            <w:tcW w:w="3680" w:type="dxa"/>
            <w:tcBorders>
              <w:left w:val="single" w:sz="4" w:space="0" w:color="auto"/>
              <w:right w:val="nil"/>
            </w:tcBorders>
          </w:tcPr>
          <w:p w14:paraId="2AB5EAD1" w14:textId="440522EB" w:rsidR="00696B38"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Charcoal – rainy season</w:t>
            </w:r>
          </w:p>
        </w:tc>
        <w:tc>
          <w:tcPr>
            <w:tcW w:w="2160" w:type="dxa"/>
            <w:tcBorders>
              <w:left w:val="nil"/>
              <w:right w:val="single" w:sz="18" w:space="0" w:color="000000"/>
            </w:tcBorders>
          </w:tcPr>
          <w:p w14:paraId="1FFE0C93" w14:textId="77777777" w:rsidR="00696B38" w:rsidRPr="00F71A9A" w:rsidRDefault="00696B38"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7035232A" w14:textId="77777777" w:rsidR="00696B38" w:rsidRPr="00F71A9A" w:rsidRDefault="00696B38" w:rsidP="00AC7CBE">
            <w:pPr>
              <w:spacing w:after="0" w:line="240" w:lineRule="auto"/>
              <w:contextualSpacing/>
              <w:rPr>
                <w:rFonts w:ascii="Gill Sans MT" w:hAnsi="Gill Sans MT"/>
                <w:w w:val="105"/>
                <w:sz w:val="20"/>
                <w:szCs w:val="20"/>
              </w:rPr>
            </w:pPr>
          </w:p>
        </w:tc>
      </w:tr>
      <w:tr w:rsidR="006F635E" w:rsidRPr="00F71A9A" w14:paraId="00FF856E" w14:textId="77777777" w:rsidTr="00696B38">
        <w:trPr>
          <w:trHeight w:val="20"/>
        </w:trPr>
        <w:tc>
          <w:tcPr>
            <w:tcW w:w="640" w:type="dxa"/>
            <w:tcBorders>
              <w:right w:val="single" w:sz="4" w:space="0" w:color="auto"/>
            </w:tcBorders>
          </w:tcPr>
          <w:p w14:paraId="47E66E0A" w14:textId="5CB5C726" w:rsidR="006F635E"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H.12</w:t>
            </w:r>
          </w:p>
        </w:tc>
        <w:tc>
          <w:tcPr>
            <w:tcW w:w="3680" w:type="dxa"/>
            <w:tcBorders>
              <w:left w:val="single" w:sz="4" w:space="0" w:color="auto"/>
              <w:right w:val="nil"/>
            </w:tcBorders>
          </w:tcPr>
          <w:p w14:paraId="6E1862F3" w14:textId="4BE6EEEF" w:rsidR="006F635E" w:rsidRPr="00F71A9A" w:rsidRDefault="0057266B" w:rsidP="00AC7CBE">
            <w:pPr>
              <w:spacing w:after="0" w:line="240" w:lineRule="auto"/>
              <w:contextualSpacing/>
              <w:rPr>
                <w:rFonts w:ascii="Gill Sans MT" w:hAnsi="Gill Sans MT"/>
                <w:w w:val="105"/>
                <w:sz w:val="20"/>
                <w:szCs w:val="20"/>
              </w:rPr>
            </w:pPr>
            <w:proofErr w:type="spellStart"/>
            <w:r w:rsidRPr="00F71A9A">
              <w:rPr>
                <w:rFonts w:ascii="Gill Sans MT" w:hAnsi="Gill Sans MT"/>
                <w:w w:val="105"/>
                <w:sz w:val="20"/>
                <w:szCs w:val="20"/>
              </w:rPr>
              <w:t>Fuelwood</w:t>
            </w:r>
            <w:proofErr w:type="spellEnd"/>
            <w:r w:rsidR="00696B38" w:rsidRPr="00F71A9A">
              <w:rPr>
                <w:rFonts w:ascii="Gill Sans MT" w:hAnsi="Gill Sans MT"/>
                <w:w w:val="105"/>
                <w:sz w:val="20"/>
                <w:szCs w:val="20"/>
              </w:rPr>
              <w:t xml:space="preserve"> – dry season </w:t>
            </w:r>
          </w:p>
        </w:tc>
        <w:tc>
          <w:tcPr>
            <w:tcW w:w="2160" w:type="dxa"/>
            <w:tcBorders>
              <w:left w:val="nil"/>
              <w:right w:val="single" w:sz="18" w:space="0" w:color="000000"/>
            </w:tcBorders>
          </w:tcPr>
          <w:p w14:paraId="38990501" w14:textId="77777777" w:rsidR="006F635E" w:rsidRPr="00F71A9A" w:rsidRDefault="006F635E"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6161D399" w14:textId="77777777" w:rsidR="006F635E" w:rsidRPr="00F71A9A" w:rsidRDefault="006F635E" w:rsidP="00AC7CBE">
            <w:pPr>
              <w:spacing w:after="0" w:line="240" w:lineRule="auto"/>
              <w:contextualSpacing/>
              <w:rPr>
                <w:rFonts w:ascii="Gill Sans MT" w:hAnsi="Gill Sans MT"/>
                <w:w w:val="105"/>
                <w:sz w:val="20"/>
                <w:szCs w:val="20"/>
              </w:rPr>
            </w:pPr>
          </w:p>
        </w:tc>
      </w:tr>
      <w:tr w:rsidR="00696B38" w:rsidRPr="00F71A9A" w14:paraId="015810BB" w14:textId="77777777" w:rsidTr="00696B38">
        <w:trPr>
          <w:trHeight w:val="20"/>
        </w:trPr>
        <w:tc>
          <w:tcPr>
            <w:tcW w:w="640" w:type="dxa"/>
            <w:tcBorders>
              <w:right w:val="single" w:sz="4" w:space="0" w:color="auto"/>
            </w:tcBorders>
          </w:tcPr>
          <w:p w14:paraId="590ADC49" w14:textId="2B5030C9" w:rsidR="00696B38"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H.13</w:t>
            </w:r>
          </w:p>
        </w:tc>
        <w:tc>
          <w:tcPr>
            <w:tcW w:w="3680" w:type="dxa"/>
            <w:tcBorders>
              <w:left w:val="single" w:sz="4" w:space="0" w:color="auto"/>
              <w:right w:val="nil"/>
            </w:tcBorders>
          </w:tcPr>
          <w:p w14:paraId="10B1CA11" w14:textId="753CA315" w:rsidR="00696B38" w:rsidRPr="00F71A9A" w:rsidRDefault="00696B38" w:rsidP="00AC7CBE">
            <w:pPr>
              <w:spacing w:after="0" w:line="240" w:lineRule="auto"/>
              <w:contextualSpacing/>
              <w:rPr>
                <w:rFonts w:ascii="Gill Sans MT" w:hAnsi="Gill Sans MT"/>
                <w:w w:val="105"/>
                <w:sz w:val="20"/>
                <w:szCs w:val="20"/>
              </w:rPr>
            </w:pPr>
            <w:proofErr w:type="spellStart"/>
            <w:r w:rsidRPr="00F71A9A">
              <w:rPr>
                <w:rFonts w:ascii="Gill Sans MT" w:hAnsi="Gill Sans MT"/>
                <w:w w:val="105"/>
                <w:sz w:val="20"/>
                <w:szCs w:val="20"/>
              </w:rPr>
              <w:t>Fuelwood</w:t>
            </w:r>
            <w:proofErr w:type="spellEnd"/>
            <w:r w:rsidRPr="00F71A9A">
              <w:rPr>
                <w:rFonts w:ascii="Gill Sans MT" w:hAnsi="Gill Sans MT"/>
                <w:w w:val="105"/>
                <w:sz w:val="20"/>
                <w:szCs w:val="20"/>
              </w:rPr>
              <w:t xml:space="preserve"> – rainy season </w:t>
            </w:r>
          </w:p>
        </w:tc>
        <w:tc>
          <w:tcPr>
            <w:tcW w:w="2160" w:type="dxa"/>
            <w:tcBorders>
              <w:left w:val="nil"/>
              <w:right w:val="single" w:sz="18" w:space="0" w:color="000000"/>
            </w:tcBorders>
          </w:tcPr>
          <w:p w14:paraId="0FA1B716" w14:textId="77777777" w:rsidR="00696B38" w:rsidRPr="00F71A9A" w:rsidRDefault="00696B38"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49F9705A" w14:textId="77777777" w:rsidR="00696B38" w:rsidRPr="00F71A9A" w:rsidRDefault="00696B38" w:rsidP="00AC7CBE">
            <w:pPr>
              <w:spacing w:after="0" w:line="240" w:lineRule="auto"/>
              <w:contextualSpacing/>
              <w:rPr>
                <w:rFonts w:ascii="Gill Sans MT" w:hAnsi="Gill Sans MT"/>
                <w:w w:val="105"/>
                <w:sz w:val="20"/>
                <w:szCs w:val="20"/>
              </w:rPr>
            </w:pPr>
          </w:p>
        </w:tc>
      </w:tr>
      <w:tr w:rsidR="006F635E" w:rsidRPr="00F71A9A" w14:paraId="130C049E" w14:textId="77777777" w:rsidTr="00696B38">
        <w:trPr>
          <w:trHeight w:val="20"/>
        </w:trPr>
        <w:tc>
          <w:tcPr>
            <w:tcW w:w="640" w:type="dxa"/>
            <w:tcBorders>
              <w:right w:val="single" w:sz="4" w:space="0" w:color="auto"/>
            </w:tcBorders>
          </w:tcPr>
          <w:p w14:paraId="65AE6F34" w14:textId="5C567BC1" w:rsidR="006F635E"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H.14</w:t>
            </w:r>
          </w:p>
        </w:tc>
        <w:tc>
          <w:tcPr>
            <w:tcW w:w="3680" w:type="dxa"/>
            <w:tcBorders>
              <w:left w:val="single" w:sz="4" w:space="0" w:color="auto"/>
              <w:right w:val="nil"/>
            </w:tcBorders>
          </w:tcPr>
          <w:p w14:paraId="6FECF81A" w14:textId="5A33BDBC" w:rsidR="006F635E" w:rsidRPr="00F71A9A" w:rsidRDefault="0057266B"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Ants/caterpillars</w:t>
            </w:r>
          </w:p>
        </w:tc>
        <w:tc>
          <w:tcPr>
            <w:tcW w:w="2160" w:type="dxa"/>
            <w:tcBorders>
              <w:left w:val="nil"/>
              <w:right w:val="single" w:sz="18" w:space="0" w:color="000000"/>
            </w:tcBorders>
          </w:tcPr>
          <w:p w14:paraId="70F6FD6C" w14:textId="77777777" w:rsidR="006F635E" w:rsidRPr="00F71A9A" w:rsidRDefault="006F635E"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4E64FB5D" w14:textId="77777777" w:rsidR="006F635E" w:rsidRPr="00F71A9A" w:rsidRDefault="006F635E" w:rsidP="00AC7CBE">
            <w:pPr>
              <w:spacing w:after="0" w:line="240" w:lineRule="auto"/>
              <w:contextualSpacing/>
              <w:rPr>
                <w:rFonts w:ascii="Gill Sans MT" w:hAnsi="Gill Sans MT"/>
                <w:w w:val="105"/>
                <w:sz w:val="20"/>
                <w:szCs w:val="20"/>
              </w:rPr>
            </w:pPr>
          </w:p>
        </w:tc>
      </w:tr>
      <w:tr w:rsidR="006F635E" w:rsidRPr="00F71A9A" w14:paraId="26B07229" w14:textId="77777777" w:rsidTr="00696B38">
        <w:trPr>
          <w:trHeight w:val="20"/>
        </w:trPr>
        <w:tc>
          <w:tcPr>
            <w:tcW w:w="640" w:type="dxa"/>
            <w:tcBorders>
              <w:right w:val="single" w:sz="4" w:space="0" w:color="auto"/>
            </w:tcBorders>
          </w:tcPr>
          <w:p w14:paraId="4F19CF1B" w14:textId="4A5D05CB" w:rsidR="006F635E"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H.15</w:t>
            </w:r>
          </w:p>
        </w:tc>
        <w:tc>
          <w:tcPr>
            <w:tcW w:w="3680" w:type="dxa"/>
            <w:tcBorders>
              <w:left w:val="single" w:sz="4" w:space="0" w:color="auto"/>
              <w:right w:val="nil"/>
            </w:tcBorders>
          </w:tcPr>
          <w:p w14:paraId="2C2B1102" w14:textId="0E02CCD0" w:rsidR="006F635E" w:rsidRPr="00F71A9A" w:rsidRDefault="0057266B"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Reeds</w:t>
            </w:r>
          </w:p>
        </w:tc>
        <w:tc>
          <w:tcPr>
            <w:tcW w:w="2160" w:type="dxa"/>
            <w:tcBorders>
              <w:left w:val="nil"/>
              <w:right w:val="single" w:sz="18" w:space="0" w:color="000000"/>
            </w:tcBorders>
          </w:tcPr>
          <w:p w14:paraId="0B38372C" w14:textId="77777777" w:rsidR="006F635E" w:rsidRPr="00F71A9A" w:rsidRDefault="006F635E"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06A9445E" w14:textId="77777777" w:rsidR="006F635E" w:rsidRPr="00F71A9A" w:rsidRDefault="006F635E" w:rsidP="00AC7CBE">
            <w:pPr>
              <w:spacing w:after="0" w:line="240" w:lineRule="auto"/>
              <w:contextualSpacing/>
              <w:rPr>
                <w:rFonts w:ascii="Gill Sans MT" w:hAnsi="Gill Sans MT"/>
                <w:w w:val="105"/>
                <w:sz w:val="20"/>
                <w:szCs w:val="20"/>
              </w:rPr>
            </w:pPr>
          </w:p>
        </w:tc>
      </w:tr>
      <w:tr w:rsidR="006F635E" w:rsidRPr="00F71A9A" w14:paraId="08A6A552" w14:textId="77777777" w:rsidTr="00696B38">
        <w:trPr>
          <w:trHeight w:val="20"/>
        </w:trPr>
        <w:tc>
          <w:tcPr>
            <w:tcW w:w="640" w:type="dxa"/>
            <w:tcBorders>
              <w:right w:val="single" w:sz="4" w:space="0" w:color="auto"/>
            </w:tcBorders>
          </w:tcPr>
          <w:p w14:paraId="5A186895" w14:textId="340F24EB" w:rsidR="006F635E"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H.16</w:t>
            </w:r>
          </w:p>
        </w:tc>
        <w:tc>
          <w:tcPr>
            <w:tcW w:w="3680" w:type="dxa"/>
            <w:tcBorders>
              <w:left w:val="single" w:sz="4" w:space="0" w:color="auto"/>
              <w:right w:val="nil"/>
            </w:tcBorders>
          </w:tcPr>
          <w:p w14:paraId="75710639" w14:textId="1C77F02D" w:rsidR="006F635E" w:rsidRPr="00F71A9A" w:rsidRDefault="0057266B"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Mushrooms</w:t>
            </w:r>
          </w:p>
        </w:tc>
        <w:tc>
          <w:tcPr>
            <w:tcW w:w="2160" w:type="dxa"/>
            <w:tcBorders>
              <w:left w:val="nil"/>
              <w:right w:val="single" w:sz="18" w:space="0" w:color="000000"/>
            </w:tcBorders>
          </w:tcPr>
          <w:p w14:paraId="0C08C0B5" w14:textId="77777777" w:rsidR="006F635E" w:rsidRPr="00F71A9A" w:rsidRDefault="006F635E"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46D586F1" w14:textId="77777777" w:rsidR="006F635E" w:rsidRPr="00F71A9A" w:rsidRDefault="006F635E" w:rsidP="00AC7CBE">
            <w:pPr>
              <w:spacing w:after="0" w:line="240" w:lineRule="auto"/>
              <w:contextualSpacing/>
              <w:rPr>
                <w:rFonts w:ascii="Gill Sans MT" w:hAnsi="Gill Sans MT"/>
                <w:w w:val="105"/>
                <w:sz w:val="20"/>
                <w:szCs w:val="20"/>
              </w:rPr>
            </w:pPr>
          </w:p>
        </w:tc>
      </w:tr>
      <w:tr w:rsidR="006F635E" w:rsidRPr="00F71A9A" w14:paraId="46AA3FAD" w14:textId="77777777" w:rsidTr="00696B38">
        <w:trPr>
          <w:trHeight w:val="20"/>
        </w:trPr>
        <w:tc>
          <w:tcPr>
            <w:tcW w:w="640" w:type="dxa"/>
            <w:tcBorders>
              <w:right w:val="single" w:sz="4" w:space="0" w:color="auto"/>
            </w:tcBorders>
          </w:tcPr>
          <w:p w14:paraId="7C20DF20" w14:textId="07D8D6AC" w:rsidR="006F635E"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H.17</w:t>
            </w:r>
          </w:p>
        </w:tc>
        <w:tc>
          <w:tcPr>
            <w:tcW w:w="3680" w:type="dxa"/>
            <w:tcBorders>
              <w:left w:val="single" w:sz="4" w:space="0" w:color="auto"/>
              <w:right w:val="nil"/>
            </w:tcBorders>
          </w:tcPr>
          <w:p w14:paraId="141CD280" w14:textId="4045B30F" w:rsidR="006F635E" w:rsidRPr="00F71A9A" w:rsidRDefault="0057266B"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Wild honey</w:t>
            </w:r>
          </w:p>
        </w:tc>
        <w:tc>
          <w:tcPr>
            <w:tcW w:w="2160" w:type="dxa"/>
            <w:tcBorders>
              <w:left w:val="nil"/>
              <w:right w:val="single" w:sz="18" w:space="0" w:color="000000"/>
            </w:tcBorders>
          </w:tcPr>
          <w:p w14:paraId="30C4465A" w14:textId="77777777" w:rsidR="006F635E" w:rsidRPr="00F71A9A" w:rsidRDefault="006F635E"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74CBB9F7" w14:textId="77777777" w:rsidR="006F635E" w:rsidRPr="00F71A9A" w:rsidRDefault="006F635E" w:rsidP="00AC7CBE">
            <w:pPr>
              <w:spacing w:after="0" w:line="240" w:lineRule="auto"/>
              <w:contextualSpacing/>
              <w:rPr>
                <w:rFonts w:ascii="Gill Sans MT" w:hAnsi="Gill Sans MT"/>
                <w:w w:val="105"/>
                <w:sz w:val="20"/>
                <w:szCs w:val="20"/>
              </w:rPr>
            </w:pPr>
          </w:p>
        </w:tc>
      </w:tr>
      <w:tr w:rsidR="006F635E" w:rsidRPr="00F71A9A" w14:paraId="26C88B5E" w14:textId="77777777" w:rsidTr="00696B38">
        <w:trPr>
          <w:trHeight w:val="20"/>
        </w:trPr>
        <w:tc>
          <w:tcPr>
            <w:tcW w:w="640" w:type="dxa"/>
            <w:tcBorders>
              <w:right w:val="single" w:sz="4" w:space="0" w:color="auto"/>
            </w:tcBorders>
          </w:tcPr>
          <w:p w14:paraId="0C59AEEF" w14:textId="1742EB56" w:rsidR="006F635E"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H.18</w:t>
            </w:r>
          </w:p>
        </w:tc>
        <w:tc>
          <w:tcPr>
            <w:tcW w:w="3680" w:type="dxa"/>
            <w:tcBorders>
              <w:left w:val="single" w:sz="4" w:space="0" w:color="auto"/>
              <w:right w:val="nil"/>
            </w:tcBorders>
          </w:tcPr>
          <w:p w14:paraId="6798CD8E" w14:textId="4CF30F94" w:rsidR="006F635E" w:rsidRPr="00F71A9A" w:rsidRDefault="0057266B"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Wild fruits</w:t>
            </w:r>
          </w:p>
        </w:tc>
        <w:tc>
          <w:tcPr>
            <w:tcW w:w="2160" w:type="dxa"/>
            <w:tcBorders>
              <w:left w:val="nil"/>
              <w:right w:val="single" w:sz="18" w:space="0" w:color="000000"/>
            </w:tcBorders>
          </w:tcPr>
          <w:p w14:paraId="6C12AC68" w14:textId="77777777" w:rsidR="006F635E" w:rsidRPr="00F71A9A" w:rsidRDefault="006F635E"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236CFA3C" w14:textId="77777777" w:rsidR="006F635E" w:rsidRPr="00F71A9A" w:rsidRDefault="006F635E" w:rsidP="00AC7CBE">
            <w:pPr>
              <w:spacing w:after="0" w:line="240" w:lineRule="auto"/>
              <w:contextualSpacing/>
              <w:rPr>
                <w:rFonts w:ascii="Gill Sans MT" w:hAnsi="Gill Sans MT"/>
                <w:w w:val="105"/>
                <w:sz w:val="20"/>
                <w:szCs w:val="20"/>
              </w:rPr>
            </w:pPr>
          </w:p>
        </w:tc>
      </w:tr>
      <w:tr w:rsidR="006F635E" w:rsidRPr="00F71A9A" w14:paraId="7E638898" w14:textId="77777777" w:rsidTr="00696B38">
        <w:trPr>
          <w:trHeight w:val="20"/>
        </w:trPr>
        <w:tc>
          <w:tcPr>
            <w:tcW w:w="640" w:type="dxa"/>
            <w:tcBorders>
              <w:right w:val="single" w:sz="4" w:space="0" w:color="auto"/>
            </w:tcBorders>
          </w:tcPr>
          <w:p w14:paraId="76975822" w14:textId="401D6161" w:rsidR="006F635E"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H.19</w:t>
            </w:r>
          </w:p>
        </w:tc>
        <w:tc>
          <w:tcPr>
            <w:tcW w:w="3680" w:type="dxa"/>
            <w:tcBorders>
              <w:left w:val="single" w:sz="4" w:space="0" w:color="auto"/>
              <w:right w:val="nil"/>
            </w:tcBorders>
          </w:tcPr>
          <w:p w14:paraId="271CF907" w14:textId="76B352FE" w:rsidR="006F635E" w:rsidRPr="00F71A9A" w:rsidRDefault="0057266B"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Poles/timber</w:t>
            </w:r>
          </w:p>
        </w:tc>
        <w:tc>
          <w:tcPr>
            <w:tcW w:w="2160" w:type="dxa"/>
            <w:tcBorders>
              <w:left w:val="nil"/>
              <w:right w:val="single" w:sz="18" w:space="0" w:color="000000"/>
            </w:tcBorders>
          </w:tcPr>
          <w:p w14:paraId="1D8A51F2" w14:textId="77777777" w:rsidR="006F635E" w:rsidRPr="00F71A9A" w:rsidRDefault="006F635E"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5E766091" w14:textId="77777777" w:rsidR="006F635E" w:rsidRPr="00F71A9A" w:rsidRDefault="006F635E" w:rsidP="00AC7CBE">
            <w:pPr>
              <w:spacing w:after="0" w:line="240" w:lineRule="auto"/>
              <w:contextualSpacing/>
              <w:rPr>
                <w:rFonts w:ascii="Gill Sans MT" w:hAnsi="Gill Sans MT"/>
                <w:w w:val="105"/>
                <w:sz w:val="20"/>
                <w:szCs w:val="20"/>
              </w:rPr>
            </w:pPr>
          </w:p>
        </w:tc>
      </w:tr>
      <w:tr w:rsidR="0057266B" w:rsidRPr="00F71A9A" w14:paraId="05C521EE" w14:textId="77777777" w:rsidTr="00696B38">
        <w:trPr>
          <w:trHeight w:val="20"/>
        </w:trPr>
        <w:tc>
          <w:tcPr>
            <w:tcW w:w="640" w:type="dxa"/>
            <w:tcBorders>
              <w:right w:val="single" w:sz="4" w:space="0" w:color="auto"/>
            </w:tcBorders>
          </w:tcPr>
          <w:p w14:paraId="34603DAB" w14:textId="68D38E6C" w:rsidR="0057266B"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H.20</w:t>
            </w:r>
          </w:p>
        </w:tc>
        <w:tc>
          <w:tcPr>
            <w:tcW w:w="3680" w:type="dxa"/>
            <w:tcBorders>
              <w:left w:val="single" w:sz="4" w:space="0" w:color="auto"/>
              <w:right w:val="nil"/>
            </w:tcBorders>
          </w:tcPr>
          <w:p w14:paraId="6B2A940C" w14:textId="5883C891" w:rsidR="0057266B" w:rsidRPr="00F71A9A" w:rsidRDefault="0057266B"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Thatching/fencing grass</w:t>
            </w:r>
          </w:p>
        </w:tc>
        <w:tc>
          <w:tcPr>
            <w:tcW w:w="2160" w:type="dxa"/>
            <w:tcBorders>
              <w:left w:val="nil"/>
              <w:right w:val="single" w:sz="18" w:space="0" w:color="000000"/>
            </w:tcBorders>
          </w:tcPr>
          <w:p w14:paraId="5B7E82C6" w14:textId="77777777" w:rsidR="0057266B" w:rsidRPr="00F71A9A" w:rsidRDefault="0057266B"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1F6BCDDC" w14:textId="77777777" w:rsidR="0057266B" w:rsidRPr="00F71A9A" w:rsidRDefault="0057266B" w:rsidP="00AC7CBE">
            <w:pPr>
              <w:spacing w:after="0" w:line="240" w:lineRule="auto"/>
              <w:contextualSpacing/>
              <w:rPr>
                <w:rFonts w:ascii="Gill Sans MT" w:hAnsi="Gill Sans MT"/>
                <w:w w:val="105"/>
                <w:sz w:val="20"/>
                <w:szCs w:val="20"/>
              </w:rPr>
            </w:pPr>
          </w:p>
        </w:tc>
      </w:tr>
      <w:tr w:rsidR="0057266B" w:rsidRPr="00F71A9A" w14:paraId="29245B0F" w14:textId="77777777" w:rsidTr="00696B38">
        <w:trPr>
          <w:trHeight w:val="20"/>
        </w:trPr>
        <w:tc>
          <w:tcPr>
            <w:tcW w:w="640" w:type="dxa"/>
            <w:tcBorders>
              <w:right w:val="single" w:sz="4" w:space="0" w:color="auto"/>
            </w:tcBorders>
          </w:tcPr>
          <w:p w14:paraId="6F94EAAB" w14:textId="36A58DC3" w:rsidR="0057266B"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H.21</w:t>
            </w:r>
          </w:p>
        </w:tc>
        <w:tc>
          <w:tcPr>
            <w:tcW w:w="3680" w:type="dxa"/>
            <w:tcBorders>
              <w:left w:val="single" w:sz="4" w:space="0" w:color="auto"/>
              <w:right w:val="nil"/>
            </w:tcBorders>
          </w:tcPr>
          <w:p w14:paraId="3EFB9390" w14:textId="52B24AE6" w:rsidR="0057266B" w:rsidRPr="00F71A9A" w:rsidRDefault="0057266B"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Fodder</w:t>
            </w:r>
          </w:p>
        </w:tc>
        <w:tc>
          <w:tcPr>
            <w:tcW w:w="2160" w:type="dxa"/>
            <w:tcBorders>
              <w:left w:val="nil"/>
              <w:right w:val="single" w:sz="18" w:space="0" w:color="000000"/>
            </w:tcBorders>
          </w:tcPr>
          <w:p w14:paraId="5458D573" w14:textId="77777777" w:rsidR="0057266B" w:rsidRPr="00F71A9A" w:rsidRDefault="0057266B"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6F018A52" w14:textId="77777777" w:rsidR="0057266B" w:rsidRPr="00F71A9A" w:rsidRDefault="0057266B" w:rsidP="00AC7CBE">
            <w:pPr>
              <w:spacing w:after="0" w:line="240" w:lineRule="auto"/>
              <w:contextualSpacing/>
              <w:rPr>
                <w:rFonts w:ascii="Gill Sans MT" w:hAnsi="Gill Sans MT"/>
                <w:w w:val="105"/>
                <w:sz w:val="20"/>
                <w:szCs w:val="20"/>
              </w:rPr>
            </w:pPr>
          </w:p>
        </w:tc>
      </w:tr>
      <w:tr w:rsidR="0057266B" w:rsidRPr="00F71A9A" w14:paraId="692BF04B" w14:textId="77777777" w:rsidTr="00696B38">
        <w:trPr>
          <w:trHeight w:val="20"/>
        </w:trPr>
        <w:tc>
          <w:tcPr>
            <w:tcW w:w="640" w:type="dxa"/>
            <w:tcBorders>
              <w:right w:val="single" w:sz="4" w:space="0" w:color="auto"/>
            </w:tcBorders>
          </w:tcPr>
          <w:p w14:paraId="7C6FB8B2" w14:textId="09AC40DB" w:rsidR="0057266B" w:rsidRPr="00F71A9A" w:rsidRDefault="00696B38"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H.22</w:t>
            </w:r>
          </w:p>
        </w:tc>
        <w:tc>
          <w:tcPr>
            <w:tcW w:w="3680" w:type="dxa"/>
            <w:tcBorders>
              <w:left w:val="single" w:sz="4" w:space="0" w:color="auto"/>
              <w:right w:val="nil"/>
            </w:tcBorders>
          </w:tcPr>
          <w:p w14:paraId="650D919A" w14:textId="1CF04CCC" w:rsidR="0057266B" w:rsidRPr="00F71A9A" w:rsidRDefault="0057266B" w:rsidP="00AC7CBE">
            <w:pPr>
              <w:spacing w:after="0" w:line="240" w:lineRule="auto"/>
              <w:contextualSpacing/>
              <w:rPr>
                <w:rFonts w:ascii="Gill Sans MT" w:hAnsi="Gill Sans MT"/>
                <w:w w:val="105"/>
                <w:sz w:val="20"/>
                <w:szCs w:val="20"/>
              </w:rPr>
            </w:pPr>
            <w:r w:rsidRPr="00F71A9A">
              <w:rPr>
                <w:rFonts w:ascii="Gill Sans MT" w:hAnsi="Gill Sans MT"/>
                <w:w w:val="105"/>
                <w:sz w:val="20"/>
                <w:szCs w:val="20"/>
              </w:rPr>
              <w:t>Wild animals</w:t>
            </w:r>
          </w:p>
        </w:tc>
        <w:tc>
          <w:tcPr>
            <w:tcW w:w="2160" w:type="dxa"/>
            <w:tcBorders>
              <w:left w:val="nil"/>
              <w:right w:val="single" w:sz="18" w:space="0" w:color="000000"/>
            </w:tcBorders>
          </w:tcPr>
          <w:p w14:paraId="5497B469" w14:textId="77777777" w:rsidR="0057266B" w:rsidRPr="00F71A9A" w:rsidRDefault="0057266B" w:rsidP="00AC7CBE">
            <w:pPr>
              <w:spacing w:after="0" w:line="240" w:lineRule="auto"/>
              <w:contextualSpacing/>
              <w:rPr>
                <w:rFonts w:ascii="Gill Sans MT" w:hAnsi="Gill Sans MT"/>
                <w:w w:val="105"/>
                <w:sz w:val="20"/>
                <w:szCs w:val="20"/>
              </w:rPr>
            </w:pPr>
          </w:p>
        </w:tc>
        <w:tc>
          <w:tcPr>
            <w:tcW w:w="2160" w:type="dxa"/>
            <w:tcBorders>
              <w:top w:val="single" w:sz="18" w:space="0" w:color="000000"/>
              <w:left w:val="single" w:sz="18" w:space="0" w:color="000000"/>
              <w:bottom w:val="single" w:sz="18" w:space="0" w:color="000000"/>
              <w:right w:val="single" w:sz="18" w:space="0" w:color="000000"/>
            </w:tcBorders>
          </w:tcPr>
          <w:p w14:paraId="5AF0F676" w14:textId="77777777" w:rsidR="0057266B" w:rsidRPr="00F71A9A" w:rsidRDefault="0057266B" w:rsidP="00AC7CBE">
            <w:pPr>
              <w:spacing w:after="0" w:line="240" w:lineRule="auto"/>
              <w:contextualSpacing/>
              <w:rPr>
                <w:rFonts w:ascii="Gill Sans MT" w:hAnsi="Gill Sans MT"/>
                <w:w w:val="105"/>
                <w:sz w:val="20"/>
                <w:szCs w:val="20"/>
              </w:rPr>
            </w:pPr>
          </w:p>
        </w:tc>
      </w:tr>
    </w:tbl>
    <w:p w14:paraId="1CB10FCC" w14:textId="77777777" w:rsidR="00E4168E" w:rsidRPr="00F71A9A" w:rsidRDefault="00E4168E" w:rsidP="00AC7CBE">
      <w:pPr>
        <w:spacing w:after="0" w:line="240" w:lineRule="auto"/>
        <w:contextualSpacing/>
        <w:rPr>
          <w:rFonts w:ascii="Gill Sans MT" w:hAnsi="Gill Sans MT"/>
          <w:sz w:val="20"/>
          <w:szCs w:val="20"/>
        </w:rPr>
      </w:pPr>
    </w:p>
    <w:p w14:paraId="58BB3611" w14:textId="77777777" w:rsidR="001E68A0" w:rsidRPr="00F71A9A" w:rsidRDefault="001E68A0" w:rsidP="00AC7CBE">
      <w:pPr>
        <w:spacing w:after="0" w:line="240" w:lineRule="auto"/>
        <w:contextualSpacing/>
        <w:rPr>
          <w:rFonts w:ascii="Gill Sans MT" w:eastAsia="Times New Roman" w:hAnsi="Gill Sans MT" w:cs="Times New Roman"/>
          <w:b/>
          <w:bCs/>
          <w:color w:val="000000"/>
          <w:sz w:val="20"/>
          <w:szCs w:val="20"/>
        </w:rPr>
      </w:pPr>
      <w:r w:rsidRPr="00F71A9A">
        <w:rPr>
          <w:rFonts w:ascii="Gill Sans MT" w:eastAsia="Times New Roman" w:hAnsi="Gill Sans MT" w:cs="Times New Roman"/>
          <w:b/>
          <w:bCs/>
          <w:color w:val="000000"/>
          <w:sz w:val="20"/>
          <w:szCs w:val="20"/>
        </w:rPr>
        <w:br w:type="page"/>
      </w:r>
    </w:p>
    <w:p w14:paraId="30BC6F10" w14:textId="77777777" w:rsidR="0035371A" w:rsidRPr="00F71A9A" w:rsidRDefault="0035371A" w:rsidP="00AC7CBE">
      <w:pPr>
        <w:spacing w:after="0" w:line="240" w:lineRule="auto"/>
        <w:contextualSpacing/>
        <w:rPr>
          <w:rFonts w:ascii="Gill Sans MT" w:eastAsia="Calibri" w:hAnsi="Gill Sans MT" w:cs="Times New Roman"/>
          <w:sz w:val="20"/>
          <w:szCs w:val="20"/>
        </w:rPr>
      </w:pPr>
    </w:p>
    <w:p w14:paraId="6A94D1D2" w14:textId="3A42A61F" w:rsidR="0035371A" w:rsidRPr="00F71A9A" w:rsidRDefault="0035371A" w:rsidP="00AC7CBE">
      <w:pPr>
        <w:spacing w:after="0" w:line="240" w:lineRule="auto"/>
        <w:contextualSpacing/>
        <w:rPr>
          <w:rFonts w:ascii="Gill Sans MT" w:hAnsi="Gill Sans MT"/>
          <w:b/>
          <w:sz w:val="20"/>
          <w:szCs w:val="20"/>
        </w:rPr>
      </w:pPr>
    </w:p>
    <w:p w14:paraId="2B8B70D3" w14:textId="1DC55BC4" w:rsidR="006F4291" w:rsidRPr="00F71A9A" w:rsidRDefault="006F4291" w:rsidP="00AC7CBE">
      <w:pPr>
        <w:spacing w:after="0" w:line="240" w:lineRule="auto"/>
        <w:contextualSpacing/>
        <w:rPr>
          <w:rFonts w:ascii="Gill Sans MT" w:hAnsi="Gill Sans MT"/>
          <w:b/>
          <w:sz w:val="20"/>
          <w:szCs w:val="20"/>
        </w:rPr>
      </w:pPr>
      <w:r w:rsidRPr="00F71A9A">
        <w:rPr>
          <w:rFonts w:ascii="Gill Sans MT" w:hAnsi="Gill Sans MT"/>
          <w:b/>
          <w:sz w:val="20"/>
          <w:szCs w:val="20"/>
        </w:rPr>
        <w:t>J</w:t>
      </w:r>
      <w:r w:rsidR="00471179" w:rsidRPr="00F71A9A">
        <w:rPr>
          <w:rFonts w:ascii="Gill Sans MT" w:hAnsi="Gill Sans MT"/>
          <w:b/>
          <w:sz w:val="20"/>
          <w:szCs w:val="20"/>
        </w:rPr>
        <w:t>.</w:t>
      </w:r>
      <w:r w:rsidRPr="00F71A9A">
        <w:rPr>
          <w:rFonts w:ascii="Gill Sans MT" w:hAnsi="Gill Sans MT"/>
          <w:b/>
          <w:sz w:val="20"/>
          <w:szCs w:val="20"/>
        </w:rPr>
        <w:t>CONCLUSION</w:t>
      </w:r>
    </w:p>
    <w:p w14:paraId="1F74134A" w14:textId="77777777" w:rsidR="006F4291" w:rsidRPr="00F71A9A" w:rsidRDefault="006F4291" w:rsidP="00AC7CBE">
      <w:pPr>
        <w:spacing w:after="0" w:line="240" w:lineRule="auto"/>
        <w:contextualSpacing/>
        <w:rPr>
          <w:rFonts w:ascii="Gill Sans MT" w:eastAsia="Calibri" w:hAnsi="Gill Sans MT" w:cs="Times New Roman"/>
          <w:sz w:val="20"/>
          <w:szCs w:val="20"/>
        </w:rPr>
      </w:pPr>
      <w:r w:rsidRPr="00F71A9A">
        <w:rPr>
          <w:rFonts w:ascii="Gill Sans MT" w:eastAsia="Calibri" w:hAnsi="Gill Sans MT" w:cs="Times New Roman"/>
          <w:sz w:val="20"/>
          <w:szCs w:val="20"/>
        </w:rPr>
        <w:t>Thank you for your participation in this survey.</w:t>
      </w:r>
    </w:p>
    <w:tbl>
      <w:tblPr>
        <w:tblW w:w="10080" w:type="dxa"/>
        <w:tblInd w:w="-5" w:type="dxa"/>
        <w:tblLayout w:type="fixed"/>
        <w:tblCellMar>
          <w:left w:w="0" w:type="dxa"/>
          <w:right w:w="0" w:type="dxa"/>
        </w:tblCellMar>
        <w:tblLook w:val="0000" w:firstRow="0" w:lastRow="0" w:firstColumn="0" w:lastColumn="0" w:noHBand="0" w:noVBand="0"/>
      </w:tblPr>
      <w:tblGrid>
        <w:gridCol w:w="359"/>
        <w:gridCol w:w="4680"/>
        <w:gridCol w:w="4319"/>
        <w:gridCol w:w="722"/>
      </w:tblGrid>
      <w:tr w:rsidR="00410C0C" w:rsidRPr="00F71A9A" w14:paraId="7B8DF586" w14:textId="77777777" w:rsidTr="00471179">
        <w:trPr>
          <w:trHeight w:val="20"/>
        </w:trPr>
        <w:tc>
          <w:tcPr>
            <w:tcW w:w="359" w:type="dxa"/>
            <w:tcBorders>
              <w:top w:val="single" w:sz="4" w:space="0" w:color="000000"/>
              <w:left w:val="single" w:sz="4" w:space="0" w:color="000000"/>
              <w:bottom w:val="single" w:sz="4" w:space="0" w:color="000000"/>
              <w:right w:val="single" w:sz="4" w:space="0" w:color="000000"/>
            </w:tcBorders>
          </w:tcPr>
          <w:p w14:paraId="0015C288" w14:textId="77777777" w:rsidR="00410C0C" w:rsidRPr="00F71A9A" w:rsidRDefault="00410C0C" w:rsidP="00AC7CBE">
            <w:pPr>
              <w:spacing w:after="0" w:line="240" w:lineRule="auto"/>
              <w:contextualSpacing/>
              <w:rPr>
                <w:rFonts w:ascii="Gill Sans MT" w:eastAsia="Calibri" w:hAnsi="Gill Sans MT" w:cs="Times New Roman"/>
                <w:sz w:val="20"/>
                <w:szCs w:val="20"/>
              </w:rPr>
            </w:pPr>
          </w:p>
        </w:tc>
        <w:tc>
          <w:tcPr>
            <w:tcW w:w="4680" w:type="dxa"/>
            <w:tcBorders>
              <w:top w:val="single" w:sz="4" w:space="0" w:color="000000"/>
              <w:left w:val="single" w:sz="4" w:space="0" w:color="000000"/>
              <w:bottom w:val="single" w:sz="4" w:space="0" w:color="000000"/>
            </w:tcBorders>
          </w:tcPr>
          <w:p w14:paraId="5DD47BC6" w14:textId="316CDFD1" w:rsidR="00410C0C" w:rsidRPr="00F71A9A" w:rsidRDefault="00410C0C" w:rsidP="00AC7CB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J1</w:t>
            </w:r>
            <w:r w:rsidR="00471179" w:rsidRPr="00F71A9A">
              <w:rPr>
                <w:rFonts w:ascii="Gill Sans MT" w:hAnsi="Gill Sans MT"/>
                <w:color w:val="000000"/>
                <w:sz w:val="20"/>
                <w:szCs w:val="20"/>
              </w:rPr>
              <w:t>.</w:t>
            </w:r>
            <w:r w:rsidRPr="00F71A9A">
              <w:rPr>
                <w:rFonts w:ascii="Gill Sans MT" w:hAnsi="Gill Sans MT"/>
                <w:color w:val="000000"/>
                <w:sz w:val="20"/>
                <w:szCs w:val="20"/>
              </w:rPr>
              <w:t xml:space="preserve">Enumerator: Please select the correct survey status from the list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j_status</w:t>
            </w:r>
            <w:proofErr w:type="spellEnd"/>
            <w:r w:rsidRPr="00F71A9A">
              <w:rPr>
                <w:rFonts w:ascii="Gill Sans MT" w:hAnsi="Gill Sans MT"/>
                <w:b/>
                <w:color w:val="000000"/>
                <w:sz w:val="20"/>
                <w:szCs w:val="20"/>
              </w:rPr>
              <w:t>)</w:t>
            </w:r>
          </w:p>
        </w:tc>
        <w:tc>
          <w:tcPr>
            <w:tcW w:w="4319" w:type="dxa"/>
            <w:tcBorders>
              <w:top w:val="single" w:sz="4" w:space="0" w:color="000000"/>
              <w:bottom w:val="single" w:sz="4" w:space="0" w:color="000000"/>
              <w:right w:val="single" w:sz="18" w:space="0" w:color="000000"/>
            </w:tcBorders>
          </w:tcPr>
          <w:p w14:paraId="3B9D46C1" w14:textId="77777777" w:rsidR="00410C0C" w:rsidRPr="00F71A9A" w:rsidRDefault="00410C0C"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1=Complete</w:t>
            </w:r>
          </w:p>
          <w:p w14:paraId="1BB029D7" w14:textId="77777777" w:rsidR="00410C0C" w:rsidRPr="00F71A9A" w:rsidRDefault="00410C0C"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2=Incomplete, come back</w:t>
            </w:r>
          </w:p>
          <w:p w14:paraId="5041DAC5" w14:textId="77777777" w:rsidR="00410C0C" w:rsidRPr="00F71A9A" w:rsidRDefault="00410C0C"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3=Incomplete, cannot finish</w:t>
            </w:r>
          </w:p>
          <w:p w14:paraId="0972A437" w14:textId="77777777" w:rsidR="00410C0C" w:rsidRPr="00F71A9A" w:rsidRDefault="00410C0C" w:rsidP="00AC7CB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4=Refused to participate</w:t>
            </w:r>
          </w:p>
          <w:p w14:paraId="0E1293FF" w14:textId="77777777" w:rsidR="00410C0C" w:rsidRPr="00F71A9A" w:rsidRDefault="00410C0C" w:rsidP="00AC7CBE">
            <w:pPr>
              <w:spacing w:after="0" w:line="240" w:lineRule="auto"/>
              <w:contextualSpacing/>
              <w:rPr>
                <w:rFonts w:ascii="Gill Sans MT" w:hAnsi="Gill Sans MT"/>
                <w:sz w:val="20"/>
                <w:szCs w:val="20"/>
              </w:rPr>
            </w:pPr>
            <w:r w:rsidRPr="00F71A9A">
              <w:rPr>
                <w:rFonts w:ascii="Gill Sans MT" w:hAnsi="Gill Sans MT"/>
                <w:sz w:val="20"/>
                <w:szCs w:val="20"/>
              </w:rPr>
              <w:t>97=Other, please specify</w:t>
            </w:r>
          </w:p>
        </w:tc>
        <w:tc>
          <w:tcPr>
            <w:tcW w:w="722" w:type="dxa"/>
            <w:tcBorders>
              <w:top w:val="single" w:sz="18" w:space="0" w:color="000000"/>
              <w:left w:val="single" w:sz="18" w:space="0" w:color="000000"/>
              <w:bottom w:val="single" w:sz="18" w:space="0" w:color="000000"/>
              <w:right w:val="single" w:sz="18" w:space="0" w:color="000000"/>
            </w:tcBorders>
          </w:tcPr>
          <w:p w14:paraId="79C45215" w14:textId="77777777" w:rsidR="00410C0C" w:rsidRPr="00F71A9A" w:rsidRDefault="00410C0C" w:rsidP="00AC7CB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410C0C" w:rsidRPr="00F71A9A" w14:paraId="1FB1A5D6" w14:textId="77777777" w:rsidTr="00471179">
        <w:trPr>
          <w:trHeight w:val="20"/>
        </w:trPr>
        <w:tc>
          <w:tcPr>
            <w:tcW w:w="359" w:type="dxa"/>
            <w:tcBorders>
              <w:top w:val="single" w:sz="4" w:space="0" w:color="000000"/>
              <w:left w:val="single" w:sz="4" w:space="0" w:color="000000"/>
              <w:bottom w:val="single" w:sz="4" w:space="0" w:color="000000"/>
              <w:right w:val="single" w:sz="4" w:space="0" w:color="auto"/>
            </w:tcBorders>
          </w:tcPr>
          <w:p w14:paraId="1BF82D67" w14:textId="77777777" w:rsidR="00410C0C" w:rsidRPr="00F71A9A" w:rsidRDefault="00410C0C" w:rsidP="00AC7CBE">
            <w:pPr>
              <w:spacing w:after="0" w:line="240" w:lineRule="auto"/>
              <w:contextualSpacing/>
              <w:rPr>
                <w:rFonts w:ascii="Gill Sans MT" w:hAnsi="Gill Sans MT"/>
                <w:w w:val="105"/>
                <w:sz w:val="20"/>
                <w:szCs w:val="20"/>
              </w:rPr>
            </w:pPr>
          </w:p>
        </w:tc>
        <w:tc>
          <w:tcPr>
            <w:tcW w:w="4680" w:type="dxa"/>
            <w:tcBorders>
              <w:top w:val="single" w:sz="4" w:space="0" w:color="000000"/>
              <w:left w:val="single" w:sz="4" w:space="0" w:color="auto"/>
              <w:bottom w:val="single" w:sz="4" w:space="0" w:color="000000"/>
              <w:right w:val="single" w:sz="18" w:space="0" w:color="000000"/>
            </w:tcBorders>
          </w:tcPr>
          <w:p w14:paraId="1AF27DD8" w14:textId="29907FA1" w:rsidR="00410C0C" w:rsidRPr="00F71A9A" w:rsidRDefault="00410C0C" w:rsidP="00AC7CBE">
            <w:pPr>
              <w:spacing w:after="0" w:line="240" w:lineRule="auto"/>
              <w:contextualSpacing/>
              <w:rPr>
                <w:rFonts w:ascii="Gill Sans MT" w:hAnsi="Gill Sans MT"/>
                <w:w w:val="105"/>
                <w:sz w:val="20"/>
                <w:szCs w:val="20"/>
              </w:rPr>
            </w:pPr>
            <w:r w:rsidRPr="00F71A9A">
              <w:rPr>
                <w:rFonts w:ascii="Gill Sans MT" w:hAnsi="Gill Sans MT"/>
                <w:color w:val="000000"/>
                <w:sz w:val="20"/>
                <w:szCs w:val="20"/>
              </w:rPr>
              <w:t xml:space="preserve">Any additional comments?  </w:t>
            </w:r>
            <w:r w:rsidRPr="00F71A9A">
              <w:rPr>
                <w:rFonts w:ascii="Gill Sans MT" w:hAnsi="Gill Sans MT"/>
                <w:b/>
                <w:color w:val="000000"/>
                <w:sz w:val="20"/>
                <w:szCs w:val="20"/>
              </w:rPr>
              <w:t>(</w:t>
            </w:r>
            <w:proofErr w:type="spellStart"/>
            <w:r w:rsidRPr="00F71A9A">
              <w:rPr>
                <w:rFonts w:ascii="Gill Sans MT" w:hAnsi="Gill Sans MT"/>
                <w:b/>
                <w:color w:val="000000"/>
                <w:sz w:val="20"/>
                <w:szCs w:val="20"/>
              </w:rPr>
              <w:t>j_notes</w:t>
            </w:r>
            <w:proofErr w:type="spellEnd"/>
            <w:r w:rsidRPr="00F71A9A">
              <w:rPr>
                <w:rFonts w:ascii="Gill Sans MT" w:hAnsi="Gill Sans MT"/>
                <w:b/>
                <w:color w:val="000000"/>
                <w:sz w:val="20"/>
                <w:szCs w:val="20"/>
              </w:rPr>
              <w:t>)</w:t>
            </w:r>
          </w:p>
        </w:tc>
        <w:tc>
          <w:tcPr>
            <w:tcW w:w="5041" w:type="dxa"/>
            <w:gridSpan w:val="2"/>
            <w:tcBorders>
              <w:top w:val="single" w:sz="18" w:space="0" w:color="000000"/>
              <w:left w:val="single" w:sz="18" w:space="0" w:color="000000"/>
              <w:bottom w:val="single" w:sz="18" w:space="0" w:color="000000"/>
              <w:right w:val="single" w:sz="18" w:space="0" w:color="000000"/>
            </w:tcBorders>
          </w:tcPr>
          <w:p w14:paraId="63D28E80" w14:textId="77777777" w:rsidR="00410C0C" w:rsidRPr="00F71A9A" w:rsidRDefault="00410C0C" w:rsidP="00AC7CBE">
            <w:pPr>
              <w:spacing w:after="0" w:line="240" w:lineRule="auto"/>
              <w:contextualSpacing/>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(Text)</w:t>
            </w:r>
          </w:p>
        </w:tc>
      </w:tr>
    </w:tbl>
    <w:p w14:paraId="535B0DBF" w14:textId="77777777" w:rsidR="00410C0C" w:rsidRPr="00F71A9A" w:rsidRDefault="00410C0C" w:rsidP="00AC7CBE">
      <w:pPr>
        <w:spacing w:after="0" w:line="240" w:lineRule="auto"/>
        <w:contextualSpacing/>
        <w:rPr>
          <w:rFonts w:ascii="Gill Sans MT" w:eastAsia="Calibri" w:hAnsi="Gill Sans MT" w:cs="Times New Roman"/>
          <w:sz w:val="20"/>
          <w:szCs w:val="20"/>
        </w:rPr>
      </w:pPr>
    </w:p>
    <w:p w14:paraId="1EE43CE1" w14:textId="22541347" w:rsidR="00810E1B" w:rsidRPr="00F71A9A" w:rsidRDefault="00810E1B" w:rsidP="00081FC9">
      <w:pPr>
        <w:spacing w:after="0" w:line="240" w:lineRule="auto"/>
        <w:contextualSpacing/>
        <w:rPr>
          <w:rFonts w:ascii="Gill Sans MT" w:hAnsi="Gill Sans MT"/>
          <w:sz w:val="20"/>
          <w:szCs w:val="20"/>
        </w:rPr>
      </w:pPr>
    </w:p>
    <w:sectPr w:rsidR="00810E1B" w:rsidRPr="00F71A9A" w:rsidSect="0040401D">
      <w:pgSz w:w="15840" w:h="12240" w:orient="landscape"/>
      <w:pgMar w:top="1080" w:right="1440" w:bottom="108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usaiduser" w:date="2014-11-09T10:04:00Z" w:initials="u">
    <w:p w14:paraId="575BFBF6" w14:textId="5D2A4F5A" w:rsidR="000A6B61" w:rsidRDefault="000A6B61">
      <w:pPr>
        <w:pStyle w:val="CommentText"/>
      </w:pPr>
      <w:r>
        <w:rPr>
          <w:rStyle w:val="CommentReference"/>
        </w:rPr>
        <w:annotationRef/>
      </w:r>
      <w:r>
        <w:t>Just checking – is this relevant?</w:t>
      </w:r>
    </w:p>
  </w:comment>
  <w:comment w:id="2" w:author="Heather Huntington" w:date="2014-11-18T08:55:00Z" w:initials="HH">
    <w:p w14:paraId="7BABD161" w14:textId="6B94C750" w:rsidR="000A6B61" w:rsidRDefault="000A6B61">
      <w:pPr>
        <w:pStyle w:val="CommentText"/>
      </w:pPr>
      <w:r>
        <w:rPr>
          <w:rStyle w:val="CommentReference"/>
        </w:rPr>
        <w:annotationRef/>
      </w:r>
      <w:r>
        <w:t xml:space="preserve">I think we want to track some service delivery/access questions about water – unless we can get GIS data for this. </w:t>
      </w:r>
    </w:p>
  </w:comment>
  <w:comment w:id="3" w:author="Heather Huntington" w:date="2014-11-18T09:35:00Z" w:initials="HH">
    <w:p w14:paraId="56C9CD3F" w14:textId="407AE7B9" w:rsidR="000A6B61" w:rsidRDefault="000A6B61">
      <w:pPr>
        <w:pStyle w:val="CommentText"/>
      </w:pPr>
      <w:r>
        <w:rPr>
          <w:rStyle w:val="CommentReference"/>
        </w:rPr>
        <w:annotationRef/>
      </w:r>
      <w:proofErr w:type="spellStart"/>
      <w:r>
        <w:t>Aleta</w:t>
      </w:r>
      <w:proofErr w:type="spellEnd"/>
      <w:r>
        <w:t xml:space="preserve"> – In the comments, can you highlight these BCP Follow ups so that we don’t forget to do this for the final survey? </w:t>
      </w:r>
    </w:p>
  </w:comment>
  <w:comment w:id="4" w:author="Heather Huntington" w:date="2014-11-07T12:10:00Z" w:initials="HH">
    <w:p w14:paraId="33D95460" w14:textId="61C2CECF" w:rsidR="000A6B61" w:rsidRDefault="000A6B61">
      <w:pPr>
        <w:pStyle w:val="CommentText"/>
      </w:pPr>
      <w:r>
        <w:rPr>
          <w:rStyle w:val="CommentReference"/>
        </w:rPr>
        <w:annotationRef/>
      </w:r>
      <w:r>
        <w:t xml:space="preserve">Awareness of size and boundaries may change after the program. </w:t>
      </w:r>
    </w:p>
  </w:comment>
  <w:comment w:id="5" w:author="Stickler, Mercedes M. (E3/LTRM)" w:date="2014-11-18T09:01:00Z" w:initials="MMS">
    <w:p w14:paraId="77085E3F" w14:textId="662ED0CC" w:rsidR="000A6B61" w:rsidRDefault="000A6B61">
      <w:pPr>
        <w:pStyle w:val="CommentText"/>
      </w:pPr>
      <w:r>
        <w:rPr>
          <w:rStyle w:val="CommentReference"/>
        </w:rPr>
        <w:annotationRef/>
      </w:r>
      <w:r>
        <w:t>Suggest making a % in buckets if they don’t know exact areas, same for D3 and D4</w:t>
      </w:r>
    </w:p>
    <w:p w14:paraId="0984B5B7" w14:textId="77777777" w:rsidR="000A6B61" w:rsidRDefault="000A6B61">
      <w:pPr>
        <w:pStyle w:val="CommentText"/>
      </w:pPr>
    </w:p>
    <w:p w14:paraId="433BF124" w14:textId="153E01CA" w:rsidR="000A6B61" w:rsidRDefault="000A6B61">
      <w:pPr>
        <w:pStyle w:val="CommentText"/>
      </w:pPr>
      <w:r>
        <w:t xml:space="preserve">HLH: I’m not sure what these % buckets would be for these districts and communities. CFP might be able to help us with this info once they figure out which communities they will be working in. </w:t>
      </w:r>
    </w:p>
    <w:p w14:paraId="45AF25CC" w14:textId="77777777" w:rsidR="000A6B61" w:rsidRDefault="000A6B61">
      <w:pPr>
        <w:pStyle w:val="CommentText"/>
      </w:pPr>
    </w:p>
    <w:p w14:paraId="6B49E5F0" w14:textId="0D07186F" w:rsidR="000A6B61" w:rsidRDefault="000A6B61">
      <w:pPr>
        <w:pStyle w:val="CommentText"/>
      </w:pPr>
      <w:r w:rsidRPr="00036578">
        <w:rPr>
          <w:highlight w:val="yellow"/>
        </w:rPr>
        <w:t>HLH: NEED TO FOLLOW-UP WITH BCP</w:t>
      </w:r>
      <w:r>
        <w:t xml:space="preserve"> </w:t>
      </w:r>
    </w:p>
  </w:comment>
  <w:comment w:id="6" w:author="Stickler, Mercedes M. (E3/LTRM)" w:date="2014-11-18T09:02:00Z" w:initials="MMS">
    <w:p w14:paraId="19BCBB20" w14:textId="199AAC16" w:rsidR="000A6B61" w:rsidRDefault="000A6B61">
      <w:pPr>
        <w:pStyle w:val="CommentText"/>
      </w:pPr>
      <w:r>
        <w:rPr>
          <w:rStyle w:val="CommentReference"/>
        </w:rPr>
        <w:annotationRef/>
      </w:r>
      <w:r>
        <w:t>I think we should keep this question in as a measure of overall land scarcity, but we may also want to ask a similar question related to land for charcoaling and/or other forest activities.</w:t>
      </w:r>
    </w:p>
    <w:p w14:paraId="4E5294D5" w14:textId="77777777" w:rsidR="000A6B61" w:rsidRDefault="000A6B61">
      <w:pPr>
        <w:pStyle w:val="CommentText"/>
      </w:pPr>
    </w:p>
    <w:p w14:paraId="51248FA9" w14:textId="4F664E25" w:rsidR="000A6B61" w:rsidRDefault="000A6B61">
      <w:pPr>
        <w:pStyle w:val="CommentText"/>
      </w:pPr>
      <w:proofErr w:type="spellStart"/>
      <w:r>
        <w:t>HLHl</w:t>
      </w:r>
      <w:proofErr w:type="spellEnd"/>
      <w:r>
        <w:t xml:space="preserve">: I don’t think there are specific parcels of the forest allocated across HHs. I think it is a matter of general areas and products that are harvested. </w:t>
      </w:r>
    </w:p>
    <w:p w14:paraId="2F50BC6C" w14:textId="77777777" w:rsidR="000A6B61" w:rsidRDefault="000A6B61">
      <w:pPr>
        <w:pStyle w:val="CommentText"/>
      </w:pPr>
    </w:p>
    <w:p w14:paraId="47593E25" w14:textId="45B1F326" w:rsidR="000A6B61" w:rsidRDefault="000A6B61">
      <w:pPr>
        <w:pStyle w:val="CommentText"/>
      </w:pPr>
      <w:r w:rsidRPr="00036578">
        <w:rPr>
          <w:highlight w:val="yellow"/>
        </w:rPr>
        <w:t>HLH: NEED TO FOLLOW-UP WITH BCP</w:t>
      </w:r>
    </w:p>
  </w:comment>
  <w:comment w:id="8" w:author="Heather Huntington" w:date="2014-11-09T10:08:00Z" w:initials="HH">
    <w:p w14:paraId="4BA3D19E" w14:textId="51927920" w:rsidR="000A6B61" w:rsidRDefault="000A6B61">
      <w:pPr>
        <w:pStyle w:val="CommentText"/>
      </w:pPr>
      <w:r>
        <w:rPr>
          <w:rStyle w:val="CommentReference"/>
        </w:rPr>
        <w:annotationRef/>
      </w:r>
      <w:r>
        <w:t xml:space="preserve">I think this needs to be a roster. If they say yes, we need to probe and find out the number of instances that this occurred and then ask this series of questions for each instance. </w:t>
      </w:r>
    </w:p>
    <w:p w14:paraId="682E0133" w14:textId="77777777" w:rsidR="000A6B61" w:rsidRDefault="000A6B61">
      <w:pPr>
        <w:pStyle w:val="CommentText"/>
      </w:pPr>
    </w:p>
    <w:p w14:paraId="47F0F0F2" w14:textId="23EC8E37" w:rsidR="000A6B61" w:rsidRDefault="000A6B61">
      <w:pPr>
        <w:pStyle w:val="CommentText"/>
      </w:pPr>
      <w:r>
        <w:t xml:space="preserve">MMS: A roster would be great – thanks. </w:t>
      </w:r>
    </w:p>
  </w:comment>
  <w:comment w:id="7" w:author="Heather Huntington" w:date="2014-11-18T09:41:00Z" w:initials="HH">
    <w:p w14:paraId="5C606E3C" w14:textId="161D8C6F" w:rsidR="000A6B61" w:rsidRDefault="000A6B61">
      <w:pPr>
        <w:pStyle w:val="CommentText"/>
      </w:pPr>
      <w:r>
        <w:rPr>
          <w:rStyle w:val="CommentReference"/>
        </w:rPr>
        <w:annotationRef/>
      </w:r>
      <w:proofErr w:type="spellStart"/>
      <w:r>
        <w:t>Aleta</w:t>
      </w:r>
      <w:proofErr w:type="spellEnd"/>
      <w:r>
        <w:t xml:space="preserve"> – Can you please make D9 – D15 a roster for several instances – lets say 3? </w:t>
      </w:r>
    </w:p>
  </w:comment>
  <w:comment w:id="11" w:author="usaiduser" w:date="2014-11-09T10:11:00Z" w:initials="u">
    <w:p w14:paraId="766AD450" w14:textId="2BECAD29" w:rsidR="000A6B61" w:rsidRDefault="000A6B61">
      <w:pPr>
        <w:pStyle w:val="CommentText"/>
      </w:pPr>
      <w:r>
        <w:rPr>
          <w:rStyle w:val="CommentReference"/>
        </w:rPr>
        <w:annotationRef/>
      </w:r>
      <w:r>
        <w:t xml:space="preserve">Add codes </w:t>
      </w:r>
    </w:p>
  </w:comment>
  <w:comment w:id="10" w:author="Heather Huntington" w:date="2014-11-18T09:46:00Z" w:initials="HH">
    <w:p w14:paraId="3D9BDEC6" w14:textId="33D954E3" w:rsidR="000A6B61" w:rsidRDefault="000A6B61">
      <w:pPr>
        <w:pStyle w:val="CommentText"/>
      </w:pPr>
      <w:r>
        <w:rPr>
          <w:rStyle w:val="CommentReference"/>
        </w:rPr>
        <w:annotationRef/>
      </w:r>
      <w:proofErr w:type="spellStart"/>
      <w:r>
        <w:t>Aleta</w:t>
      </w:r>
      <w:proofErr w:type="spellEnd"/>
      <w:r>
        <w:t xml:space="preserve"> – any other categories here? </w:t>
      </w:r>
    </w:p>
  </w:comment>
  <w:comment w:id="33" w:author="usaiduser" w:date="2014-11-09T10:12:00Z" w:initials="u">
    <w:p w14:paraId="08269764" w14:textId="1A892EB4" w:rsidR="000A6B61" w:rsidRDefault="000A6B61">
      <w:pPr>
        <w:pStyle w:val="CommentText"/>
      </w:pPr>
      <w:r>
        <w:rPr>
          <w:rStyle w:val="CommentReference"/>
        </w:rPr>
        <w:annotationRef/>
      </w:r>
      <w:r>
        <w:t>Add codes</w:t>
      </w:r>
    </w:p>
  </w:comment>
  <w:comment w:id="34" w:author="Heather Huntington" w:date="2014-11-18T09:55:00Z" w:initials="HH">
    <w:p w14:paraId="1C6624E5" w14:textId="6945948D" w:rsidR="000A6B61" w:rsidRDefault="000A6B61">
      <w:pPr>
        <w:pStyle w:val="CommentText"/>
      </w:pPr>
      <w:r>
        <w:rPr>
          <w:rStyle w:val="CommentReference"/>
        </w:rPr>
        <w:annotationRef/>
      </w:r>
      <w:proofErr w:type="spellStart"/>
      <w:r>
        <w:t>Aleta</w:t>
      </w:r>
      <w:proofErr w:type="spellEnd"/>
      <w:r>
        <w:t xml:space="preserve"> – any other ideas here? </w:t>
      </w:r>
    </w:p>
  </w:comment>
  <w:comment w:id="52" w:author="Heather Huntington" w:date="2014-11-07T23:28:00Z" w:initials="HH">
    <w:p w14:paraId="1E852553" w14:textId="6B29C66E" w:rsidR="000A6B61" w:rsidRDefault="000A6B61">
      <w:pPr>
        <w:pStyle w:val="CommentText"/>
      </w:pPr>
      <w:r>
        <w:rPr>
          <w:rStyle w:val="CommentReference"/>
        </w:rPr>
        <w:annotationRef/>
      </w:r>
      <w:r>
        <w:t xml:space="preserve">Mercedes – please refer to the Forest KII and just let me know if there are any other rosters/questions you would like to include in this survey. </w:t>
      </w:r>
    </w:p>
  </w:comment>
  <w:comment w:id="53" w:author="Heather Huntington" w:date="2014-11-18T09:56:00Z" w:initials="HH">
    <w:p w14:paraId="2D60E26E" w14:textId="295660F8" w:rsidR="000A6B61" w:rsidRDefault="000A6B61">
      <w:pPr>
        <w:pStyle w:val="CommentText"/>
      </w:pPr>
      <w:r>
        <w:rPr>
          <w:rStyle w:val="CommentReference"/>
        </w:rPr>
        <w:annotationRef/>
      </w:r>
      <w:proofErr w:type="spellStart"/>
      <w:r>
        <w:t>Aleta</w:t>
      </w:r>
      <w:proofErr w:type="spellEnd"/>
      <w:r>
        <w:t xml:space="preserve"> – I don’t think she specified any other rosters so lets just keep this as is for the moment. </w:t>
      </w:r>
    </w:p>
  </w:comment>
  <w:comment w:id="55" w:author="usaiduser" w:date="2014-11-09T10:14:00Z" w:initials="u">
    <w:p w14:paraId="127C54B2" w14:textId="26BA021B" w:rsidR="000A6B61" w:rsidRDefault="000A6B61">
      <w:pPr>
        <w:pStyle w:val="CommentText"/>
      </w:pPr>
      <w:r>
        <w:rPr>
          <w:rStyle w:val="CommentReference"/>
        </w:rPr>
        <w:annotationRef/>
      </w:r>
      <w:r>
        <w:t>Interesting question – I’ll be curious to see how responses compare with credits</w:t>
      </w:r>
    </w:p>
  </w:comment>
  <w:comment w:id="56" w:author="Heather Huntington" w:date="2014-11-18T09:57:00Z" w:initials="HH">
    <w:p w14:paraId="71D2E009" w14:textId="265F988E" w:rsidR="000A6B61" w:rsidRDefault="000A6B61">
      <w:pPr>
        <w:pStyle w:val="CommentText"/>
      </w:pPr>
      <w:r>
        <w:rPr>
          <w:rStyle w:val="CommentReference"/>
        </w:rPr>
        <w:annotationRef/>
      </w:r>
      <w:proofErr w:type="spellStart"/>
      <w:r>
        <w:t>Aleta</w:t>
      </w:r>
      <w:proofErr w:type="spellEnd"/>
      <w:r>
        <w:t xml:space="preserve"> – Can you make the same changes that we did to this question in the HH survey? We will collect the info as ZMK, but if the respondent doesn’t know, we collect this as in-kind. </w:t>
      </w:r>
    </w:p>
  </w:comment>
  <w:comment w:id="61" w:author="usaiduser" w:date="2014-11-09T10:16:00Z" w:initials="u">
    <w:p w14:paraId="48EF7DDB" w14:textId="2A8524BF" w:rsidR="000A6B61" w:rsidRDefault="000A6B61">
      <w:pPr>
        <w:pStyle w:val="CommentText"/>
      </w:pPr>
      <w:r>
        <w:rPr>
          <w:rStyle w:val="CommentReference"/>
        </w:rPr>
        <w:annotationRef/>
      </w:r>
      <w:r>
        <w:t>Becky this is more your area of expertise, but my sense is that what CFP is trying to do is instill a sense of intrinsic value in the forest – i.e. unrelated to forest products that benefit the community – so I would think we would want to just define what is meant by degradation in terms of ecology and not economics.</w:t>
      </w:r>
    </w:p>
  </w:comment>
  <w:comment w:id="68" w:author="usaiduser" w:date="2014-11-09T10:17:00Z" w:initials="u">
    <w:p w14:paraId="7ABA1435" w14:textId="679FCF40" w:rsidR="000A6B61" w:rsidRDefault="000A6B61">
      <w:pPr>
        <w:pStyle w:val="CommentText"/>
      </w:pPr>
      <w:r>
        <w:rPr>
          <w:rStyle w:val="CommentReference"/>
        </w:rPr>
        <w:annotationRef/>
      </w:r>
      <w:r>
        <w:t>This is great</w:t>
      </w:r>
    </w:p>
  </w:comment>
  <w:comment w:id="69" w:author="Rebecca Nicodemus" w:date="2014-11-12T12:56:00Z" w:initials="RAN">
    <w:p w14:paraId="29A03987" w14:textId="7089BAD1" w:rsidR="000A6B61" w:rsidRDefault="000A6B61">
      <w:pPr>
        <w:pStyle w:val="CommentText"/>
      </w:pPr>
      <w:r>
        <w:rPr>
          <w:rStyle w:val="CommentReference"/>
        </w:rPr>
        <w:annotationRef/>
      </w:r>
      <w:r>
        <w:t>Do you want to ask who in the community received those benefits? In other words, did the households receive direct benefits? The question is probably too sensitive.</w:t>
      </w:r>
    </w:p>
  </w:comment>
  <w:comment w:id="70" w:author="Heather Huntington" w:date="2014-11-18T10:02:00Z" w:initials="HH">
    <w:p w14:paraId="6A24DF35" w14:textId="03D09CEF" w:rsidR="000A6B61" w:rsidRDefault="000A6B61">
      <w:pPr>
        <w:pStyle w:val="CommentText"/>
      </w:pPr>
      <w:r>
        <w:rPr>
          <w:rStyle w:val="CommentReference"/>
        </w:rPr>
        <w:annotationRef/>
      </w:r>
      <w:proofErr w:type="spellStart"/>
      <w:r>
        <w:t>Aleta</w:t>
      </w:r>
      <w:proofErr w:type="spellEnd"/>
      <w:r>
        <w:t xml:space="preserve"> – Can you double-check this list with SECTION 3 in the Design Report and make sure that we are covering all of the bases? </w:t>
      </w:r>
    </w:p>
  </w:comment>
  <w:comment w:id="71" w:author="Heather Huntington" w:date="2014-11-18T10:04:00Z" w:initials="HH">
    <w:p w14:paraId="6A68AF14" w14:textId="664E17EC" w:rsidR="000A6B61" w:rsidRDefault="000A6B61">
      <w:pPr>
        <w:pStyle w:val="CommentText"/>
      </w:pPr>
      <w:r>
        <w:rPr>
          <w:rStyle w:val="CommentReference"/>
        </w:rPr>
        <w:annotationRef/>
      </w:r>
      <w:r>
        <w:t xml:space="preserve">Regarding comment 19 above, I think we capture that by the third question below. </w:t>
      </w:r>
    </w:p>
  </w:comment>
  <w:comment w:id="76" w:author="Rebecca Nicodemus" w:date="2014-11-12T12:54:00Z" w:initials="RAN">
    <w:p w14:paraId="584C9B39" w14:textId="390C5832" w:rsidR="000A6B61" w:rsidRDefault="000A6B61">
      <w:pPr>
        <w:pStyle w:val="CommentText"/>
      </w:pPr>
      <w:r>
        <w:rPr>
          <w:rStyle w:val="CommentReference"/>
        </w:rPr>
        <w:annotationRef/>
      </w:r>
      <w:r>
        <w:t>It looks like you’re trying to determine sustainable benefits from the forest. Do you think they will choose “Other” and say charcoal?</w:t>
      </w:r>
    </w:p>
  </w:comment>
  <w:comment w:id="78" w:author="Heather Huntington" w:date="2014-11-18T10:03:00Z" w:initials="HH">
    <w:p w14:paraId="53C1C78C" w14:textId="0C6070FE" w:rsidR="000A6B61" w:rsidRDefault="000A6B61">
      <w:pPr>
        <w:pStyle w:val="CommentText"/>
      </w:pPr>
      <w:r>
        <w:rPr>
          <w:rStyle w:val="CommentReference"/>
        </w:rPr>
        <w:annotationRef/>
      </w:r>
      <w:r>
        <w:t xml:space="preserve">I’ve added charcoaling categories. </w:t>
      </w:r>
    </w:p>
  </w:comment>
  <w:comment w:id="87" w:author="usaiduser" w:date="2014-11-09T10:17:00Z" w:initials="u">
    <w:p w14:paraId="1C35B9B5" w14:textId="3D45C732" w:rsidR="000A6B61" w:rsidRDefault="000A6B61">
      <w:pPr>
        <w:pStyle w:val="CommentText"/>
      </w:pPr>
      <w:r>
        <w:rPr>
          <w:rStyle w:val="CommentReference"/>
        </w:rPr>
        <w:annotationRef/>
      </w:r>
      <w:r>
        <w:t>Add codes please</w:t>
      </w:r>
    </w:p>
  </w:comment>
  <w:comment w:id="80" w:author="Heather Huntington" w:date="2014-11-18T10:14:00Z" w:initials="HH">
    <w:p w14:paraId="09EDF6D4" w14:textId="184E8E1E" w:rsidR="000A6B61" w:rsidRDefault="000A6B61">
      <w:pPr>
        <w:pStyle w:val="CommentText"/>
      </w:pPr>
      <w:r>
        <w:rPr>
          <w:rStyle w:val="CommentReference"/>
        </w:rPr>
        <w:annotationRef/>
      </w:r>
      <w:proofErr w:type="spellStart"/>
      <w:r>
        <w:t>Aleta</w:t>
      </w:r>
      <w:proofErr w:type="spellEnd"/>
      <w:r>
        <w:t xml:space="preserve"> – I will follow up with Stephanie and our consultant and have them add some categories for these questions. </w:t>
      </w:r>
    </w:p>
  </w:comment>
  <w:comment w:id="88" w:author="Heather Huntington" w:date="2014-11-18T10:14:00Z" w:initials="HH">
    <w:p w14:paraId="18AEC933" w14:textId="5DA54D0B" w:rsidR="000A6B61" w:rsidRDefault="000A6B61">
      <w:pPr>
        <w:pStyle w:val="CommentText"/>
      </w:pPr>
      <w:r>
        <w:rPr>
          <w:rStyle w:val="CommentReference"/>
        </w:rPr>
        <w:annotationRef/>
      </w:r>
      <w:r>
        <w:t xml:space="preserve">Question was split and categories added. </w:t>
      </w:r>
    </w:p>
  </w:comment>
  <w:comment w:id="91" w:author="usaiduser" w:date="2014-11-18T10:13:00Z" w:initials="u">
    <w:p w14:paraId="408E8C80" w14:textId="77777777" w:rsidR="000A6B61" w:rsidRDefault="000A6B61" w:rsidP="00B028B3">
      <w:pPr>
        <w:pStyle w:val="CommentText"/>
      </w:pPr>
      <w:r>
        <w:rPr>
          <w:rStyle w:val="CommentReference"/>
        </w:rPr>
        <w:annotationRef/>
      </w:r>
      <w:r>
        <w:t>Add codes please</w:t>
      </w:r>
    </w:p>
  </w:comment>
  <w:comment w:id="92" w:author="Heather Huntington" w:date="2014-11-18T10:13:00Z" w:initials="HH">
    <w:p w14:paraId="37B0E504" w14:textId="77777777" w:rsidR="000A6B61" w:rsidRDefault="000A6B61" w:rsidP="00B028B3">
      <w:pPr>
        <w:pStyle w:val="CommentText"/>
      </w:pPr>
      <w:r>
        <w:rPr>
          <w:rStyle w:val="CommentReference"/>
        </w:rPr>
        <w:annotationRef/>
      </w:r>
      <w:proofErr w:type="spellStart"/>
      <w:r>
        <w:t>Aleta</w:t>
      </w:r>
      <w:proofErr w:type="spellEnd"/>
      <w:r>
        <w:t xml:space="preserve"> – I will follow up with Stephanie and our consultant and have them </w:t>
      </w:r>
    </w:p>
  </w:comment>
  <w:comment w:id="94" w:author="usaiduser" w:date="2014-11-09T10:18:00Z" w:initials="u">
    <w:p w14:paraId="38F7A33B" w14:textId="512D8355" w:rsidR="000A6B61" w:rsidRDefault="000A6B61">
      <w:pPr>
        <w:pStyle w:val="CommentText"/>
      </w:pPr>
      <w:r>
        <w:rPr>
          <w:rStyle w:val="CommentReference"/>
        </w:rPr>
        <w:annotationRef/>
      </w:r>
      <w:r>
        <w:t xml:space="preserve">Add codes please - </w:t>
      </w:r>
      <w:proofErr w:type="spellStart"/>
      <w:r>
        <w:t>Lickert</w:t>
      </w:r>
      <w:proofErr w:type="spellEnd"/>
    </w:p>
  </w:comment>
  <w:comment w:id="95" w:author="Heather Huntington" w:date="2014-11-18T10:10:00Z" w:initials="HH">
    <w:p w14:paraId="33C9654B" w14:textId="372E6538" w:rsidR="000A6B61" w:rsidRDefault="000A6B61">
      <w:pPr>
        <w:pStyle w:val="CommentText"/>
      </w:pPr>
      <w:r>
        <w:rPr>
          <w:rStyle w:val="CommentReference"/>
        </w:rPr>
        <w:annotationRef/>
      </w:r>
      <w:r>
        <w:t xml:space="preserve">Codes added </w:t>
      </w:r>
    </w:p>
  </w:comment>
  <w:comment w:id="111" w:author="Heather Huntington" w:date="2014-11-18T10:15:00Z" w:initials="HH">
    <w:p w14:paraId="298997B5" w14:textId="4265A8A7" w:rsidR="000A6B61" w:rsidRDefault="000A6B61">
      <w:pPr>
        <w:pStyle w:val="CommentText"/>
      </w:pPr>
      <w:r>
        <w:rPr>
          <w:rStyle w:val="CommentReference"/>
        </w:rPr>
        <w:annotationRef/>
      </w:r>
      <w:proofErr w:type="spellStart"/>
      <w:r>
        <w:t>Aleta</w:t>
      </w:r>
      <w:proofErr w:type="spellEnd"/>
      <w:r>
        <w:t xml:space="preserve"> – Can you double check this list against SECTION 3 in the Design Report? </w:t>
      </w:r>
    </w:p>
  </w:comment>
  <w:comment w:id="118" w:author="usaiduser" w:date="2014-11-09T10:19:00Z" w:initials="u">
    <w:p w14:paraId="7C3CE241" w14:textId="5205ED61" w:rsidR="000A6B61" w:rsidRDefault="000A6B61">
      <w:pPr>
        <w:pStyle w:val="CommentText"/>
      </w:pPr>
      <w:r>
        <w:rPr>
          <w:rStyle w:val="CommentReference"/>
        </w:rPr>
        <w:annotationRef/>
      </w:r>
      <w:r>
        <w:t xml:space="preserve">Code </w:t>
      </w:r>
    </w:p>
  </w:comment>
  <w:comment w:id="134" w:author="usaiduser" w:date="2014-11-09T10:19:00Z" w:initials="u">
    <w:p w14:paraId="4870751C" w14:textId="537997D5" w:rsidR="000A6B61" w:rsidRDefault="000A6B61">
      <w:pPr>
        <w:pStyle w:val="CommentText"/>
      </w:pPr>
      <w:r>
        <w:rPr>
          <w:rStyle w:val="CommentReference"/>
        </w:rPr>
        <w:annotationRef/>
      </w:r>
      <w:r>
        <w:t>Code if possible (1x/month, etc.)</w:t>
      </w:r>
    </w:p>
  </w:comment>
  <w:comment w:id="149" w:author="usaiduser" w:date="2014-11-18T10:19:00Z" w:initials="u">
    <w:p w14:paraId="28BEC1F4" w14:textId="77777777" w:rsidR="000A6B61" w:rsidRDefault="000A6B61" w:rsidP="00133728">
      <w:pPr>
        <w:pStyle w:val="CommentText"/>
      </w:pPr>
      <w:r>
        <w:rPr>
          <w:rStyle w:val="CommentReference"/>
        </w:rPr>
        <w:annotationRef/>
      </w:r>
      <w:r>
        <w:t>Add codes</w:t>
      </w:r>
    </w:p>
  </w:comment>
  <w:comment w:id="150" w:author="Heather Huntington" w:date="2014-11-18T10:24:00Z" w:initials="HH">
    <w:p w14:paraId="392388AE" w14:textId="5AA74788" w:rsidR="000A6B61" w:rsidRDefault="000A6B61" w:rsidP="00133728">
      <w:pPr>
        <w:pStyle w:val="CommentText"/>
      </w:pPr>
      <w:r>
        <w:rPr>
          <w:rStyle w:val="CommentReference"/>
        </w:rPr>
        <w:annotationRef/>
      </w:r>
      <w:r>
        <w:t xml:space="preserve">I separated these questions out and added codes above. </w:t>
      </w:r>
    </w:p>
  </w:comment>
  <w:comment w:id="152" w:author="Heather Huntington" w:date="2014-11-09T10:20:00Z" w:initials="HH">
    <w:p w14:paraId="51FFA725" w14:textId="77777777" w:rsidR="000A6B61" w:rsidRDefault="000A6B61" w:rsidP="007D0669">
      <w:pPr>
        <w:pStyle w:val="CommentText"/>
      </w:pPr>
      <w:r>
        <w:rPr>
          <w:rStyle w:val="CommentReference"/>
        </w:rPr>
        <w:annotationRef/>
      </w:r>
      <w:r>
        <w:t xml:space="preserve">We can format this as a little forest user group roster if you like this series of questions. </w:t>
      </w:r>
    </w:p>
    <w:p w14:paraId="57BC141A" w14:textId="77777777" w:rsidR="000A6B61" w:rsidRDefault="000A6B61" w:rsidP="007D0669">
      <w:pPr>
        <w:pStyle w:val="CommentText"/>
      </w:pPr>
    </w:p>
    <w:p w14:paraId="5D5A45FD" w14:textId="655C053B" w:rsidR="000A6B61" w:rsidRDefault="000A6B61" w:rsidP="007D0669">
      <w:pPr>
        <w:pStyle w:val="CommentText"/>
      </w:pPr>
      <w:r>
        <w:t>MMS: Yes please.</w:t>
      </w:r>
    </w:p>
  </w:comment>
  <w:comment w:id="151" w:author="Heather Huntington" w:date="2014-11-18T10:29:00Z" w:initials="HH">
    <w:p w14:paraId="1180A235" w14:textId="0663CA64" w:rsidR="000A6B61" w:rsidRDefault="000A6B61">
      <w:pPr>
        <w:pStyle w:val="CommentText"/>
      </w:pPr>
      <w:r>
        <w:rPr>
          <w:rStyle w:val="CommentReference"/>
        </w:rPr>
        <w:annotationRef/>
      </w:r>
      <w:proofErr w:type="spellStart"/>
      <w:r>
        <w:t>Aleta</w:t>
      </w:r>
      <w:proofErr w:type="spellEnd"/>
      <w:r>
        <w:t xml:space="preserve"> – Can you turn this into a 3 group roster? I’ve made the questions below more close ended. </w:t>
      </w:r>
    </w:p>
  </w:comment>
  <w:comment w:id="199" w:author="Rebecca Nicodemus" w:date="2014-11-12T12:59:00Z" w:initials="RAN">
    <w:p w14:paraId="6ED0D24B" w14:textId="646F75C0" w:rsidR="000A6B61" w:rsidRDefault="000A6B61">
      <w:pPr>
        <w:pStyle w:val="CommentText"/>
      </w:pPr>
      <w:r>
        <w:rPr>
          <w:rStyle w:val="CommentReference"/>
        </w:rPr>
        <w:annotationRef/>
      </w:r>
      <w:r>
        <w:t>Excommunication from the community? Not sure how likely that would be.</w:t>
      </w:r>
    </w:p>
  </w:comment>
  <w:comment w:id="198" w:author="Heather Huntington" w:date="2014-11-18T10:31:00Z" w:initials="HH">
    <w:p w14:paraId="355BE3A3" w14:textId="16BAE976" w:rsidR="000A6B61" w:rsidRDefault="000A6B61">
      <w:pPr>
        <w:pStyle w:val="CommentText"/>
      </w:pPr>
      <w:r>
        <w:rPr>
          <w:rStyle w:val="CommentReference"/>
        </w:rPr>
        <w:annotationRef/>
      </w:r>
      <w:r>
        <w:t>Added category just in case</w:t>
      </w:r>
    </w:p>
  </w:comment>
  <w:comment w:id="207" w:author="Rebecca Nicodemus" w:date="2014-11-12T13:00:00Z" w:initials="RAN">
    <w:p w14:paraId="230531C0" w14:textId="06905766" w:rsidR="000A6B61" w:rsidRDefault="000A6B61">
      <w:pPr>
        <w:pStyle w:val="CommentText"/>
      </w:pPr>
      <w:r>
        <w:rPr>
          <w:rStyle w:val="CommentReference"/>
        </w:rPr>
        <w:annotationRef/>
      </w:r>
      <w:r>
        <w:t>Should there be a follow up question on if they are not enforced equally, who experiences harsher penalties?</w:t>
      </w:r>
    </w:p>
  </w:comment>
  <w:comment w:id="206" w:author="Heather Huntington" w:date="2014-11-18T10:35:00Z" w:initials="HH">
    <w:p w14:paraId="40822CCE" w14:textId="688AA7C2" w:rsidR="000A6B61" w:rsidRDefault="000A6B61">
      <w:pPr>
        <w:pStyle w:val="CommentText"/>
      </w:pPr>
      <w:r>
        <w:rPr>
          <w:rStyle w:val="CommentReference"/>
        </w:rPr>
        <w:annotationRef/>
      </w:r>
      <w:r>
        <w:t xml:space="preserve">I have removed this question </w:t>
      </w:r>
      <w:proofErr w:type="spellStart"/>
      <w:r>
        <w:t>bc</w:t>
      </w:r>
      <w:proofErr w:type="spellEnd"/>
      <w:r>
        <w:t xml:space="preserve"> I doubt we will get good information from the headperson on this question. I think this is better suited for the HH survey. </w:t>
      </w:r>
    </w:p>
  </w:comment>
  <w:comment w:id="265" w:author="usaiduser" w:date="2014-11-09T10:21:00Z" w:initials="u">
    <w:p w14:paraId="64FB26E5" w14:textId="0B35E98C" w:rsidR="000A6B61" w:rsidRDefault="000A6B61">
      <w:pPr>
        <w:pStyle w:val="CommentText"/>
      </w:pPr>
      <w:r>
        <w:rPr>
          <w:rStyle w:val="CommentReference"/>
        </w:rPr>
        <w:annotationRef/>
      </w:r>
      <w:r>
        <w:t>Code responses</w:t>
      </w:r>
    </w:p>
  </w:comment>
  <w:comment w:id="281" w:author="usaiduser" w:date="2014-11-09T10:21:00Z" w:initials="u">
    <w:p w14:paraId="677927FC" w14:textId="6AB0D586" w:rsidR="000A6B61" w:rsidRDefault="000A6B61">
      <w:pPr>
        <w:pStyle w:val="CommentText"/>
      </w:pPr>
      <w:r>
        <w:rPr>
          <w:rStyle w:val="CommentReference"/>
        </w:rPr>
        <w:annotationRef/>
      </w:r>
      <w:r>
        <w:t>Code responses as for below</w:t>
      </w:r>
    </w:p>
  </w:comment>
  <w:comment w:id="322" w:author="usaiduser" w:date="2014-11-09T10:22:00Z" w:initials="u">
    <w:p w14:paraId="2D6C0012" w14:textId="1FF70938" w:rsidR="000A6B61" w:rsidRDefault="000A6B61">
      <w:pPr>
        <w:pStyle w:val="CommentText"/>
      </w:pPr>
      <w:r>
        <w:rPr>
          <w:rStyle w:val="CommentReference"/>
        </w:rPr>
        <w:annotationRef/>
      </w:r>
      <w:r>
        <w:t>Code responses</w:t>
      </w:r>
    </w:p>
  </w:comment>
  <w:comment w:id="349" w:author="usaiduser" w:date="2014-11-09T10:22:00Z" w:initials="u">
    <w:p w14:paraId="63297A90" w14:textId="18B5AE5A" w:rsidR="000A6B61" w:rsidRDefault="000A6B61">
      <w:pPr>
        <w:pStyle w:val="CommentText"/>
      </w:pPr>
      <w:r>
        <w:rPr>
          <w:rStyle w:val="CommentReference"/>
        </w:rPr>
        <w:annotationRef/>
      </w:r>
      <w:r>
        <w:t>Code responses</w:t>
      </w:r>
    </w:p>
  </w:comment>
  <w:comment w:id="354" w:author="usaiduser" w:date="2014-11-09T10:22:00Z" w:initials="u">
    <w:p w14:paraId="0CEE7C34" w14:textId="3A22DD47" w:rsidR="000A6B61" w:rsidRDefault="000A6B61">
      <w:pPr>
        <w:pStyle w:val="CommentText"/>
      </w:pPr>
      <w:r>
        <w:rPr>
          <w:rStyle w:val="CommentReference"/>
        </w:rPr>
        <w:annotationRef/>
      </w:r>
      <w:r>
        <w:t>Code responses</w:t>
      </w:r>
    </w:p>
  </w:comment>
  <w:comment w:id="361" w:author="usaiduser" w:date="2014-11-09T10:23:00Z" w:initials="u">
    <w:p w14:paraId="668FB612" w14:textId="2C71B23C" w:rsidR="000A6B61" w:rsidRDefault="000A6B61">
      <w:pPr>
        <w:pStyle w:val="CommentText"/>
      </w:pPr>
      <w:r>
        <w:rPr>
          <w:rStyle w:val="CommentReference"/>
        </w:rPr>
        <w:annotationRef/>
      </w:r>
      <w:r>
        <w:t>Code responses</w:t>
      </w:r>
    </w:p>
  </w:comment>
  <w:comment w:id="374" w:author="usaiduser" w:date="2014-11-09T10:23:00Z" w:initials="u">
    <w:p w14:paraId="20CF6FF4" w14:textId="0A2A0EA9" w:rsidR="000A6B61" w:rsidRDefault="000A6B61">
      <w:pPr>
        <w:pStyle w:val="CommentText"/>
      </w:pPr>
      <w:r>
        <w:rPr>
          <w:rStyle w:val="CommentReference"/>
        </w:rPr>
        <w:annotationRef/>
      </w:r>
      <w:r>
        <w:t>Code responses</w:t>
      </w:r>
    </w:p>
  </w:comment>
  <w:comment w:id="385" w:author="usaiduser" w:date="2014-11-09T10:24:00Z" w:initials="u">
    <w:p w14:paraId="0A812BEF" w14:textId="3FF8FCB6" w:rsidR="000A6B61" w:rsidRDefault="000A6B61">
      <w:pPr>
        <w:pStyle w:val="CommentText"/>
      </w:pPr>
      <w:r>
        <w:rPr>
          <w:rStyle w:val="CommentReference"/>
        </w:rPr>
        <w:annotationRef/>
      </w:r>
      <w:r>
        <w:t>Code responses for below also</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6A293F" w14:textId="77777777" w:rsidR="000A6B61" w:rsidRDefault="000A6B61" w:rsidP="00341470">
      <w:pPr>
        <w:spacing w:after="0" w:line="240" w:lineRule="auto"/>
      </w:pPr>
      <w:r>
        <w:separator/>
      </w:r>
    </w:p>
  </w:endnote>
  <w:endnote w:type="continuationSeparator" w:id="0">
    <w:p w14:paraId="4A49D3D1" w14:textId="77777777" w:rsidR="000A6B61" w:rsidRDefault="000A6B61" w:rsidP="00341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00000001" w:usb1="08070000" w:usb2="00000010" w:usb3="00000000" w:csb0="00020000" w:csb1="00000000"/>
  </w:font>
  <w:font w:name="Tahoma">
    <w:panose1 w:val="020B0604030504040204"/>
    <w:charset w:val="00"/>
    <w:family w:val="auto"/>
    <w:pitch w:val="variable"/>
    <w:sig w:usb0="00000003" w:usb1="00000000" w:usb2="00000000" w:usb3="00000000" w:csb0="00000001" w:csb1="00000000"/>
  </w:font>
  <w:font w:name="ＭＳ 明朝">
    <w:charset w:val="4E"/>
    <w:family w:val="auto"/>
    <w:pitch w:val="variable"/>
    <w:sig w:usb0="00000001" w:usb1="08070000" w:usb2="00000010" w:usb3="00000000" w:csb0="00020000" w:csb1="00000000"/>
  </w:font>
  <w:font w:name="SimSun">
    <w:altName w:val="宋体"/>
    <w:charset w:val="86"/>
    <w:family w:val="auto"/>
    <w:pitch w:val="variable"/>
    <w:sig w:usb0="00000003" w:usb1="288F0000" w:usb2="00000016" w:usb3="00000000" w:csb0="00040001" w:csb1="00000000"/>
  </w:font>
  <w:font w:name="Gill Sans MT">
    <w:panose1 w:val="020B0502020104020203"/>
    <w:charset w:val="00"/>
    <w:family w:val="auto"/>
    <w:pitch w:val="variable"/>
    <w:sig w:usb0="00000003" w:usb1="00000000" w:usb2="00000000" w:usb3="00000000" w:csb0="00000003"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TimesNewRomanPS-ItalicMT">
    <w:panose1 w:val="00000000000000000000"/>
    <w:charset w:val="00"/>
    <w:family w:val="swiss"/>
    <w:notTrueType/>
    <w:pitch w:val="default"/>
    <w:sig w:usb0="00000003" w:usb1="00000000" w:usb2="00000000" w:usb3="00000000" w:csb0="00000001"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Gothic">
    <w:altName w:val="ＭＳ ゴシック"/>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EFF823" w14:textId="77777777" w:rsidR="000A6B61" w:rsidRDefault="000A6B61" w:rsidP="00341470">
    <w:pPr>
      <w:pStyle w:val="Footer"/>
      <w:framePr w:wrap="around" w:vAnchor="text" w:hAnchor="margin" w:xAlign="right" w:y="1"/>
      <w:rPr>
        <w:ins w:id="417" w:author="Aleta Haflett" w:date="2014-11-04T16:28:00Z"/>
        <w:rStyle w:val="PageNumber"/>
      </w:rPr>
    </w:pPr>
    <w:ins w:id="418" w:author="Aleta Haflett" w:date="2014-11-04T16:28:00Z">
      <w:r>
        <w:rPr>
          <w:rStyle w:val="PageNumber"/>
        </w:rPr>
        <w:fldChar w:fldCharType="begin"/>
      </w:r>
      <w:r>
        <w:rPr>
          <w:rStyle w:val="PageNumber"/>
        </w:rPr>
        <w:instrText xml:space="preserve">PAGE  </w:instrText>
      </w:r>
      <w:r>
        <w:rPr>
          <w:rStyle w:val="PageNumber"/>
        </w:rPr>
        <w:fldChar w:fldCharType="end"/>
      </w:r>
    </w:ins>
  </w:p>
  <w:p w14:paraId="4A2CC78B" w14:textId="77777777" w:rsidR="000A6B61" w:rsidRDefault="000A6B61">
    <w:pPr>
      <w:pStyle w:val="Footer"/>
      <w:ind w:right="360"/>
      <w:pPrChange w:id="419" w:author="Aleta Haflett" w:date="2014-11-04T16:28:00Z">
        <w:pPr>
          <w:pStyle w:val="Footer"/>
        </w:pPr>
      </w:pPrChange>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C5470A" w14:textId="77777777" w:rsidR="000A6B61" w:rsidRDefault="000A6B61" w:rsidP="00341470">
    <w:pPr>
      <w:pStyle w:val="Footer"/>
      <w:framePr w:wrap="around" w:vAnchor="text" w:hAnchor="margin" w:xAlign="right" w:y="1"/>
      <w:rPr>
        <w:ins w:id="420" w:author="Aleta Haflett" w:date="2014-11-04T16:28:00Z"/>
        <w:rStyle w:val="PageNumber"/>
      </w:rPr>
    </w:pPr>
    <w:ins w:id="421" w:author="Aleta Haflett" w:date="2014-11-04T16:28:00Z">
      <w:r>
        <w:rPr>
          <w:rStyle w:val="PageNumber"/>
        </w:rPr>
        <w:fldChar w:fldCharType="begin"/>
      </w:r>
      <w:r>
        <w:rPr>
          <w:rStyle w:val="PageNumber"/>
        </w:rPr>
        <w:instrText xml:space="preserve">PAGE  </w:instrText>
      </w:r>
    </w:ins>
    <w:r>
      <w:rPr>
        <w:rStyle w:val="PageNumber"/>
      </w:rPr>
      <w:fldChar w:fldCharType="separate"/>
    </w:r>
    <w:r w:rsidR="0080132D">
      <w:rPr>
        <w:rStyle w:val="PageNumber"/>
        <w:noProof/>
      </w:rPr>
      <w:t>24</w:t>
    </w:r>
    <w:ins w:id="422" w:author="Aleta Haflett" w:date="2014-11-04T16:28:00Z">
      <w:r>
        <w:rPr>
          <w:rStyle w:val="PageNumber"/>
        </w:rPr>
        <w:fldChar w:fldCharType="end"/>
      </w:r>
    </w:ins>
  </w:p>
  <w:p w14:paraId="50173125" w14:textId="77777777" w:rsidR="000A6B61" w:rsidRDefault="000A6B61" w:rsidP="00341470">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972645" w14:textId="77777777" w:rsidR="000A6B61" w:rsidRDefault="000A6B61" w:rsidP="00341470">
      <w:pPr>
        <w:spacing w:after="0" w:line="240" w:lineRule="auto"/>
      </w:pPr>
      <w:r>
        <w:separator/>
      </w:r>
    </w:p>
  </w:footnote>
  <w:footnote w:type="continuationSeparator" w:id="0">
    <w:p w14:paraId="522E5125" w14:textId="77777777" w:rsidR="000A6B61" w:rsidRDefault="000A6B61" w:rsidP="00341470">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C14D6E"/>
    <w:multiLevelType w:val="hybridMultilevel"/>
    <w:tmpl w:val="6488461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nsid w:val="117D26E1"/>
    <w:multiLevelType w:val="hybridMultilevel"/>
    <w:tmpl w:val="7DBE77D4"/>
    <w:lvl w:ilvl="0" w:tplc="748CB610">
      <w:start w:val="1"/>
      <w:numFmt w:val="decimal"/>
      <w:lvlText w:val="%1."/>
      <w:lvlJc w:val="left"/>
      <w:pPr>
        <w:ind w:left="360" w:hanging="360"/>
      </w:pPr>
      <w:rPr>
        <w:rFonts w:hint="default"/>
        <w:i w:val="0"/>
        <w:sz w:val="20"/>
        <w:szCs w:val="20"/>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A82662A2">
      <w:start w:val="1"/>
      <w:numFmt w:val="decimal"/>
      <w:lvlText w:val="%4"/>
      <w:lvlJc w:val="left"/>
      <w:pPr>
        <w:ind w:left="2880" w:hanging="360"/>
      </w:pPr>
      <w:rPr>
        <w:rFonts w:asciiTheme="minorHAnsi" w:eastAsiaTheme="minorHAnsi" w:hAnsiTheme="minorHAnsi" w:cstheme="minorBidi"/>
        <w:i/>
        <w:sz w:val="18"/>
        <w:szCs w:val="18"/>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nsid w:val="1C9370C1"/>
    <w:multiLevelType w:val="hybridMultilevel"/>
    <w:tmpl w:val="5AFAA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73D0272"/>
    <w:multiLevelType w:val="hybridMultilevel"/>
    <w:tmpl w:val="DE867DCA"/>
    <w:lvl w:ilvl="0" w:tplc="0809000F">
      <w:start w:val="1"/>
      <w:numFmt w:val="decimal"/>
      <w:lvlText w:val="%1."/>
      <w:lvlJc w:val="left"/>
      <w:pPr>
        <w:ind w:left="360" w:hanging="360"/>
      </w:pPr>
      <w:rPr>
        <w:rFonts w:cs="Times New Roman"/>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3E4EB772">
      <w:start w:val="1"/>
      <w:numFmt w:val="decimal"/>
      <w:lvlText w:val="%5"/>
      <w:lvlJc w:val="left"/>
      <w:pPr>
        <w:ind w:left="3600" w:hanging="360"/>
      </w:pPr>
      <w:rPr>
        <w:rFonts w:hint="default"/>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nsid w:val="2DE1567A"/>
    <w:multiLevelType w:val="hybridMultilevel"/>
    <w:tmpl w:val="5AFAA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0B8175E"/>
    <w:multiLevelType w:val="hybridMultilevel"/>
    <w:tmpl w:val="AA342D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8540359"/>
    <w:multiLevelType w:val="hybridMultilevel"/>
    <w:tmpl w:val="4EE2A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E445F5A"/>
    <w:multiLevelType w:val="hybridMultilevel"/>
    <w:tmpl w:val="5AFAA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F7A5421"/>
    <w:multiLevelType w:val="hybridMultilevel"/>
    <w:tmpl w:val="8EFE19E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50290B54"/>
    <w:multiLevelType w:val="hybridMultilevel"/>
    <w:tmpl w:val="AFCC9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13946D4"/>
    <w:multiLevelType w:val="hybridMultilevel"/>
    <w:tmpl w:val="2DA8D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8DA4AFE"/>
    <w:multiLevelType w:val="hybridMultilevel"/>
    <w:tmpl w:val="392471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93030FF"/>
    <w:multiLevelType w:val="hybridMultilevel"/>
    <w:tmpl w:val="5AFAA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B7A01A1"/>
    <w:multiLevelType w:val="hybridMultilevel"/>
    <w:tmpl w:val="49C2F28E"/>
    <w:lvl w:ilvl="0" w:tplc="931633B6">
      <w:start w:val="1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EAD2C13"/>
    <w:multiLevelType w:val="hybridMultilevel"/>
    <w:tmpl w:val="131A3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5E23612"/>
    <w:multiLevelType w:val="hybridMultilevel"/>
    <w:tmpl w:val="765C13E6"/>
    <w:lvl w:ilvl="0" w:tplc="37704A58">
      <w:start w:val="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0"/>
  </w:num>
  <w:num w:numId="3">
    <w:abstractNumId w:val="9"/>
  </w:num>
  <w:num w:numId="4">
    <w:abstractNumId w:val="8"/>
  </w:num>
  <w:num w:numId="5">
    <w:abstractNumId w:val="6"/>
  </w:num>
  <w:num w:numId="6">
    <w:abstractNumId w:val="13"/>
  </w:num>
  <w:num w:numId="7">
    <w:abstractNumId w:val="11"/>
  </w:num>
  <w:num w:numId="8">
    <w:abstractNumId w:val="15"/>
  </w:num>
  <w:num w:numId="9">
    <w:abstractNumId w:val="3"/>
  </w:num>
  <w:num w:numId="10">
    <w:abstractNumId w:val="1"/>
  </w:num>
  <w:num w:numId="11">
    <w:abstractNumId w:val="10"/>
  </w:num>
  <w:num w:numId="12">
    <w:abstractNumId w:val="5"/>
  </w:num>
  <w:num w:numId="13">
    <w:abstractNumId w:val="12"/>
  </w:num>
  <w:num w:numId="14">
    <w:abstractNumId w:val="7"/>
  </w:num>
  <w:num w:numId="15">
    <w:abstractNumId w:val="2"/>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proofState w:spelling="clean" w:grammar="clean"/>
  <w:trackRevisions/>
  <w:defaultTabStop w:val="720"/>
  <w:drawingGridHorizontalSpacing w:val="360"/>
  <w:drawingGridVerticalSpacing w:val="36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168E"/>
    <w:rsid w:val="0002094D"/>
    <w:rsid w:val="00021AAF"/>
    <w:rsid w:val="00026305"/>
    <w:rsid w:val="00036578"/>
    <w:rsid w:val="000721E5"/>
    <w:rsid w:val="00074302"/>
    <w:rsid w:val="00076D82"/>
    <w:rsid w:val="00081FC9"/>
    <w:rsid w:val="0009243E"/>
    <w:rsid w:val="00092CE0"/>
    <w:rsid w:val="000A4D66"/>
    <w:rsid w:val="000A629A"/>
    <w:rsid w:val="000A6B61"/>
    <w:rsid w:val="000B59EC"/>
    <w:rsid w:val="000C0E48"/>
    <w:rsid w:val="000D6CCD"/>
    <w:rsid w:val="000E1818"/>
    <w:rsid w:val="000E5E1E"/>
    <w:rsid w:val="000F3CD5"/>
    <w:rsid w:val="000F7966"/>
    <w:rsid w:val="0010097C"/>
    <w:rsid w:val="0012712C"/>
    <w:rsid w:val="00130922"/>
    <w:rsid w:val="00133728"/>
    <w:rsid w:val="0015006D"/>
    <w:rsid w:val="00151225"/>
    <w:rsid w:val="001630B2"/>
    <w:rsid w:val="0017075D"/>
    <w:rsid w:val="00173351"/>
    <w:rsid w:val="001A71A4"/>
    <w:rsid w:val="001B2DEF"/>
    <w:rsid w:val="001C7378"/>
    <w:rsid w:val="001D65CE"/>
    <w:rsid w:val="001E68A0"/>
    <w:rsid w:val="001E68B1"/>
    <w:rsid w:val="00206195"/>
    <w:rsid w:val="00211799"/>
    <w:rsid w:val="00224F95"/>
    <w:rsid w:val="002260EB"/>
    <w:rsid w:val="00255F55"/>
    <w:rsid w:val="0026395C"/>
    <w:rsid w:val="00287E3F"/>
    <w:rsid w:val="0029447F"/>
    <w:rsid w:val="002A4E06"/>
    <w:rsid w:val="002B10F1"/>
    <w:rsid w:val="002C4326"/>
    <w:rsid w:val="00302FC1"/>
    <w:rsid w:val="00303B9C"/>
    <w:rsid w:val="00321E97"/>
    <w:rsid w:val="00325D35"/>
    <w:rsid w:val="003330F1"/>
    <w:rsid w:val="00341470"/>
    <w:rsid w:val="0034442D"/>
    <w:rsid w:val="003450C1"/>
    <w:rsid w:val="0034700B"/>
    <w:rsid w:val="0035371A"/>
    <w:rsid w:val="00353B05"/>
    <w:rsid w:val="0036065F"/>
    <w:rsid w:val="003660A7"/>
    <w:rsid w:val="0037077C"/>
    <w:rsid w:val="0037128F"/>
    <w:rsid w:val="00381275"/>
    <w:rsid w:val="00385A39"/>
    <w:rsid w:val="00390565"/>
    <w:rsid w:val="003B4A64"/>
    <w:rsid w:val="003C3A9D"/>
    <w:rsid w:val="003D66BB"/>
    <w:rsid w:val="003E0476"/>
    <w:rsid w:val="004027F2"/>
    <w:rsid w:val="0040401D"/>
    <w:rsid w:val="00410C0C"/>
    <w:rsid w:val="00414E58"/>
    <w:rsid w:val="0042110E"/>
    <w:rsid w:val="00425435"/>
    <w:rsid w:val="004342BD"/>
    <w:rsid w:val="004607D6"/>
    <w:rsid w:val="0047073D"/>
    <w:rsid w:val="00471179"/>
    <w:rsid w:val="004809FB"/>
    <w:rsid w:val="004900F5"/>
    <w:rsid w:val="00490AD9"/>
    <w:rsid w:val="004916BD"/>
    <w:rsid w:val="0049321A"/>
    <w:rsid w:val="004A1E5F"/>
    <w:rsid w:val="004A48CB"/>
    <w:rsid w:val="004B25E7"/>
    <w:rsid w:val="004B73AE"/>
    <w:rsid w:val="004F4072"/>
    <w:rsid w:val="004F70B8"/>
    <w:rsid w:val="0050676F"/>
    <w:rsid w:val="005142A9"/>
    <w:rsid w:val="00516F84"/>
    <w:rsid w:val="00520250"/>
    <w:rsid w:val="005210C6"/>
    <w:rsid w:val="00522E00"/>
    <w:rsid w:val="00526F5E"/>
    <w:rsid w:val="00532B33"/>
    <w:rsid w:val="00536957"/>
    <w:rsid w:val="00540A2F"/>
    <w:rsid w:val="00560CD9"/>
    <w:rsid w:val="005625C1"/>
    <w:rsid w:val="005664F5"/>
    <w:rsid w:val="005702C7"/>
    <w:rsid w:val="0057266B"/>
    <w:rsid w:val="00580E8F"/>
    <w:rsid w:val="00587890"/>
    <w:rsid w:val="0059413F"/>
    <w:rsid w:val="005A28C9"/>
    <w:rsid w:val="005B3209"/>
    <w:rsid w:val="005B3DC0"/>
    <w:rsid w:val="005B4385"/>
    <w:rsid w:val="005D1E70"/>
    <w:rsid w:val="005D3FDE"/>
    <w:rsid w:val="005E7035"/>
    <w:rsid w:val="005F1A31"/>
    <w:rsid w:val="005F47EF"/>
    <w:rsid w:val="0063791F"/>
    <w:rsid w:val="00637A02"/>
    <w:rsid w:val="00641C36"/>
    <w:rsid w:val="00696B38"/>
    <w:rsid w:val="006B1D3E"/>
    <w:rsid w:val="006B2EE3"/>
    <w:rsid w:val="006B5A60"/>
    <w:rsid w:val="006C3690"/>
    <w:rsid w:val="006D098A"/>
    <w:rsid w:val="006D40B2"/>
    <w:rsid w:val="006F4291"/>
    <w:rsid w:val="006F635E"/>
    <w:rsid w:val="00700949"/>
    <w:rsid w:val="00715136"/>
    <w:rsid w:val="007216BB"/>
    <w:rsid w:val="00723FAF"/>
    <w:rsid w:val="007242F1"/>
    <w:rsid w:val="007327E5"/>
    <w:rsid w:val="00743BE0"/>
    <w:rsid w:val="00745048"/>
    <w:rsid w:val="007577BA"/>
    <w:rsid w:val="0078672B"/>
    <w:rsid w:val="0079011B"/>
    <w:rsid w:val="007A267C"/>
    <w:rsid w:val="007B5FDF"/>
    <w:rsid w:val="007C2C37"/>
    <w:rsid w:val="007D0669"/>
    <w:rsid w:val="007E6B61"/>
    <w:rsid w:val="007F3296"/>
    <w:rsid w:val="0080132D"/>
    <w:rsid w:val="0080409C"/>
    <w:rsid w:val="00810E1B"/>
    <w:rsid w:val="008255C9"/>
    <w:rsid w:val="008259CD"/>
    <w:rsid w:val="008278C0"/>
    <w:rsid w:val="00830BEA"/>
    <w:rsid w:val="00842D37"/>
    <w:rsid w:val="008512B4"/>
    <w:rsid w:val="00855745"/>
    <w:rsid w:val="00855A16"/>
    <w:rsid w:val="008574F7"/>
    <w:rsid w:val="008768A6"/>
    <w:rsid w:val="008E54AE"/>
    <w:rsid w:val="008F39A8"/>
    <w:rsid w:val="00900701"/>
    <w:rsid w:val="00901471"/>
    <w:rsid w:val="0090639B"/>
    <w:rsid w:val="009146E1"/>
    <w:rsid w:val="00934719"/>
    <w:rsid w:val="00940D46"/>
    <w:rsid w:val="0095245E"/>
    <w:rsid w:val="00962095"/>
    <w:rsid w:val="0096486F"/>
    <w:rsid w:val="0097103A"/>
    <w:rsid w:val="0097226E"/>
    <w:rsid w:val="009C4406"/>
    <w:rsid w:val="009D7772"/>
    <w:rsid w:val="009D78DB"/>
    <w:rsid w:val="009F0C95"/>
    <w:rsid w:val="009F1851"/>
    <w:rsid w:val="00A1355F"/>
    <w:rsid w:val="00A1377F"/>
    <w:rsid w:val="00A243EE"/>
    <w:rsid w:val="00A43F19"/>
    <w:rsid w:val="00A516B8"/>
    <w:rsid w:val="00A61FDF"/>
    <w:rsid w:val="00A63ABC"/>
    <w:rsid w:val="00A735CE"/>
    <w:rsid w:val="00A80128"/>
    <w:rsid w:val="00A947BD"/>
    <w:rsid w:val="00A95A91"/>
    <w:rsid w:val="00AA0122"/>
    <w:rsid w:val="00AC71AC"/>
    <w:rsid w:val="00AC7CBE"/>
    <w:rsid w:val="00AD3192"/>
    <w:rsid w:val="00AE0531"/>
    <w:rsid w:val="00AF35D8"/>
    <w:rsid w:val="00B028B3"/>
    <w:rsid w:val="00B0446B"/>
    <w:rsid w:val="00B045F7"/>
    <w:rsid w:val="00B2345E"/>
    <w:rsid w:val="00B3353D"/>
    <w:rsid w:val="00B34ABA"/>
    <w:rsid w:val="00B374D5"/>
    <w:rsid w:val="00B41FC4"/>
    <w:rsid w:val="00B4293B"/>
    <w:rsid w:val="00B61294"/>
    <w:rsid w:val="00B62DBB"/>
    <w:rsid w:val="00B70D28"/>
    <w:rsid w:val="00B75816"/>
    <w:rsid w:val="00B87173"/>
    <w:rsid w:val="00B9007D"/>
    <w:rsid w:val="00B912CB"/>
    <w:rsid w:val="00B92DA6"/>
    <w:rsid w:val="00BA10DE"/>
    <w:rsid w:val="00BA58BE"/>
    <w:rsid w:val="00BD0E1F"/>
    <w:rsid w:val="00BE0951"/>
    <w:rsid w:val="00BF5C6F"/>
    <w:rsid w:val="00C0696C"/>
    <w:rsid w:val="00C461F0"/>
    <w:rsid w:val="00C64836"/>
    <w:rsid w:val="00C70E1F"/>
    <w:rsid w:val="00C710F5"/>
    <w:rsid w:val="00C76A69"/>
    <w:rsid w:val="00C87EF1"/>
    <w:rsid w:val="00C943CC"/>
    <w:rsid w:val="00CA2B38"/>
    <w:rsid w:val="00CB0E2D"/>
    <w:rsid w:val="00CD0F03"/>
    <w:rsid w:val="00CD53A5"/>
    <w:rsid w:val="00D13B07"/>
    <w:rsid w:val="00D2354A"/>
    <w:rsid w:val="00D428AC"/>
    <w:rsid w:val="00D447B9"/>
    <w:rsid w:val="00D46F34"/>
    <w:rsid w:val="00D5225B"/>
    <w:rsid w:val="00D53B83"/>
    <w:rsid w:val="00D55FE7"/>
    <w:rsid w:val="00D858A0"/>
    <w:rsid w:val="00D86217"/>
    <w:rsid w:val="00D86EB7"/>
    <w:rsid w:val="00D91E9E"/>
    <w:rsid w:val="00DA40EB"/>
    <w:rsid w:val="00DA47B2"/>
    <w:rsid w:val="00DA6359"/>
    <w:rsid w:val="00DC229A"/>
    <w:rsid w:val="00DC46D0"/>
    <w:rsid w:val="00DC4BD9"/>
    <w:rsid w:val="00DE0C5D"/>
    <w:rsid w:val="00DE2923"/>
    <w:rsid w:val="00DE5098"/>
    <w:rsid w:val="00E12F5F"/>
    <w:rsid w:val="00E30332"/>
    <w:rsid w:val="00E4168E"/>
    <w:rsid w:val="00E45EEA"/>
    <w:rsid w:val="00E57FAE"/>
    <w:rsid w:val="00E963BE"/>
    <w:rsid w:val="00EA4703"/>
    <w:rsid w:val="00EB29E6"/>
    <w:rsid w:val="00EB6FC5"/>
    <w:rsid w:val="00EC2BD2"/>
    <w:rsid w:val="00EE0A0D"/>
    <w:rsid w:val="00EE1907"/>
    <w:rsid w:val="00EE2996"/>
    <w:rsid w:val="00EF0AE7"/>
    <w:rsid w:val="00F42809"/>
    <w:rsid w:val="00F557AF"/>
    <w:rsid w:val="00F62974"/>
    <w:rsid w:val="00F71A9A"/>
    <w:rsid w:val="00F85265"/>
    <w:rsid w:val="00F9283E"/>
    <w:rsid w:val="00F95C74"/>
    <w:rsid w:val="00F96F73"/>
    <w:rsid w:val="00FA0451"/>
    <w:rsid w:val="00FA363A"/>
    <w:rsid w:val="00FB0FA2"/>
    <w:rsid w:val="00FB4DE9"/>
    <w:rsid w:val="00FC5174"/>
    <w:rsid w:val="00FF0B18"/>
    <w:rsid w:val="00FF0DA8"/>
    <w:rsid w:val="00FF6F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08E1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7">
    <w:name w:val="heading 7"/>
    <w:basedOn w:val="Normal"/>
    <w:next w:val="Normal"/>
    <w:link w:val="Heading7Char"/>
    <w:uiPriority w:val="9"/>
    <w:semiHidden/>
    <w:unhideWhenUsed/>
    <w:qFormat/>
    <w:rsid w:val="0095245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A1355F"/>
    <w:pPr>
      <w:keepNext/>
      <w:autoSpaceDE w:val="0"/>
      <w:autoSpaceDN w:val="0"/>
      <w:adjustRightInd w:val="0"/>
      <w:spacing w:after="0" w:line="240" w:lineRule="auto"/>
      <w:outlineLvl w:val="7"/>
    </w:pPr>
    <w:rPr>
      <w:rFonts w:ascii="Times New Roman" w:eastAsia="Calibri" w:hAnsi="Times New Roman" w:cs="Times New Roman"/>
      <w:i/>
      <w:w w:val="10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
    <w:basedOn w:val="Normal"/>
    <w:link w:val="ListParagraphChar"/>
    <w:uiPriority w:val="34"/>
    <w:qFormat/>
    <w:rsid w:val="00F95C74"/>
    <w:pPr>
      <w:ind w:left="720"/>
      <w:contextualSpacing/>
    </w:pPr>
  </w:style>
  <w:style w:type="character" w:styleId="CommentReference">
    <w:name w:val="annotation reference"/>
    <w:basedOn w:val="DefaultParagraphFont"/>
    <w:uiPriority w:val="99"/>
    <w:semiHidden/>
    <w:unhideWhenUsed/>
    <w:rsid w:val="00F96F73"/>
    <w:rPr>
      <w:sz w:val="16"/>
      <w:szCs w:val="16"/>
    </w:rPr>
  </w:style>
  <w:style w:type="paragraph" w:styleId="CommentText">
    <w:name w:val="annotation text"/>
    <w:basedOn w:val="Normal"/>
    <w:link w:val="CommentTextChar"/>
    <w:uiPriority w:val="99"/>
    <w:unhideWhenUsed/>
    <w:rsid w:val="00F96F73"/>
    <w:pPr>
      <w:spacing w:line="240" w:lineRule="auto"/>
    </w:pPr>
    <w:rPr>
      <w:sz w:val="20"/>
      <w:szCs w:val="20"/>
    </w:rPr>
  </w:style>
  <w:style w:type="character" w:customStyle="1" w:styleId="CommentTextChar">
    <w:name w:val="Comment Text Char"/>
    <w:basedOn w:val="DefaultParagraphFont"/>
    <w:link w:val="CommentText"/>
    <w:uiPriority w:val="99"/>
    <w:rsid w:val="00F96F73"/>
    <w:rPr>
      <w:sz w:val="20"/>
      <w:szCs w:val="20"/>
    </w:rPr>
  </w:style>
  <w:style w:type="paragraph" w:styleId="CommentSubject">
    <w:name w:val="annotation subject"/>
    <w:basedOn w:val="CommentText"/>
    <w:next w:val="CommentText"/>
    <w:link w:val="CommentSubjectChar"/>
    <w:uiPriority w:val="99"/>
    <w:semiHidden/>
    <w:unhideWhenUsed/>
    <w:rsid w:val="00F96F73"/>
    <w:rPr>
      <w:b/>
      <w:bCs/>
    </w:rPr>
  </w:style>
  <w:style w:type="character" w:customStyle="1" w:styleId="CommentSubjectChar">
    <w:name w:val="Comment Subject Char"/>
    <w:basedOn w:val="CommentTextChar"/>
    <w:link w:val="CommentSubject"/>
    <w:uiPriority w:val="99"/>
    <w:semiHidden/>
    <w:rsid w:val="00F96F73"/>
    <w:rPr>
      <w:b/>
      <w:bCs/>
      <w:sz w:val="20"/>
      <w:szCs w:val="20"/>
    </w:rPr>
  </w:style>
  <w:style w:type="paragraph" w:styleId="BalloonText">
    <w:name w:val="Balloon Text"/>
    <w:basedOn w:val="Normal"/>
    <w:link w:val="BalloonTextChar"/>
    <w:uiPriority w:val="99"/>
    <w:semiHidden/>
    <w:unhideWhenUsed/>
    <w:rsid w:val="00F96F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6F73"/>
    <w:rPr>
      <w:rFonts w:ascii="Tahoma" w:hAnsi="Tahoma" w:cs="Tahoma"/>
      <w:sz w:val="16"/>
      <w:szCs w:val="16"/>
    </w:rPr>
  </w:style>
  <w:style w:type="paragraph" w:styleId="BodyText">
    <w:name w:val="Body Text"/>
    <w:basedOn w:val="Normal"/>
    <w:link w:val="BodyTextChar"/>
    <w:uiPriority w:val="1"/>
    <w:qFormat/>
    <w:rsid w:val="003D66BB"/>
    <w:pPr>
      <w:autoSpaceDE w:val="0"/>
      <w:autoSpaceDN w:val="0"/>
      <w:adjustRightInd w:val="0"/>
      <w:spacing w:after="0" w:line="240" w:lineRule="auto"/>
      <w:ind w:left="39"/>
    </w:pPr>
    <w:rPr>
      <w:rFonts w:ascii="Times New Roman" w:hAnsi="Times New Roman" w:cs="Times New Roman"/>
      <w:sz w:val="17"/>
      <w:szCs w:val="17"/>
    </w:rPr>
  </w:style>
  <w:style w:type="character" w:customStyle="1" w:styleId="BodyTextChar">
    <w:name w:val="Body Text Char"/>
    <w:basedOn w:val="DefaultParagraphFont"/>
    <w:link w:val="BodyText"/>
    <w:uiPriority w:val="1"/>
    <w:rsid w:val="003D66BB"/>
    <w:rPr>
      <w:rFonts w:ascii="Times New Roman" w:hAnsi="Times New Roman" w:cs="Times New Roman"/>
      <w:sz w:val="17"/>
      <w:szCs w:val="17"/>
    </w:rPr>
  </w:style>
  <w:style w:type="paragraph" w:styleId="Subtitle">
    <w:name w:val="Subtitle"/>
    <w:basedOn w:val="Normal"/>
    <w:next w:val="Normal"/>
    <w:link w:val="SubtitleChar"/>
    <w:uiPriority w:val="11"/>
    <w:qFormat/>
    <w:rsid w:val="003D66BB"/>
    <w:pPr>
      <w:spacing w:after="0" w:line="240" w:lineRule="auto"/>
    </w:pPr>
    <w:rPr>
      <w:rFonts w:ascii="Calibri" w:eastAsia="Times New Roman" w:hAnsi="Calibri" w:cs="Times New Roman"/>
      <w:b/>
      <w:color w:val="000000"/>
      <w:sz w:val="24"/>
      <w:szCs w:val="24"/>
      <w:lang w:eastAsia="zh-CN"/>
    </w:rPr>
  </w:style>
  <w:style w:type="character" w:customStyle="1" w:styleId="SubtitleChar">
    <w:name w:val="Subtitle Char"/>
    <w:basedOn w:val="DefaultParagraphFont"/>
    <w:link w:val="Subtitle"/>
    <w:uiPriority w:val="11"/>
    <w:rsid w:val="003D66BB"/>
    <w:rPr>
      <w:rFonts w:ascii="Calibri" w:eastAsia="Times New Roman" w:hAnsi="Calibri" w:cs="Times New Roman"/>
      <w:b/>
      <w:color w:val="000000"/>
      <w:sz w:val="24"/>
      <w:szCs w:val="24"/>
      <w:lang w:eastAsia="zh-CN"/>
    </w:rPr>
  </w:style>
  <w:style w:type="paragraph" w:customStyle="1" w:styleId="responsecodes-nonroster">
    <w:name w:val="response codes - non roster"/>
    <w:basedOn w:val="BodyText"/>
    <w:link w:val="responsecodes-nonrosterChar"/>
    <w:qFormat/>
    <w:rsid w:val="003D66BB"/>
    <w:rPr>
      <w:i/>
      <w:w w:val="105"/>
      <w:sz w:val="20"/>
      <w:szCs w:val="20"/>
    </w:rPr>
  </w:style>
  <w:style w:type="character" w:customStyle="1" w:styleId="responsecodes-nonrosterChar">
    <w:name w:val="response codes - non roster Char"/>
    <w:basedOn w:val="DefaultParagraphFont"/>
    <w:link w:val="responsecodes-nonroster"/>
    <w:rsid w:val="003D66BB"/>
    <w:rPr>
      <w:rFonts w:ascii="Times New Roman" w:hAnsi="Times New Roman" w:cs="Times New Roman"/>
      <w:i/>
      <w:w w:val="105"/>
      <w:sz w:val="20"/>
      <w:szCs w:val="20"/>
    </w:rPr>
  </w:style>
  <w:style w:type="paragraph" w:styleId="BodyText2">
    <w:name w:val="Body Text 2"/>
    <w:basedOn w:val="Normal"/>
    <w:link w:val="BodyText2Char"/>
    <w:uiPriority w:val="99"/>
    <w:unhideWhenUsed/>
    <w:rsid w:val="003D66BB"/>
    <w:pPr>
      <w:tabs>
        <w:tab w:val="left" w:pos="9990"/>
      </w:tabs>
    </w:pPr>
    <w:rPr>
      <w:rFonts w:ascii="Calibri" w:eastAsiaTheme="minorEastAsia" w:hAnsi="Calibri"/>
      <w:color w:val="000000"/>
      <w:lang w:eastAsia="zh-CN"/>
    </w:rPr>
  </w:style>
  <w:style w:type="character" w:customStyle="1" w:styleId="BodyText2Char">
    <w:name w:val="Body Text 2 Char"/>
    <w:basedOn w:val="DefaultParagraphFont"/>
    <w:link w:val="BodyText2"/>
    <w:uiPriority w:val="99"/>
    <w:rsid w:val="003D66BB"/>
    <w:rPr>
      <w:rFonts w:ascii="Calibri" w:eastAsiaTheme="minorEastAsia" w:hAnsi="Calibri"/>
      <w:color w:val="000000"/>
      <w:lang w:eastAsia="zh-CN"/>
    </w:rPr>
  </w:style>
  <w:style w:type="paragraph" w:styleId="Header">
    <w:name w:val="header"/>
    <w:basedOn w:val="Normal"/>
    <w:link w:val="HeaderChar"/>
    <w:uiPriority w:val="99"/>
    <w:unhideWhenUsed/>
    <w:rsid w:val="003D66BB"/>
    <w:pPr>
      <w:tabs>
        <w:tab w:val="center" w:pos="4680"/>
        <w:tab w:val="right" w:pos="9360"/>
      </w:tabs>
      <w:spacing w:after="0" w:line="240" w:lineRule="auto"/>
    </w:pPr>
    <w:rPr>
      <w:rFonts w:eastAsiaTheme="minorEastAsia"/>
      <w:lang w:eastAsia="zh-CN"/>
    </w:rPr>
  </w:style>
  <w:style w:type="character" w:customStyle="1" w:styleId="HeaderChar">
    <w:name w:val="Header Char"/>
    <w:basedOn w:val="DefaultParagraphFont"/>
    <w:link w:val="Header"/>
    <w:uiPriority w:val="99"/>
    <w:rsid w:val="003D66BB"/>
    <w:rPr>
      <w:rFonts w:eastAsiaTheme="minorEastAsia"/>
      <w:lang w:eastAsia="zh-CN"/>
    </w:rPr>
  </w:style>
  <w:style w:type="character" w:customStyle="1" w:styleId="Heading8Char">
    <w:name w:val="Heading 8 Char"/>
    <w:basedOn w:val="DefaultParagraphFont"/>
    <w:link w:val="Heading8"/>
    <w:uiPriority w:val="9"/>
    <w:rsid w:val="00A1355F"/>
    <w:rPr>
      <w:rFonts w:ascii="Times New Roman" w:eastAsia="Calibri" w:hAnsi="Times New Roman" w:cs="Times New Roman"/>
      <w:i/>
      <w:w w:val="105"/>
      <w:sz w:val="20"/>
      <w:szCs w:val="20"/>
    </w:rPr>
  </w:style>
  <w:style w:type="paragraph" w:customStyle="1" w:styleId="longtableQtext">
    <w:name w:val="long table Q text"/>
    <w:basedOn w:val="Normal"/>
    <w:link w:val="longtableQtextChar"/>
    <w:qFormat/>
    <w:rsid w:val="00A1355F"/>
    <w:pPr>
      <w:spacing w:after="160" w:line="259" w:lineRule="auto"/>
    </w:pPr>
    <w:rPr>
      <w:rFonts w:ascii="Calibri" w:hAnsi="Calibri"/>
      <w:color w:val="000000"/>
    </w:rPr>
  </w:style>
  <w:style w:type="character" w:customStyle="1" w:styleId="longtableQtextChar">
    <w:name w:val="long table Q text Char"/>
    <w:basedOn w:val="DefaultParagraphFont"/>
    <w:link w:val="longtableQtext"/>
    <w:rsid w:val="00A1355F"/>
    <w:rPr>
      <w:rFonts w:ascii="Calibri" w:hAnsi="Calibri"/>
      <w:color w:val="000000"/>
    </w:rPr>
  </w:style>
  <w:style w:type="character" w:customStyle="1" w:styleId="Heading7Char">
    <w:name w:val="Heading 7 Char"/>
    <w:basedOn w:val="DefaultParagraphFont"/>
    <w:link w:val="Heading7"/>
    <w:uiPriority w:val="9"/>
    <w:semiHidden/>
    <w:rsid w:val="0095245E"/>
    <w:rPr>
      <w:rFonts w:asciiTheme="majorHAnsi" w:eastAsiaTheme="majorEastAsia" w:hAnsiTheme="majorHAnsi" w:cstheme="majorBidi"/>
      <w:i/>
      <w:iCs/>
      <w:color w:val="404040" w:themeColor="text1" w:themeTint="BF"/>
    </w:rPr>
  </w:style>
  <w:style w:type="paragraph" w:styleId="BodyText3">
    <w:name w:val="Body Text 3"/>
    <w:basedOn w:val="Normal"/>
    <w:link w:val="BodyText3Char"/>
    <w:uiPriority w:val="99"/>
    <w:semiHidden/>
    <w:unhideWhenUsed/>
    <w:rsid w:val="0095245E"/>
    <w:pPr>
      <w:spacing w:after="120"/>
    </w:pPr>
    <w:rPr>
      <w:sz w:val="16"/>
      <w:szCs w:val="16"/>
    </w:rPr>
  </w:style>
  <w:style w:type="character" w:customStyle="1" w:styleId="BodyText3Char">
    <w:name w:val="Body Text 3 Char"/>
    <w:basedOn w:val="DefaultParagraphFont"/>
    <w:link w:val="BodyText3"/>
    <w:uiPriority w:val="99"/>
    <w:semiHidden/>
    <w:rsid w:val="0095245E"/>
    <w:rPr>
      <w:sz w:val="16"/>
      <w:szCs w:val="16"/>
    </w:rPr>
  </w:style>
  <w:style w:type="paragraph" w:styleId="Revision">
    <w:name w:val="Revision"/>
    <w:hidden/>
    <w:uiPriority w:val="99"/>
    <w:semiHidden/>
    <w:rsid w:val="006F635E"/>
    <w:pPr>
      <w:spacing w:after="0" w:line="240" w:lineRule="auto"/>
    </w:pPr>
  </w:style>
  <w:style w:type="table" w:styleId="TableGrid">
    <w:name w:val="Table Grid"/>
    <w:basedOn w:val="TableNormal"/>
    <w:uiPriority w:val="59"/>
    <w:rsid w:val="002A4E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2A4E06"/>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link w:val="TableParagraphChar"/>
    <w:uiPriority w:val="1"/>
    <w:qFormat/>
    <w:rsid w:val="006D098A"/>
    <w:pPr>
      <w:autoSpaceDE w:val="0"/>
      <w:autoSpaceDN w:val="0"/>
      <w:adjustRightInd w:val="0"/>
      <w:spacing w:after="0" w:line="240" w:lineRule="auto"/>
    </w:pPr>
    <w:rPr>
      <w:rFonts w:ascii="Times New Roman" w:eastAsia="SimSun" w:hAnsi="Times New Roman" w:cs="Times New Roman"/>
      <w:sz w:val="24"/>
      <w:szCs w:val="24"/>
    </w:rPr>
  </w:style>
  <w:style w:type="character" w:customStyle="1" w:styleId="TableParagraphChar">
    <w:name w:val="Table Paragraph Char"/>
    <w:basedOn w:val="DefaultParagraphFont"/>
    <w:link w:val="TableParagraph"/>
    <w:uiPriority w:val="1"/>
    <w:rsid w:val="006D098A"/>
    <w:rPr>
      <w:rFonts w:ascii="Times New Roman" w:eastAsia="SimSun" w:hAnsi="Times New Roman" w:cs="Times New Roman"/>
      <w:sz w:val="24"/>
      <w:szCs w:val="24"/>
    </w:rPr>
  </w:style>
  <w:style w:type="paragraph" w:styleId="Footer">
    <w:name w:val="footer"/>
    <w:basedOn w:val="Normal"/>
    <w:link w:val="FooterChar"/>
    <w:uiPriority w:val="99"/>
    <w:unhideWhenUsed/>
    <w:rsid w:val="00341470"/>
    <w:pPr>
      <w:tabs>
        <w:tab w:val="center" w:pos="4320"/>
        <w:tab w:val="right" w:pos="8640"/>
      </w:tabs>
      <w:spacing w:after="0" w:line="240" w:lineRule="auto"/>
    </w:pPr>
  </w:style>
  <w:style w:type="character" w:customStyle="1" w:styleId="FooterChar">
    <w:name w:val="Footer Char"/>
    <w:basedOn w:val="DefaultParagraphFont"/>
    <w:link w:val="Footer"/>
    <w:uiPriority w:val="99"/>
    <w:rsid w:val="00341470"/>
  </w:style>
  <w:style w:type="character" w:styleId="PageNumber">
    <w:name w:val="page number"/>
    <w:basedOn w:val="DefaultParagraphFont"/>
    <w:uiPriority w:val="99"/>
    <w:semiHidden/>
    <w:unhideWhenUsed/>
    <w:rsid w:val="00341470"/>
  </w:style>
  <w:style w:type="character" w:customStyle="1" w:styleId="ListParagraphChar">
    <w:name w:val="List Paragraph Char"/>
    <w:aliases w:val="Bullets Char"/>
    <w:basedOn w:val="DefaultParagraphFont"/>
    <w:link w:val="ListParagraph"/>
    <w:uiPriority w:val="34"/>
    <w:locked/>
    <w:rsid w:val="008259C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7">
    <w:name w:val="heading 7"/>
    <w:basedOn w:val="Normal"/>
    <w:next w:val="Normal"/>
    <w:link w:val="Heading7Char"/>
    <w:uiPriority w:val="9"/>
    <w:semiHidden/>
    <w:unhideWhenUsed/>
    <w:qFormat/>
    <w:rsid w:val="0095245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A1355F"/>
    <w:pPr>
      <w:keepNext/>
      <w:autoSpaceDE w:val="0"/>
      <w:autoSpaceDN w:val="0"/>
      <w:adjustRightInd w:val="0"/>
      <w:spacing w:after="0" w:line="240" w:lineRule="auto"/>
      <w:outlineLvl w:val="7"/>
    </w:pPr>
    <w:rPr>
      <w:rFonts w:ascii="Times New Roman" w:eastAsia="Calibri" w:hAnsi="Times New Roman" w:cs="Times New Roman"/>
      <w:i/>
      <w:w w:val="10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
    <w:basedOn w:val="Normal"/>
    <w:link w:val="ListParagraphChar"/>
    <w:uiPriority w:val="34"/>
    <w:qFormat/>
    <w:rsid w:val="00F95C74"/>
    <w:pPr>
      <w:ind w:left="720"/>
      <w:contextualSpacing/>
    </w:pPr>
  </w:style>
  <w:style w:type="character" w:styleId="CommentReference">
    <w:name w:val="annotation reference"/>
    <w:basedOn w:val="DefaultParagraphFont"/>
    <w:uiPriority w:val="99"/>
    <w:semiHidden/>
    <w:unhideWhenUsed/>
    <w:rsid w:val="00F96F73"/>
    <w:rPr>
      <w:sz w:val="16"/>
      <w:szCs w:val="16"/>
    </w:rPr>
  </w:style>
  <w:style w:type="paragraph" w:styleId="CommentText">
    <w:name w:val="annotation text"/>
    <w:basedOn w:val="Normal"/>
    <w:link w:val="CommentTextChar"/>
    <w:uiPriority w:val="99"/>
    <w:unhideWhenUsed/>
    <w:rsid w:val="00F96F73"/>
    <w:pPr>
      <w:spacing w:line="240" w:lineRule="auto"/>
    </w:pPr>
    <w:rPr>
      <w:sz w:val="20"/>
      <w:szCs w:val="20"/>
    </w:rPr>
  </w:style>
  <w:style w:type="character" w:customStyle="1" w:styleId="CommentTextChar">
    <w:name w:val="Comment Text Char"/>
    <w:basedOn w:val="DefaultParagraphFont"/>
    <w:link w:val="CommentText"/>
    <w:uiPriority w:val="99"/>
    <w:rsid w:val="00F96F73"/>
    <w:rPr>
      <w:sz w:val="20"/>
      <w:szCs w:val="20"/>
    </w:rPr>
  </w:style>
  <w:style w:type="paragraph" w:styleId="CommentSubject">
    <w:name w:val="annotation subject"/>
    <w:basedOn w:val="CommentText"/>
    <w:next w:val="CommentText"/>
    <w:link w:val="CommentSubjectChar"/>
    <w:uiPriority w:val="99"/>
    <w:semiHidden/>
    <w:unhideWhenUsed/>
    <w:rsid w:val="00F96F73"/>
    <w:rPr>
      <w:b/>
      <w:bCs/>
    </w:rPr>
  </w:style>
  <w:style w:type="character" w:customStyle="1" w:styleId="CommentSubjectChar">
    <w:name w:val="Comment Subject Char"/>
    <w:basedOn w:val="CommentTextChar"/>
    <w:link w:val="CommentSubject"/>
    <w:uiPriority w:val="99"/>
    <w:semiHidden/>
    <w:rsid w:val="00F96F73"/>
    <w:rPr>
      <w:b/>
      <w:bCs/>
      <w:sz w:val="20"/>
      <w:szCs w:val="20"/>
    </w:rPr>
  </w:style>
  <w:style w:type="paragraph" w:styleId="BalloonText">
    <w:name w:val="Balloon Text"/>
    <w:basedOn w:val="Normal"/>
    <w:link w:val="BalloonTextChar"/>
    <w:uiPriority w:val="99"/>
    <w:semiHidden/>
    <w:unhideWhenUsed/>
    <w:rsid w:val="00F96F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6F73"/>
    <w:rPr>
      <w:rFonts w:ascii="Tahoma" w:hAnsi="Tahoma" w:cs="Tahoma"/>
      <w:sz w:val="16"/>
      <w:szCs w:val="16"/>
    </w:rPr>
  </w:style>
  <w:style w:type="paragraph" w:styleId="BodyText">
    <w:name w:val="Body Text"/>
    <w:basedOn w:val="Normal"/>
    <w:link w:val="BodyTextChar"/>
    <w:uiPriority w:val="1"/>
    <w:qFormat/>
    <w:rsid w:val="003D66BB"/>
    <w:pPr>
      <w:autoSpaceDE w:val="0"/>
      <w:autoSpaceDN w:val="0"/>
      <w:adjustRightInd w:val="0"/>
      <w:spacing w:after="0" w:line="240" w:lineRule="auto"/>
      <w:ind w:left="39"/>
    </w:pPr>
    <w:rPr>
      <w:rFonts w:ascii="Times New Roman" w:hAnsi="Times New Roman" w:cs="Times New Roman"/>
      <w:sz w:val="17"/>
      <w:szCs w:val="17"/>
    </w:rPr>
  </w:style>
  <w:style w:type="character" w:customStyle="1" w:styleId="BodyTextChar">
    <w:name w:val="Body Text Char"/>
    <w:basedOn w:val="DefaultParagraphFont"/>
    <w:link w:val="BodyText"/>
    <w:uiPriority w:val="1"/>
    <w:rsid w:val="003D66BB"/>
    <w:rPr>
      <w:rFonts w:ascii="Times New Roman" w:hAnsi="Times New Roman" w:cs="Times New Roman"/>
      <w:sz w:val="17"/>
      <w:szCs w:val="17"/>
    </w:rPr>
  </w:style>
  <w:style w:type="paragraph" w:styleId="Subtitle">
    <w:name w:val="Subtitle"/>
    <w:basedOn w:val="Normal"/>
    <w:next w:val="Normal"/>
    <w:link w:val="SubtitleChar"/>
    <w:uiPriority w:val="11"/>
    <w:qFormat/>
    <w:rsid w:val="003D66BB"/>
    <w:pPr>
      <w:spacing w:after="0" w:line="240" w:lineRule="auto"/>
    </w:pPr>
    <w:rPr>
      <w:rFonts w:ascii="Calibri" w:eastAsia="Times New Roman" w:hAnsi="Calibri" w:cs="Times New Roman"/>
      <w:b/>
      <w:color w:val="000000"/>
      <w:sz w:val="24"/>
      <w:szCs w:val="24"/>
      <w:lang w:eastAsia="zh-CN"/>
    </w:rPr>
  </w:style>
  <w:style w:type="character" w:customStyle="1" w:styleId="SubtitleChar">
    <w:name w:val="Subtitle Char"/>
    <w:basedOn w:val="DefaultParagraphFont"/>
    <w:link w:val="Subtitle"/>
    <w:uiPriority w:val="11"/>
    <w:rsid w:val="003D66BB"/>
    <w:rPr>
      <w:rFonts w:ascii="Calibri" w:eastAsia="Times New Roman" w:hAnsi="Calibri" w:cs="Times New Roman"/>
      <w:b/>
      <w:color w:val="000000"/>
      <w:sz w:val="24"/>
      <w:szCs w:val="24"/>
      <w:lang w:eastAsia="zh-CN"/>
    </w:rPr>
  </w:style>
  <w:style w:type="paragraph" w:customStyle="1" w:styleId="responsecodes-nonroster">
    <w:name w:val="response codes - non roster"/>
    <w:basedOn w:val="BodyText"/>
    <w:link w:val="responsecodes-nonrosterChar"/>
    <w:qFormat/>
    <w:rsid w:val="003D66BB"/>
    <w:rPr>
      <w:i/>
      <w:w w:val="105"/>
      <w:sz w:val="20"/>
      <w:szCs w:val="20"/>
    </w:rPr>
  </w:style>
  <w:style w:type="character" w:customStyle="1" w:styleId="responsecodes-nonrosterChar">
    <w:name w:val="response codes - non roster Char"/>
    <w:basedOn w:val="DefaultParagraphFont"/>
    <w:link w:val="responsecodes-nonroster"/>
    <w:rsid w:val="003D66BB"/>
    <w:rPr>
      <w:rFonts w:ascii="Times New Roman" w:hAnsi="Times New Roman" w:cs="Times New Roman"/>
      <w:i/>
      <w:w w:val="105"/>
      <w:sz w:val="20"/>
      <w:szCs w:val="20"/>
    </w:rPr>
  </w:style>
  <w:style w:type="paragraph" w:styleId="BodyText2">
    <w:name w:val="Body Text 2"/>
    <w:basedOn w:val="Normal"/>
    <w:link w:val="BodyText2Char"/>
    <w:uiPriority w:val="99"/>
    <w:unhideWhenUsed/>
    <w:rsid w:val="003D66BB"/>
    <w:pPr>
      <w:tabs>
        <w:tab w:val="left" w:pos="9990"/>
      </w:tabs>
    </w:pPr>
    <w:rPr>
      <w:rFonts w:ascii="Calibri" w:eastAsiaTheme="minorEastAsia" w:hAnsi="Calibri"/>
      <w:color w:val="000000"/>
      <w:lang w:eastAsia="zh-CN"/>
    </w:rPr>
  </w:style>
  <w:style w:type="character" w:customStyle="1" w:styleId="BodyText2Char">
    <w:name w:val="Body Text 2 Char"/>
    <w:basedOn w:val="DefaultParagraphFont"/>
    <w:link w:val="BodyText2"/>
    <w:uiPriority w:val="99"/>
    <w:rsid w:val="003D66BB"/>
    <w:rPr>
      <w:rFonts w:ascii="Calibri" w:eastAsiaTheme="minorEastAsia" w:hAnsi="Calibri"/>
      <w:color w:val="000000"/>
      <w:lang w:eastAsia="zh-CN"/>
    </w:rPr>
  </w:style>
  <w:style w:type="paragraph" w:styleId="Header">
    <w:name w:val="header"/>
    <w:basedOn w:val="Normal"/>
    <w:link w:val="HeaderChar"/>
    <w:uiPriority w:val="99"/>
    <w:unhideWhenUsed/>
    <w:rsid w:val="003D66BB"/>
    <w:pPr>
      <w:tabs>
        <w:tab w:val="center" w:pos="4680"/>
        <w:tab w:val="right" w:pos="9360"/>
      </w:tabs>
      <w:spacing w:after="0" w:line="240" w:lineRule="auto"/>
    </w:pPr>
    <w:rPr>
      <w:rFonts w:eastAsiaTheme="minorEastAsia"/>
      <w:lang w:eastAsia="zh-CN"/>
    </w:rPr>
  </w:style>
  <w:style w:type="character" w:customStyle="1" w:styleId="HeaderChar">
    <w:name w:val="Header Char"/>
    <w:basedOn w:val="DefaultParagraphFont"/>
    <w:link w:val="Header"/>
    <w:uiPriority w:val="99"/>
    <w:rsid w:val="003D66BB"/>
    <w:rPr>
      <w:rFonts w:eastAsiaTheme="minorEastAsia"/>
      <w:lang w:eastAsia="zh-CN"/>
    </w:rPr>
  </w:style>
  <w:style w:type="character" w:customStyle="1" w:styleId="Heading8Char">
    <w:name w:val="Heading 8 Char"/>
    <w:basedOn w:val="DefaultParagraphFont"/>
    <w:link w:val="Heading8"/>
    <w:uiPriority w:val="9"/>
    <w:rsid w:val="00A1355F"/>
    <w:rPr>
      <w:rFonts w:ascii="Times New Roman" w:eastAsia="Calibri" w:hAnsi="Times New Roman" w:cs="Times New Roman"/>
      <w:i/>
      <w:w w:val="105"/>
      <w:sz w:val="20"/>
      <w:szCs w:val="20"/>
    </w:rPr>
  </w:style>
  <w:style w:type="paragraph" w:customStyle="1" w:styleId="longtableQtext">
    <w:name w:val="long table Q text"/>
    <w:basedOn w:val="Normal"/>
    <w:link w:val="longtableQtextChar"/>
    <w:qFormat/>
    <w:rsid w:val="00A1355F"/>
    <w:pPr>
      <w:spacing w:after="160" w:line="259" w:lineRule="auto"/>
    </w:pPr>
    <w:rPr>
      <w:rFonts w:ascii="Calibri" w:hAnsi="Calibri"/>
      <w:color w:val="000000"/>
    </w:rPr>
  </w:style>
  <w:style w:type="character" w:customStyle="1" w:styleId="longtableQtextChar">
    <w:name w:val="long table Q text Char"/>
    <w:basedOn w:val="DefaultParagraphFont"/>
    <w:link w:val="longtableQtext"/>
    <w:rsid w:val="00A1355F"/>
    <w:rPr>
      <w:rFonts w:ascii="Calibri" w:hAnsi="Calibri"/>
      <w:color w:val="000000"/>
    </w:rPr>
  </w:style>
  <w:style w:type="character" w:customStyle="1" w:styleId="Heading7Char">
    <w:name w:val="Heading 7 Char"/>
    <w:basedOn w:val="DefaultParagraphFont"/>
    <w:link w:val="Heading7"/>
    <w:uiPriority w:val="9"/>
    <w:semiHidden/>
    <w:rsid w:val="0095245E"/>
    <w:rPr>
      <w:rFonts w:asciiTheme="majorHAnsi" w:eastAsiaTheme="majorEastAsia" w:hAnsiTheme="majorHAnsi" w:cstheme="majorBidi"/>
      <w:i/>
      <w:iCs/>
      <w:color w:val="404040" w:themeColor="text1" w:themeTint="BF"/>
    </w:rPr>
  </w:style>
  <w:style w:type="paragraph" w:styleId="BodyText3">
    <w:name w:val="Body Text 3"/>
    <w:basedOn w:val="Normal"/>
    <w:link w:val="BodyText3Char"/>
    <w:uiPriority w:val="99"/>
    <w:semiHidden/>
    <w:unhideWhenUsed/>
    <w:rsid w:val="0095245E"/>
    <w:pPr>
      <w:spacing w:after="120"/>
    </w:pPr>
    <w:rPr>
      <w:sz w:val="16"/>
      <w:szCs w:val="16"/>
    </w:rPr>
  </w:style>
  <w:style w:type="character" w:customStyle="1" w:styleId="BodyText3Char">
    <w:name w:val="Body Text 3 Char"/>
    <w:basedOn w:val="DefaultParagraphFont"/>
    <w:link w:val="BodyText3"/>
    <w:uiPriority w:val="99"/>
    <w:semiHidden/>
    <w:rsid w:val="0095245E"/>
    <w:rPr>
      <w:sz w:val="16"/>
      <w:szCs w:val="16"/>
    </w:rPr>
  </w:style>
  <w:style w:type="paragraph" w:styleId="Revision">
    <w:name w:val="Revision"/>
    <w:hidden/>
    <w:uiPriority w:val="99"/>
    <w:semiHidden/>
    <w:rsid w:val="006F635E"/>
    <w:pPr>
      <w:spacing w:after="0" w:line="240" w:lineRule="auto"/>
    </w:pPr>
  </w:style>
  <w:style w:type="table" w:styleId="TableGrid">
    <w:name w:val="Table Grid"/>
    <w:basedOn w:val="TableNormal"/>
    <w:uiPriority w:val="59"/>
    <w:rsid w:val="002A4E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2A4E06"/>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link w:val="TableParagraphChar"/>
    <w:uiPriority w:val="1"/>
    <w:qFormat/>
    <w:rsid w:val="006D098A"/>
    <w:pPr>
      <w:autoSpaceDE w:val="0"/>
      <w:autoSpaceDN w:val="0"/>
      <w:adjustRightInd w:val="0"/>
      <w:spacing w:after="0" w:line="240" w:lineRule="auto"/>
    </w:pPr>
    <w:rPr>
      <w:rFonts w:ascii="Times New Roman" w:eastAsia="SimSun" w:hAnsi="Times New Roman" w:cs="Times New Roman"/>
      <w:sz w:val="24"/>
      <w:szCs w:val="24"/>
    </w:rPr>
  </w:style>
  <w:style w:type="character" w:customStyle="1" w:styleId="TableParagraphChar">
    <w:name w:val="Table Paragraph Char"/>
    <w:basedOn w:val="DefaultParagraphFont"/>
    <w:link w:val="TableParagraph"/>
    <w:uiPriority w:val="1"/>
    <w:rsid w:val="006D098A"/>
    <w:rPr>
      <w:rFonts w:ascii="Times New Roman" w:eastAsia="SimSun" w:hAnsi="Times New Roman" w:cs="Times New Roman"/>
      <w:sz w:val="24"/>
      <w:szCs w:val="24"/>
    </w:rPr>
  </w:style>
  <w:style w:type="paragraph" w:styleId="Footer">
    <w:name w:val="footer"/>
    <w:basedOn w:val="Normal"/>
    <w:link w:val="FooterChar"/>
    <w:uiPriority w:val="99"/>
    <w:unhideWhenUsed/>
    <w:rsid w:val="00341470"/>
    <w:pPr>
      <w:tabs>
        <w:tab w:val="center" w:pos="4320"/>
        <w:tab w:val="right" w:pos="8640"/>
      </w:tabs>
      <w:spacing w:after="0" w:line="240" w:lineRule="auto"/>
    </w:pPr>
  </w:style>
  <w:style w:type="character" w:customStyle="1" w:styleId="FooterChar">
    <w:name w:val="Footer Char"/>
    <w:basedOn w:val="DefaultParagraphFont"/>
    <w:link w:val="Footer"/>
    <w:uiPriority w:val="99"/>
    <w:rsid w:val="00341470"/>
  </w:style>
  <w:style w:type="character" w:styleId="PageNumber">
    <w:name w:val="page number"/>
    <w:basedOn w:val="DefaultParagraphFont"/>
    <w:uiPriority w:val="99"/>
    <w:semiHidden/>
    <w:unhideWhenUsed/>
    <w:rsid w:val="00341470"/>
  </w:style>
  <w:style w:type="character" w:customStyle="1" w:styleId="ListParagraphChar">
    <w:name w:val="List Paragraph Char"/>
    <w:aliases w:val="Bullets Char"/>
    <w:basedOn w:val="DefaultParagraphFont"/>
    <w:link w:val="ListParagraph"/>
    <w:uiPriority w:val="34"/>
    <w:locked/>
    <w:rsid w:val="008259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529D12-45EA-AA42-823C-736757BF04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35</Pages>
  <Words>6323</Words>
  <Characters>36047</Characters>
  <Application>Microsoft Macintosh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USAID</Company>
  <LinksUpToDate>false</LinksUpToDate>
  <CharactersWithSpaces>42286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McGee, Heather</dc:creator>
  <cp:lastModifiedBy>Heather Huntington</cp:lastModifiedBy>
  <cp:revision>5</cp:revision>
  <dcterms:created xsi:type="dcterms:W3CDTF">2014-11-18T16:52:00Z</dcterms:created>
  <dcterms:modified xsi:type="dcterms:W3CDTF">2014-11-18T18:49:00Z</dcterms:modified>
</cp:coreProperties>
</file>