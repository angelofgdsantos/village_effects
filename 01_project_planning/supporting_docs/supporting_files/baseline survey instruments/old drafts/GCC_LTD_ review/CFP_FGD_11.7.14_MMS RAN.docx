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7692FD" w14:textId="63C4ED52" w:rsidR="00914A92" w:rsidRPr="00914A92" w:rsidRDefault="00914A92" w:rsidP="00914A92">
      <w:pPr>
        <w:tabs>
          <w:tab w:val="center" w:pos="5620"/>
          <w:tab w:val="right" w:pos="11240"/>
        </w:tabs>
        <w:spacing w:before="48" w:afterLines="20" w:after="48" w:line="276" w:lineRule="auto"/>
        <w:jc w:val="center"/>
        <w:rPr>
          <w:rFonts w:ascii="Times New Roman" w:eastAsia="SimSun" w:hAnsi="Times New Roman" w:cs="Times New Roman"/>
          <w:b/>
          <w:sz w:val="32"/>
          <w:szCs w:val="36"/>
        </w:rPr>
      </w:pPr>
      <w:r w:rsidRPr="00914A92">
        <w:rPr>
          <w:rFonts w:ascii="Times New Roman" w:eastAsia="SimSun" w:hAnsi="Times New Roman" w:cs="Times New Roman"/>
          <w:b/>
          <w:sz w:val="32"/>
          <w:szCs w:val="36"/>
        </w:rPr>
        <w:t>Cloudburst Consulting Group</w:t>
      </w:r>
    </w:p>
    <w:p w14:paraId="2AF1CF40" w14:textId="5589B132" w:rsidR="00914A92" w:rsidRPr="00914A92" w:rsidRDefault="00914A92" w:rsidP="00914A92">
      <w:pPr>
        <w:spacing w:before="48" w:afterLines="20" w:after="48" w:line="259" w:lineRule="auto"/>
        <w:jc w:val="center"/>
        <w:rPr>
          <w:rFonts w:ascii="Times New Roman" w:eastAsia="Calibri" w:hAnsi="Times New Roman" w:cs="Times New Roman"/>
          <w:b/>
          <w:bCs/>
        </w:rPr>
      </w:pPr>
      <w:r w:rsidRPr="00914A92">
        <w:rPr>
          <w:rFonts w:ascii="Times New Roman" w:eastAsia="Calibri" w:hAnsi="Times New Roman" w:cs="Times New Roman"/>
          <w:b/>
          <w:bCs/>
        </w:rPr>
        <w:t xml:space="preserve">2014 </w:t>
      </w:r>
      <w:r>
        <w:rPr>
          <w:rFonts w:ascii="Times New Roman" w:eastAsia="Calibri" w:hAnsi="Times New Roman" w:cs="Times New Roman"/>
          <w:b/>
          <w:bCs/>
        </w:rPr>
        <w:t>CFP</w:t>
      </w:r>
      <w:r w:rsidRPr="00914A92">
        <w:rPr>
          <w:rFonts w:ascii="Times New Roman" w:eastAsia="Calibri" w:hAnsi="Times New Roman" w:cs="Times New Roman"/>
          <w:b/>
          <w:bCs/>
        </w:rPr>
        <w:t xml:space="preserve"> Impact Evaluation Baseline Data collection </w:t>
      </w:r>
    </w:p>
    <w:p w14:paraId="19A88DD7" w14:textId="77777777" w:rsidR="00914A92" w:rsidRPr="00914A92" w:rsidRDefault="00914A92" w:rsidP="00914A92">
      <w:pPr>
        <w:spacing w:before="48" w:afterLines="20" w:after="48" w:line="259" w:lineRule="auto"/>
        <w:jc w:val="center"/>
        <w:rPr>
          <w:rFonts w:ascii="Times New Roman" w:eastAsia="Calibri" w:hAnsi="Times New Roman" w:cs="Times New Roman"/>
          <w:sz w:val="18"/>
          <w:szCs w:val="18"/>
        </w:rPr>
      </w:pPr>
    </w:p>
    <w:p w14:paraId="72561E6F" w14:textId="0D4F712D" w:rsidR="00914A92" w:rsidRPr="00914A92" w:rsidRDefault="00914A92" w:rsidP="00914A92">
      <w:pPr>
        <w:spacing w:after="160" w:line="259" w:lineRule="auto"/>
        <w:jc w:val="center"/>
        <w:rPr>
          <w:rFonts w:ascii="Times New Roman" w:eastAsia="Calibri" w:hAnsi="Times New Roman" w:cs="Times New Roman"/>
          <w:b/>
          <w:sz w:val="22"/>
          <w:szCs w:val="18"/>
        </w:rPr>
      </w:pPr>
      <w:r>
        <w:rPr>
          <w:rFonts w:ascii="Times New Roman" w:eastAsia="Calibri" w:hAnsi="Times New Roman" w:cs="Times New Roman"/>
          <w:b/>
          <w:sz w:val="22"/>
          <w:szCs w:val="18"/>
        </w:rPr>
        <w:t>CFP</w:t>
      </w:r>
      <w:r w:rsidRPr="00914A92">
        <w:rPr>
          <w:rFonts w:ascii="Times New Roman" w:eastAsia="Calibri" w:hAnsi="Times New Roman" w:cs="Times New Roman"/>
          <w:b/>
          <w:sz w:val="22"/>
          <w:szCs w:val="18"/>
        </w:rPr>
        <w:t xml:space="preserve"> FOCUS GROUP INSTRUMENT </w:t>
      </w:r>
    </w:p>
    <w:tbl>
      <w:tblPr>
        <w:tblStyle w:val="TableGrid2"/>
        <w:tblW w:w="0" w:type="auto"/>
        <w:tblInd w:w="-211" w:type="dxa"/>
        <w:tblLook w:val="04A0" w:firstRow="1" w:lastRow="0" w:firstColumn="1" w:lastColumn="0" w:noHBand="0" w:noVBand="1"/>
      </w:tblPr>
      <w:tblGrid>
        <w:gridCol w:w="489"/>
        <w:gridCol w:w="4181"/>
        <w:gridCol w:w="3195"/>
        <w:gridCol w:w="991"/>
      </w:tblGrid>
      <w:tr w:rsidR="00B917FD" w:rsidRPr="00B917FD" w14:paraId="5B1CC48F" w14:textId="77777777" w:rsidTr="00B917FD">
        <w:trPr>
          <w:trHeight w:val="287"/>
        </w:trPr>
        <w:tc>
          <w:tcPr>
            <w:tcW w:w="8856" w:type="dxa"/>
            <w:gridSpan w:val="4"/>
            <w:shd w:val="clear" w:color="auto" w:fill="D9D9D9" w:themeFill="background1" w:themeFillShade="D9"/>
          </w:tcPr>
          <w:p w14:paraId="07441D18" w14:textId="77777777" w:rsidR="00B917FD" w:rsidRPr="00B917FD" w:rsidRDefault="00B917FD" w:rsidP="00B917FD">
            <w:pPr>
              <w:jc w:val="center"/>
              <w:rPr>
                <w:rFonts w:cs="Times New Roman"/>
                <w:b/>
                <w:bCs/>
                <w:szCs w:val="18"/>
              </w:rPr>
            </w:pPr>
            <w:r w:rsidRPr="00B917FD">
              <w:rPr>
                <w:rFonts w:cs="Times New Roman"/>
                <w:b/>
                <w:bCs/>
                <w:szCs w:val="18"/>
              </w:rPr>
              <w:t>A. Focus Group Record</w:t>
            </w:r>
          </w:p>
        </w:tc>
        <w:bookmarkStart w:id="0" w:name="_GoBack"/>
        <w:bookmarkEnd w:id="0"/>
      </w:tr>
      <w:tr w:rsidR="00B917FD" w:rsidRPr="00B917FD" w14:paraId="233270F5" w14:textId="77777777" w:rsidTr="00B917FD">
        <w:tc>
          <w:tcPr>
            <w:tcW w:w="489" w:type="dxa"/>
          </w:tcPr>
          <w:p w14:paraId="79AD8D8B" w14:textId="77777777" w:rsidR="00B917FD" w:rsidRPr="00B917FD" w:rsidRDefault="00B917FD" w:rsidP="00B917FD">
            <w:pPr>
              <w:spacing w:line="276" w:lineRule="auto"/>
              <w:rPr>
                <w:rFonts w:cs="Times New Roman"/>
              </w:rPr>
            </w:pPr>
          </w:p>
        </w:tc>
        <w:tc>
          <w:tcPr>
            <w:tcW w:w="4181" w:type="dxa"/>
          </w:tcPr>
          <w:p w14:paraId="121C0768" w14:textId="77777777" w:rsidR="00B917FD" w:rsidRPr="00B917FD" w:rsidRDefault="00B917FD" w:rsidP="00B917FD">
            <w:pPr>
              <w:spacing w:line="276" w:lineRule="auto"/>
              <w:rPr>
                <w:rFonts w:cs="Times New Roman"/>
              </w:rPr>
            </w:pPr>
            <w:r w:rsidRPr="00B917FD">
              <w:rPr>
                <w:rFonts w:cs="Times New Roman"/>
              </w:rPr>
              <w:t>A1. Village/locality Name</w:t>
            </w:r>
          </w:p>
        </w:tc>
        <w:tc>
          <w:tcPr>
            <w:tcW w:w="3195" w:type="dxa"/>
            <w:tcBorders>
              <w:right w:val="single" w:sz="18" w:space="0" w:color="auto"/>
            </w:tcBorders>
          </w:tcPr>
          <w:p w14:paraId="5854E8A3"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4C6D9679" w14:textId="77777777" w:rsidR="00B917FD" w:rsidRPr="00B917FD" w:rsidRDefault="00B917FD" w:rsidP="00B917FD">
            <w:pPr>
              <w:spacing w:line="276" w:lineRule="auto"/>
              <w:rPr>
                <w:rFonts w:cs="Times New Roman"/>
              </w:rPr>
            </w:pPr>
          </w:p>
        </w:tc>
      </w:tr>
      <w:tr w:rsidR="00B917FD" w:rsidRPr="00B917FD" w14:paraId="3A0DAFE8" w14:textId="77777777" w:rsidTr="00B917FD">
        <w:tc>
          <w:tcPr>
            <w:tcW w:w="489" w:type="dxa"/>
          </w:tcPr>
          <w:p w14:paraId="6124280A" w14:textId="77777777" w:rsidR="00B917FD" w:rsidRPr="00B917FD" w:rsidRDefault="00B917FD" w:rsidP="00B917FD">
            <w:pPr>
              <w:spacing w:line="276" w:lineRule="auto"/>
              <w:rPr>
                <w:rFonts w:cs="Times New Roman"/>
              </w:rPr>
            </w:pPr>
          </w:p>
        </w:tc>
        <w:tc>
          <w:tcPr>
            <w:tcW w:w="4181" w:type="dxa"/>
          </w:tcPr>
          <w:p w14:paraId="4320FAF3" w14:textId="77777777" w:rsidR="00B917FD" w:rsidRPr="00B917FD" w:rsidRDefault="00B917FD" w:rsidP="00B917FD">
            <w:pPr>
              <w:spacing w:line="276" w:lineRule="auto"/>
              <w:rPr>
                <w:rFonts w:cs="Times New Roman"/>
              </w:rPr>
            </w:pPr>
            <w:r w:rsidRPr="00B917FD">
              <w:rPr>
                <w:rFonts w:cs="Times New Roman"/>
              </w:rPr>
              <w:t xml:space="preserve">A2. Village ID </w:t>
            </w:r>
          </w:p>
        </w:tc>
        <w:tc>
          <w:tcPr>
            <w:tcW w:w="3195" w:type="dxa"/>
            <w:tcBorders>
              <w:right w:val="single" w:sz="18" w:space="0" w:color="auto"/>
            </w:tcBorders>
          </w:tcPr>
          <w:p w14:paraId="634804A8" w14:textId="77777777" w:rsidR="00B917FD" w:rsidRPr="00B917FD" w:rsidRDefault="00B917FD" w:rsidP="00B917FD">
            <w:pPr>
              <w:spacing w:line="276" w:lineRule="auto"/>
              <w:rPr>
                <w:rFonts w:cs="Times New Roman"/>
                <w:i/>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CE78CB4" w14:textId="77777777" w:rsidR="00B917FD" w:rsidRPr="00B917FD" w:rsidRDefault="00B917FD" w:rsidP="00B917FD">
            <w:pPr>
              <w:spacing w:line="276" w:lineRule="auto"/>
              <w:rPr>
                <w:rFonts w:cs="Times New Roman"/>
              </w:rPr>
            </w:pPr>
          </w:p>
        </w:tc>
      </w:tr>
      <w:tr w:rsidR="00B917FD" w:rsidRPr="00B917FD" w14:paraId="4968DCC9" w14:textId="77777777" w:rsidTr="00B917FD">
        <w:tc>
          <w:tcPr>
            <w:tcW w:w="489" w:type="dxa"/>
          </w:tcPr>
          <w:p w14:paraId="3A221AF1" w14:textId="77777777" w:rsidR="00B917FD" w:rsidRPr="00B917FD" w:rsidRDefault="00B917FD" w:rsidP="00B917FD">
            <w:pPr>
              <w:spacing w:line="276" w:lineRule="auto"/>
              <w:rPr>
                <w:rFonts w:cs="Times New Roman"/>
              </w:rPr>
            </w:pPr>
          </w:p>
        </w:tc>
        <w:tc>
          <w:tcPr>
            <w:tcW w:w="4181" w:type="dxa"/>
          </w:tcPr>
          <w:p w14:paraId="49706A37" w14:textId="77777777" w:rsidR="00B917FD" w:rsidRPr="00B917FD" w:rsidRDefault="00B917FD" w:rsidP="00B917FD">
            <w:pPr>
              <w:spacing w:line="276" w:lineRule="auto"/>
              <w:rPr>
                <w:rFonts w:cs="Times New Roman"/>
              </w:rPr>
            </w:pPr>
            <w:r w:rsidRPr="00B917FD">
              <w:rPr>
                <w:rFonts w:cs="Times New Roman"/>
              </w:rPr>
              <w:t>A3. Date of Interview</w:t>
            </w:r>
          </w:p>
        </w:tc>
        <w:tc>
          <w:tcPr>
            <w:tcW w:w="3195" w:type="dxa"/>
            <w:tcBorders>
              <w:right w:val="single" w:sz="18" w:space="0" w:color="auto"/>
            </w:tcBorders>
          </w:tcPr>
          <w:p w14:paraId="78A79193" w14:textId="77777777" w:rsidR="00B917FD" w:rsidRPr="00B917FD" w:rsidRDefault="00B917FD" w:rsidP="00B917FD">
            <w:pPr>
              <w:spacing w:line="276" w:lineRule="auto"/>
              <w:rPr>
                <w:rFonts w:cs="Times New Roman"/>
              </w:rPr>
            </w:pPr>
            <w:r w:rsidRPr="00B917FD">
              <w:rPr>
                <w:rFonts w:cs="Times New Roman"/>
                <w:i/>
              </w:rPr>
              <w:t>(mm/</w:t>
            </w:r>
            <w:proofErr w:type="spellStart"/>
            <w:r w:rsidRPr="00B917FD">
              <w:rPr>
                <w:rFonts w:cs="Times New Roman"/>
                <w:i/>
              </w:rPr>
              <w:t>dd</w:t>
            </w:r>
            <w:proofErr w:type="spellEnd"/>
            <w:r w:rsidRPr="00B917FD">
              <w:rPr>
                <w:rFonts w:cs="Times New Roman"/>
                <w:i/>
              </w:rPr>
              <w:t>/year)</w:t>
            </w:r>
          </w:p>
        </w:tc>
        <w:tc>
          <w:tcPr>
            <w:tcW w:w="991" w:type="dxa"/>
            <w:tcBorders>
              <w:top w:val="single" w:sz="18" w:space="0" w:color="auto"/>
              <w:left w:val="single" w:sz="18" w:space="0" w:color="auto"/>
              <w:bottom w:val="single" w:sz="18" w:space="0" w:color="auto"/>
              <w:right w:val="single" w:sz="18" w:space="0" w:color="auto"/>
            </w:tcBorders>
          </w:tcPr>
          <w:p w14:paraId="4F88AD30" w14:textId="77777777" w:rsidR="00B917FD" w:rsidRPr="00B917FD" w:rsidRDefault="00B917FD" w:rsidP="00B917FD">
            <w:pPr>
              <w:spacing w:line="276" w:lineRule="auto"/>
              <w:rPr>
                <w:rFonts w:cs="Times New Roman"/>
              </w:rPr>
            </w:pPr>
          </w:p>
        </w:tc>
      </w:tr>
      <w:tr w:rsidR="00B917FD" w:rsidRPr="00B917FD" w14:paraId="426B4C17" w14:textId="77777777" w:rsidTr="00B917FD">
        <w:tc>
          <w:tcPr>
            <w:tcW w:w="489" w:type="dxa"/>
          </w:tcPr>
          <w:p w14:paraId="56EAD665" w14:textId="77777777" w:rsidR="00B917FD" w:rsidRPr="00B917FD" w:rsidRDefault="00B917FD" w:rsidP="00B917FD">
            <w:pPr>
              <w:spacing w:line="276" w:lineRule="auto"/>
              <w:rPr>
                <w:rFonts w:cs="Times New Roman"/>
              </w:rPr>
            </w:pPr>
          </w:p>
        </w:tc>
        <w:tc>
          <w:tcPr>
            <w:tcW w:w="4181" w:type="dxa"/>
          </w:tcPr>
          <w:p w14:paraId="0A2FD68F" w14:textId="77777777" w:rsidR="00B917FD" w:rsidRPr="00B917FD" w:rsidRDefault="00B917FD" w:rsidP="00B917FD">
            <w:pPr>
              <w:spacing w:line="276" w:lineRule="auto"/>
              <w:rPr>
                <w:rFonts w:cs="Times New Roman"/>
              </w:rPr>
            </w:pPr>
            <w:r w:rsidRPr="00B917FD">
              <w:rPr>
                <w:rFonts w:cs="Times New Roman"/>
              </w:rPr>
              <w:t>A4. Name of Qualitative Researcher 1 (lead)</w:t>
            </w:r>
          </w:p>
        </w:tc>
        <w:tc>
          <w:tcPr>
            <w:tcW w:w="3195" w:type="dxa"/>
            <w:tcBorders>
              <w:right w:val="single" w:sz="18" w:space="0" w:color="auto"/>
            </w:tcBorders>
          </w:tcPr>
          <w:p w14:paraId="6846D4B5"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005B1CC4" w14:textId="77777777" w:rsidR="00B917FD" w:rsidRPr="00B917FD" w:rsidRDefault="00B917FD" w:rsidP="00B917FD">
            <w:pPr>
              <w:spacing w:line="276" w:lineRule="auto"/>
              <w:rPr>
                <w:rFonts w:cs="Times New Roman"/>
              </w:rPr>
            </w:pPr>
          </w:p>
        </w:tc>
      </w:tr>
      <w:tr w:rsidR="00B917FD" w:rsidRPr="00B917FD" w14:paraId="7DB09324" w14:textId="77777777" w:rsidTr="00B917FD">
        <w:tc>
          <w:tcPr>
            <w:tcW w:w="489" w:type="dxa"/>
          </w:tcPr>
          <w:p w14:paraId="2952F3BD" w14:textId="77777777" w:rsidR="00B917FD" w:rsidRPr="00B917FD" w:rsidRDefault="00B917FD" w:rsidP="00B917FD">
            <w:pPr>
              <w:spacing w:line="276" w:lineRule="auto"/>
              <w:rPr>
                <w:rFonts w:cs="Times New Roman"/>
              </w:rPr>
            </w:pPr>
          </w:p>
        </w:tc>
        <w:tc>
          <w:tcPr>
            <w:tcW w:w="4181" w:type="dxa"/>
          </w:tcPr>
          <w:p w14:paraId="6E5D524E" w14:textId="77777777" w:rsidR="00B917FD" w:rsidRPr="00B917FD" w:rsidRDefault="00B917FD" w:rsidP="00B917FD">
            <w:pPr>
              <w:spacing w:line="276" w:lineRule="auto"/>
              <w:rPr>
                <w:rFonts w:cs="Times New Roman"/>
              </w:rPr>
            </w:pPr>
            <w:r w:rsidRPr="00B917FD">
              <w:rPr>
                <w:rFonts w:cs="Times New Roman"/>
              </w:rPr>
              <w:t>A5. Name of Qualitative Researcher 2 (recorder)</w:t>
            </w:r>
          </w:p>
        </w:tc>
        <w:tc>
          <w:tcPr>
            <w:tcW w:w="3195" w:type="dxa"/>
            <w:tcBorders>
              <w:right w:val="single" w:sz="18" w:space="0" w:color="auto"/>
            </w:tcBorders>
          </w:tcPr>
          <w:p w14:paraId="0D2B6077" w14:textId="77777777" w:rsidR="00B917FD" w:rsidRPr="00B917FD" w:rsidRDefault="00B917FD" w:rsidP="00B917FD">
            <w:pPr>
              <w:spacing w:line="276" w:lineRule="auto"/>
              <w:rPr>
                <w:rFonts w:cs="Times New Roman"/>
              </w:rPr>
            </w:pPr>
            <w:r w:rsidRPr="00B917FD">
              <w:rPr>
                <w:rFonts w:cs="Times New Roman"/>
                <w:i/>
              </w:rPr>
              <w:t>(Text)</w:t>
            </w:r>
          </w:p>
        </w:tc>
        <w:tc>
          <w:tcPr>
            <w:tcW w:w="991" w:type="dxa"/>
            <w:tcBorders>
              <w:top w:val="single" w:sz="18" w:space="0" w:color="auto"/>
              <w:left w:val="single" w:sz="18" w:space="0" w:color="auto"/>
              <w:bottom w:val="single" w:sz="18" w:space="0" w:color="auto"/>
              <w:right w:val="single" w:sz="18" w:space="0" w:color="auto"/>
            </w:tcBorders>
          </w:tcPr>
          <w:p w14:paraId="54207EE2" w14:textId="77777777" w:rsidR="00B917FD" w:rsidRPr="00B917FD" w:rsidRDefault="00B917FD" w:rsidP="00B917FD">
            <w:pPr>
              <w:spacing w:line="276" w:lineRule="auto"/>
              <w:rPr>
                <w:rFonts w:cs="Times New Roman"/>
              </w:rPr>
            </w:pPr>
          </w:p>
        </w:tc>
      </w:tr>
      <w:tr w:rsidR="00B917FD" w:rsidRPr="00B917FD" w14:paraId="7B2324B0" w14:textId="77777777" w:rsidTr="00B917FD">
        <w:tc>
          <w:tcPr>
            <w:tcW w:w="489" w:type="dxa"/>
          </w:tcPr>
          <w:p w14:paraId="7A09D39F" w14:textId="77777777" w:rsidR="00B917FD" w:rsidRPr="00B917FD" w:rsidRDefault="00B917FD" w:rsidP="00B917FD">
            <w:pPr>
              <w:spacing w:line="276" w:lineRule="auto"/>
              <w:rPr>
                <w:rFonts w:cs="Times New Roman"/>
              </w:rPr>
            </w:pPr>
          </w:p>
        </w:tc>
        <w:tc>
          <w:tcPr>
            <w:tcW w:w="4181" w:type="dxa"/>
          </w:tcPr>
          <w:p w14:paraId="66086B3A" w14:textId="77777777" w:rsidR="00B917FD" w:rsidRPr="00B917FD" w:rsidRDefault="00B917FD" w:rsidP="00B917FD">
            <w:pPr>
              <w:spacing w:line="276" w:lineRule="auto"/>
              <w:rPr>
                <w:rFonts w:cs="Times New Roman"/>
              </w:rPr>
            </w:pPr>
            <w:r w:rsidRPr="00B917FD">
              <w:rPr>
                <w:rFonts w:cs="Times New Roman"/>
              </w:rPr>
              <w:t>A6. Please indicate the category of respondents for this focus group.</w:t>
            </w:r>
          </w:p>
        </w:tc>
        <w:tc>
          <w:tcPr>
            <w:tcW w:w="3195" w:type="dxa"/>
            <w:tcBorders>
              <w:right w:val="single" w:sz="18" w:space="0" w:color="auto"/>
            </w:tcBorders>
          </w:tcPr>
          <w:p w14:paraId="6C0682A2" w14:textId="77777777" w:rsidR="00B917FD" w:rsidRPr="00B917FD" w:rsidRDefault="00B917FD" w:rsidP="00B917FD">
            <w:pPr>
              <w:spacing w:line="276" w:lineRule="auto"/>
              <w:rPr>
                <w:rFonts w:cs="Times New Roman"/>
              </w:rPr>
            </w:pPr>
            <w:r w:rsidRPr="00B917FD">
              <w:rPr>
                <w:rFonts w:cs="Times New Roman"/>
              </w:rPr>
              <w:t xml:space="preserve">1=Women </w:t>
            </w:r>
          </w:p>
          <w:p w14:paraId="50CE76A3" w14:textId="47A98716" w:rsidR="00B917FD" w:rsidRPr="00B917FD" w:rsidRDefault="00B917FD" w:rsidP="00B917FD">
            <w:pPr>
              <w:spacing w:line="276" w:lineRule="auto"/>
              <w:rPr>
                <w:rFonts w:cs="Times New Roman"/>
              </w:rPr>
            </w:pPr>
            <w:r w:rsidRPr="00B917FD">
              <w:rPr>
                <w:rFonts w:cs="Times New Roman"/>
              </w:rPr>
              <w:t>2=</w:t>
            </w:r>
            <w:r>
              <w:rPr>
                <w:rFonts w:cs="Times New Roman"/>
              </w:rPr>
              <w:t xml:space="preserve"> Youth</w:t>
            </w:r>
          </w:p>
          <w:p w14:paraId="1BAA39BD" w14:textId="6D082B17" w:rsidR="00B917FD" w:rsidRPr="00B917FD" w:rsidRDefault="00B917FD" w:rsidP="00B917FD">
            <w:pPr>
              <w:spacing w:line="276" w:lineRule="auto"/>
              <w:rPr>
                <w:rFonts w:cs="Times New Roman"/>
              </w:rPr>
            </w:pPr>
            <w:r w:rsidRPr="00B917FD">
              <w:rPr>
                <w:rFonts w:cs="Times New Roman"/>
              </w:rPr>
              <w:t xml:space="preserve">3= </w:t>
            </w:r>
            <w:r>
              <w:rPr>
                <w:rFonts w:cs="Times New Roman"/>
              </w:rPr>
              <w:t>Ethnic minorities/ indigenous groups</w:t>
            </w:r>
          </w:p>
        </w:tc>
        <w:tc>
          <w:tcPr>
            <w:tcW w:w="991" w:type="dxa"/>
            <w:tcBorders>
              <w:top w:val="single" w:sz="18" w:space="0" w:color="auto"/>
              <w:left w:val="single" w:sz="18" w:space="0" w:color="auto"/>
              <w:bottom w:val="single" w:sz="18" w:space="0" w:color="auto"/>
              <w:right w:val="single" w:sz="18" w:space="0" w:color="auto"/>
            </w:tcBorders>
          </w:tcPr>
          <w:p w14:paraId="6C75B810" w14:textId="77777777" w:rsidR="00B917FD" w:rsidRPr="00B917FD" w:rsidRDefault="00B917FD" w:rsidP="00B917FD">
            <w:pPr>
              <w:spacing w:line="276" w:lineRule="auto"/>
              <w:rPr>
                <w:rFonts w:cs="Times New Roman"/>
              </w:rPr>
            </w:pPr>
          </w:p>
        </w:tc>
      </w:tr>
      <w:tr w:rsidR="00B917FD" w:rsidRPr="00B917FD" w14:paraId="5C281FE7" w14:textId="77777777" w:rsidTr="00B917FD">
        <w:tc>
          <w:tcPr>
            <w:tcW w:w="489" w:type="dxa"/>
          </w:tcPr>
          <w:p w14:paraId="0E435CEA" w14:textId="77777777" w:rsidR="00B917FD" w:rsidRPr="00B917FD" w:rsidRDefault="00B917FD" w:rsidP="00B917FD">
            <w:pPr>
              <w:spacing w:line="276" w:lineRule="auto"/>
              <w:rPr>
                <w:rFonts w:cs="Times New Roman"/>
              </w:rPr>
            </w:pPr>
          </w:p>
        </w:tc>
        <w:tc>
          <w:tcPr>
            <w:tcW w:w="4181" w:type="dxa"/>
          </w:tcPr>
          <w:p w14:paraId="495042EA" w14:textId="77777777" w:rsidR="00B917FD" w:rsidRPr="00B917FD" w:rsidRDefault="00B917FD" w:rsidP="00B917FD">
            <w:pPr>
              <w:spacing w:line="276" w:lineRule="auto"/>
              <w:rPr>
                <w:rFonts w:cs="Times New Roman"/>
              </w:rPr>
            </w:pPr>
            <w:r w:rsidRPr="00B917FD">
              <w:rPr>
                <w:rFonts w:cs="Times New Roman"/>
              </w:rPr>
              <w:t>A7. Start Time</w:t>
            </w:r>
          </w:p>
        </w:tc>
        <w:tc>
          <w:tcPr>
            <w:tcW w:w="3195" w:type="dxa"/>
            <w:tcBorders>
              <w:right w:val="single" w:sz="18" w:space="0" w:color="auto"/>
            </w:tcBorders>
          </w:tcPr>
          <w:p w14:paraId="2723F6E8"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29C3EB57" w14:textId="77777777" w:rsidR="00B917FD" w:rsidRPr="00B917FD" w:rsidRDefault="00B917FD" w:rsidP="00B917FD">
            <w:pPr>
              <w:spacing w:line="276" w:lineRule="auto"/>
              <w:rPr>
                <w:rFonts w:cs="Times New Roman"/>
              </w:rPr>
            </w:pPr>
          </w:p>
        </w:tc>
      </w:tr>
      <w:tr w:rsidR="00B917FD" w:rsidRPr="00B917FD" w14:paraId="7AC2B4AC" w14:textId="77777777" w:rsidTr="00B917FD">
        <w:tc>
          <w:tcPr>
            <w:tcW w:w="489" w:type="dxa"/>
          </w:tcPr>
          <w:p w14:paraId="0A5CBCB5" w14:textId="77777777" w:rsidR="00B917FD" w:rsidRPr="00B917FD" w:rsidRDefault="00B917FD" w:rsidP="00B917FD">
            <w:pPr>
              <w:spacing w:line="276" w:lineRule="auto"/>
              <w:rPr>
                <w:rFonts w:cs="Times New Roman"/>
              </w:rPr>
            </w:pPr>
          </w:p>
        </w:tc>
        <w:tc>
          <w:tcPr>
            <w:tcW w:w="4181" w:type="dxa"/>
          </w:tcPr>
          <w:p w14:paraId="22C032CA" w14:textId="77777777" w:rsidR="00B917FD" w:rsidRPr="00B917FD" w:rsidRDefault="00B917FD" w:rsidP="00B917FD">
            <w:pPr>
              <w:spacing w:line="276" w:lineRule="auto"/>
              <w:rPr>
                <w:rFonts w:cs="Times New Roman"/>
              </w:rPr>
            </w:pPr>
            <w:r w:rsidRPr="00B917FD">
              <w:rPr>
                <w:rFonts w:cs="Times New Roman"/>
              </w:rPr>
              <w:t xml:space="preserve">A8. End Time </w:t>
            </w:r>
          </w:p>
        </w:tc>
        <w:tc>
          <w:tcPr>
            <w:tcW w:w="3195" w:type="dxa"/>
            <w:tcBorders>
              <w:right w:val="single" w:sz="18" w:space="0" w:color="auto"/>
            </w:tcBorders>
          </w:tcPr>
          <w:p w14:paraId="42692A5A" w14:textId="77777777" w:rsidR="00B917FD" w:rsidRPr="00B917FD" w:rsidRDefault="00B917FD" w:rsidP="00B917FD">
            <w:pPr>
              <w:spacing w:line="276" w:lineRule="auto"/>
              <w:rPr>
                <w:rFonts w:cs="Times New Roman"/>
                <w:i/>
              </w:rPr>
            </w:pPr>
            <w:r w:rsidRPr="00B917FD">
              <w:rPr>
                <w:rFonts w:cs="Times New Roman"/>
                <w:i/>
              </w:rPr>
              <w:t>(Numeric)</w:t>
            </w:r>
          </w:p>
        </w:tc>
        <w:tc>
          <w:tcPr>
            <w:tcW w:w="991" w:type="dxa"/>
            <w:tcBorders>
              <w:top w:val="single" w:sz="18" w:space="0" w:color="auto"/>
              <w:left w:val="single" w:sz="18" w:space="0" w:color="auto"/>
              <w:bottom w:val="single" w:sz="18" w:space="0" w:color="auto"/>
              <w:right w:val="single" w:sz="18" w:space="0" w:color="auto"/>
            </w:tcBorders>
          </w:tcPr>
          <w:p w14:paraId="578A96A9" w14:textId="77777777" w:rsidR="00B917FD" w:rsidRPr="00B917FD" w:rsidRDefault="00B917FD" w:rsidP="00B917FD">
            <w:pPr>
              <w:spacing w:line="276" w:lineRule="auto"/>
              <w:rPr>
                <w:rFonts w:cs="Times New Roman"/>
              </w:rPr>
            </w:pPr>
          </w:p>
        </w:tc>
      </w:tr>
    </w:tbl>
    <w:p w14:paraId="2E591491" w14:textId="77777777" w:rsidR="00B917FD" w:rsidRDefault="00B917FD" w:rsidP="00B917FD">
      <w:pPr>
        <w:spacing w:after="160" w:line="276" w:lineRule="auto"/>
        <w:rPr>
          <w:rFonts w:ascii="Times New Roman" w:eastAsia="Calibri" w:hAnsi="Times New Roman" w:cs="Times New Roman"/>
          <w:sz w:val="22"/>
          <w:szCs w:val="22"/>
        </w:rPr>
      </w:pPr>
    </w:p>
    <w:p w14:paraId="1ACC8160" w14:textId="77777777" w:rsidR="00914A92" w:rsidRDefault="00914A92" w:rsidP="00B917FD">
      <w:pPr>
        <w:spacing w:after="160" w:line="276"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t>INTRODUCTION AND CONSENT</w:t>
      </w:r>
    </w:p>
    <w:p w14:paraId="4B661D1A" w14:textId="279299E5" w:rsidR="00B917FD" w:rsidRPr="00B917FD" w:rsidRDefault="00B917FD" w:rsidP="00B917FD">
      <w:pPr>
        <w:spacing w:after="160" w:line="276" w:lineRule="auto"/>
        <w:rPr>
          <w:rFonts w:ascii="Times New Roman" w:eastAsia="Calibri" w:hAnsi="Times New Roman" w:cs="Times New Roman"/>
          <w:i/>
          <w:sz w:val="22"/>
          <w:szCs w:val="22"/>
        </w:rPr>
      </w:pPr>
      <w:r w:rsidRPr="00B917FD">
        <w:rPr>
          <w:rFonts w:ascii="Times New Roman" w:eastAsia="Calibri" w:hAnsi="Times New Roman" w:cs="Times New Roman"/>
          <w:i/>
          <w:sz w:val="22"/>
          <w:szCs w:val="22"/>
        </w:rPr>
        <w:t xml:space="preserve"> (Insert consent </w:t>
      </w:r>
      <w:r>
        <w:rPr>
          <w:rFonts w:ascii="Times New Roman" w:eastAsia="Calibri" w:hAnsi="Times New Roman" w:cs="Times New Roman"/>
          <w:i/>
          <w:sz w:val="22"/>
          <w:szCs w:val="22"/>
        </w:rPr>
        <w:t>text</w:t>
      </w:r>
      <w:r w:rsidRPr="00B917FD">
        <w:rPr>
          <w:rFonts w:ascii="Times New Roman" w:eastAsia="Calibri" w:hAnsi="Times New Roman" w:cs="Times New Roman"/>
          <w:i/>
          <w:sz w:val="22"/>
          <w:szCs w:val="22"/>
        </w:rPr>
        <w:t xml:space="preserve"> here)</w:t>
      </w:r>
    </w:p>
    <w:tbl>
      <w:tblPr>
        <w:tblpPr w:leftFromText="180" w:rightFromText="180" w:vertAnchor="text" w:horzAnchor="margin" w:tblpY="229"/>
        <w:tblW w:w="88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
        <w:gridCol w:w="5310"/>
        <w:gridCol w:w="2160"/>
        <w:gridCol w:w="905"/>
      </w:tblGrid>
      <w:tr w:rsidR="00B917FD" w:rsidRPr="00914A92" w14:paraId="14834CAB" w14:textId="77777777" w:rsidTr="00B917FD">
        <w:trPr>
          <w:trHeight w:val="20"/>
        </w:trPr>
        <w:tc>
          <w:tcPr>
            <w:tcW w:w="450" w:type="dxa"/>
          </w:tcPr>
          <w:p w14:paraId="5B68AA34"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nil"/>
            </w:tcBorders>
          </w:tcPr>
          <w:p w14:paraId="595660F5"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A10. Did the respondent consent?</w:t>
            </w:r>
          </w:p>
        </w:tc>
        <w:tc>
          <w:tcPr>
            <w:tcW w:w="2160" w:type="dxa"/>
            <w:tcBorders>
              <w:left w:val="nil"/>
              <w:right w:val="single" w:sz="18" w:space="0" w:color="000000"/>
            </w:tcBorders>
          </w:tcPr>
          <w:tbl>
            <w:tblPr>
              <w:tblW w:w="4220" w:type="dxa"/>
              <w:tblLayout w:type="fixed"/>
              <w:tblLook w:val="04A0" w:firstRow="1" w:lastRow="0" w:firstColumn="1" w:lastColumn="0" w:noHBand="0" w:noVBand="1"/>
            </w:tblPr>
            <w:tblGrid>
              <w:gridCol w:w="4220"/>
            </w:tblGrid>
            <w:tr w:rsidR="00B917FD" w:rsidRPr="00914A92" w14:paraId="65DA6B1D" w14:textId="77777777" w:rsidTr="00720FA0">
              <w:trPr>
                <w:trHeight w:val="280"/>
              </w:trPr>
              <w:tc>
                <w:tcPr>
                  <w:tcW w:w="4220" w:type="dxa"/>
                  <w:tcBorders>
                    <w:top w:val="nil"/>
                    <w:left w:val="nil"/>
                    <w:bottom w:val="nil"/>
                    <w:right w:val="nil"/>
                  </w:tcBorders>
                  <w:shd w:val="clear" w:color="auto" w:fill="auto"/>
                  <w:noWrap/>
                  <w:vAlign w:val="center"/>
                  <w:hideMark/>
                </w:tcPr>
                <w:p w14:paraId="61D28F90" w14:textId="77777777" w:rsidR="00B917FD" w:rsidRPr="00914A92" w:rsidRDefault="00B917FD" w:rsidP="004E292B">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0=No</w:t>
                  </w:r>
                </w:p>
              </w:tc>
            </w:tr>
            <w:tr w:rsidR="00B917FD" w:rsidRPr="00914A92" w14:paraId="11B2A2F5" w14:textId="77777777" w:rsidTr="00720FA0">
              <w:trPr>
                <w:trHeight w:val="280"/>
              </w:trPr>
              <w:tc>
                <w:tcPr>
                  <w:tcW w:w="4220" w:type="dxa"/>
                  <w:tcBorders>
                    <w:top w:val="nil"/>
                    <w:left w:val="nil"/>
                    <w:bottom w:val="nil"/>
                    <w:right w:val="nil"/>
                  </w:tcBorders>
                  <w:shd w:val="clear" w:color="auto" w:fill="auto"/>
                  <w:noWrap/>
                  <w:vAlign w:val="center"/>
                  <w:hideMark/>
                </w:tcPr>
                <w:p w14:paraId="074C35A5" w14:textId="77777777" w:rsidR="00B917FD" w:rsidRPr="00914A92" w:rsidRDefault="00B917FD" w:rsidP="004E292B">
                  <w:pPr>
                    <w:framePr w:hSpace="180" w:wrap="around" w:vAnchor="text" w:hAnchor="margin" w:y="229"/>
                    <w:spacing w:line="276" w:lineRule="auto"/>
                    <w:rPr>
                      <w:rFonts w:ascii="Times New Roman" w:eastAsia="Times New Roman" w:hAnsi="Times New Roman" w:cs="Times New Roman"/>
                      <w:sz w:val="22"/>
                      <w:szCs w:val="22"/>
                    </w:rPr>
                  </w:pPr>
                  <w:r w:rsidRPr="00914A92">
                    <w:rPr>
                      <w:rFonts w:ascii="Times New Roman" w:eastAsia="Times New Roman" w:hAnsi="Times New Roman" w:cs="Times New Roman"/>
                      <w:sz w:val="22"/>
                      <w:szCs w:val="22"/>
                    </w:rPr>
                    <w:t>1=Yes</w:t>
                  </w:r>
                </w:p>
              </w:tc>
            </w:tr>
          </w:tbl>
          <w:p w14:paraId="0D224455" w14:textId="77777777" w:rsidR="00B917FD" w:rsidRPr="00914A92" w:rsidRDefault="00B917FD" w:rsidP="00B917FD">
            <w:pPr>
              <w:tabs>
                <w:tab w:val="left" w:pos="2662"/>
              </w:tabs>
              <w:kinsoku w:val="0"/>
              <w:overflowPunct w:val="0"/>
              <w:autoSpaceDE w:val="0"/>
              <w:autoSpaceDN w:val="0"/>
              <w:adjustRightInd w:val="0"/>
              <w:spacing w:before="48" w:afterLines="20" w:after="48" w:line="276" w:lineRule="auto"/>
              <w:rPr>
                <w:rFonts w:ascii="Times New Roman" w:eastAsia="Calibri" w:hAnsi="Times New Roman" w:cs="Times New Roman"/>
                <w:i/>
                <w:sz w:val="22"/>
                <w:szCs w:val="22"/>
              </w:rPr>
            </w:pPr>
          </w:p>
        </w:tc>
        <w:tc>
          <w:tcPr>
            <w:tcW w:w="905" w:type="dxa"/>
            <w:tcBorders>
              <w:top w:val="single" w:sz="18" w:space="0" w:color="000000"/>
              <w:left w:val="single" w:sz="18" w:space="0" w:color="000000"/>
              <w:bottom w:val="single" w:sz="18" w:space="0" w:color="000000"/>
              <w:right w:val="single" w:sz="18" w:space="0" w:color="000000"/>
            </w:tcBorders>
          </w:tcPr>
          <w:p w14:paraId="76A4349C" w14:textId="77777777" w:rsidR="00B917FD" w:rsidRPr="00914A92" w:rsidRDefault="00B917FD" w:rsidP="00B917FD">
            <w:pPr>
              <w:spacing w:before="48" w:afterLines="20" w:after="48" w:line="276" w:lineRule="auto"/>
              <w:rPr>
                <w:rFonts w:ascii="Times New Roman" w:eastAsia="Calibri" w:hAnsi="Times New Roman" w:cs="Times New Roman"/>
                <w:i/>
                <w:sz w:val="22"/>
                <w:szCs w:val="22"/>
              </w:rPr>
            </w:pPr>
          </w:p>
        </w:tc>
      </w:tr>
      <w:tr w:rsidR="00B917FD" w:rsidRPr="00914A92" w14:paraId="61E33E04" w14:textId="77777777" w:rsidTr="00B917FD">
        <w:trPr>
          <w:trHeight w:val="20"/>
        </w:trPr>
        <w:tc>
          <w:tcPr>
            <w:tcW w:w="450" w:type="dxa"/>
          </w:tcPr>
          <w:p w14:paraId="0C2109AD" w14:textId="77777777" w:rsidR="00B917FD" w:rsidRPr="00914A92" w:rsidRDefault="00B917FD" w:rsidP="00B917FD">
            <w:pPr>
              <w:kinsoku w:val="0"/>
              <w:overflowPunct w:val="0"/>
              <w:spacing w:afterLines="20" w:after="48" w:line="276" w:lineRule="auto"/>
              <w:ind w:left="119"/>
              <w:rPr>
                <w:rFonts w:ascii="Times New Roman" w:eastAsia="Calibri" w:hAnsi="Times New Roman" w:cs="Times New Roman"/>
                <w:w w:val="105"/>
                <w:sz w:val="22"/>
                <w:szCs w:val="22"/>
              </w:rPr>
            </w:pPr>
          </w:p>
        </w:tc>
        <w:tc>
          <w:tcPr>
            <w:tcW w:w="5310" w:type="dxa"/>
            <w:tcBorders>
              <w:right w:val="single" w:sz="18" w:space="0" w:color="000000"/>
            </w:tcBorders>
          </w:tcPr>
          <w:p w14:paraId="6A7CE53F" w14:textId="77777777" w:rsidR="00B917FD" w:rsidRPr="00914A92" w:rsidRDefault="00B917FD" w:rsidP="00B917FD">
            <w:pPr>
              <w:kinsoku w:val="0"/>
              <w:overflowPunct w:val="0"/>
              <w:spacing w:afterLines="20" w:after="48" w:line="276" w:lineRule="auto"/>
              <w:rPr>
                <w:rFonts w:ascii="Times New Roman" w:eastAsia="Calibri" w:hAnsi="Times New Roman" w:cs="Times New Roman"/>
                <w:w w:val="105"/>
                <w:sz w:val="22"/>
                <w:szCs w:val="22"/>
              </w:rPr>
            </w:pPr>
            <w:r w:rsidRPr="00914A92">
              <w:rPr>
                <w:rFonts w:ascii="Times New Roman" w:eastAsia="Calibri" w:hAnsi="Times New Roman" w:cs="Times New Roman"/>
                <w:w w:val="105"/>
                <w:sz w:val="22"/>
                <w:szCs w:val="22"/>
              </w:rPr>
              <w:t>A11. If ‘No’, Can you please tell me why you have chosen not to participate?</w:t>
            </w:r>
          </w:p>
          <w:p w14:paraId="547392F4" w14:textId="77777777" w:rsidR="00B917FD" w:rsidRPr="00914A92" w:rsidRDefault="00B917FD" w:rsidP="00B917FD">
            <w:pPr>
              <w:tabs>
                <w:tab w:val="center" w:pos="2146"/>
              </w:tabs>
              <w:kinsoku w:val="0"/>
              <w:overflowPunct w:val="0"/>
              <w:spacing w:afterLines="20" w:after="48" w:line="276" w:lineRule="auto"/>
              <w:rPr>
                <w:rFonts w:ascii="Times New Roman" w:eastAsia="Calibri" w:hAnsi="Times New Roman" w:cs="Times New Roman"/>
                <w:i/>
                <w:w w:val="105"/>
                <w:sz w:val="22"/>
                <w:szCs w:val="22"/>
              </w:rPr>
            </w:pPr>
            <w:r w:rsidRPr="00914A92">
              <w:rPr>
                <w:rFonts w:ascii="Times New Roman" w:eastAsia="Calibri" w:hAnsi="Times New Roman" w:cs="Times New Roman"/>
                <w:b/>
                <w:w w:val="105"/>
                <w:sz w:val="22"/>
                <w:szCs w:val="22"/>
              </w:rPr>
              <w:tab/>
            </w:r>
          </w:p>
        </w:tc>
        <w:tc>
          <w:tcPr>
            <w:tcW w:w="3065" w:type="dxa"/>
            <w:gridSpan w:val="2"/>
            <w:tcBorders>
              <w:top w:val="single" w:sz="18" w:space="0" w:color="000000"/>
              <w:left w:val="single" w:sz="18" w:space="0" w:color="000000"/>
              <w:bottom w:val="single" w:sz="18" w:space="0" w:color="000000"/>
              <w:right w:val="single" w:sz="18" w:space="0" w:color="000000"/>
            </w:tcBorders>
          </w:tcPr>
          <w:p w14:paraId="70D97826" w14:textId="77777777" w:rsidR="00B917FD" w:rsidRPr="00914A92" w:rsidRDefault="00B917FD" w:rsidP="00B917FD">
            <w:pPr>
              <w:tabs>
                <w:tab w:val="left" w:pos="3181"/>
              </w:tabs>
              <w:spacing w:before="48" w:afterLines="20" w:after="48" w:line="276" w:lineRule="auto"/>
              <w:rPr>
                <w:rFonts w:ascii="Times New Roman" w:eastAsia="Calibri" w:hAnsi="Times New Roman" w:cs="Times New Roman"/>
                <w:i/>
                <w:sz w:val="22"/>
                <w:szCs w:val="22"/>
              </w:rPr>
            </w:pPr>
            <w:r w:rsidRPr="00914A92">
              <w:rPr>
                <w:rFonts w:ascii="Times New Roman" w:eastAsia="Calibri" w:hAnsi="Times New Roman" w:cs="Times New Roman"/>
                <w:i/>
                <w:sz w:val="22"/>
                <w:szCs w:val="22"/>
              </w:rPr>
              <w:t>(Text)</w:t>
            </w:r>
          </w:p>
        </w:tc>
      </w:tr>
    </w:tbl>
    <w:p w14:paraId="4720ABA8" w14:textId="77777777" w:rsidR="00B917FD" w:rsidRPr="00914A92" w:rsidRDefault="00B917FD" w:rsidP="00B917FD">
      <w:pPr>
        <w:spacing w:after="160" w:line="276" w:lineRule="auto"/>
        <w:rPr>
          <w:rFonts w:ascii="Times New Roman" w:eastAsia="Calibri" w:hAnsi="Times New Roman" w:cs="Times New Roman"/>
          <w:bCs/>
          <w:sz w:val="22"/>
          <w:szCs w:val="22"/>
        </w:rPr>
      </w:pPr>
    </w:p>
    <w:p w14:paraId="328BF9F2" w14:textId="50855E57" w:rsidR="00914A92" w:rsidRPr="00914A92" w:rsidRDefault="00914A92" w:rsidP="00914A92">
      <w:pPr>
        <w:spacing w:after="160" w:line="276" w:lineRule="auto"/>
        <w:rPr>
          <w:rFonts w:ascii="Times New Roman" w:eastAsia="Calibri" w:hAnsi="Times New Roman" w:cs="Times New Roman"/>
          <w:sz w:val="22"/>
          <w:szCs w:val="22"/>
        </w:rPr>
      </w:pPr>
    </w:p>
    <w:p w14:paraId="05CDD8D9" w14:textId="77777777" w:rsidR="00914A92" w:rsidRPr="00914A92" w:rsidRDefault="00914A92" w:rsidP="00914A92">
      <w:pPr>
        <w:spacing w:after="160" w:line="276" w:lineRule="auto"/>
        <w:rPr>
          <w:rFonts w:ascii="Times New Roman" w:eastAsia="Calibri" w:hAnsi="Times New Roman" w:cs="Times New Roman"/>
          <w:sz w:val="22"/>
          <w:szCs w:val="22"/>
        </w:rPr>
      </w:pPr>
    </w:p>
    <w:p w14:paraId="3E26A6B5" w14:textId="77777777" w:rsidR="00B917FD" w:rsidRDefault="00B917FD" w:rsidP="00914A92">
      <w:pPr>
        <w:rPr>
          <w:b/>
          <w:caps/>
          <w:sz w:val="28"/>
        </w:rPr>
      </w:pPr>
    </w:p>
    <w:p w14:paraId="6BD6304A" w14:textId="77777777" w:rsidR="00B917FD" w:rsidRDefault="00B917FD" w:rsidP="00914A92">
      <w:pPr>
        <w:rPr>
          <w:b/>
          <w:caps/>
          <w:sz w:val="28"/>
        </w:rPr>
      </w:pPr>
    </w:p>
    <w:p w14:paraId="13076C1D" w14:textId="77777777" w:rsidR="00B917FD" w:rsidRDefault="00B917FD" w:rsidP="00914A92">
      <w:pPr>
        <w:rPr>
          <w:b/>
          <w:caps/>
          <w:sz w:val="28"/>
        </w:rPr>
      </w:pPr>
    </w:p>
    <w:p w14:paraId="74572CEF" w14:textId="77777777" w:rsidR="00B917FD" w:rsidRDefault="00B917FD" w:rsidP="00914A92">
      <w:pPr>
        <w:rPr>
          <w:b/>
          <w:caps/>
          <w:sz w:val="28"/>
        </w:rPr>
      </w:pPr>
    </w:p>
    <w:p w14:paraId="4F63D21F" w14:textId="77777777" w:rsidR="00B917FD" w:rsidRDefault="00B917FD" w:rsidP="00914A92">
      <w:pPr>
        <w:rPr>
          <w:b/>
          <w:caps/>
          <w:sz w:val="28"/>
        </w:rPr>
      </w:pPr>
    </w:p>
    <w:p w14:paraId="4380CE7F" w14:textId="77777777" w:rsidR="00B917FD" w:rsidRDefault="00B917FD" w:rsidP="00914A92">
      <w:pPr>
        <w:rPr>
          <w:b/>
          <w:caps/>
          <w:sz w:val="28"/>
        </w:rPr>
      </w:pPr>
    </w:p>
    <w:p w14:paraId="3F7EB2CE" w14:textId="77777777" w:rsidR="00B917FD" w:rsidRDefault="00B917FD" w:rsidP="00914A92">
      <w:pPr>
        <w:rPr>
          <w:b/>
          <w:caps/>
          <w:sz w:val="28"/>
        </w:rPr>
      </w:pPr>
    </w:p>
    <w:p w14:paraId="546BD3CF" w14:textId="77777777" w:rsidR="00B917FD" w:rsidRDefault="00B917FD">
      <w:pPr>
        <w:rPr>
          <w:b/>
          <w:caps/>
          <w:sz w:val="28"/>
        </w:rPr>
      </w:pPr>
      <w:r>
        <w:rPr>
          <w:b/>
          <w:caps/>
          <w:sz w:val="28"/>
        </w:rPr>
        <w:br w:type="page"/>
      </w:r>
    </w:p>
    <w:p w14:paraId="281B7873" w14:textId="65CF152A" w:rsidR="00914A92" w:rsidRPr="00914A92" w:rsidRDefault="00914A92" w:rsidP="00914A92">
      <w:pPr>
        <w:rPr>
          <w:b/>
          <w:caps/>
          <w:sz w:val="28"/>
        </w:rPr>
      </w:pPr>
      <w:r w:rsidRPr="00914A92">
        <w:rPr>
          <w:b/>
          <w:caps/>
          <w:sz w:val="28"/>
        </w:rPr>
        <w:lastRenderedPageBreak/>
        <w:t>Roster of respondents:</w:t>
      </w:r>
    </w:p>
    <w:p w14:paraId="40E895A4" w14:textId="77777777" w:rsidR="00914A92" w:rsidRPr="00914A92" w:rsidRDefault="00914A92" w:rsidP="00914A92">
      <w:pPr>
        <w:rPr>
          <w:szCs w:val="22"/>
          <w:u w:val="single"/>
        </w:rPr>
      </w:pPr>
    </w:p>
    <w:tbl>
      <w:tblPr>
        <w:tblStyle w:val="TableGrid1"/>
        <w:tblW w:w="10098" w:type="dxa"/>
        <w:tblLook w:val="04A0" w:firstRow="1" w:lastRow="0" w:firstColumn="1" w:lastColumn="0" w:noHBand="0" w:noVBand="1"/>
      </w:tblPr>
      <w:tblGrid>
        <w:gridCol w:w="764"/>
        <w:gridCol w:w="1556"/>
        <w:gridCol w:w="1176"/>
        <w:gridCol w:w="1074"/>
        <w:gridCol w:w="1656"/>
        <w:gridCol w:w="2072"/>
        <w:gridCol w:w="1800"/>
      </w:tblGrid>
      <w:tr w:rsidR="00914A92" w:rsidRPr="00914A92" w14:paraId="6E09D3FB" w14:textId="77777777" w:rsidTr="00B917FD">
        <w:trPr>
          <w:trHeight w:val="5199"/>
        </w:trPr>
        <w:tc>
          <w:tcPr>
            <w:tcW w:w="764" w:type="dxa"/>
          </w:tcPr>
          <w:p w14:paraId="35C18175" w14:textId="77777777" w:rsidR="00914A92" w:rsidRPr="00914A92" w:rsidRDefault="00914A92" w:rsidP="00914A92">
            <w:pPr>
              <w:jc w:val="center"/>
              <w:rPr>
                <w:b/>
              </w:rPr>
            </w:pPr>
            <w:r w:rsidRPr="00914A92">
              <w:rPr>
                <w:b/>
              </w:rPr>
              <w:t xml:space="preserve">Resp. ID </w:t>
            </w:r>
          </w:p>
        </w:tc>
        <w:tc>
          <w:tcPr>
            <w:tcW w:w="1556" w:type="dxa"/>
          </w:tcPr>
          <w:p w14:paraId="5B9026EA" w14:textId="77777777" w:rsidR="00914A92" w:rsidRPr="00914A92" w:rsidRDefault="00914A92" w:rsidP="00914A92">
            <w:pPr>
              <w:jc w:val="center"/>
            </w:pPr>
            <w:r w:rsidRPr="00914A92">
              <w:t>Name</w:t>
            </w:r>
          </w:p>
          <w:p w14:paraId="4431CECD" w14:textId="77777777" w:rsidR="00914A92" w:rsidRPr="00914A92" w:rsidRDefault="00914A92" w:rsidP="00914A92">
            <w:pPr>
              <w:jc w:val="center"/>
            </w:pPr>
          </w:p>
          <w:p w14:paraId="45D7689D" w14:textId="77777777" w:rsidR="00914A92" w:rsidRPr="00914A92" w:rsidRDefault="00914A92" w:rsidP="00914A92">
            <w:pPr>
              <w:jc w:val="center"/>
            </w:pPr>
          </w:p>
          <w:p w14:paraId="73D51637" w14:textId="77777777" w:rsidR="00914A92" w:rsidRPr="00914A92" w:rsidRDefault="00914A92" w:rsidP="00914A92">
            <w:pPr>
              <w:jc w:val="center"/>
            </w:pPr>
          </w:p>
          <w:p w14:paraId="50C22B40" w14:textId="74B5EF0F" w:rsidR="00914A92" w:rsidRPr="00914A92" w:rsidRDefault="00914A92" w:rsidP="00914A92">
            <w:pPr>
              <w:spacing w:after="160" w:line="259" w:lineRule="auto"/>
              <w:jc w:val="center"/>
              <w:rPr>
                <w:rFonts w:cs="Times New Roman"/>
                <w:i/>
              </w:rPr>
            </w:pPr>
            <w:r w:rsidRPr="00914A92">
              <w:rPr>
                <w:rFonts w:cs="Times New Roman"/>
                <w:i/>
              </w:rPr>
              <w:t xml:space="preserve">Make a complete list of all individuals taking part in the </w:t>
            </w:r>
            <w:r>
              <w:rPr>
                <w:rFonts w:cs="Times New Roman"/>
                <w:i/>
              </w:rPr>
              <w:t xml:space="preserve">focus </w:t>
            </w:r>
            <w:proofErr w:type="gramStart"/>
            <w:r>
              <w:rPr>
                <w:rFonts w:cs="Times New Roman"/>
                <w:i/>
              </w:rPr>
              <w:t xml:space="preserve">group </w:t>
            </w:r>
            <w:r w:rsidRPr="00914A92">
              <w:rPr>
                <w:rFonts w:cs="Times New Roman"/>
                <w:i/>
              </w:rPr>
              <w:t>.</w:t>
            </w:r>
            <w:proofErr w:type="gramEnd"/>
          </w:p>
        </w:tc>
        <w:tc>
          <w:tcPr>
            <w:tcW w:w="1176" w:type="dxa"/>
          </w:tcPr>
          <w:p w14:paraId="4402060C" w14:textId="77777777" w:rsidR="00914A92" w:rsidRPr="00914A92" w:rsidRDefault="00914A92" w:rsidP="00914A92">
            <w:pPr>
              <w:jc w:val="center"/>
            </w:pPr>
            <w:r w:rsidRPr="00914A92">
              <w:t>Gender</w:t>
            </w:r>
          </w:p>
          <w:p w14:paraId="1CAEE55C" w14:textId="77777777" w:rsidR="00914A92" w:rsidRPr="00914A92" w:rsidRDefault="00914A92" w:rsidP="00914A92">
            <w:pPr>
              <w:jc w:val="center"/>
            </w:pPr>
          </w:p>
          <w:p w14:paraId="7CA1BC95" w14:textId="77777777" w:rsidR="00914A92" w:rsidRPr="00914A92" w:rsidRDefault="00914A92" w:rsidP="00914A92">
            <w:pPr>
              <w:jc w:val="center"/>
            </w:pPr>
          </w:p>
          <w:p w14:paraId="63CC88E0" w14:textId="77777777" w:rsidR="00914A92" w:rsidRPr="00914A92" w:rsidRDefault="00914A92" w:rsidP="00914A92">
            <w:pPr>
              <w:jc w:val="center"/>
            </w:pPr>
          </w:p>
          <w:p w14:paraId="38ABF708" w14:textId="77777777" w:rsidR="00914A92" w:rsidRPr="00914A92" w:rsidRDefault="00914A92" w:rsidP="00914A92">
            <w:pPr>
              <w:rPr>
                <w:rFonts w:cs="Times New Roman"/>
                <w:i/>
              </w:rPr>
            </w:pPr>
            <w:r w:rsidRPr="00914A92">
              <w:rPr>
                <w:rFonts w:cs="Times New Roman"/>
                <w:i/>
              </w:rPr>
              <w:t>1 = male</w:t>
            </w:r>
          </w:p>
          <w:p w14:paraId="3830B8D6" w14:textId="77777777" w:rsidR="00914A92" w:rsidRPr="00914A92" w:rsidRDefault="00914A92" w:rsidP="00914A92">
            <w:pPr>
              <w:rPr>
                <w:rFonts w:cs="Times New Roman"/>
                <w:i/>
              </w:rPr>
            </w:pPr>
            <w:r w:rsidRPr="00914A92">
              <w:rPr>
                <w:rFonts w:cs="Times New Roman"/>
                <w:i/>
              </w:rPr>
              <w:t>2= female</w:t>
            </w:r>
          </w:p>
          <w:p w14:paraId="402FB5CB" w14:textId="77777777" w:rsidR="00914A92" w:rsidRPr="00914A92" w:rsidRDefault="00914A92" w:rsidP="00914A92">
            <w:pPr>
              <w:rPr>
                <w:rFonts w:cs="Times New Roman"/>
                <w:i/>
              </w:rPr>
            </w:pPr>
            <w:r w:rsidRPr="00914A92">
              <w:rPr>
                <w:rFonts w:cs="Times New Roman"/>
                <w:i/>
              </w:rPr>
              <w:t>3=prefer not to respond</w:t>
            </w:r>
          </w:p>
        </w:tc>
        <w:tc>
          <w:tcPr>
            <w:tcW w:w="1074" w:type="dxa"/>
          </w:tcPr>
          <w:p w14:paraId="015E149A" w14:textId="77777777" w:rsidR="00914A92" w:rsidRPr="00914A92" w:rsidRDefault="00914A92" w:rsidP="00914A92">
            <w:pPr>
              <w:jc w:val="center"/>
            </w:pPr>
            <w:r w:rsidRPr="00914A92">
              <w:t>How old are you?</w:t>
            </w:r>
          </w:p>
          <w:p w14:paraId="114901FC" w14:textId="77777777" w:rsidR="00914A92" w:rsidRPr="00914A92" w:rsidRDefault="00914A92" w:rsidP="00914A92">
            <w:pPr>
              <w:jc w:val="center"/>
            </w:pPr>
          </w:p>
          <w:p w14:paraId="38DDD034" w14:textId="77777777" w:rsidR="00914A92" w:rsidRPr="00914A92" w:rsidRDefault="00914A92" w:rsidP="00914A92">
            <w:pPr>
              <w:jc w:val="center"/>
            </w:pPr>
          </w:p>
          <w:p w14:paraId="30892DF3" w14:textId="77777777" w:rsidR="00914A92" w:rsidRPr="00914A92" w:rsidRDefault="00914A92" w:rsidP="00914A92">
            <w:pPr>
              <w:jc w:val="center"/>
              <w:rPr>
                <w:i/>
              </w:rPr>
            </w:pPr>
            <w:r w:rsidRPr="00914A92">
              <w:rPr>
                <w:rFonts w:cs="Times New Roman"/>
                <w:i/>
              </w:rPr>
              <w:t>number of years</w:t>
            </w:r>
          </w:p>
        </w:tc>
        <w:tc>
          <w:tcPr>
            <w:tcW w:w="1656" w:type="dxa"/>
          </w:tcPr>
          <w:p w14:paraId="19B49759" w14:textId="77777777" w:rsidR="00914A92" w:rsidRPr="00914A92" w:rsidRDefault="00914A92" w:rsidP="00914A92">
            <w:pPr>
              <w:jc w:val="center"/>
            </w:pPr>
            <w:r w:rsidRPr="00914A92">
              <w:t>For how many years have you lived in this village?</w:t>
            </w:r>
          </w:p>
          <w:p w14:paraId="401F0387" w14:textId="77777777" w:rsidR="00914A92" w:rsidRPr="00914A92" w:rsidRDefault="00914A92" w:rsidP="00914A92">
            <w:pPr>
              <w:jc w:val="center"/>
            </w:pPr>
          </w:p>
          <w:p w14:paraId="00D735DA" w14:textId="77777777" w:rsidR="00914A92" w:rsidRPr="00914A92" w:rsidRDefault="00914A92" w:rsidP="00914A92">
            <w:pPr>
              <w:jc w:val="center"/>
            </w:pPr>
            <w:r w:rsidRPr="00914A92">
              <w:rPr>
                <w:rFonts w:cs="Times New Roman"/>
                <w:i/>
              </w:rPr>
              <w:t>number of years</w:t>
            </w:r>
          </w:p>
        </w:tc>
        <w:tc>
          <w:tcPr>
            <w:tcW w:w="2072" w:type="dxa"/>
          </w:tcPr>
          <w:p w14:paraId="5B399D92" w14:textId="77777777" w:rsidR="00914A92" w:rsidRPr="00914A92" w:rsidRDefault="00914A92" w:rsidP="00914A92">
            <w:pPr>
              <w:jc w:val="center"/>
            </w:pPr>
            <w:r w:rsidRPr="00914A92">
              <w:t>What is the highest level of education you have received?</w:t>
            </w:r>
          </w:p>
          <w:p w14:paraId="4C5EDEC7" w14:textId="77777777" w:rsidR="00914A92" w:rsidRPr="00914A92" w:rsidRDefault="00914A92" w:rsidP="00914A92"/>
          <w:p w14:paraId="78E56908" w14:textId="2E74BF1F" w:rsidR="00914A92" w:rsidRPr="00914A92" w:rsidRDefault="00914A92" w:rsidP="00914A92">
            <w:pPr>
              <w:jc w:val="center"/>
              <w:rPr>
                <w:rFonts w:cs="Times New Roman"/>
                <w:i/>
                <w:sz w:val="20"/>
              </w:rPr>
            </w:pPr>
            <w:r>
              <w:rPr>
                <w:rFonts w:cs="Times New Roman"/>
                <w:i/>
                <w:sz w:val="20"/>
              </w:rPr>
              <w:t>(Will provide appropriate answer choices)</w:t>
            </w:r>
          </w:p>
        </w:tc>
        <w:tc>
          <w:tcPr>
            <w:tcW w:w="1800" w:type="dxa"/>
          </w:tcPr>
          <w:p w14:paraId="13FB4348" w14:textId="77777777" w:rsidR="00914A92" w:rsidRPr="00914A92" w:rsidRDefault="00914A92" w:rsidP="00914A92">
            <w:pPr>
              <w:jc w:val="center"/>
            </w:pPr>
            <w:r w:rsidRPr="00914A92">
              <w:t>What is your ethnicity?</w:t>
            </w:r>
          </w:p>
          <w:p w14:paraId="2950DFDF" w14:textId="77777777" w:rsidR="00914A92" w:rsidRPr="00914A92" w:rsidRDefault="00914A92" w:rsidP="00914A92">
            <w:pPr>
              <w:jc w:val="center"/>
            </w:pPr>
          </w:p>
          <w:p w14:paraId="1EA94920" w14:textId="77777777" w:rsidR="00914A92" w:rsidRPr="00914A92" w:rsidRDefault="00914A92" w:rsidP="00914A92">
            <w:pPr>
              <w:rPr>
                <w:i/>
                <w:sz w:val="20"/>
                <w:szCs w:val="20"/>
              </w:rPr>
            </w:pPr>
          </w:p>
          <w:p w14:paraId="6D5EEF28" w14:textId="0E16B068" w:rsidR="00914A92" w:rsidRPr="00914A92" w:rsidRDefault="00914A92" w:rsidP="00914A92">
            <w:pPr>
              <w:jc w:val="center"/>
            </w:pPr>
            <w:r>
              <w:rPr>
                <w:i/>
                <w:sz w:val="20"/>
                <w:szCs w:val="20"/>
              </w:rPr>
              <w:t>(Will provide answer choices)</w:t>
            </w:r>
          </w:p>
        </w:tc>
      </w:tr>
      <w:tr w:rsidR="00914A92" w:rsidRPr="00914A92" w14:paraId="3A91A6AC" w14:textId="77777777" w:rsidTr="00B917FD">
        <w:tc>
          <w:tcPr>
            <w:tcW w:w="764" w:type="dxa"/>
            <w:tcBorders>
              <w:top w:val="single" w:sz="12" w:space="0" w:color="auto"/>
              <w:bottom w:val="single" w:sz="12" w:space="0" w:color="auto"/>
            </w:tcBorders>
            <w:vAlign w:val="center"/>
          </w:tcPr>
          <w:p w14:paraId="0A16272B" w14:textId="77777777" w:rsidR="00914A92" w:rsidRPr="00914A92" w:rsidRDefault="00914A92" w:rsidP="00914A92">
            <w:pPr>
              <w:spacing w:line="259" w:lineRule="auto"/>
              <w:jc w:val="center"/>
              <w:rPr>
                <w:b/>
                <w:sz w:val="20"/>
                <w:szCs w:val="20"/>
              </w:rPr>
            </w:pPr>
          </w:p>
        </w:tc>
        <w:tc>
          <w:tcPr>
            <w:tcW w:w="1556" w:type="dxa"/>
            <w:tcBorders>
              <w:top w:val="single" w:sz="12" w:space="0" w:color="auto"/>
              <w:bottom w:val="single" w:sz="12" w:space="0" w:color="auto"/>
            </w:tcBorders>
            <w:vAlign w:val="center"/>
          </w:tcPr>
          <w:p w14:paraId="0EE94E27" w14:textId="77777777" w:rsidR="00914A92" w:rsidRPr="00914A92" w:rsidRDefault="00914A92" w:rsidP="00914A92">
            <w:pPr>
              <w:spacing w:line="259" w:lineRule="auto"/>
              <w:jc w:val="center"/>
              <w:rPr>
                <w:b/>
                <w:sz w:val="20"/>
                <w:szCs w:val="20"/>
              </w:rPr>
            </w:pPr>
          </w:p>
        </w:tc>
        <w:tc>
          <w:tcPr>
            <w:tcW w:w="1176" w:type="dxa"/>
            <w:tcBorders>
              <w:top w:val="single" w:sz="12" w:space="0" w:color="auto"/>
              <w:bottom w:val="single" w:sz="12" w:space="0" w:color="auto"/>
            </w:tcBorders>
            <w:vAlign w:val="center"/>
          </w:tcPr>
          <w:p w14:paraId="2767E41E" w14:textId="77777777" w:rsidR="00914A92" w:rsidRPr="00914A92" w:rsidRDefault="00914A92" w:rsidP="00914A92">
            <w:pPr>
              <w:spacing w:line="259" w:lineRule="auto"/>
              <w:jc w:val="center"/>
              <w:rPr>
                <w:b/>
                <w:sz w:val="20"/>
                <w:szCs w:val="20"/>
              </w:rPr>
            </w:pPr>
          </w:p>
        </w:tc>
        <w:tc>
          <w:tcPr>
            <w:tcW w:w="1074" w:type="dxa"/>
            <w:tcBorders>
              <w:top w:val="single" w:sz="12" w:space="0" w:color="auto"/>
              <w:bottom w:val="single" w:sz="12" w:space="0" w:color="auto"/>
            </w:tcBorders>
            <w:vAlign w:val="center"/>
          </w:tcPr>
          <w:p w14:paraId="57A72458" w14:textId="77777777" w:rsidR="00914A92" w:rsidRPr="00914A92" w:rsidRDefault="00914A92" w:rsidP="00914A92">
            <w:pPr>
              <w:spacing w:line="259" w:lineRule="auto"/>
              <w:jc w:val="center"/>
              <w:rPr>
                <w:b/>
                <w:sz w:val="20"/>
                <w:szCs w:val="20"/>
              </w:rPr>
            </w:pPr>
          </w:p>
        </w:tc>
        <w:tc>
          <w:tcPr>
            <w:tcW w:w="1656" w:type="dxa"/>
            <w:tcBorders>
              <w:top w:val="single" w:sz="12" w:space="0" w:color="auto"/>
              <w:bottom w:val="single" w:sz="12" w:space="0" w:color="auto"/>
            </w:tcBorders>
            <w:vAlign w:val="center"/>
          </w:tcPr>
          <w:p w14:paraId="422A2ED1" w14:textId="77777777" w:rsidR="00914A92" w:rsidRPr="00914A92" w:rsidRDefault="00914A92" w:rsidP="00914A92">
            <w:pPr>
              <w:spacing w:line="259" w:lineRule="auto"/>
              <w:jc w:val="center"/>
              <w:rPr>
                <w:b/>
                <w:sz w:val="20"/>
                <w:szCs w:val="20"/>
              </w:rPr>
            </w:pPr>
          </w:p>
        </w:tc>
        <w:tc>
          <w:tcPr>
            <w:tcW w:w="2072" w:type="dxa"/>
            <w:tcBorders>
              <w:top w:val="single" w:sz="12" w:space="0" w:color="auto"/>
              <w:bottom w:val="single" w:sz="12" w:space="0" w:color="auto"/>
            </w:tcBorders>
            <w:vAlign w:val="center"/>
          </w:tcPr>
          <w:p w14:paraId="6752E283" w14:textId="77777777" w:rsidR="00914A92" w:rsidRPr="00914A92" w:rsidRDefault="00914A92" w:rsidP="00914A92">
            <w:pPr>
              <w:spacing w:line="259" w:lineRule="auto"/>
              <w:jc w:val="center"/>
              <w:rPr>
                <w:b/>
                <w:sz w:val="20"/>
                <w:szCs w:val="20"/>
              </w:rPr>
            </w:pPr>
          </w:p>
        </w:tc>
        <w:tc>
          <w:tcPr>
            <w:tcW w:w="1800" w:type="dxa"/>
            <w:tcBorders>
              <w:top w:val="single" w:sz="12" w:space="0" w:color="auto"/>
              <w:bottom w:val="single" w:sz="12" w:space="0" w:color="auto"/>
            </w:tcBorders>
          </w:tcPr>
          <w:p w14:paraId="71C8AC94" w14:textId="77777777" w:rsidR="00914A92" w:rsidRPr="00914A92" w:rsidRDefault="00914A92" w:rsidP="00914A92">
            <w:pPr>
              <w:spacing w:line="259" w:lineRule="auto"/>
              <w:jc w:val="center"/>
              <w:rPr>
                <w:b/>
                <w:sz w:val="20"/>
                <w:szCs w:val="20"/>
              </w:rPr>
            </w:pPr>
          </w:p>
        </w:tc>
      </w:tr>
      <w:tr w:rsidR="00914A92" w:rsidRPr="00914A92" w14:paraId="20776288" w14:textId="77777777" w:rsidTr="00B917FD">
        <w:tc>
          <w:tcPr>
            <w:tcW w:w="764" w:type="dxa"/>
            <w:tcBorders>
              <w:top w:val="single" w:sz="12" w:space="0" w:color="auto"/>
            </w:tcBorders>
            <w:vAlign w:val="center"/>
          </w:tcPr>
          <w:p w14:paraId="00B3E689" w14:textId="77777777" w:rsidR="00914A92" w:rsidRPr="00914A92" w:rsidRDefault="00914A92" w:rsidP="00914A92">
            <w:pPr>
              <w:jc w:val="center"/>
            </w:pPr>
            <w:r w:rsidRPr="00914A92">
              <w:t>1</w:t>
            </w:r>
          </w:p>
        </w:tc>
        <w:tc>
          <w:tcPr>
            <w:tcW w:w="1556" w:type="dxa"/>
            <w:tcBorders>
              <w:top w:val="single" w:sz="12" w:space="0" w:color="auto"/>
            </w:tcBorders>
            <w:vAlign w:val="center"/>
          </w:tcPr>
          <w:p w14:paraId="109FC547" w14:textId="77777777" w:rsidR="00914A92" w:rsidRPr="00914A92" w:rsidRDefault="00914A92" w:rsidP="00914A92">
            <w:pPr>
              <w:jc w:val="center"/>
            </w:pPr>
          </w:p>
        </w:tc>
        <w:tc>
          <w:tcPr>
            <w:tcW w:w="1176" w:type="dxa"/>
            <w:tcBorders>
              <w:top w:val="single" w:sz="12" w:space="0" w:color="auto"/>
            </w:tcBorders>
            <w:vAlign w:val="center"/>
          </w:tcPr>
          <w:p w14:paraId="5C5FEE6A" w14:textId="77777777" w:rsidR="00914A92" w:rsidRPr="00914A92" w:rsidRDefault="00914A92" w:rsidP="00914A92">
            <w:pPr>
              <w:jc w:val="center"/>
            </w:pPr>
          </w:p>
        </w:tc>
        <w:tc>
          <w:tcPr>
            <w:tcW w:w="1074" w:type="dxa"/>
            <w:tcBorders>
              <w:top w:val="single" w:sz="12" w:space="0" w:color="auto"/>
            </w:tcBorders>
            <w:vAlign w:val="center"/>
          </w:tcPr>
          <w:p w14:paraId="674A31A2" w14:textId="77777777" w:rsidR="00914A92" w:rsidRPr="00914A92" w:rsidRDefault="00914A92" w:rsidP="00914A92">
            <w:pPr>
              <w:jc w:val="center"/>
            </w:pPr>
          </w:p>
        </w:tc>
        <w:tc>
          <w:tcPr>
            <w:tcW w:w="1656" w:type="dxa"/>
            <w:tcBorders>
              <w:top w:val="single" w:sz="12" w:space="0" w:color="auto"/>
            </w:tcBorders>
            <w:vAlign w:val="center"/>
          </w:tcPr>
          <w:p w14:paraId="245F0346" w14:textId="77777777" w:rsidR="00914A92" w:rsidRPr="00914A92" w:rsidRDefault="00914A92" w:rsidP="00914A92">
            <w:pPr>
              <w:jc w:val="center"/>
            </w:pPr>
          </w:p>
        </w:tc>
        <w:tc>
          <w:tcPr>
            <w:tcW w:w="2072" w:type="dxa"/>
            <w:tcBorders>
              <w:top w:val="single" w:sz="12" w:space="0" w:color="auto"/>
            </w:tcBorders>
            <w:vAlign w:val="center"/>
          </w:tcPr>
          <w:p w14:paraId="6C0D4BB9" w14:textId="77777777" w:rsidR="00914A92" w:rsidRPr="00914A92" w:rsidRDefault="00914A92" w:rsidP="00914A92">
            <w:pPr>
              <w:jc w:val="center"/>
            </w:pPr>
          </w:p>
        </w:tc>
        <w:tc>
          <w:tcPr>
            <w:tcW w:w="1800" w:type="dxa"/>
            <w:tcBorders>
              <w:top w:val="single" w:sz="12" w:space="0" w:color="auto"/>
            </w:tcBorders>
          </w:tcPr>
          <w:p w14:paraId="551EFA5B" w14:textId="77777777" w:rsidR="00914A92" w:rsidRPr="00914A92" w:rsidRDefault="00914A92" w:rsidP="00914A92">
            <w:pPr>
              <w:jc w:val="center"/>
            </w:pPr>
          </w:p>
        </w:tc>
      </w:tr>
      <w:tr w:rsidR="00914A92" w:rsidRPr="00914A92" w14:paraId="3AAEA21B" w14:textId="77777777" w:rsidTr="00B917FD">
        <w:tc>
          <w:tcPr>
            <w:tcW w:w="764" w:type="dxa"/>
            <w:vAlign w:val="center"/>
          </w:tcPr>
          <w:p w14:paraId="1F0BBD58" w14:textId="77777777" w:rsidR="00914A92" w:rsidRPr="00914A92" w:rsidRDefault="00914A92" w:rsidP="00914A92">
            <w:pPr>
              <w:jc w:val="center"/>
            </w:pPr>
            <w:r w:rsidRPr="00914A92">
              <w:t>2</w:t>
            </w:r>
          </w:p>
        </w:tc>
        <w:tc>
          <w:tcPr>
            <w:tcW w:w="1556" w:type="dxa"/>
            <w:vAlign w:val="center"/>
          </w:tcPr>
          <w:p w14:paraId="206BACD1" w14:textId="77777777" w:rsidR="00914A92" w:rsidRPr="00914A92" w:rsidRDefault="00914A92" w:rsidP="00914A92">
            <w:pPr>
              <w:jc w:val="center"/>
            </w:pPr>
          </w:p>
        </w:tc>
        <w:tc>
          <w:tcPr>
            <w:tcW w:w="1176" w:type="dxa"/>
            <w:vAlign w:val="center"/>
          </w:tcPr>
          <w:p w14:paraId="5DD18B37" w14:textId="77777777" w:rsidR="00914A92" w:rsidRPr="00914A92" w:rsidRDefault="00914A92" w:rsidP="00914A92">
            <w:pPr>
              <w:jc w:val="center"/>
            </w:pPr>
          </w:p>
        </w:tc>
        <w:tc>
          <w:tcPr>
            <w:tcW w:w="1074" w:type="dxa"/>
            <w:vAlign w:val="center"/>
          </w:tcPr>
          <w:p w14:paraId="4AD6AD26" w14:textId="77777777" w:rsidR="00914A92" w:rsidRPr="00914A92" w:rsidRDefault="00914A92" w:rsidP="00914A92">
            <w:pPr>
              <w:jc w:val="center"/>
            </w:pPr>
          </w:p>
        </w:tc>
        <w:tc>
          <w:tcPr>
            <w:tcW w:w="1656" w:type="dxa"/>
            <w:vAlign w:val="center"/>
          </w:tcPr>
          <w:p w14:paraId="28BD616C" w14:textId="77777777" w:rsidR="00914A92" w:rsidRPr="00914A92" w:rsidRDefault="00914A92" w:rsidP="00914A92">
            <w:pPr>
              <w:jc w:val="center"/>
            </w:pPr>
          </w:p>
        </w:tc>
        <w:tc>
          <w:tcPr>
            <w:tcW w:w="2072" w:type="dxa"/>
            <w:vAlign w:val="center"/>
          </w:tcPr>
          <w:p w14:paraId="044F452E" w14:textId="77777777" w:rsidR="00914A92" w:rsidRPr="00914A92" w:rsidRDefault="00914A92" w:rsidP="00914A92">
            <w:pPr>
              <w:jc w:val="center"/>
            </w:pPr>
          </w:p>
        </w:tc>
        <w:tc>
          <w:tcPr>
            <w:tcW w:w="1800" w:type="dxa"/>
          </w:tcPr>
          <w:p w14:paraId="701D9A20" w14:textId="77777777" w:rsidR="00914A92" w:rsidRPr="00914A92" w:rsidRDefault="00914A92" w:rsidP="00914A92">
            <w:pPr>
              <w:jc w:val="center"/>
            </w:pPr>
          </w:p>
        </w:tc>
      </w:tr>
      <w:tr w:rsidR="00914A92" w:rsidRPr="00914A92" w14:paraId="059A927C" w14:textId="77777777" w:rsidTr="00B917FD">
        <w:tc>
          <w:tcPr>
            <w:tcW w:w="764" w:type="dxa"/>
            <w:vAlign w:val="center"/>
          </w:tcPr>
          <w:p w14:paraId="588DAF9D" w14:textId="77777777" w:rsidR="00914A92" w:rsidRPr="00914A92" w:rsidRDefault="00914A92" w:rsidP="00914A92">
            <w:pPr>
              <w:jc w:val="center"/>
            </w:pPr>
            <w:r w:rsidRPr="00914A92">
              <w:t>3</w:t>
            </w:r>
          </w:p>
        </w:tc>
        <w:tc>
          <w:tcPr>
            <w:tcW w:w="1556" w:type="dxa"/>
            <w:vAlign w:val="center"/>
          </w:tcPr>
          <w:p w14:paraId="4E96F0A7" w14:textId="77777777" w:rsidR="00914A92" w:rsidRPr="00914A92" w:rsidRDefault="00914A92" w:rsidP="00914A92">
            <w:pPr>
              <w:jc w:val="center"/>
            </w:pPr>
          </w:p>
        </w:tc>
        <w:tc>
          <w:tcPr>
            <w:tcW w:w="1176" w:type="dxa"/>
            <w:vAlign w:val="center"/>
          </w:tcPr>
          <w:p w14:paraId="0F9B0F9C" w14:textId="77777777" w:rsidR="00914A92" w:rsidRPr="00914A92" w:rsidRDefault="00914A92" w:rsidP="00914A92">
            <w:pPr>
              <w:jc w:val="center"/>
            </w:pPr>
          </w:p>
        </w:tc>
        <w:tc>
          <w:tcPr>
            <w:tcW w:w="1074" w:type="dxa"/>
            <w:vAlign w:val="center"/>
          </w:tcPr>
          <w:p w14:paraId="4AB29E73" w14:textId="77777777" w:rsidR="00914A92" w:rsidRPr="00914A92" w:rsidRDefault="00914A92" w:rsidP="00914A92">
            <w:pPr>
              <w:jc w:val="center"/>
            </w:pPr>
          </w:p>
        </w:tc>
        <w:tc>
          <w:tcPr>
            <w:tcW w:w="1656" w:type="dxa"/>
            <w:vAlign w:val="center"/>
          </w:tcPr>
          <w:p w14:paraId="41758642" w14:textId="77777777" w:rsidR="00914A92" w:rsidRPr="00914A92" w:rsidRDefault="00914A92" w:rsidP="00914A92">
            <w:pPr>
              <w:jc w:val="center"/>
            </w:pPr>
          </w:p>
        </w:tc>
        <w:tc>
          <w:tcPr>
            <w:tcW w:w="2072" w:type="dxa"/>
            <w:vAlign w:val="center"/>
          </w:tcPr>
          <w:p w14:paraId="54AC5BB4" w14:textId="77777777" w:rsidR="00914A92" w:rsidRPr="00914A92" w:rsidRDefault="00914A92" w:rsidP="00914A92">
            <w:pPr>
              <w:jc w:val="center"/>
            </w:pPr>
          </w:p>
        </w:tc>
        <w:tc>
          <w:tcPr>
            <w:tcW w:w="1800" w:type="dxa"/>
          </w:tcPr>
          <w:p w14:paraId="7346FE66" w14:textId="77777777" w:rsidR="00914A92" w:rsidRPr="00914A92" w:rsidRDefault="00914A92" w:rsidP="00914A92">
            <w:pPr>
              <w:jc w:val="center"/>
            </w:pPr>
          </w:p>
        </w:tc>
      </w:tr>
      <w:tr w:rsidR="00914A92" w:rsidRPr="00914A92" w14:paraId="40AB2650" w14:textId="77777777" w:rsidTr="00B917FD">
        <w:tc>
          <w:tcPr>
            <w:tcW w:w="764" w:type="dxa"/>
            <w:vAlign w:val="center"/>
          </w:tcPr>
          <w:p w14:paraId="15F24317" w14:textId="77777777" w:rsidR="00914A92" w:rsidRPr="00914A92" w:rsidRDefault="00914A92" w:rsidP="00914A92">
            <w:pPr>
              <w:jc w:val="center"/>
            </w:pPr>
            <w:r w:rsidRPr="00914A92">
              <w:t>4</w:t>
            </w:r>
          </w:p>
        </w:tc>
        <w:tc>
          <w:tcPr>
            <w:tcW w:w="1556" w:type="dxa"/>
            <w:vAlign w:val="center"/>
          </w:tcPr>
          <w:p w14:paraId="0A048AFF" w14:textId="77777777" w:rsidR="00914A92" w:rsidRPr="00914A92" w:rsidRDefault="00914A92" w:rsidP="00914A92">
            <w:pPr>
              <w:jc w:val="center"/>
            </w:pPr>
          </w:p>
        </w:tc>
        <w:tc>
          <w:tcPr>
            <w:tcW w:w="1176" w:type="dxa"/>
            <w:vAlign w:val="center"/>
          </w:tcPr>
          <w:p w14:paraId="6B55109B" w14:textId="77777777" w:rsidR="00914A92" w:rsidRPr="00914A92" w:rsidRDefault="00914A92" w:rsidP="00914A92">
            <w:pPr>
              <w:jc w:val="center"/>
            </w:pPr>
          </w:p>
        </w:tc>
        <w:tc>
          <w:tcPr>
            <w:tcW w:w="1074" w:type="dxa"/>
            <w:vAlign w:val="center"/>
          </w:tcPr>
          <w:p w14:paraId="396AFE73" w14:textId="77777777" w:rsidR="00914A92" w:rsidRPr="00914A92" w:rsidRDefault="00914A92" w:rsidP="00914A92">
            <w:pPr>
              <w:jc w:val="center"/>
            </w:pPr>
          </w:p>
        </w:tc>
        <w:tc>
          <w:tcPr>
            <w:tcW w:w="1656" w:type="dxa"/>
            <w:vAlign w:val="center"/>
          </w:tcPr>
          <w:p w14:paraId="58B04A15" w14:textId="77777777" w:rsidR="00914A92" w:rsidRPr="00914A92" w:rsidRDefault="00914A92" w:rsidP="00914A92">
            <w:pPr>
              <w:jc w:val="center"/>
            </w:pPr>
          </w:p>
        </w:tc>
        <w:tc>
          <w:tcPr>
            <w:tcW w:w="2072" w:type="dxa"/>
            <w:vAlign w:val="center"/>
          </w:tcPr>
          <w:p w14:paraId="7E16EC54" w14:textId="77777777" w:rsidR="00914A92" w:rsidRPr="00914A92" w:rsidRDefault="00914A92" w:rsidP="00914A92">
            <w:pPr>
              <w:jc w:val="center"/>
            </w:pPr>
          </w:p>
        </w:tc>
        <w:tc>
          <w:tcPr>
            <w:tcW w:w="1800" w:type="dxa"/>
          </w:tcPr>
          <w:p w14:paraId="50755783" w14:textId="77777777" w:rsidR="00914A92" w:rsidRPr="00914A92" w:rsidRDefault="00914A92" w:rsidP="00914A92">
            <w:pPr>
              <w:jc w:val="center"/>
            </w:pPr>
          </w:p>
        </w:tc>
      </w:tr>
      <w:tr w:rsidR="00914A92" w:rsidRPr="00914A92" w14:paraId="392E1FEC" w14:textId="77777777" w:rsidTr="00B917FD">
        <w:tc>
          <w:tcPr>
            <w:tcW w:w="764" w:type="dxa"/>
            <w:vAlign w:val="center"/>
          </w:tcPr>
          <w:p w14:paraId="00E9B038" w14:textId="77777777" w:rsidR="00914A92" w:rsidRPr="00914A92" w:rsidRDefault="00914A92" w:rsidP="00914A92">
            <w:pPr>
              <w:jc w:val="center"/>
            </w:pPr>
            <w:r w:rsidRPr="00914A92">
              <w:t>5</w:t>
            </w:r>
          </w:p>
        </w:tc>
        <w:tc>
          <w:tcPr>
            <w:tcW w:w="1556" w:type="dxa"/>
            <w:vAlign w:val="center"/>
          </w:tcPr>
          <w:p w14:paraId="201A1010" w14:textId="77777777" w:rsidR="00914A92" w:rsidRPr="00914A92" w:rsidRDefault="00914A92" w:rsidP="00914A92">
            <w:pPr>
              <w:jc w:val="center"/>
            </w:pPr>
          </w:p>
        </w:tc>
        <w:tc>
          <w:tcPr>
            <w:tcW w:w="1176" w:type="dxa"/>
            <w:vAlign w:val="center"/>
          </w:tcPr>
          <w:p w14:paraId="22E706BD" w14:textId="77777777" w:rsidR="00914A92" w:rsidRPr="00914A92" w:rsidRDefault="00914A92" w:rsidP="00914A92">
            <w:pPr>
              <w:jc w:val="center"/>
            </w:pPr>
          </w:p>
        </w:tc>
        <w:tc>
          <w:tcPr>
            <w:tcW w:w="1074" w:type="dxa"/>
            <w:vAlign w:val="center"/>
          </w:tcPr>
          <w:p w14:paraId="13FA463C" w14:textId="77777777" w:rsidR="00914A92" w:rsidRPr="00914A92" w:rsidRDefault="00914A92" w:rsidP="00914A92">
            <w:pPr>
              <w:jc w:val="center"/>
            </w:pPr>
          </w:p>
        </w:tc>
        <w:tc>
          <w:tcPr>
            <w:tcW w:w="1656" w:type="dxa"/>
            <w:vAlign w:val="center"/>
          </w:tcPr>
          <w:p w14:paraId="03652529" w14:textId="77777777" w:rsidR="00914A92" w:rsidRPr="00914A92" w:rsidRDefault="00914A92" w:rsidP="00914A92">
            <w:pPr>
              <w:jc w:val="center"/>
            </w:pPr>
          </w:p>
        </w:tc>
        <w:tc>
          <w:tcPr>
            <w:tcW w:w="2072" w:type="dxa"/>
            <w:vAlign w:val="center"/>
          </w:tcPr>
          <w:p w14:paraId="5A4F37F3" w14:textId="77777777" w:rsidR="00914A92" w:rsidRPr="00914A92" w:rsidRDefault="00914A92" w:rsidP="00914A92">
            <w:pPr>
              <w:jc w:val="center"/>
            </w:pPr>
          </w:p>
        </w:tc>
        <w:tc>
          <w:tcPr>
            <w:tcW w:w="1800" w:type="dxa"/>
          </w:tcPr>
          <w:p w14:paraId="2C224141" w14:textId="77777777" w:rsidR="00914A92" w:rsidRPr="00914A92" w:rsidRDefault="00914A92" w:rsidP="00914A92">
            <w:pPr>
              <w:jc w:val="center"/>
            </w:pPr>
          </w:p>
        </w:tc>
      </w:tr>
      <w:tr w:rsidR="00914A92" w:rsidRPr="00914A92" w14:paraId="1541ACC6" w14:textId="77777777" w:rsidTr="00B917FD">
        <w:tc>
          <w:tcPr>
            <w:tcW w:w="764" w:type="dxa"/>
            <w:vAlign w:val="center"/>
          </w:tcPr>
          <w:p w14:paraId="398B7B40" w14:textId="77777777" w:rsidR="00914A92" w:rsidRPr="00914A92" w:rsidRDefault="00914A92" w:rsidP="00914A92">
            <w:pPr>
              <w:jc w:val="center"/>
            </w:pPr>
            <w:r w:rsidRPr="00914A92">
              <w:t>6</w:t>
            </w:r>
          </w:p>
        </w:tc>
        <w:tc>
          <w:tcPr>
            <w:tcW w:w="1556" w:type="dxa"/>
            <w:vAlign w:val="center"/>
          </w:tcPr>
          <w:p w14:paraId="370409E9" w14:textId="77777777" w:rsidR="00914A92" w:rsidRPr="00914A92" w:rsidRDefault="00914A92" w:rsidP="00914A92">
            <w:pPr>
              <w:jc w:val="center"/>
            </w:pPr>
          </w:p>
        </w:tc>
        <w:tc>
          <w:tcPr>
            <w:tcW w:w="1176" w:type="dxa"/>
            <w:vAlign w:val="center"/>
          </w:tcPr>
          <w:p w14:paraId="30FD0A4F" w14:textId="77777777" w:rsidR="00914A92" w:rsidRPr="00914A92" w:rsidRDefault="00914A92" w:rsidP="00914A92">
            <w:pPr>
              <w:jc w:val="center"/>
            </w:pPr>
          </w:p>
        </w:tc>
        <w:tc>
          <w:tcPr>
            <w:tcW w:w="1074" w:type="dxa"/>
            <w:vAlign w:val="center"/>
          </w:tcPr>
          <w:p w14:paraId="76814A4B" w14:textId="77777777" w:rsidR="00914A92" w:rsidRPr="00914A92" w:rsidRDefault="00914A92" w:rsidP="00914A92">
            <w:pPr>
              <w:jc w:val="center"/>
            </w:pPr>
          </w:p>
        </w:tc>
        <w:tc>
          <w:tcPr>
            <w:tcW w:w="1656" w:type="dxa"/>
            <w:vAlign w:val="center"/>
          </w:tcPr>
          <w:p w14:paraId="590C1807" w14:textId="77777777" w:rsidR="00914A92" w:rsidRPr="00914A92" w:rsidRDefault="00914A92" w:rsidP="00914A92">
            <w:pPr>
              <w:jc w:val="center"/>
            </w:pPr>
          </w:p>
        </w:tc>
        <w:tc>
          <w:tcPr>
            <w:tcW w:w="2072" w:type="dxa"/>
            <w:vAlign w:val="center"/>
          </w:tcPr>
          <w:p w14:paraId="4002BD41" w14:textId="77777777" w:rsidR="00914A92" w:rsidRPr="00914A92" w:rsidRDefault="00914A92" w:rsidP="00914A92">
            <w:pPr>
              <w:jc w:val="center"/>
            </w:pPr>
          </w:p>
        </w:tc>
        <w:tc>
          <w:tcPr>
            <w:tcW w:w="1800" w:type="dxa"/>
          </w:tcPr>
          <w:p w14:paraId="442331FE" w14:textId="77777777" w:rsidR="00914A92" w:rsidRPr="00914A92" w:rsidRDefault="00914A92" w:rsidP="00914A92">
            <w:pPr>
              <w:jc w:val="center"/>
            </w:pPr>
          </w:p>
        </w:tc>
      </w:tr>
      <w:tr w:rsidR="00914A92" w:rsidRPr="00914A92" w14:paraId="4C52FDDC" w14:textId="77777777" w:rsidTr="00B917FD">
        <w:tc>
          <w:tcPr>
            <w:tcW w:w="764" w:type="dxa"/>
            <w:vAlign w:val="center"/>
          </w:tcPr>
          <w:p w14:paraId="138DF70F" w14:textId="77777777" w:rsidR="00914A92" w:rsidRPr="00914A92" w:rsidRDefault="00914A92" w:rsidP="00914A92">
            <w:pPr>
              <w:jc w:val="center"/>
            </w:pPr>
            <w:r w:rsidRPr="00914A92">
              <w:t>7</w:t>
            </w:r>
          </w:p>
        </w:tc>
        <w:tc>
          <w:tcPr>
            <w:tcW w:w="1556" w:type="dxa"/>
            <w:vAlign w:val="center"/>
          </w:tcPr>
          <w:p w14:paraId="484BA6BB" w14:textId="77777777" w:rsidR="00914A92" w:rsidRPr="00914A92" w:rsidRDefault="00914A92" w:rsidP="00914A92">
            <w:pPr>
              <w:jc w:val="center"/>
            </w:pPr>
          </w:p>
        </w:tc>
        <w:tc>
          <w:tcPr>
            <w:tcW w:w="1176" w:type="dxa"/>
            <w:vAlign w:val="center"/>
          </w:tcPr>
          <w:p w14:paraId="19483B30" w14:textId="77777777" w:rsidR="00914A92" w:rsidRPr="00914A92" w:rsidRDefault="00914A92" w:rsidP="00914A92">
            <w:pPr>
              <w:jc w:val="center"/>
            </w:pPr>
          </w:p>
        </w:tc>
        <w:tc>
          <w:tcPr>
            <w:tcW w:w="1074" w:type="dxa"/>
            <w:vAlign w:val="center"/>
          </w:tcPr>
          <w:p w14:paraId="03135F75" w14:textId="77777777" w:rsidR="00914A92" w:rsidRPr="00914A92" w:rsidRDefault="00914A92" w:rsidP="00914A92">
            <w:pPr>
              <w:jc w:val="center"/>
            </w:pPr>
          </w:p>
        </w:tc>
        <w:tc>
          <w:tcPr>
            <w:tcW w:w="1656" w:type="dxa"/>
            <w:vAlign w:val="center"/>
          </w:tcPr>
          <w:p w14:paraId="1941B5C4" w14:textId="77777777" w:rsidR="00914A92" w:rsidRPr="00914A92" w:rsidRDefault="00914A92" w:rsidP="00914A92">
            <w:pPr>
              <w:jc w:val="center"/>
            </w:pPr>
          </w:p>
        </w:tc>
        <w:tc>
          <w:tcPr>
            <w:tcW w:w="2072" w:type="dxa"/>
            <w:vAlign w:val="center"/>
          </w:tcPr>
          <w:p w14:paraId="08E6E4C5" w14:textId="77777777" w:rsidR="00914A92" w:rsidRPr="00914A92" w:rsidRDefault="00914A92" w:rsidP="00914A92">
            <w:pPr>
              <w:jc w:val="center"/>
            </w:pPr>
          </w:p>
        </w:tc>
        <w:tc>
          <w:tcPr>
            <w:tcW w:w="1800" w:type="dxa"/>
          </w:tcPr>
          <w:p w14:paraId="1CE30567" w14:textId="77777777" w:rsidR="00914A92" w:rsidRPr="00914A92" w:rsidRDefault="00914A92" w:rsidP="00914A92">
            <w:pPr>
              <w:jc w:val="center"/>
            </w:pPr>
          </w:p>
        </w:tc>
      </w:tr>
      <w:tr w:rsidR="00914A92" w:rsidRPr="00914A92" w14:paraId="19DFC28F" w14:textId="77777777" w:rsidTr="00B917FD">
        <w:tc>
          <w:tcPr>
            <w:tcW w:w="764" w:type="dxa"/>
            <w:vAlign w:val="center"/>
          </w:tcPr>
          <w:p w14:paraId="26E1B8AA" w14:textId="77777777" w:rsidR="00914A92" w:rsidRPr="00914A92" w:rsidRDefault="00914A92" w:rsidP="00914A92">
            <w:pPr>
              <w:jc w:val="center"/>
            </w:pPr>
            <w:r w:rsidRPr="00914A92">
              <w:t>8</w:t>
            </w:r>
          </w:p>
        </w:tc>
        <w:tc>
          <w:tcPr>
            <w:tcW w:w="1556" w:type="dxa"/>
            <w:vAlign w:val="center"/>
          </w:tcPr>
          <w:p w14:paraId="3C762022" w14:textId="77777777" w:rsidR="00914A92" w:rsidRPr="00914A92" w:rsidRDefault="00914A92" w:rsidP="00914A92">
            <w:pPr>
              <w:jc w:val="center"/>
            </w:pPr>
          </w:p>
        </w:tc>
        <w:tc>
          <w:tcPr>
            <w:tcW w:w="1176" w:type="dxa"/>
            <w:vAlign w:val="center"/>
          </w:tcPr>
          <w:p w14:paraId="1ABB920B" w14:textId="77777777" w:rsidR="00914A92" w:rsidRPr="00914A92" w:rsidRDefault="00914A92" w:rsidP="00914A92">
            <w:pPr>
              <w:jc w:val="center"/>
            </w:pPr>
          </w:p>
        </w:tc>
        <w:tc>
          <w:tcPr>
            <w:tcW w:w="1074" w:type="dxa"/>
            <w:vAlign w:val="center"/>
          </w:tcPr>
          <w:p w14:paraId="28DE73BC" w14:textId="77777777" w:rsidR="00914A92" w:rsidRPr="00914A92" w:rsidRDefault="00914A92" w:rsidP="00914A92">
            <w:pPr>
              <w:jc w:val="center"/>
            </w:pPr>
          </w:p>
        </w:tc>
        <w:tc>
          <w:tcPr>
            <w:tcW w:w="1656" w:type="dxa"/>
            <w:vAlign w:val="center"/>
          </w:tcPr>
          <w:p w14:paraId="790AAE90" w14:textId="77777777" w:rsidR="00914A92" w:rsidRPr="00914A92" w:rsidRDefault="00914A92" w:rsidP="00914A92">
            <w:pPr>
              <w:jc w:val="center"/>
            </w:pPr>
          </w:p>
        </w:tc>
        <w:tc>
          <w:tcPr>
            <w:tcW w:w="2072" w:type="dxa"/>
            <w:vAlign w:val="center"/>
          </w:tcPr>
          <w:p w14:paraId="29D7BE27" w14:textId="77777777" w:rsidR="00914A92" w:rsidRPr="00914A92" w:rsidRDefault="00914A92" w:rsidP="00914A92">
            <w:pPr>
              <w:jc w:val="center"/>
            </w:pPr>
          </w:p>
        </w:tc>
        <w:tc>
          <w:tcPr>
            <w:tcW w:w="1800" w:type="dxa"/>
          </w:tcPr>
          <w:p w14:paraId="54A6B0F6" w14:textId="77777777" w:rsidR="00914A92" w:rsidRPr="00914A92" w:rsidRDefault="00914A92" w:rsidP="00914A92">
            <w:pPr>
              <w:jc w:val="center"/>
            </w:pPr>
          </w:p>
        </w:tc>
      </w:tr>
      <w:tr w:rsidR="00914A92" w:rsidRPr="00914A92" w14:paraId="31A848F7" w14:textId="77777777" w:rsidTr="00B917FD">
        <w:tc>
          <w:tcPr>
            <w:tcW w:w="764" w:type="dxa"/>
            <w:vAlign w:val="center"/>
          </w:tcPr>
          <w:p w14:paraId="38379EB9" w14:textId="77777777" w:rsidR="00914A92" w:rsidRPr="00914A92" w:rsidRDefault="00914A92" w:rsidP="00914A92">
            <w:pPr>
              <w:jc w:val="center"/>
            </w:pPr>
            <w:r w:rsidRPr="00914A92">
              <w:t>9</w:t>
            </w:r>
          </w:p>
        </w:tc>
        <w:tc>
          <w:tcPr>
            <w:tcW w:w="1556" w:type="dxa"/>
            <w:vAlign w:val="center"/>
          </w:tcPr>
          <w:p w14:paraId="48D0F094" w14:textId="77777777" w:rsidR="00914A92" w:rsidRPr="00914A92" w:rsidRDefault="00914A92" w:rsidP="00914A92">
            <w:pPr>
              <w:jc w:val="center"/>
            </w:pPr>
          </w:p>
        </w:tc>
        <w:tc>
          <w:tcPr>
            <w:tcW w:w="1176" w:type="dxa"/>
            <w:vAlign w:val="center"/>
          </w:tcPr>
          <w:p w14:paraId="12AA41A6" w14:textId="77777777" w:rsidR="00914A92" w:rsidRPr="00914A92" w:rsidRDefault="00914A92" w:rsidP="00914A92">
            <w:pPr>
              <w:jc w:val="center"/>
            </w:pPr>
          </w:p>
        </w:tc>
        <w:tc>
          <w:tcPr>
            <w:tcW w:w="1074" w:type="dxa"/>
            <w:vAlign w:val="center"/>
          </w:tcPr>
          <w:p w14:paraId="28A535A7" w14:textId="77777777" w:rsidR="00914A92" w:rsidRPr="00914A92" w:rsidRDefault="00914A92" w:rsidP="00914A92">
            <w:pPr>
              <w:jc w:val="center"/>
            </w:pPr>
          </w:p>
        </w:tc>
        <w:tc>
          <w:tcPr>
            <w:tcW w:w="1656" w:type="dxa"/>
            <w:vAlign w:val="center"/>
          </w:tcPr>
          <w:p w14:paraId="650811EC" w14:textId="77777777" w:rsidR="00914A92" w:rsidRPr="00914A92" w:rsidRDefault="00914A92" w:rsidP="00914A92">
            <w:pPr>
              <w:jc w:val="center"/>
            </w:pPr>
          </w:p>
        </w:tc>
        <w:tc>
          <w:tcPr>
            <w:tcW w:w="2072" w:type="dxa"/>
            <w:vAlign w:val="center"/>
          </w:tcPr>
          <w:p w14:paraId="01A464CD" w14:textId="77777777" w:rsidR="00914A92" w:rsidRPr="00914A92" w:rsidRDefault="00914A92" w:rsidP="00914A92">
            <w:pPr>
              <w:jc w:val="center"/>
            </w:pPr>
          </w:p>
        </w:tc>
        <w:tc>
          <w:tcPr>
            <w:tcW w:w="1800" w:type="dxa"/>
          </w:tcPr>
          <w:p w14:paraId="1ABBCCB0" w14:textId="77777777" w:rsidR="00914A92" w:rsidRPr="00914A92" w:rsidRDefault="00914A92" w:rsidP="00914A92">
            <w:pPr>
              <w:jc w:val="center"/>
            </w:pPr>
          </w:p>
        </w:tc>
      </w:tr>
      <w:tr w:rsidR="00914A92" w:rsidRPr="00914A92" w14:paraId="09E7246C" w14:textId="77777777" w:rsidTr="00B917FD">
        <w:tc>
          <w:tcPr>
            <w:tcW w:w="764" w:type="dxa"/>
            <w:vAlign w:val="center"/>
          </w:tcPr>
          <w:p w14:paraId="20040695" w14:textId="77777777" w:rsidR="00914A92" w:rsidRPr="00914A92" w:rsidRDefault="00914A92" w:rsidP="00914A92">
            <w:pPr>
              <w:jc w:val="center"/>
            </w:pPr>
            <w:r w:rsidRPr="00914A92">
              <w:t>10</w:t>
            </w:r>
          </w:p>
        </w:tc>
        <w:tc>
          <w:tcPr>
            <w:tcW w:w="1556" w:type="dxa"/>
            <w:vAlign w:val="center"/>
          </w:tcPr>
          <w:p w14:paraId="557D51F7" w14:textId="77777777" w:rsidR="00914A92" w:rsidRPr="00914A92" w:rsidRDefault="00914A92" w:rsidP="00914A92">
            <w:pPr>
              <w:jc w:val="center"/>
            </w:pPr>
          </w:p>
        </w:tc>
        <w:tc>
          <w:tcPr>
            <w:tcW w:w="1176" w:type="dxa"/>
            <w:vAlign w:val="center"/>
          </w:tcPr>
          <w:p w14:paraId="43BE4C08" w14:textId="77777777" w:rsidR="00914A92" w:rsidRPr="00914A92" w:rsidRDefault="00914A92" w:rsidP="00914A92">
            <w:pPr>
              <w:jc w:val="center"/>
            </w:pPr>
          </w:p>
        </w:tc>
        <w:tc>
          <w:tcPr>
            <w:tcW w:w="1074" w:type="dxa"/>
            <w:vAlign w:val="center"/>
          </w:tcPr>
          <w:p w14:paraId="7677A239" w14:textId="77777777" w:rsidR="00914A92" w:rsidRPr="00914A92" w:rsidRDefault="00914A92" w:rsidP="00914A92">
            <w:pPr>
              <w:jc w:val="center"/>
            </w:pPr>
          </w:p>
        </w:tc>
        <w:tc>
          <w:tcPr>
            <w:tcW w:w="1656" w:type="dxa"/>
            <w:vAlign w:val="center"/>
          </w:tcPr>
          <w:p w14:paraId="6697644F" w14:textId="77777777" w:rsidR="00914A92" w:rsidRPr="00914A92" w:rsidRDefault="00914A92" w:rsidP="00914A92">
            <w:pPr>
              <w:jc w:val="center"/>
            </w:pPr>
          </w:p>
        </w:tc>
        <w:tc>
          <w:tcPr>
            <w:tcW w:w="2072" w:type="dxa"/>
            <w:vAlign w:val="center"/>
          </w:tcPr>
          <w:p w14:paraId="58F0116D" w14:textId="77777777" w:rsidR="00914A92" w:rsidRPr="00914A92" w:rsidRDefault="00914A92" w:rsidP="00914A92">
            <w:pPr>
              <w:jc w:val="center"/>
            </w:pPr>
          </w:p>
        </w:tc>
        <w:tc>
          <w:tcPr>
            <w:tcW w:w="1800" w:type="dxa"/>
          </w:tcPr>
          <w:p w14:paraId="0CD95D90" w14:textId="77777777" w:rsidR="00914A92" w:rsidRPr="00914A92" w:rsidRDefault="00914A92" w:rsidP="00914A92">
            <w:pPr>
              <w:jc w:val="center"/>
            </w:pPr>
          </w:p>
        </w:tc>
      </w:tr>
      <w:tr w:rsidR="00914A92" w:rsidRPr="00914A92" w14:paraId="59D3F27E" w14:textId="77777777" w:rsidTr="00B917FD">
        <w:tc>
          <w:tcPr>
            <w:tcW w:w="764" w:type="dxa"/>
            <w:vAlign w:val="center"/>
          </w:tcPr>
          <w:p w14:paraId="036D052D" w14:textId="77777777" w:rsidR="00914A92" w:rsidRPr="00914A92" w:rsidRDefault="00914A92" w:rsidP="00914A92">
            <w:pPr>
              <w:jc w:val="center"/>
            </w:pPr>
            <w:r w:rsidRPr="00914A92">
              <w:t>11</w:t>
            </w:r>
          </w:p>
        </w:tc>
        <w:tc>
          <w:tcPr>
            <w:tcW w:w="1556" w:type="dxa"/>
            <w:vAlign w:val="center"/>
          </w:tcPr>
          <w:p w14:paraId="086C3CD5" w14:textId="77777777" w:rsidR="00914A92" w:rsidRPr="00914A92" w:rsidRDefault="00914A92" w:rsidP="00914A92">
            <w:pPr>
              <w:jc w:val="center"/>
            </w:pPr>
          </w:p>
        </w:tc>
        <w:tc>
          <w:tcPr>
            <w:tcW w:w="1176" w:type="dxa"/>
            <w:vAlign w:val="center"/>
          </w:tcPr>
          <w:p w14:paraId="3B6674AC" w14:textId="77777777" w:rsidR="00914A92" w:rsidRPr="00914A92" w:rsidRDefault="00914A92" w:rsidP="00914A92">
            <w:pPr>
              <w:jc w:val="center"/>
            </w:pPr>
          </w:p>
        </w:tc>
        <w:tc>
          <w:tcPr>
            <w:tcW w:w="1074" w:type="dxa"/>
            <w:vAlign w:val="center"/>
          </w:tcPr>
          <w:p w14:paraId="6496B449" w14:textId="77777777" w:rsidR="00914A92" w:rsidRPr="00914A92" w:rsidRDefault="00914A92" w:rsidP="00914A92">
            <w:pPr>
              <w:jc w:val="center"/>
            </w:pPr>
          </w:p>
        </w:tc>
        <w:tc>
          <w:tcPr>
            <w:tcW w:w="1656" w:type="dxa"/>
            <w:vAlign w:val="center"/>
          </w:tcPr>
          <w:p w14:paraId="048F5181" w14:textId="77777777" w:rsidR="00914A92" w:rsidRPr="00914A92" w:rsidRDefault="00914A92" w:rsidP="00914A92">
            <w:pPr>
              <w:jc w:val="center"/>
            </w:pPr>
          </w:p>
        </w:tc>
        <w:tc>
          <w:tcPr>
            <w:tcW w:w="2072" w:type="dxa"/>
            <w:vAlign w:val="center"/>
          </w:tcPr>
          <w:p w14:paraId="09367472" w14:textId="77777777" w:rsidR="00914A92" w:rsidRPr="00914A92" w:rsidRDefault="00914A92" w:rsidP="00914A92">
            <w:pPr>
              <w:jc w:val="center"/>
            </w:pPr>
          </w:p>
        </w:tc>
        <w:tc>
          <w:tcPr>
            <w:tcW w:w="1800" w:type="dxa"/>
          </w:tcPr>
          <w:p w14:paraId="091DDDD5" w14:textId="77777777" w:rsidR="00914A92" w:rsidRPr="00914A92" w:rsidRDefault="00914A92" w:rsidP="00914A92">
            <w:pPr>
              <w:jc w:val="center"/>
            </w:pPr>
          </w:p>
        </w:tc>
      </w:tr>
      <w:tr w:rsidR="00914A92" w:rsidRPr="00914A92" w14:paraId="5B9DB451" w14:textId="77777777" w:rsidTr="00B917FD">
        <w:tc>
          <w:tcPr>
            <w:tcW w:w="764" w:type="dxa"/>
            <w:vAlign w:val="center"/>
          </w:tcPr>
          <w:p w14:paraId="330ABBDE" w14:textId="77777777" w:rsidR="00914A92" w:rsidRPr="00914A92" w:rsidRDefault="00914A92" w:rsidP="00914A92">
            <w:pPr>
              <w:jc w:val="center"/>
            </w:pPr>
            <w:r w:rsidRPr="00914A92">
              <w:t>12</w:t>
            </w:r>
          </w:p>
        </w:tc>
        <w:tc>
          <w:tcPr>
            <w:tcW w:w="1556" w:type="dxa"/>
            <w:vAlign w:val="center"/>
          </w:tcPr>
          <w:p w14:paraId="3DD6034C" w14:textId="77777777" w:rsidR="00914A92" w:rsidRPr="00914A92" w:rsidRDefault="00914A92" w:rsidP="00914A92">
            <w:pPr>
              <w:jc w:val="center"/>
            </w:pPr>
          </w:p>
        </w:tc>
        <w:tc>
          <w:tcPr>
            <w:tcW w:w="1176" w:type="dxa"/>
            <w:vAlign w:val="center"/>
          </w:tcPr>
          <w:p w14:paraId="564957AB" w14:textId="77777777" w:rsidR="00914A92" w:rsidRPr="00914A92" w:rsidRDefault="00914A92" w:rsidP="00914A92">
            <w:pPr>
              <w:jc w:val="center"/>
            </w:pPr>
          </w:p>
        </w:tc>
        <w:tc>
          <w:tcPr>
            <w:tcW w:w="1074" w:type="dxa"/>
            <w:vAlign w:val="center"/>
          </w:tcPr>
          <w:p w14:paraId="56B52BE3" w14:textId="77777777" w:rsidR="00914A92" w:rsidRPr="00914A92" w:rsidRDefault="00914A92" w:rsidP="00914A92">
            <w:pPr>
              <w:jc w:val="center"/>
            </w:pPr>
          </w:p>
        </w:tc>
        <w:tc>
          <w:tcPr>
            <w:tcW w:w="1656" w:type="dxa"/>
            <w:vAlign w:val="center"/>
          </w:tcPr>
          <w:p w14:paraId="7F618B76" w14:textId="77777777" w:rsidR="00914A92" w:rsidRPr="00914A92" w:rsidRDefault="00914A92" w:rsidP="00914A92">
            <w:pPr>
              <w:jc w:val="center"/>
            </w:pPr>
          </w:p>
        </w:tc>
        <w:tc>
          <w:tcPr>
            <w:tcW w:w="2072" w:type="dxa"/>
            <w:vAlign w:val="center"/>
          </w:tcPr>
          <w:p w14:paraId="5C303290" w14:textId="77777777" w:rsidR="00914A92" w:rsidRPr="00914A92" w:rsidRDefault="00914A92" w:rsidP="00914A92">
            <w:pPr>
              <w:jc w:val="center"/>
            </w:pPr>
          </w:p>
        </w:tc>
        <w:tc>
          <w:tcPr>
            <w:tcW w:w="1800" w:type="dxa"/>
          </w:tcPr>
          <w:p w14:paraId="4010B287" w14:textId="77777777" w:rsidR="00914A92" w:rsidRPr="00914A92" w:rsidRDefault="00914A92" w:rsidP="00914A92">
            <w:pPr>
              <w:jc w:val="center"/>
            </w:pPr>
          </w:p>
        </w:tc>
      </w:tr>
    </w:tbl>
    <w:p w14:paraId="4C1B6802" w14:textId="77777777" w:rsidR="00914A92" w:rsidRPr="00914A92" w:rsidRDefault="00914A92" w:rsidP="00914A92"/>
    <w:p w14:paraId="5271F3BC" w14:textId="77777777" w:rsidR="00914A92" w:rsidRPr="00914A92" w:rsidRDefault="00914A92" w:rsidP="00914A92">
      <w:pPr>
        <w:rPr>
          <w:sz w:val="22"/>
          <w:szCs w:val="22"/>
          <w:u w:val="single"/>
        </w:rPr>
      </w:pPr>
    </w:p>
    <w:p w14:paraId="4504BBB2" w14:textId="77777777" w:rsidR="00914A92" w:rsidRPr="00914A92" w:rsidRDefault="00914A92" w:rsidP="00914A92">
      <w:pPr>
        <w:spacing w:after="160" w:line="259" w:lineRule="auto"/>
        <w:rPr>
          <w:rFonts w:ascii="Times New Roman" w:eastAsia="Calibri" w:hAnsi="Times New Roman" w:cs="Times New Roman"/>
          <w:b/>
          <w:sz w:val="22"/>
          <w:szCs w:val="22"/>
        </w:rPr>
      </w:pPr>
      <w:r w:rsidRPr="00914A92">
        <w:rPr>
          <w:rFonts w:ascii="Times New Roman" w:eastAsia="Calibri" w:hAnsi="Times New Roman" w:cs="Times New Roman"/>
          <w:b/>
          <w:sz w:val="22"/>
          <w:szCs w:val="22"/>
        </w:rPr>
        <w:br w:type="page"/>
      </w:r>
    </w:p>
    <w:p w14:paraId="41D20F4C" w14:textId="77777777" w:rsidR="00192E94" w:rsidRPr="00914A92" w:rsidRDefault="00192E94">
      <w:pPr>
        <w:rPr>
          <w:sz w:val="20"/>
          <w:szCs w:val="20"/>
        </w:rPr>
      </w:pPr>
    </w:p>
    <w:p w14:paraId="4E200CF4" w14:textId="07E40719" w:rsidR="00B917FD" w:rsidRPr="00B917FD" w:rsidRDefault="00192E94" w:rsidP="002D1934">
      <w:pPr>
        <w:rPr>
          <w:b/>
          <w:bCs/>
          <w:sz w:val="22"/>
          <w:szCs w:val="20"/>
        </w:rPr>
      </w:pPr>
      <w:commentRangeStart w:id="1"/>
      <w:r w:rsidRPr="00B917FD">
        <w:rPr>
          <w:b/>
          <w:bCs/>
          <w:sz w:val="22"/>
          <w:szCs w:val="20"/>
        </w:rPr>
        <w:t xml:space="preserve">Participatory </w:t>
      </w:r>
      <w:r w:rsidR="00B917FD" w:rsidRPr="00B917FD">
        <w:rPr>
          <w:b/>
          <w:bCs/>
          <w:sz w:val="22"/>
          <w:szCs w:val="20"/>
        </w:rPr>
        <w:t xml:space="preserve">Mapping </w:t>
      </w:r>
      <w:r w:rsidR="0096278A">
        <w:rPr>
          <w:b/>
          <w:bCs/>
          <w:sz w:val="22"/>
          <w:szCs w:val="20"/>
        </w:rPr>
        <w:t>Exercise</w:t>
      </w:r>
      <w:r w:rsidR="00B917FD" w:rsidRPr="00B917FD">
        <w:rPr>
          <w:b/>
          <w:bCs/>
          <w:sz w:val="22"/>
          <w:szCs w:val="20"/>
        </w:rPr>
        <w:t xml:space="preserve"> </w:t>
      </w:r>
      <w:commentRangeEnd w:id="1"/>
      <w:r w:rsidR="007C7FC9">
        <w:rPr>
          <w:rStyle w:val="CommentReference"/>
          <w:rFonts w:eastAsiaTheme="minorHAnsi"/>
        </w:rPr>
        <w:commentReference w:id="1"/>
      </w:r>
    </w:p>
    <w:p w14:paraId="15E5D12F" w14:textId="77777777" w:rsidR="002D1934" w:rsidRPr="00914A92" w:rsidRDefault="002D1934" w:rsidP="002D1934">
      <w:pPr>
        <w:rPr>
          <w:b/>
          <w:bCs/>
          <w:sz w:val="20"/>
          <w:szCs w:val="20"/>
        </w:rPr>
      </w:pPr>
    </w:p>
    <w:p w14:paraId="74D2777B" w14:textId="77777777" w:rsidR="0096278A" w:rsidRPr="0096278A" w:rsidRDefault="002A2BA9" w:rsidP="002A2BA9">
      <w:pPr>
        <w:rPr>
          <w:sz w:val="20"/>
          <w:szCs w:val="20"/>
        </w:rPr>
      </w:pPr>
      <w:r w:rsidRPr="0096278A">
        <w:rPr>
          <w:sz w:val="20"/>
          <w:szCs w:val="20"/>
        </w:rPr>
        <w:t xml:space="preserve">In each community, the </w:t>
      </w:r>
      <w:r w:rsidR="00914A92" w:rsidRPr="0096278A">
        <w:rPr>
          <w:sz w:val="20"/>
          <w:szCs w:val="20"/>
        </w:rPr>
        <w:t>enumerators</w:t>
      </w:r>
      <w:r w:rsidRPr="0096278A">
        <w:rPr>
          <w:sz w:val="20"/>
          <w:szCs w:val="20"/>
        </w:rPr>
        <w:t xml:space="preserve"> will ask focus group participants to draw a map of their community using a blank pad of paper and a set of colored markers. </w:t>
      </w:r>
      <w:r w:rsidR="000D0BD6" w:rsidRPr="0096278A">
        <w:rPr>
          <w:sz w:val="20"/>
          <w:szCs w:val="20"/>
        </w:rPr>
        <w:t xml:space="preserve"> Participants will be asked to include infrastructure and basic services, existing resources, boundaries and neighboring communities, schools, key agricultural institutions, fields, forest land, and water supplies. </w:t>
      </w:r>
      <w:r w:rsidR="002D1934" w:rsidRPr="0096278A">
        <w:rPr>
          <w:sz w:val="20"/>
          <w:szCs w:val="20"/>
        </w:rPr>
        <w:t xml:space="preserve">In addition, participants will be asked to identify things the community takes pride in showcasing, and identify locations for which they have concerns. This will not only identify positive and negative parts of the community, but will also spark discussion why the sites are positive or troublesome. </w:t>
      </w:r>
      <w:r w:rsidR="000D0BD6" w:rsidRPr="0096278A">
        <w:rPr>
          <w:sz w:val="20"/>
          <w:szCs w:val="20"/>
        </w:rPr>
        <w:t xml:space="preserve">The mapping exercise will also help identify </w:t>
      </w:r>
      <w:commentRangeStart w:id="2"/>
      <w:r w:rsidR="000D0BD6" w:rsidRPr="0096278A">
        <w:rPr>
          <w:sz w:val="20"/>
          <w:szCs w:val="20"/>
        </w:rPr>
        <w:t xml:space="preserve">subgroup </w:t>
      </w:r>
      <w:commentRangeEnd w:id="2"/>
      <w:r w:rsidR="0040715C">
        <w:rPr>
          <w:rStyle w:val="CommentReference"/>
          <w:rFonts w:eastAsiaTheme="minorHAnsi"/>
        </w:rPr>
        <w:commentReference w:id="2"/>
      </w:r>
      <w:r w:rsidR="000D0BD6" w:rsidRPr="0096278A">
        <w:rPr>
          <w:sz w:val="20"/>
          <w:szCs w:val="20"/>
        </w:rPr>
        <w:t>differences in perce</w:t>
      </w:r>
      <w:r w:rsidR="0096278A" w:rsidRPr="0096278A">
        <w:rPr>
          <w:sz w:val="20"/>
          <w:szCs w:val="20"/>
        </w:rPr>
        <w:t>ptions, needs, and access</w:t>
      </w:r>
      <w:r w:rsidR="000D0BD6" w:rsidRPr="0096278A">
        <w:rPr>
          <w:sz w:val="20"/>
          <w:szCs w:val="20"/>
        </w:rPr>
        <w:t xml:space="preserve"> </w:t>
      </w:r>
      <w:r w:rsidR="0096278A" w:rsidRPr="0096278A">
        <w:rPr>
          <w:sz w:val="20"/>
          <w:szCs w:val="20"/>
        </w:rPr>
        <w:t>t</w:t>
      </w:r>
      <w:r w:rsidR="000D0BD6" w:rsidRPr="0096278A">
        <w:rPr>
          <w:sz w:val="20"/>
          <w:szCs w:val="20"/>
        </w:rPr>
        <w:t xml:space="preserve">o resources. </w:t>
      </w:r>
      <w:r w:rsidR="002D1934" w:rsidRPr="0096278A">
        <w:rPr>
          <w:sz w:val="20"/>
          <w:szCs w:val="20"/>
        </w:rPr>
        <w:t>Facilitators will listen to and record these conversations.</w:t>
      </w:r>
      <w:r w:rsidR="0096278A" w:rsidRPr="0096278A">
        <w:rPr>
          <w:sz w:val="20"/>
          <w:szCs w:val="20"/>
        </w:rPr>
        <w:t xml:space="preserve"> </w:t>
      </w:r>
    </w:p>
    <w:p w14:paraId="054A2CBB" w14:textId="77777777" w:rsidR="0096278A" w:rsidRPr="0096278A" w:rsidRDefault="0096278A" w:rsidP="002A2BA9">
      <w:pPr>
        <w:rPr>
          <w:sz w:val="20"/>
          <w:szCs w:val="20"/>
        </w:rPr>
      </w:pPr>
    </w:p>
    <w:p w14:paraId="317823E5" w14:textId="493EB247" w:rsidR="002A2BA9" w:rsidRPr="0096278A" w:rsidRDefault="002A2BA9" w:rsidP="002A2BA9">
      <w:pPr>
        <w:rPr>
          <w:sz w:val="20"/>
          <w:szCs w:val="20"/>
        </w:rPr>
      </w:pPr>
      <w:r w:rsidRPr="0096278A">
        <w:rPr>
          <w:sz w:val="20"/>
          <w:szCs w:val="20"/>
        </w:rPr>
        <w:t>The goal is not to accurately identify the boundaries of a community, or to locate t</w:t>
      </w:r>
      <w:r w:rsidR="002A1730" w:rsidRPr="0096278A">
        <w:rPr>
          <w:sz w:val="20"/>
          <w:szCs w:val="20"/>
        </w:rPr>
        <w:t xml:space="preserve">he natural resources correctly, </w:t>
      </w:r>
      <w:r w:rsidRPr="0096278A">
        <w:rPr>
          <w:sz w:val="20"/>
          <w:szCs w:val="20"/>
        </w:rPr>
        <w:t xml:space="preserve">but rather to document the spatial understanding of the community that key informants have prior to the start of the program and to track the changes that boundary demarcation and increased sensitization on the value of natural resources create. Once the map is created, the </w:t>
      </w:r>
      <w:r w:rsidR="0096278A" w:rsidRPr="0096278A">
        <w:rPr>
          <w:sz w:val="20"/>
          <w:szCs w:val="20"/>
        </w:rPr>
        <w:t>enumerators</w:t>
      </w:r>
      <w:r w:rsidRPr="0096278A">
        <w:rPr>
          <w:sz w:val="20"/>
          <w:szCs w:val="20"/>
        </w:rPr>
        <w:t xml:space="preserve"> will take a photograph.  This photograph </w:t>
      </w:r>
      <w:r w:rsidR="0096278A" w:rsidRPr="0096278A">
        <w:rPr>
          <w:sz w:val="20"/>
          <w:szCs w:val="20"/>
        </w:rPr>
        <w:t>will</w:t>
      </w:r>
      <w:r w:rsidRPr="0096278A">
        <w:rPr>
          <w:sz w:val="20"/>
          <w:szCs w:val="20"/>
        </w:rPr>
        <w:t xml:space="preserve"> be uploaded and saved along with the other information collected during the interview. </w:t>
      </w:r>
    </w:p>
    <w:p w14:paraId="74C80888" w14:textId="77777777" w:rsidR="000D0BD6" w:rsidRPr="0096278A" w:rsidRDefault="000D0BD6" w:rsidP="002A2BA9">
      <w:pPr>
        <w:rPr>
          <w:sz w:val="20"/>
          <w:szCs w:val="20"/>
        </w:rPr>
      </w:pPr>
    </w:p>
    <w:p w14:paraId="38FC4231" w14:textId="7FCA0D0B" w:rsidR="000D0BD6" w:rsidRPr="0096278A" w:rsidRDefault="0096278A" w:rsidP="002A2BA9">
      <w:pPr>
        <w:rPr>
          <w:sz w:val="20"/>
          <w:szCs w:val="20"/>
        </w:rPr>
      </w:pPr>
      <w:r w:rsidRPr="0096278A">
        <w:rPr>
          <w:sz w:val="20"/>
          <w:szCs w:val="20"/>
        </w:rPr>
        <w:t xml:space="preserve">Even if participants have never drawn a map or are unfamiliar with the map-making process, enumerators will work with them to guide the process.  If a member of the focus group does not wish to participate, that is also fine. </w:t>
      </w:r>
      <w:r w:rsidR="000D0BD6" w:rsidRPr="0096278A">
        <w:rPr>
          <w:sz w:val="20"/>
          <w:szCs w:val="20"/>
        </w:rPr>
        <w:t xml:space="preserve">Mapping exercises are a great way to start focus groups discussions because they help create an open forum for discussion and sharing information and encourage all members of the focus group to participate. </w:t>
      </w:r>
    </w:p>
    <w:p w14:paraId="344A6F44" w14:textId="77777777" w:rsidR="002A2BA9" w:rsidRPr="0096278A" w:rsidRDefault="002A2BA9" w:rsidP="002A2BA9">
      <w:pPr>
        <w:rPr>
          <w:b/>
          <w:bCs/>
          <w:sz w:val="20"/>
          <w:szCs w:val="20"/>
        </w:rPr>
      </w:pPr>
    </w:p>
    <w:p w14:paraId="3F28221F" w14:textId="43EBDCDE" w:rsidR="00342AA5" w:rsidRPr="00342AA5" w:rsidRDefault="0096278A" w:rsidP="002A2BA9">
      <w:pPr>
        <w:rPr>
          <w:b/>
          <w:sz w:val="22"/>
          <w:szCs w:val="20"/>
        </w:rPr>
      </w:pPr>
      <w:r w:rsidRPr="0096278A">
        <w:rPr>
          <w:b/>
          <w:sz w:val="22"/>
          <w:szCs w:val="20"/>
        </w:rPr>
        <w:t xml:space="preserve">Participatory </w:t>
      </w:r>
      <w:r w:rsidR="002A2BA9" w:rsidRPr="0096278A">
        <w:rPr>
          <w:b/>
          <w:sz w:val="22"/>
          <w:szCs w:val="20"/>
        </w:rPr>
        <w:t>Mapping Protocol</w:t>
      </w:r>
    </w:p>
    <w:p w14:paraId="6799C731" w14:textId="77777777" w:rsidR="00342AA5" w:rsidRPr="0096278A" w:rsidRDefault="00342AA5" w:rsidP="002A2BA9">
      <w:pPr>
        <w:rPr>
          <w:b/>
          <w:sz w:val="22"/>
          <w:szCs w:val="20"/>
        </w:rPr>
      </w:pPr>
    </w:p>
    <w:p w14:paraId="117B8FC0" w14:textId="76C9CF5D" w:rsidR="00342AA5" w:rsidRPr="000F13F2" w:rsidRDefault="00342AA5" w:rsidP="002A2BA9">
      <w:pPr>
        <w:rPr>
          <w:sz w:val="20"/>
          <w:szCs w:val="20"/>
        </w:rPr>
      </w:pPr>
      <w:r w:rsidRPr="000F13F2">
        <w:rPr>
          <w:sz w:val="20"/>
          <w:szCs w:val="20"/>
        </w:rPr>
        <w:t xml:space="preserve">I would like to start this focus group discussion with a mapping exercise. In a few minutes, I’m going to give you a set of colored markers and a blank pad of paper and ask you to work together as a group to draw a map of your village. Don’t worry if you have never drawn a map before or are not familiar with the process. It is a fairly simple exercise and can actually be a lot of fun. The map will be a great way for you all to tell me about your community. These pictures will not be shared with anyone unless you want them to be.  We are going to leave them here with you and only take picture with the camera so that we can keep track of it.  </w:t>
      </w:r>
    </w:p>
    <w:p w14:paraId="68D395DD" w14:textId="77777777" w:rsidR="00342AA5" w:rsidRPr="000F13F2" w:rsidRDefault="00342AA5" w:rsidP="002A2BA9">
      <w:pPr>
        <w:rPr>
          <w:sz w:val="20"/>
          <w:szCs w:val="20"/>
        </w:rPr>
      </w:pPr>
    </w:p>
    <w:p w14:paraId="095AEA87" w14:textId="6BFD144D" w:rsidR="00342AA5" w:rsidRPr="000F13F2" w:rsidRDefault="00342AA5" w:rsidP="002A2BA9">
      <w:pPr>
        <w:rPr>
          <w:i/>
          <w:sz w:val="20"/>
          <w:szCs w:val="20"/>
        </w:rPr>
      </w:pPr>
      <w:r w:rsidRPr="000F13F2">
        <w:rPr>
          <w:i/>
          <w:sz w:val="20"/>
          <w:szCs w:val="20"/>
        </w:rPr>
        <w:t xml:space="preserve">Enumerator: Please distribute mapping materials. If there are more than 20 focus group participants, please divide the members into 2 groups. Each group will draw their own map. </w:t>
      </w:r>
    </w:p>
    <w:p w14:paraId="5E4E9841" w14:textId="77777777" w:rsidR="00342AA5" w:rsidRPr="000F13F2" w:rsidRDefault="00342AA5" w:rsidP="002A2BA9">
      <w:pPr>
        <w:rPr>
          <w:sz w:val="20"/>
          <w:szCs w:val="20"/>
        </w:rPr>
      </w:pPr>
    </w:p>
    <w:p w14:paraId="510E229D" w14:textId="77777777" w:rsidR="00342AA5" w:rsidRPr="000F13F2" w:rsidRDefault="00342AA5" w:rsidP="002A2BA9">
      <w:pPr>
        <w:rPr>
          <w:sz w:val="20"/>
          <w:szCs w:val="20"/>
        </w:rPr>
      </w:pPr>
      <w:r w:rsidRPr="000F13F2">
        <w:rPr>
          <w:sz w:val="20"/>
          <w:szCs w:val="20"/>
        </w:rPr>
        <w:t xml:space="preserve">Now let’s get started. </w:t>
      </w:r>
      <w:r w:rsidR="0096278A" w:rsidRPr="000F13F2">
        <w:rPr>
          <w:sz w:val="20"/>
          <w:szCs w:val="20"/>
        </w:rPr>
        <w:t xml:space="preserve">If you wanted to draw a picture of your village that could describe your community to someone who has never been here before, like someone from another country, </w:t>
      </w:r>
      <w:r w:rsidRPr="000F13F2">
        <w:rPr>
          <w:sz w:val="20"/>
          <w:szCs w:val="20"/>
        </w:rPr>
        <w:t xml:space="preserve">what would you draw? </w:t>
      </w:r>
      <w:r w:rsidR="002A2BA9" w:rsidRPr="000F13F2">
        <w:rPr>
          <w:sz w:val="20"/>
          <w:szCs w:val="20"/>
        </w:rPr>
        <w:t xml:space="preserve">Can you show me this on this paper here? </w:t>
      </w:r>
    </w:p>
    <w:p w14:paraId="4D7C24B2" w14:textId="2F57F971" w:rsidR="00342AA5" w:rsidRPr="000F13F2" w:rsidRDefault="00342AA5" w:rsidP="002A2BA9">
      <w:pPr>
        <w:rPr>
          <w:sz w:val="20"/>
          <w:szCs w:val="20"/>
        </w:rPr>
      </w:pPr>
      <w:r w:rsidRPr="000F13F2">
        <w:rPr>
          <w:sz w:val="20"/>
          <w:szCs w:val="20"/>
        </w:rPr>
        <w:t xml:space="preserve">For example, </w:t>
      </w:r>
    </w:p>
    <w:p w14:paraId="77F16A5A" w14:textId="1A49A50D" w:rsidR="00342AA5" w:rsidRPr="000F13F2" w:rsidRDefault="00342AA5" w:rsidP="00342AA5">
      <w:pPr>
        <w:pStyle w:val="ListParagraph"/>
        <w:numPr>
          <w:ilvl w:val="0"/>
          <w:numId w:val="9"/>
        </w:numPr>
        <w:rPr>
          <w:sz w:val="20"/>
          <w:szCs w:val="20"/>
        </w:rPr>
      </w:pPr>
      <w:r w:rsidRPr="000F13F2">
        <w:rPr>
          <w:sz w:val="20"/>
          <w:szCs w:val="20"/>
        </w:rPr>
        <w:t xml:space="preserve">What is the shape of your community (square, triangle, circle, some other shape)? </w:t>
      </w:r>
      <w:r w:rsidR="00990427" w:rsidRPr="000F13F2">
        <w:rPr>
          <w:sz w:val="20"/>
          <w:szCs w:val="20"/>
        </w:rPr>
        <w:t>Where are the</w:t>
      </w:r>
      <w:r w:rsidRPr="000F13F2">
        <w:rPr>
          <w:sz w:val="20"/>
          <w:szCs w:val="20"/>
        </w:rPr>
        <w:t xml:space="preserve"> major boundaries?</w:t>
      </w:r>
    </w:p>
    <w:p w14:paraId="038A02F3" w14:textId="164DB52C" w:rsidR="00342AA5" w:rsidRPr="000F13F2" w:rsidRDefault="00342AA5" w:rsidP="00342AA5">
      <w:pPr>
        <w:pStyle w:val="ListParagraph"/>
        <w:numPr>
          <w:ilvl w:val="0"/>
          <w:numId w:val="9"/>
        </w:numPr>
        <w:rPr>
          <w:sz w:val="20"/>
          <w:szCs w:val="20"/>
        </w:rPr>
      </w:pPr>
      <w:r w:rsidRPr="000F13F2">
        <w:rPr>
          <w:sz w:val="20"/>
          <w:szCs w:val="20"/>
        </w:rPr>
        <w:t>Are there any major landmarks in your community, and where can they be found (like a</w:t>
      </w:r>
      <w:r w:rsidR="00990427" w:rsidRPr="000F13F2">
        <w:rPr>
          <w:sz w:val="20"/>
          <w:szCs w:val="20"/>
        </w:rPr>
        <w:t xml:space="preserve"> road,</w:t>
      </w:r>
      <w:r w:rsidRPr="000F13F2">
        <w:rPr>
          <w:sz w:val="20"/>
          <w:szCs w:val="20"/>
        </w:rPr>
        <w:t xml:space="preserve"> town office, school or hospital)?</w:t>
      </w:r>
    </w:p>
    <w:p w14:paraId="2BC9E6E7" w14:textId="3E2C1D78" w:rsidR="00990427" w:rsidRPr="000F13F2" w:rsidRDefault="00990427" w:rsidP="00342AA5">
      <w:pPr>
        <w:pStyle w:val="ListParagraph"/>
        <w:numPr>
          <w:ilvl w:val="0"/>
          <w:numId w:val="9"/>
        </w:numPr>
        <w:rPr>
          <w:sz w:val="20"/>
          <w:szCs w:val="20"/>
        </w:rPr>
      </w:pPr>
      <w:r w:rsidRPr="000F13F2">
        <w:rPr>
          <w:sz w:val="20"/>
          <w:szCs w:val="20"/>
        </w:rPr>
        <w:t>Where do people farm in your community?</w:t>
      </w:r>
    </w:p>
    <w:p w14:paraId="10CD5C02" w14:textId="4D252D83" w:rsidR="00990427" w:rsidRPr="000F13F2" w:rsidRDefault="00990427" w:rsidP="00342AA5">
      <w:pPr>
        <w:pStyle w:val="ListParagraph"/>
        <w:numPr>
          <w:ilvl w:val="0"/>
          <w:numId w:val="9"/>
        </w:numPr>
        <w:rPr>
          <w:sz w:val="20"/>
          <w:szCs w:val="20"/>
        </w:rPr>
      </w:pPr>
      <w:r w:rsidRPr="000F13F2">
        <w:rPr>
          <w:sz w:val="20"/>
          <w:szCs w:val="20"/>
        </w:rPr>
        <w:t>Where is the forest?</w:t>
      </w:r>
    </w:p>
    <w:p w14:paraId="609FC851" w14:textId="264FE36B" w:rsidR="00342AA5" w:rsidRPr="000F13F2" w:rsidRDefault="00342AA5" w:rsidP="00342AA5">
      <w:pPr>
        <w:pStyle w:val="ListParagraph"/>
        <w:numPr>
          <w:ilvl w:val="0"/>
          <w:numId w:val="9"/>
        </w:numPr>
        <w:rPr>
          <w:sz w:val="20"/>
          <w:szCs w:val="20"/>
        </w:rPr>
      </w:pPr>
      <w:r w:rsidRPr="000F13F2">
        <w:rPr>
          <w:sz w:val="20"/>
          <w:szCs w:val="20"/>
        </w:rPr>
        <w:t xml:space="preserve">What natural resources </w:t>
      </w:r>
      <w:r w:rsidR="00990427" w:rsidRPr="000F13F2">
        <w:rPr>
          <w:sz w:val="20"/>
          <w:szCs w:val="20"/>
        </w:rPr>
        <w:t xml:space="preserve">(for example, water and forest access) </w:t>
      </w:r>
      <w:r w:rsidRPr="000F13F2">
        <w:rPr>
          <w:sz w:val="20"/>
          <w:szCs w:val="20"/>
        </w:rPr>
        <w:t xml:space="preserve">are in your community and where can they be found in relation to the landmarks? Can you point them out on the drawing? </w:t>
      </w:r>
    </w:p>
    <w:p w14:paraId="6CD4B36D" w14:textId="77777777" w:rsidR="00342AA5" w:rsidRPr="000F13F2" w:rsidRDefault="00342AA5" w:rsidP="00342AA5">
      <w:pPr>
        <w:pStyle w:val="ListParagraph"/>
        <w:numPr>
          <w:ilvl w:val="0"/>
          <w:numId w:val="9"/>
        </w:numPr>
        <w:rPr>
          <w:sz w:val="20"/>
          <w:szCs w:val="20"/>
        </w:rPr>
      </w:pPr>
      <w:r w:rsidRPr="000F13F2">
        <w:rPr>
          <w:sz w:val="20"/>
          <w:szCs w:val="20"/>
        </w:rPr>
        <w:t>What is the size of the different natural resources in relation to each other?</w:t>
      </w:r>
    </w:p>
    <w:p w14:paraId="36F43AEF" w14:textId="77777777" w:rsidR="00342AA5" w:rsidRPr="000F13F2" w:rsidRDefault="00342AA5" w:rsidP="00342AA5">
      <w:pPr>
        <w:pStyle w:val="ListParagraph"/>
        <w:numPr>
          <w:ilvl w:val="0"/>
          <w:numId w:val="9"/>
        </w:numPr>
        <w:rPr>
          <w:sz w:val="20"/>
          <w:szCs w:val="20"/>
        </w:rPr>
      </w:pPr>
      <w:r w:rsidRPr="000F13F2">
        <w:rPr>
          <w:sz w:val="20"/>
          <w:szCs w:val="20"/>
        </w:rPr>
        <w:t xml:space="preserve"> What are some areas of your community that you take pride in?</w:t>
      </w:r>
    </w:p>
    <w:p w14:paraId="5285B0AD" w14:textId="77777777" w:rsidR="00342AA5" w:rsidRPr="000F13F2" w:rsidRDefault="00342AA5" w:rsidP="00342AA5">
      <w:pPr>
        <w:pStyle w:val="ListParagraph"/>
        <w:numPr>
          <w:ilvl w:val="0"/>
          <w:numId w:val="9"/>
        </w:numPr>
        <w:rPr>
          <w:sz w:val="20"/>
          <w:szCs w:val="20"/>
        </w:rPr>
      </w:pPr>
      <w:r w:rsidRPr="000F13F2">
        <w:rPr>
          <w:sz w:val="20"/>
          <w:szCs w:val="20"/>
        </w:rPr>
        <w:t xml:space="preserve"> What locations do you have concerns about?</w:t>
      </w:r>
    </w:p>
    <w:p w14:paraId="7A090F03" w14:textId="77777777" w:rsidR="002A2BA9" w:rsidRPr="000F13F2" w:rsidRDefault="002A2BA9" w:rsidP="002A2BA9">
      <w:pPr>
        <w:rPr>
          <w:sz w:val="20"/>
          <w:szCs w:val="20"/>
        </w:rPr>
      </w:pPr>
    </w:p>
    <w:p w14:paraId="2A0C9657" w14:textId="55BA7771" w:rsidR="00990427" w:rsidRPr="000F13F2" w:rsidRDefault="00990427">
      <w:pPr>
        <w:rPr>
          <w:i/>
          <w:sz w:val="20"/>
          <w:szCs w:val="20"/>
        </w:rPr>
      </w:pPr>
      <w:r w:rsidRPr="000F13F2">
        <w:rPr>
          <w:i/>
          <w:sz w:val="20"/>
          <w:szCs w:val="20"/>
        </w:rPr>
        <w:t>Enumerator: Use the questions above to help prompt and guide focus group participants through the mapping exercise. After about 30 minutes, come back together as a larger group and allow participants to share and explain their map(s). Ask them what they drew and why they chose to include it. Listen to and record the conversations throughout the exercise. Lastl</w:t>
      </w:r>
      <w:r w:rsidR="000F13F2" w:rsidRPr="000F13F2">
        <w:rPr>
          <w:i/>
          <w:sz w:val="20"/>
          <w:szCs w:val="20"/>
        </w:rPr>
        <w:t xml:space="preserve">y, take a photograph of the map. </w:t>
      </w:r>
    </w:p>
    <w:p w14:paraId="4AF213A7" w14:textId="77777777" w:rsidR="00914A92" w:rsidRDefault="00914A92">
      <w:pPr>
        <w:rPr>
          <w:b/>
        </w:rPr>
      </w:pPr>
    </w:p>
    <w:p w14:paraId="43E8D4C5" w14:textId="77777777" w:rsidR="00914A92" w:rsidRDefault="00914A92">
      <w:pPr>
        <w:rPr>
          <w:b/>
        </w:rPr>
      </w:pPr>
    </w:p>
    <w:p w14:paraId="492C4B98" w14:textId="77777777" w:rsidR="002A1730" w:rsidRDefault="002A1730">
      <w:pPr>
        <w:rPr>
          <w:b/>
        </w:rPr>
      </w:pPr>
      <w:r>
        <w:rPr>
          <w:b/>
        </w:rPr>
        <w:br w:type="page"/>
      </w:r>
    </w:p>
    <w:p w14:paraId="656E8B55" w14:textId="77777777" w:rsidR="00644DC8" w:rsidRDefault="00644DC8" w:rsidP="00644DC8">
      <w:pPr>
        <w:rPr>
          <w:b/>
          <w:color w:val="000000" w:themeColor="text1"/>
        </w:rPr>
      </w:pPr>
      <w:r w:rsidRPr="0094286D">
        <w:rPr>
          <w:b/>
          <w:color w:val="000000" w:themeColor="text1"/>
        </w:rPr>
        <w:lastRenderedPageBreak/>
        <w:t>FOREST</w:t>
      </w:r>
      <w:r>
        <w:rPr>
          <w:b/>
          <w:color w:val="000000" w:themeColor="text1"/>
        </w:rPr>
        <w:t xml:space="preserve"> LAND: GOVERNANCE </w:t>
      </w:r>
    </w:p>
    <w:p w14:paraId="5CE43B2E" w14:textId="760B159E" w:rsidR="00644DC8" w:rsidRPr="00644DC8" w:rsidRDefault="00644DC8" w:rsidP="00644DC8">
      <w:pPr>
        <w:rPr>
          <w:b/>
          <w:i/>
          <w:color w:val="000000" w:themeColor="text1"/>
          <w:sz w:val="20"/>
        </w:rPr>
      </w:pPr>
      <w:r w:rsidRPr="000F13F2">
        <w:rPr>
          <w:i/>
          <w:sz w:val="20"/>
          <w:szCs w:val="22"/>
        </w:rPr>
        <w:t xml:space="preserve">Thank you for participating in the mapping exercise. </w:t>
      </w:r>
      <w:r w:rsidRPr="00644DC8">
        <w:rPr>
          <w:i/>
          <w:color w:val="000000" w:themeColor="text1"/>
          <w:sz w:val="20"/>
        </w:rPr>
        <w:t>Now I would like to ask you some questions about the rules that regulate forest land in you</w:t>
      </w:r>
      <w:ins w:id="3" w:author="usaiduser" w:date="2014-11-09T11:28:00Z">
        <w:r w:rsidR="00020AD3">
          <w:rPr>
            <w:i/>
            <w:color w:val="000000" w:themeColor="text1"/>
            <w:sz w:val="20"/>
          </w:rPr>
          <w:t>r</w:t>
        </w:r>
      </w:ins>
      <w:r w:rsidRPr="00644DC8">
        <w:rPr>
          <w:i/>
          <w:color w:val="000000" w:themeColor="text1"/>
          <w:sz w:val="20"/>
        </w:rPr>
        <w:t xml:space="preserve"> village.</w:t>
      </w:r>
    </w:p>
    <w:p w14:paraId="3ABF44DA" w14:textId="77777777" w:rsidR="00644DC8" w:rsidRDefault="00644DC8" w:rsidP="00644DC8">
      <w:pPr>
        <w:rPr>
          <w:color w:val="000000" w:themeColor="text1"/>
        </w:rPr>
      </w:pPr>
    </w:p>
    <w:p w14:paraId="56C143AC" w14:textId="77777777" w:rsidR="00644DC8" w:rsidRDefault="00644DC8" w:rsidP="00644DC8">
      <w:pPr>
        <w:pStyle w:val="ListParagraph"/>
        <w:numPr>
          <w:ilvl w:val="0"/>
          <w:numId w:val="7"/>
        </w:numPr>
        <w:rPr>
          <w:color w:val="000000" w:themeColor="text1"/>
        </w:rPr>
      </w:pPr>
      <w:r w:rsidRPr="00A8356A">
        <w:rPr>
          <w:color w:val="000000" w:themeColor="text1"/>
        </w:rPr>
        <w:t xml:space="preserve">Are there rules in this village that regulate or restrict </w:t>
      </w:r>
      <w:r>
        <w:rPr>
          <w:color w:val="000000" w:themeColor="text1"/>
        </w:rPr>
        <w:t>the following activity</w:t>
      </w:r>
      <w:r w:rsidRPr="00A8356A">
        <w:rPr>
          <w:color w:val="000000" w:themeColor="text1"/>
        </w:rPr>
        <w:t xml:space="preserve"> </w:t>
      </w:r>
      <w:r>
        <w:rPr>
          <w:color w:val="000000" w:themeColor="text1"/>
        </w:rPr>
        <w:t>in forest/wooded areas</w:t>
      </w:r>
      <w:r w:rsidRPr="00A8356A">
        <w:rPr>
          <w:color w:val="000000" w:themeColor="text1"/>
        </w:rPr>
        <w:t xml:space="preserve">? </w:t>
      </w:r>
    </w:p>
    <w:p w14:paraId="4F4E0D94" w14:textId="77777777" w:rsidR="00644DC8" w:rsidRDefault="00644DC8" w:rsidP="00644DC8">
      <w:pPr>
        <w:pStyle w:val="ListParagraph"/>
        <w:ind w:left="360"/>
        <w:rPr>
          <w:color w:val="000000" w:themeColor="text1"/>
        </w:rPr>
      </w:pPr>
      <w:r w:rsidRPr="00A8356A">
        <w:rPr>
          <w:color w:val="000000" w:themeColor="text1"/>
        </w:rPr>
        <w:t>For each activity, please describe the rules.</w:t>
      </w:r>
    </w:p>
    <w:p w14:paraId="006BB66B" w14:textId="77777777" w:rsidR="00644DC8" w:rsidRDefault="00644DC8" w:rsidP="00644DC8">
      <w:pPr>
        <w:pStyle w:val="ListParagraph"/>
        <w:numPr>
          <w:ilvl w:val="1"/>
          <w:numId w:val="7"/>
        </w:numPr>
        <w:rPr>
          <w:color w:val="000000" w:themeColor="text1"/>
        </w:rPr>
      </w:pPr>
      <w:r>
        <w:rPr>
          <w:color w:val="000000" w:themeColor="text1"/>
        </w:rPr>
        <w:t>Agriculture</w:t>
      </w:r>
    </w:p>
    <w:p w14:paraId="3F41DD92" w14:textId="77777777" w:rsidR="00644DC8" w:rsidRDefault="00644DC8" w:rsidP="00644DC8">
      <w:pPr>
        <w:pStyle w:val="ListParagraph"/>
        <w:numPr>
          <w:ilvl w:val="1"/>
          <w:numId w:val="7"/>
        </w:numPr>
        <w:rPr>
          <w:color w:val="000000" w:themeColor="text1"/>
        </w:rPr>
      </w:pPr>
      <w:r>
        <w:rPr>
          <w:color w:val="000000" w:themeColor="text1"/>
        </w:rPr>
        <w:t>Hunting</w:t>
      </w:r>
    </w:p>
    <w:p w14:paraId="5CDDF471" w14:textId="77777777" w:rsidR="00644DC8" w:rsidRDefault="00644DC8" w:rsidP="00644DC8">
      <w:pPr>
        <w:pStyle w:val="ListParagraph"/>
        <w:numPr>
          <w:ilvl w:val="1"/>
          <w:numId w:val="7"/>
        </w:numPr>
        <w:rPr>
          <w:color w:val="000000" w:themeColor="text1"/>
        </w:rPr>
      </w:pPr>
      <w:r>
        <w:rPr>
          <w:color w:val="000000" w:themeColor="text1"/>
        </w:rPr>
        <w:t>Gathering</w:t>
      </w:r>
    </w:p>
    <w:p w14:paraId="49F78684" w14:textId="77777777" w:rsidR="00644DC8" w:rsidRDefault="00644DC8" w:rsidP="00644DC8">
      <w:pPr>
        <w:pStyle w:val="ListParagraph"/>
        <w:numPr>
          <w:ilvl w:val="1"/>
          <w:numId w:val="7"/>
        </w:numPr>
        <w:rPr>
          <w:color w:val="000000" w:themeColor="text1"/>
        </w:rPr>
      </w:pPr>
      <w:r>
        <w:rPr>
          <w:color w:val="000000" w:themeColor="text1"/>
        </w:rPr>
        <w:t>Logging</w:t>
      </w:r>
    </w:p>
    <w:p w14:paraId="37F04C45" w14:textId="77777777" w:rsidR="00644DC8" w:rsidRDefault="00644DC8" w:rsidP="00644DC8">
      <w:pPr>
        <w:pStyle w:val="ListParagraph"/>
        <w:numPr>
          <w:ilvl w:val="1"/>
          <w:numId w:val="7"/>
        </w:numPr>
        <w:rPr>
          <w:color w:val="000000" w:themeColor="text1"/>
        </w:rPr>
      </w:pPr>
      <w:r>
        <w:rPr>
          <w:color w:val="000000" w:themeColor="text1"/>
        </w:rPr>
        <w:t>Collecting wood for fuel</w:t>
      </w:r>
    </w:p>
    <w:p w14:paraId="18AAD680" w14:textId="750067BC" w:rsidR="00644DC8" w:rsidRDefault="00C428F0" w:rsidP="00644DC8">
      <w:pPr>
        <w:pStyle w:val="ListParagraph"/>
        <w:numPr>
          <w:ilvl w:val="1"/>
          <w:numId w:val="7"/>
        </w:numPr>
        <w:rPr>
          <w:color w:val="000000" w:themeColor="text1"/>
        </w:rPr>
      </w:pPr>
      <w:r>
        <w:rPr>
          <w:color w:val="000000" w:themeColor="text1"/>
        </w:rPr>
        <w:t>Other (please specify)</w:t>
      </w:r>
    </w:p>
    <w:p w14:paraId="6CF3A166" w14:textId="77777777" w:rsidR="00644DC8" w:rsidRPr="00A8356A" w:rsidRDefault="00644DC8" w:rsidP="00644DC8">
      <w:pPr>
        <w:pStyle w:val="ListParagraph"/>
        <w:ind w:left="1080"/>
        <w:rPr>
          <w:color w:val="000000" w:themeColor="text1"/>
        </w:rPr>
      </w:pPr>
    </w:p>
    <w:p w14:paraId="5983A909" w14:textId="77777777" w:rsidR="00644DC8" w:rsidRPr="00D373A0" w:rsidRDefault="00644DC8" w:rsidP="00644DC8">
      <w:pPr>
        <w:pStyle w:val="ListParagraph"/>
        <w:numPr>
          <w:ilvl w:val="0"/>
          <w:numId w:val="7"/>
        </w:numPr>
        <w:rPr>
          <w:color w:val="000000" w:themeColor="text1"/>
        </w:rPr>
      </w:pPr>
      <w:r>
        <w:rPr>
          <w:color w:val="000000" w:themeColor="text1"/>
        </w:rPr>
        <w:t>Who makes the rules about what community members can and cannot do in forests/wooded areas?</w:t>
      </w:r>
    </w:p>
    <w:p w14:paraId="090D1394" w14:textId="77777777" w:rsidR="00C428F0" w:rsidRPr="00914A92" w:rsidRDefault="00C428F0" w:rsidP="00C428F0">
      <w:pPr>
        <w:pStyle w:val="ListParagraph"/>
        <w:numPr>
          <w:ilvl w:val="0"/>
          <w:numId w:val="7"/>
        </w:numPr>
        <w:rPr>
          <w:color w:val="000000" w:themeColor="text1"/>
        </w:rPr>
      </w:pPr>
      <w:r w:rsidRPr="008B4A4F">
        <w:rPr>
          <w:rFonts w:eastAsia="Calibri" w:cs="Times New Roman"/>
          <w:color w:val="000000" w:themeColor="text1"/>
        </w:rPr>
        <w:t xml:space="preserve">Who </w:t>
      </w:r>
      <w:r>
        <w:rPr>
          <w:rFonts w:eastAsia="Calibri" w:cs="Times New Roman"/>
          <w:color w:val="000000" w:themeColor="text1"/>
        </w:rPr>
        <w:t>enforces the rules</w:t>
      </w:r>
      <w:r w:rsidRPr="008B4A4F">
        <w:rPr>
          <w:rFonts w:eastAsia="Calibri" w:cs="Times New Roman"/>
          <w:color w:val="000000" w:themeColor="text1"/>
        </w:rPr>
        <w:t xml:space="preserve"> related to forest/wooded land</w:t>
      </w:r>
      <w:r>
        <w:rPr>
          <w:rFonts w:eastAsia="Calibri" w:cs="Times New Roman"/>
          <w:color w:val="000000" w:themeColor="text1"/>
        </w:rPr>
        <w:t>? How are these rules enforced?</w:t>
      </w:r>
    </w:p>
    <w:p w14:paraId="2AF89629" w14:textId="45F75521" w:rsidR="00644DC8" w:rsidRPr="008B4A4F" w:rsidRDefault="00644DC8" w:rsidP="00644DC8">
      <w:pPr>
        <w:pStyle w:val="ListParagraph"/>
        <w:numPr>
          <w:ilvl w:val="0"/>
          <w:numId w:val="7"/>
        </w:numPr>
        <w:rPr>
          <w:color w:val="000000" w:themeColor="text1"/>
        </w:rPr>
      </w:pPr>
      <w:r>
        <w:rPr>
          <w:color w:val="000000" w:themeColor="text1"/>
        </w:rPr>
        <w:t>How h</w:t>
      </w:r>
      <w:r w:rsidRPr="008B4A4F">
        <w:rPr>
          <w:color w:val="000000" w:themeColor="text1"/>
        </w:rPr>
        <w:t xml:space="preserve">ave these rules changes over the past </w:t>
      </w:r>
      <w:ins w:id="4" w:author="usaiduser" w:date="2014-11-09T11:28:00Z">
        <w:r w:rsidR="00975316">
          <w:rPr>
            <w:color w:val="000000" w:themeColor="text1"/>
          </w:rPr>
          <w:t xml:space="preserve">(no more than 3) </w:t>
        </w:r>
      </w:ins>
      <w:r w:rsidRPr="008B4A4F">
        <w:rPr>
          <w:color w:val="000000" w:themeColor="text1"/>
        </w:rPr>
        <w:t xml:space="preserve"># years? </w:t>
      </w:r>
    </w:p>
    <w:p w14:paraId="1DA57F35" w14:textId="77777777" w:rsidR="00644DC8" w:rsidRPr="008B4A4F" w:rsidRDefault="00644DC8" w:rsidP="00644DC8">
      <w:pPr>
        <w:pStyle w:val="ListParagraph"/>
        <w:numPr>
          <w:ilvl w:val="0"/>
          <w:numId w:val="7"/>
        </w:numPr>
        <w:rPr>
          <w:color w:val="000000" w:themeColor="text1"/>
        </w:rPr>
      </w:pPr>
      <w:r w:rsidRPr="008B4A4F">
        <w:rPr>
          <w:color w:val="000000" w:themeColor="text1"/>
        </w:rPr>
        <w:t>Are the rules regarding forest use respected by the community members?</w:t>
      </w:r>
      <w:r>
        <w:rPr>
          <w:color w:val="000000" w:themeColor="text1"/>
        </w:rPr>
        <w:t xml:space="preserve"> Why?</w:t>
      </w:r>
    </w:p>
    <w:p w14:paraId="3D31EEE0"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Do you think these rules are effectively enforced?</w:t>
      </w:r>
      <w:r>
        <w:rPr>
          <w:rFonts w:eastAsia="Calibri" w:cs="Times New Roman"/>
          <w:color w:val="000000" w:themeColor="text1"/>
        </w:rPr>
        <w:t xml:space="preserve"> Why or why not? Please explain.</w:t>
      </w:r>
    </w:p>
    <w:p w14:paraId="3FA5E1F7" w14:textId="77777777" w:rsidR="00644DC8" w:rsidRPr="008B4A4F" w:rsidRDefault="00644DC8" w:rsidP="00644DC8">
      <w:pPr>
        <w:pStyle w:val="ListParagraph"/>
        <w:numPr>
          <w:ilvl w:val="0"/>
          <w:numId w:val="7"/>
        </w:numPr>
        <w:rPr>
          <w:color w:val="000000" w:themeColor="text1"/>
        </w:rPr>
      </w:pPr>
      <w:r w:rsidRPr="008B4A4F">
        <w:rPr>
          <w:rFonts w:eastAsia="Calibri" w:cs="Times New Roman"/>
          <w:color w:val="000000" w:themeColor="text1"/>
        </w:rPr>
        <w:t xml:space="preserve">Do you think these rules are fair? </w:t>
      </w:r>
      <w:r>
        <w:rPr>
          <w:rFonts w:eastAsia="Calibri" w:cs="Times New Roman"/>
          <w:color w:val="000000" w:themeColor="text1"/>
        </w:rPr>
        <w:t xml:space="preserve">Why or why not? </w:t>
      </w:r>
      <w:r w:rsidRPr="008B4A4F">
        <w:rPr>
          <w:rFonts w:eastAsia="Calibri" w:cs="Times New Roman"/>
          <w:color w:val="000000" w:themeColor="text1"/>
        </w:rPr>
        <w:t>Please explain</w:t>
      </w:r>
    </w:p>
    <w:p w14:paraId="59DA8B5C" w14:textId="5FE70234" w:rsidR="00644DC8" w:rsidRPr="008B4A4F" w:rsidRDefault="00644DC8" w:rsidP="00644DC8">
      <w:pPr>
        <w:pStyle w:val="ListParagraph"/>
        <w:numPr>
          <w:ilvl w:val="0"/>
          <w:numId w:val="7"/>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w:t>
      </w:r>
      <w:r w:rsidRPr="008B4A4F">
        <w:rPr>
          <w:color w:val="000000" w:themeColor="text1"/>
        </w:rPr>
        <w:t>Do you think these penalties are fair?</w:t>
      </w:r>
    </w:p>
    <w:p w14:paraId="28108808" w14:textId="1D3F719A" w:rsidR="0096278A" w:rsidRDefault="002A2BA9">
      <w:pPr>
        <w:rPr>
          <w:b/>
        </w:rPr>
      </w:pPr>
      <w:commentRangeStart w:id="5"/>
      <w:r>
        <w:rPr>
          <w:b/>
        </w:rPr>
        <w:t xml:space="preserve">FOREST </w:t>
      </w:r>
      <w:r w:rsidR="00CC3DC0" w:rsidRPr="00CC3DC0">
        <w:rPr>
          <w:b/>
        </w:rPr>
        <w:t>LAND</w:t>
      </w:r>
      <w:r w:rsidR="00D373A0">
        <w:rPr>
          <w:b/>
        </w:rPr>
        <w:t>:</w:t>
      </w:r>
      <w:r w:rsidR="00854EF9">
        <w:rPr>
          <w:b/>
        </w:rPr>
        <w:t xml:space="preserve"> </w:t>
      </w:r>
      <w:r>
        <w:rPr>
          <w:b/>
        </w:rPr>
        <w:t>DECISION MAKIN</w:t>
      </w:r>
      <w:r w:rsidR="00BB2338">
        <w:rPr>
          <w:b/>
        </w:rPr>
        <w:t>G</w:t>
      </w:r>
      <w:commentRangeEnd w:id="5"/>
      <w:r w:rsidR="004E292B">
        <w:rPr>
          <w:rStyle w:val="CommentReference"/>
          <w:rFonts w:eastAsiaTheme="minorHAnsi"/>
        </w:rPr>
        <w:commentReference w:id="5"/>
      </w:r>
    </w:p>
    <w:p w14:paraId="6D5504E8" w14:textId="74CE5C51" w:rsidR="00D373A0" w:rsidRPr="000F13F2" w:rsidRDefault="00D373A0">
      <w:pPr>
        <w:rPr>
          <w:i/>
          <w:sz w:val="20"/>
          <w:szCs w:val="22"/>
        </w:rPr>
      </w:pPr>
      <w:r w:rsidRPr="000F13F2">
        <w:rPr>
          <w:i/>
          <w:sz w:val="20"/>
          <w:szCs w:val="22"/>
        </w:rPr>
        <w:t>Now I would like to ask you some questions about how decisions are made</w:t>
      </w:r>
      <w:r w:rsidR="00914A92" w:rsidRPr="000F13F2">
        <w:rPr>
          <w:i/>
          <w:sz w:val="20"/>
          <w:szCs w:val="22"/>
        </w:rPr>
        <w:t xml:space="preserve"> in your village</w:t>
      </w:r>
      <w:r w:rsidR="00990427" w:rsidRPr="000F13F2">
        <w:rPr>
          <w:i/>
          <w:sz w:val="20"/>
          <w:szCs w:val="22"/>
        </w:rPr>
        <w:t xml:space="preserve"> related to forest land.</w:t>
      </w:r>
    </w:p>
    <w:p w14:paraId="2198D9A0" w14:textId="77777777" w:rsidR="00D373A0" w:rsidRPr="00CC3DC0" w:rsidRDefault="00D373A0">
      <w:pPr>
        <w:rPr>
          <w:b/>
        </w:rPr>
      </w:pPr>
    </w:p>
    <w:p w14:paraId="4C8962FC" w14:textId="27CE9B99" w:rsidR="00312FDC" w:rsidRPr="00875217" w:rsidRDefault="00875217" w:rsidP="00CC3DC0">
      <w:pPr>
        <w:pStyle w:val="ListParagraph"/>
        <w:numPr>
          <w:ilvl w:val="0"/>
          <w:numId w:val="3"/>
        </w:numPr>
        <w:rPr>
          <w:color w:val="000000" w:themeColor="text1"/>
        </w:rPr>
      </w:pPr>
      <w:r w:rsidRPr="00875217">
        <w:t xml:space="preserve">Can you please describe how </w:t>
      </w:r>
      <w:commentRangeStart w:id="6"/>
      <w:r w:rsidR="00312FDC" w:rsidRPr="00875217">
        <w:t xml:space="preserve">decisions related to forest land </w:t>
      </w:r>
      <w:commentRangeEnd w:id="6"/>
      <w:r w:rsidR="004E292B">
        <w:rPr>
          <w:rStyle w:val="CommentReference"/>
        </w:rPr>
        <w:commentReference w:id="6"/>
      </w:r>
      <w:r w:rsidRPr="00875217">
        <w:t>and access to forest</w:t>
      </w:r>
      <w:r w:rsidR="00BB2338" w:rsidRPr="00875217">
        <w:t xml:space="preserve"> </w:t>
      </w:r>
      <w:r w:rsidRPr="00875217">
        <w:t xml:space="preserve">land are </w:t>
      </w:r>
      <w:r w:rsidR="00312FDC" w:rsidRPr="00875217">
        <w:t xml:space="preserve">made in this village? </w:t>
      </w:r>
      <w:r w:rsidR="00564A1D">
        <w:t>Are there groups dedicated to forest management in this community? What are the</w:t>
      </w:r>
      <w:ins w:id="7" w:author="usaiduser" w:date="2014-11-09T11:29:00Z">
        <w:r w:rsidR="00B81ED2">
          <w:t>ir</w:t>
        </w:r>
      </w:ins>
      <w:r w:rsidR="00564A1D">
        <w:t xml:space="preserve"> names and structure? What activities do they perform? How are members and leaders selected?  </w:t>
      </w:r>
    </w:p>
    <w:p w14:paraId="473CDE9B" w14:textId="2493292D" w:rsidR="00CC3DC0" w:rsidRPr="00875217" w:rsidRDefault="000F13F2" w:rsidP="00CC3DC0">
      <w:pPr>
        <w:pStyle w:val="ListParagraph"/>
        <w:numPr>
          <w:ilvl w:val="0"/>
          <w:numId w:val="3"/>
        </w:numPr>
        <w:rPr>
          <w:color w:val="000000" w:themeColor="text1"/>
        </w:rPr>
      </w:pPr>
      <w:r>
        <w:t>Is the community consulted</w:t>
      </w:r>
      <w:r w:rsidR="00CC3DC0" w:rsidRPr="00875217">
        <w:t xml:space="preserve"> in </w:t>
      </w:r>
      <w:r w:rsidR="00911888">
        <w:t xml:space="preserve">the </w:t>
      </w:r>
      <w:r w:rsidR="00CC3DC0" w:rsidRPr="00875217">
        <w:t xml:space="preserve">decision-making </w:t>
      </w:r>
      <w:r w:rsidR="00911888">
        <w:t>process</w:t>
      </w:r>
      <w:r w:rsidR="00CC3DC0" w:rsidRPr="00875217">
        <w:t xml:space="preserve">? </w:t>
      </w:r>
    </w:p>
    <w:p w14:paraId="0534BD60" w14:textId="77777777" w:rsidR="00CC3DC0" w:rsidRPr="00875217" w:rsidRDefault="00CC3DC0" w:rsidP="00CC3DC0">
      <w:pPr>
        <w:pStyle w:val="ListParagraph"/>
        <w:numPr>
          <w:ilvl w:val="1"/>
          <w:numId w:val="3"/>
        </w:numPr>
        <w:rPr>
          <w:color w:val="000000" w:themeColor="text1"/>
        </w:rPr>
      </w:pPr>
      <w:r w:rsidRPr="00875217">
        <w:t xml:space="preserve">If no, why do you think that is? </w:t>
      </w:r>
    </w:p>
    <w:p w14:paraId="7FD68C01" w14:textId="33C5EB23" w:rsidR="00CC3DC0" w:rsidRPr="00875217" w:rsidRDefault="002A1730" w:rsidP="002A1730">
      <w:pPr>
        <w:pStyle w:val="ListParagraph"/>
        <w:numPr>
          <w:ilvl w:val="1"/>
          <w:numId w:val="3"/>
        </w:numPr>
        <w:rPr>
          <w:color w:val="000000" w:themeColor="text1"/>
        </w:rPr>
      </w:pPr>
      <w:r w:rsidRPr="00875217">
        <w:t xml:space="preserve">If yes, </w:t>
      </w:r>
      <w:r w:rsidR="000F13F2">
        <w:t>w</w:t>
      </w:r>
      <w:r w:rsidR="00CC3DC0" w:rsidRPr="00875217">
        <w:t xml:space="preserve">ho in the community (e.g., which groups: women, youth, strangers, etc.) </w:t>
      </w:r>
      <w:r w:rsidR="000F13F2">
        <w:t>is consulted</w:t>
      </w:r>
      <w:r w:rsidR="00CC3DC0" w:rsidRPr="00875217">
        <w:t xml:space="preserve">? At what point </w:t>
      </w:r>
      <w:r w:rsidR="000F13F2">
        <w:t xml:space="preserve">in the decision-making process are </w:t>
      </w:r>
      <w:r w:rsidR="00CC3DC0" w:rsidRPr="00875217">
        <w:t>they are consulted? Is there anyone you think that they could do a better job of consulting?</w:t>
      </w:r>
    </w:p>
    <w:p w14:paraId="1C09BEAA" w14:textId="6430DB4D" w:rsidR="00CC3DC0" w:rsidRPr="00875217" w:rsidRDefault="00644DC8" w:rsidP="00CC3DC0">
      <w:pPr>
        <w:pStyle w:val="ListParagraph"/>
        <w:numPr>
          <w:ilvl w:val="0"/>
          <w:numId w:val="3"/>
        </w:numPr>
        <w:rPr>
          <w:color w:val="000000" w:themeColor="text1"/>
        </w:rPr>
      </w:pPr>
      <w:r>
        <w:t>Do you think that forest</w:t>
      </w:r>
      <w:r w:rsidR="00CC3DC0" w:rsidRPr="00875217">
        <w:t xml:space="preserve"> land decisions in this village are transparent? Why or why not? </w:t>
      </w:r>
    </w:p>
    <w:p w14:paraId="43F3838B" w14:textId="6D579B7E" w:rsidR="00DF29B2" w:rsidRPr="00875217" w:rsidRDefault="00CC3DC0" w:rsidP="00DF29B2">
      <w:pPr>
        <w:pStyle w:val="ListParagraph"/>
        <w:numPr>
          <w:ilvl w:val="0"/>
          <w:numId w:val="3"/>
        </w:numPr>
        <w:rPr>
          <w:color w:val="000000" w:themeColor="text1"/>
        </w:rPr>
      </w:pPr>
      <w:r w:rsidRPr="00875217">
        <w:t>Do yo</w:t>
      </w:r>
      <w:r w:rsidR="00644DC8">
        <w:t>u think that forest</w:t>
      </w:r>
      <w:r w:rsidRPr="00875217">
        <w:t xml:space="preserve"> land decisions are fair? Are they fair to all groups? Why or why not?</w:t>
      </w:r>
      <w:r w:rsidR="00DF29B2" w:rsidRPr="00875217">
        <w:t xml:space="preserve"> </w:t>
      </w:r>
    </w:p>
    <w:p w14:paraId="3CE44F08" w14:textId="4ADA8005" w:rsidR="009D029A" w:rsidRPr="00875217" w:rsidRDefault="00DF29B2" w:rsidP="00DF29B2">
      <w:pPr>
        <w:pStyle w:val="ListParagraph"/>
        <w:numPr>
          <w:ilvl w:val="0"/>
          <w:numId w:val="3"/>
        </w:numPr>
        <w:rPr>
          <w:color w:val="000000" w:themeColor="text1"/>
        </w:rPr>
      </w:pPr>
      <w:r w:rsidRPr="00875217">
        <w:t>If you were unhappy with a decision made regarding forest land in this village</w:t>
      </w:r>
      <w:r w:rsidR="002A1730" w:rsidRPr="00875217">
        <w:t>, what c</w:t>
      </w:r>
      <w:r w:rsidRPr="00875217">
        <w:t>ould you do</w:t>
      </w:r>
      <w:r w:rsidR="002A1730" w:rsidRPr="00875217">
        <w:t xml:space="preserve"> to try and change it</w:t>
      </w:r>
      <w:r w:rsidRPr="00875217">
        <w:t xml:space="preserve">? </w:t>
      </w:r>
    </w:p>
    <w:p w14:paraId="7D7EF3D5" w14:textId="3B00E38B" w:rsidR="00DF29B2" w:rsidRPr="00875217" w:rsidRDefault="00DF29B2" w:rsidP="00DF29B2">
      <w:pPr>
        <w:pStyle w:val="ListParagraph"/>
        <w:widowControl w:val="0"/>
        <w:numPr>
          <w:ilvl w:val="0"/>
          <w:numId w:val="3"/>
        </w:numPr>
        <w:autoSpaceDE w:val="0"/>
        <w:autoSpaceDN w:val="0"/>
        <w:adjustRightInd w:val="0"/>
        <w:spacing w:after="0" w:line="240" w:lineRule="auto"/>
        <w:rPr>
          <w:rFonts w:cs="Arial"/>
          <w:color w:val="1A1A1A"/>
        </w:rPr>
      </w:pPr>
      <w:r w:rsidRPr="00875217">
        <w:rPr>
          <w:rFonts w:cs="Arial"/>
          <w:color w:val="1A1A1A"/>
        </w:rPr>
        <w:t xml:space="preserve">What are some possible internal divisions that can impede reaching community consensus regarding forest </w:t>
      </w:r>
      <w:r w:rsidR="00E43DCC">
        <w:rPr>
          <w:rFonts w:cs="Arial"/>
          <w:color w:val="1A1A1A"/>
        </w:rPr>
        <w:t>land decisions</w:t>
      </w:r>
      <w:r w:rsidRPr="00875217">
        <w:rPr>
          <w:rFonts w:cs="Arial"/>
          <w:color w:val="1A1A1A"/>
        </w:rPr>
        <w:t>?</w:t>
      </w:r>
    </w:p>
    <w:p w14:paraId="5993C82D" w14:textId="641D8CC5" w:rsidR="00911888" w:rsidRDefault="00644DC8" w:rsidP="00DF29B2">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DF29B2" w:rsidRPr="00875217">
        <w:rPr>
          <w:rFonts w:cs="Arial"/>
          <w:color w:val="1A1A1A"/>
        </w:rPr>
        <w:t xml:space="preserve"> women</w:t>
      </w:r>
      <w:r w:rsidR="00911888" w:rsidRPr="00911888">
        <w:rPr>
          <w:rFonts w:cs="Arial"/>
          <w:color w:val="1A1A1A"/>
        </w:rPr>
        <w:t xml:space="preserve"> </w:t>
      </w:r>
      <w:r w:rsidR="00911888" w:rsidRPr="00875217">
        <w:rPr>
          <w:rFonts w:cs="Arial"/>
          <w:color w:val="1A1A1A"/>
        </w:rPr>
        <w:t>participate in the</w:t>
      </w:r>
      <w:r>
        <w:rPr>
          <w:rFonts w:cs="Arial"/>
          <w:color w:val="1A1A1A"/>
        </w:rPr>
        <w:t xml:space="preserve"> decision-making process </w:t>
      </w:r>
      <w:r w:rsidRPr="00875217">
        <w:rPr>
          <w:rFonts w:cs="Arial"/>
          <w:color w:val="1A1A1A"/>
        </w:rPr>
        <w:t>(entitled to present their views, right to vote)? </w:t>
      </w:r>
      <w:r w:rsidR="00911888" w:rsidRPr="00875217">
        <w:rPr>
          <w:rFonts w:cs="Arial"/>
          <w:color w:val="1A1A1A"/>
        </w:rPr>
        <w:t xml:space="preserve"> At what point of the decision-making process they come in?</w:t>
      </w:r>
    </w:p>
    <w:p w14:paraId="5DB5AAEF" w14:textId="5620F538" w:rsidR="00911888" w:rsidRDefault="00644DC8" w:rsidP="00911888">
      <w:pPr>
        <w:pStyle w:val="ListParagraph"/>
        <w:widowControl w:val="0"/>
        <w:numPr>
          <w:ilvl w:val="0"/>
          <w:numId w:val="3"/>
        </w:numPr>
        <w:autoSpaceDE w:val="0"/>
        <w:autoSpaceDN w:val="0"/>
        <w:adjustRightInd w:val="0"/>
        <w:spacing w:after="0" w:line="240" w:lineRule="auto"/>
        <w:rPr>
          <w:rFonts w:cs="Arial"/>
          <w:color w:val="1A1A1A"/>
        </w:rPr>
      </w:pPr>
      <w:r>
        <w:rPr>
          <w:rFonts w:cs="Arial"/>
          <w:color w:val="1A1A1A"/>
        </w:rPr>
        <w:t>How do</w:t>
      </w:r>
      <w:r w:rsidR="00911888" w:rsidRPr="00911888">
        <w:rPr>
          <w:rFonts w:cs="Arial"/>
          <w:color w:val="1A1A1A"/>
        </w:rPr>
        <w:t xml:space="preserve"> </w:t>
      </w:r>
      <w:r w:rsidR="00911888">
        <w:rPr>
          <w:rFonts w:cs="Arial"/>
          <w:color w:val="1A1A1A"/>
        </w:rPr>
        <w:t xml:space="preserve">youth </w:t>
      </w:r>
      <w:r w:rsidR="00911888" w:rsidRPr="00911888">
        <w:rPr>
          <w:rFonts w:cs="Arial"/>
          <w:color w:val="1A1A1A"/>
        </w:rPr>
        <w:t>participate in the decision-making processes</w:t>
      </w:r>
      <w:r w:rsidRPr="00644DC8">
        <w:rPr>
          <w:rFonts w:cs="Arial"/>
          <w:color w:val="1A1A1A"/>
        </w:rPr>
        <w:t xml:space="preserve"> </w:t>
      </w:r>
      <w:r>
        <w:rPr>
          <w:rFonts w:cs="Arial"/>
          <w:color w:val="1A1A1A"/>
        </w:rPr>
        <w:t>(</w:t>
      </w:r>
      <w:r w:rsidRPr="00911888">
        <w:rPr>
          <w:rFonts w:cs="Arial"/>
          <w:color w:val="1A1A1A"/>
        </w:rPr>
        <w:t xml:space="preserve">entitled to present their views, right to vote)?  </w:t>
      </w:r>
      <w:r w:rsidR="00911888" w:rsidRPr="00911888">
        <w:rPr>
          <w:rFonts w:cs="Arial"/>
          <w:color w:val="1A1A1A"/>
        </w:rPr>
        <w:t>At what point of the decision-making process they come in?</w:t>
      </w:r>
    </w:p>
    <w:p w14:paraId="5A744845" w14:textId="7FA340EC" w:rsidR="00911888" w:rsidRPr="00911888" w:rsidRDefault="00644DC8" w:rsidP="00911888">
      <w:pPr>
        <w:pStyle w:val="ListParagraph"/>
        <w:numPr>
          <w:ilvl w:val="0"/>
          <w:numId w:val="3"/>
        </w:numPr>
        <w:rPr>
          <w:color w:val="000000" w:themeColor="text1"/>
        </w:rPr>
      </w:pPr>
      <w:r>
        <w:rPr>
          <w:rFonts w:cs="Arial"/>
          <w:color w:val="1A1A1A"/>
        </w:rPr>
        <w:t>How d</w:t>
      </w:r>
      <w:r w:rsidR="00911888" w:rsidRPr="00911888">
        <w:rPr>
          <w:rFonts w:cs="Arial"/>
          <w:color w:val="1A1A1A"/>
        </w:rPr>
        <w:t xml:space="preserve">o </w:t>
      </w:r>
      <w:r w:rsidR="00911888">
        <w:rPr>
          <w:rFonts w:cs="Arial"/>
          <w:color w:val="1A1A1A"/>
        </w:rPr>
        <w:t>minority/indigenous groups</w:t>
      </w:r>
      <w:r w:rsidR="008F30AE">
        <w:rPr>
          <w:rFonts w:cs="Arial"/>
          <w:color w:val="1A1A1A"/>
        </w:rPr>
        <w:t xml:space="preserve"> participate in </w:t>
      </w:r>
      <w:r w:rsidR="00553575">
        <w:rPr>
          <w:rFonts w:cs="Arial"/>
          <w:color w:val="1A1A1A"/>
        </w:rPr>
        <w:t>decision-making processes</w:t>
      </w:r>
      <w:r w:rsidR="00911888">
        <w:rPr>
          <w:rFonts w:cs="Arial"/>
          <w:color w:val="1A1A1A"/>
        </w:rPr>
        <w:t xml:space="preserve"> </w:t>
      </w:r>
      <w:r w:rsidRPr="00911888">
        <w:rPr>
          <w:rFonts w:cs="Arial"/>
          <w:color w:val="1A1A1A"/>
        </w:rPr>
        <w:t xml:space="preserve">(entitled to present their views, right to vote)?  </w:t>
      </w:r>
      <w:r w:rsidR="00911888" w:rsidRPr="00911888">
        <w:rPr>
          <w:rFonts w:cs="Arial"/>
          <w:color w:val="1A1A1A"/>
        </w:rPr>
        <w:t>At what point of the decision-making p</w:t>
      </w:r>
      <w:r>
        <w:rPr>
          <w:rFonts w:cs="Arial"/>
          <w:color w:val="1A1A1A"/>
        </w:rPr>
        <w:t>rocess they come in?</w:t>
      </w:r>
    </w:p>
    <w:p w14:paraId="101DFA18" w14:textId="77777777" w:rsidR="0054463F" w:rsidRPr="0053082E" w:rsidRDefault="0054463F" w:rsidP="0053082E">
      <w:pPr>
        <w:widowControl w:val="0"/>
        <w:autoSpaceDE w:val="0"/>
        <w:autoSpaceDN w:val="0"/>
        <w:adjustRightInd w:val="0"/>
        <w:rPr>
          <w:rFonts w:asciiTheme="majorHAnsi" w:hAnsiTheme="majorHAnsi" w:cs="Arial"/>
          <w:color w:val="1A1A1A"/>
        </w:rPr>
      </w:pPr>
    </w:p>
    <w:p w14:paraId="700BF620" w14:textId="77777777" w:rsidR="00937E1E" w:rsidRDefault="009D029A" w:rsidP="00937E1E">
      <w:pPr>
        <w:rPr>
          <w:rFonts w:cs="Arial"/>
          <w:b/>
        </w:rPr>
      </w:pPr>
      <w:r w:rsidRPr="009D029A">
        <w:rPr>
          <w:rFonts w:cs="Arial"/>
          <w:b/>
        </w:rPr>
        <w:t>FOREST CONDITION</w:t>
      </w:r>
      <w:r w:rsidR="00BB3C21">
        <w:rPr>
          <w:rFonts w:cs="Arial"/>
          <w:b/>
        </w:rPr>
        <w:t>S</w:t>
      </w:r>
      <w:r w:rsidR="00937E1E">
        <w:rPr>
          <w:rFonts w:cs="Arial"/>
          <w:b/>
        </w:rPr>
        <w:t xml:space="preserve"> </w:t>
      </w:r>
    </w:p>
    <w:p w14:paraId="655BB5E6" w14:textId="56FCF277" w:rsidR="003559AB" w:rsidRPr="003559AB" w:rsidRDefault="003559AB" w:rsidP="00937E1E">
      <w:pPr>
        <w:rPr>
          <w:rFonts w:cs="Arial"/>
          <w:i/>
          <w:sz w:val="22"/>
        </w:rPr>
      </w:pPr>
      <w:r w:rsidRPr="003559AB">
        <w:rPr>
          <w:rFonts w:cs="Arial"/>
          <w:i/>
          <w:sz w:val="22"/>
        </w:rPr>
        <w:t xml:space="preserve">Now I would like to ask you some questions about the condition of the forests in your community. </w:t>
      </w:r>
    </w:p>
    <w:p w14:paraId="0A5E194A" w14:textId="77777777" w:rsidR="003559AB" w:rsidRPr="003559AB" w:rsidRDefault="003559AB" w:rsidP="00937E1E">
      <w:pPr>
        <w:rPr>
          <w:rFonts w:cs="Arial"/>
          <w:i/>
        </w:rPr>
      </w:pPr>
    </w:p>
    <w:p w14:paraId="0A725932" w14:textId="015FB101" w:rsidR="00914A92" w:rsidRPr="00937E1E" w:rsidRDefault="00937E1E" w:rsidP="00937E1E">
      <w:pPr>
        <w:pStyle w:val="ListParagraph"/>
        <w:numPr>
          <w:ilvl w:val="0"/>
          <w:numId w:val="8"/>
        </w:numPr>
        <w:rPr>
          <w:rFonts w:cs="Arial"/>
        </w:rPr>
      </w:pPr>
      <w:r w:rsidRPr="00937E1E">
        <w:rPr>
          <w:rFonts w:cs="Arial"/>
        </w:rPr>
        <w:lastRenderedPageBreak/>
        <w:t>Please</w:t>
      </w:r>
      <w:r w:rsidR="009D029A" w:rsidRPr="00937E1E">
        <w:rPr>
          <w:rFonts w:cs="Arial"/>
        </w:rPr>
        <w:t xml:space="preserve"> describe the overall condition of the forest in your community? </w:t>
      </w:r>
    </w:p>
    <w:p w14:paraId="67D76494" w14:textId="60DB5470" w:rsidR="009D029A" w:rsidRDefault="009D029A" w:rsidP="00914A92">
      <w:pPr>
        <w:pStyle w:val="ListParagraph"/>
        <w:numPr>
          <w:ilvl w:val="0"/>
          <w:numId w:val="8"/>
        </w:numPr>
        <w:rPr>
          <w:rFonts w:cs="Arial"/>
        </w:rPr>
      </w:pPr>
      <w:r>
        <w:t xml:space="preserve">How has </w:t>
      </w:r>
      <w:r w:rsidRPr="00583DA1">
        <w:rPr>
          <w:rFonts w:cs="Arial"/>
        </w:rPr>
        <w:t xml:space="preserve">the condition of your forests/wooded area improved in the </w:t>
      </w:r>
      <w:proofErr w:type="gramStart"/>
      <w:r w:rsidRPr="00583DA1">
        <w:rPr>
          <w:rFonts w:cs="Arial"/>
        </w:rPr>
        <w:t xml:space="preserve">past </w:t>
      </w:r>
      <w:ins w:id="8" w:author="usaiduser" w:date="2014-11-09T11:30:00Z">
        <w:r w:rsidR="00AF46A8">
          <w:rPr>
            <w:rFonts w:cs="Arial"/>
          </w:rPr>
          <w:t xml:space="preserve"> (</w:t>
        </w:r>
        <w:proofErr w:type="gramEnd"/>
        <w:r w:rsidR="00AF46A8">
          <w:rPr>
            <w:rFonts w:cs="Arial"/>
          </w:rPr>
          <w:t xml:space="preserve">max 3) </w:t>
        </w:r>
      </w:ins>
      <w:r w:rsidRPr="00583DA1">
        <w:rPr>
          <w:rFonts w:cs="Arial"/>
        </w:rPr>
        <w:t xml:space="preserve"># years? Please describe. </w:t>
      </w:r>
    </w:p>
    <w:p w14:paraId="4D3A69D7" w14:textId="44026DF3" w:rsidR="009D029A" w:rsidRPr="00583DA1" w:rsidRDefault="009D029A" w:rsidP="009D029A">
      <w:pPr>
        <w:pStyle w:val="ListParagraph"/>
        <w:numPr>
          <w:ilvl w:val="1"/>
          <w:numId w:val="2"/>
        </w:numPr>
        <w:rPr>
          <w:rFonts w:cs="Arial"/>
        </w:rPr>
      </w:pPr>
      <w:r w:rsidRPr="00583DA1">
        <w:rPr>
          <w:rFonts w:cs="Arial"/>
        </w:rPr>
        <w:t xml:space="preserve">Why do you think it has improved? </w:t>
      </w:r>
    </w:p>
    <w:p w14:paraId="1BC85662" w14:textId="0C61FA10" w:rsidR="00937E1E" w:rsidRDefault="00937E1E" w:rsidP="00937E1E">
      <w:pPr>
        <w:pStyle w:val="ListParagraph"/>
        <w:numPr>
          <w:ilvl w:val="0"/>
          <w:numId w:val="8"/>
        </w:numPr>
        <w:rPr>
          <w:rFonts w:cs="Arial"/>
        </w:rPr>
      </w:pPr>
      <w:r>
        <w:t xml:space="preserve">How has </w:t>
      </w:r>
      <w:r w:rsidRPr="00583DA1">
        <w:rPr>
          <w:rFonts w:cs="Arial"/>
        </w:rPr>
        <w:t xml:space="preserve">the condition of your forests/wooded area worsened in the past # years? Please describe. </w:t>
      </w:r>
    </w:p>
    <w:p w14:paraId="45422FBA" w14:textId="77777777" w:rsidR="00937E1E" w:rsidRDefault="00937E1E" w:rsidP="00937E1E">
      <w:pPr>
        <w:pStyle w:val="ListParagraph"/>
        <w:numPr>
          <w:ilvl w:val="1"/>
          <w:numId w:val="2"/>
        </w:numPr>
        <w:rPr>
          <w:rFonts w:cs="Arial"/>
        </w:rPr>
      </w:pPr>
      <w:r w:rsidRPr="00583DA1">
        <w:rPr>
          <w:rFonts w:cs="Arial"/>
        </w:rPr>
        <w:t xml:space="preserve">Why do you think it has worsened? </w:t>
      </w:r>
    </w:p>
    <w:p w14:paraId="2994624E" w14:textId="2C261DC5" w:rsidR="00937E1E" w:rsidRDefault="00937E1E" w:rsidP="00937E1E">
      <w:pPr>
        <w:pStyle w:val="ListParagraph"/>
        <w:numPr>
          <w:ilvl w:val="0"/>
          <w:numId w:val="8"/>
        </w:numPr>
        <w:rPr>
          <w:rFonts w:cs="Arial"/>
        </w:rPr>
      </w:pPr>
      <w:r>
        <w:rPr>
          <w:rFonts w:cs="Arial"/>
        </w:rPr>
        <w:t>In the past # years, h</w:t>
      </w:r>
      <w:r w:rsidRPr="00D639CF">
        <w:rPr>
          <w:rFonts w:cs="Arial"/>
        </w:rPr>
        <w:t xml:space="preserve">ave you observed any of the </w:t>
      </w:r>
      <w:commentRangeStart w:id="9"/>
      <w:r w:rsidRPr="00D639CF">
        <w:rPr>
          <w:rFonts w:cs="Arial"/>
        </w:rPr>
        <w:t xml:space="preserve">following changes in the </w:t>
      </w:r>
      <w:r>
        <w:rPr>
          <w:rFonts w:cs="Arial"/>
        </w:rPr>
        <w:t>forest</w:t>
      </w:r>
      <w:r w:rsidRPr="00D639CF">
        <w:rPr>
          <w:rFonts w:cs="Arial"/>
        </w:rPr>
        <w:t xml:space="preserve"> area</w:t>
      </w:r>
      <w:commentRangeEnd w:id="9"/>
      <w:r w:rsidR="004E292B">
        <w:rPr>
          <w:rStyle w:val="CommentReference"/>
        </w:rPr>
        <w:commentReference w:id="9"/>
      </w:r>
      <w:r>
        <w:rPr>
          <w:rFonts w:cs="Arial"/>
        </w:rPr>
        <w:t xml:space="preserve">? </w:t>
      </w:r>
      <w:r w:rsidR="00E43DCC">
        <w:rPr>
          <w:rFonts w:cs="Arial"/>
        </w:rPr>
        <w:t xml:space="preserve">If yes, please explain. </w:t>
      </w:r>
      <w:r>
        <w:rPr>
          <w:rFonts w:cs="Arial"/>
        </w:rPr>
        <w:t>What do you think is causing these changes?</w:t>
      </w:r>
      <w:r w:rsidRPr="00D639CF">
        <w:rPr>
          <w:rFonts w:cs="Arial"/>
        </w:rPr>
        <w:t xml:space="preserve"> </w:t>
      </w:r>
    </w:p>
    <w:p w14:paraId="3C8C006F" w14:textId="77777777" w:rsidR="00937E1E" w:rsidRDefault="00937E1E" w:rsidP="00937E1E">
      <w:pPr>
        <w:pStyle w:val="ListParagraph"/>
        <w:numPr>
          <w:ilvl w:val="1"/>
          <w:numId w:val="8"/>
        </w:numPr>
        <w:rPr>
          <w:rFonts w:cs="Arial"/>
        </w:rPr>
      </w:pPr>
      <w:r w:rsidRPr="00D639CF">
        <w:rPr>
          <w:rFonts w:cs="Arial"/>
        </w:rPr>
        <w:t xml:space="preserve">Decline in abundance of game and non-timber forest products </w:t>
      </w:r>
    </w:p>
    <w:p w14:paraId="61F981B5" w14:textId="77777777" w:rsidR="00937E1E" w:rsidRDefault="00937E1E" w:rsidP="00937E1E">
      <w:pPr>
        <w:pStyle w:val="ListParagraph"/>
        <w:numPr>
          <w:ilvl w:val="1"/>
          <w:numId w:val="8"/>
        </w:numPr>
        <w:rPr>
          <w:rFonts w:cs="Arial"/>
        </w:rPr>
      </w:pPr>
      <w:r w:rsidRPr="00D639CF">
        <w:rPr>
          <w:rFonts w:cs="Arial"/>
        </w:rPr>
        <w:t xml:space="preserve">Decline in productivity or </w:t>
      </w:r>
      <w:commentRangeStart w:id="10"/>
      <w:r w:rsidRPr="00D639CF">
        <w:rPr>
          <w:rFonts w:cs="Arial"/>
        </w:rPr>
        <w:t>health of fisher</w:t>
      </w:r>
      <w:r>
        <w:rPr>
          <w:rFonts w:cs="Arial"/>
        </w:rPr>
        <w:t>ies</w:t>
      </w:r>
      <w:commentRangeEnd w:id="10"/>
      <w:r w:rsidR="004E292B">
        <w:rPr>
          <w:rStyle w:val="CommentReference"/>
        </w:rPr>
        <w:commentReference w:id="10"/>
      </w:r>
    </w:p>
    <w:p w14:paraId="3BF1DF5C" w14:textId="77777777" w:rsidR="00937E1E" w:rsidRDefault="00937E1E" w:rsidP="00937E1E">
      <w:pPr>
        <w:pStyle w:val="ListParagraph"/>
        <w:numPr>
          <w:ilvl w:val="1"/>
          <w:numId w:val="8"/>
        </w:numPr>
        <w:rPr>
          <w:rFonts w:cs="Arial"/>
        </w:rPr>
      </w:pPr>
      <w:r w:rsidRPr="00D639CF">
        <w:rPr>
          <w:rFonts w:cs="Arial"/>
        </w:rPr>
        <w:t>Change in s</w:t>
      </w:r>
      <w:r>
        <w:rPr>
          <w:rFonts w:cs="Arial"/>
        </w:rPr>
        <w:t>easons of flowering or fruiting</w:t>
      </w:r>
    </w:p>
    <w:p w14:paraId="4912A7C2" w14:textId="77777777" w:rsidR="00937E1E" w:rsidRDefault="00937E1E" w:rsidP="00937E1E">
      <w:pPr>
        <w:pStyle w:val="ListParagraph"/>
        <w:numPr>
          <w:ilvl w:val="1"/>
          <w:numId w:val="8"/>
        </w:numPr>
        <w:rPr>
          <w:rFonts w:cs="Arial"/>
        </w:rPr>
      </w:pPr>
      <w:commentRangeStart w:id="11"/>
      <w:r>
        <w:rPr>
          <w:rFonts w:cs="Arial"/>
        </w:rPr>
        <w:t>Decline in crops/harvest cycles</w:t>
      </w:r>
      <w:commentRangeEnd w:id="11"/>
      <w:r w:rsidR="004E292B">
        <w:rPr>
          <w:rStyle w:val="CommentReference"/>
        </w:rPr>
        <w:commentReference w:id="11"/>
      </w:r>
    </w:p>
    <w:p w14:paraId="6BBAA76C" w14:textId="77777777" w:rsidR="00937E1E" w:rsidRPr="00CC3DC0" w:rsidRDefault="00937E1E" w:rsidP="00937E1E">
      <w:pPr>
        <w:pStyle w:val="ListParagraph"/>
        <w:numPr>
          <w:ilvl w:val="1"/>
          <w:numId w:val="8"/>
        </w:numPr>
        <w:rPr>
          <w:rFonts w:cs="Arial"/>
        </w:rPr>
      </w:pPr>
      <w:r>
        <w:rPr>
          <w:rFonts w:cs="Arial"/>
        </w:rPr>
        <w:t>Oth</w:t>
      </w:r>
      <w:r w:rsidRPr="00D639CF">
        <w:rPr>
          <w:rFonts w:cs="Arial"/>
        </w:rPr>
        <w:t xml:space="preserve">er (specify): </w:t>
      </w:r>
    </w:p>
    <w:p w14:paraId="260F7087" w14:textId="4D50D2FA" w:rsidR="00937E1E" w:rsidRDefault="00937E1E" w:rsidP="00937E1E">
      <w:pPr>
        <w:pStyle w:val="ListParagraph"/>
        <w:numPr>
          <w:ilvl w:val="0"/>
          <w:numId w:val="8"/>
        </w:numPr>
        <w:rPr>
          <w:rFonts w:cs="Arial"/>
        </w:rPr>
      </w:pPr>
      <w:r>
        <w:rPr>
          <w:rFonts w:cs="Arial"/>
        </w:rPr>
        <w:t>In the past __</w:t>
      </w:r>
      <w:r w:rsidRPr="007650D4">
        <w:rPr>
          <w:rFonts w:cs="Arial"/>
        </w:rPr>
        <w:t xml:space="preserve"> years, have you observed any of the following changes </w:t>
      </w:r>
      <w:r>
        <w:rPr>
          <w:rFonts w:cs="Arial"/>
        </w:rPr>
        <w:t xml:space="preserve">in climate in the project area? </w:t>
      </w:r>
      <w:r w:rsidR="00E43DCC">
        <w:rPr>
          <w:rFonts w:cs="Arial"/>
        </w:rPr>
        <w:t xml:space="preserve">If yes, please explain. </w:t>
      </w:r>
      <w:r>
        <w:rPr>
          <w:rFonts w:cs="Arial"/>
        </w:rPr>
        <w:t xml:space="preserve">What do you think is causing these </w:t>
      </w:r>
      <w:proofErr w:type="gramStart"/>
      <w:r>
        <w:rPr>
          <w:rFonts w:cs="Arial"/>
        </w:rPr>
        <w:t>changes.</w:t>
      </w:r>
      <w:proofErr w:type="gramEnd"/>
    </w:p>
    <w:p w14:paraId="395CA783" w14:textId="77777777" w:rsidR="00937E1E" w:rsidRDefault="00937E1E" w:rsidP="00937E1E">
      <w:pPr>
        <w:pStyle w:val="ListParagraph"/>
        <w:numPr>
          <w:ilvl w:val="1"/>
          <w:numId w:val="8"/>
        </w:numPr>
        <w:rPr>
          <w:rFonts w:cs="Arial"/>
        </w:rPr>
      </w:pPr>
      <w:r w:rsidRPr="007650D4">
        <w:rPr>
          <w:rFonts w:cs="Arial"/>
        </w:rPr>
        <w:t>Reduced</w:t>
      </w:r>
      <w:r>
        <w:rPr>
          <w:rFonts w:cs="Arial"/>
        </w:rPr>
        <w:t xml:space="preserve"> rainfall</w:t>
      </w:r>
    </w:p>
    <w:p w14:paraId="32931678" w14:textId="77777777" w:rsidR="00937E1E" w:rsidRDefault="00937E1E" w:rsidP="00937E1E">
      <w:pPr>
        <w:pStyle w:val="ListParagraph"/>
        <w:numPr>
          <w:ilvl w:val="1"/>
          <w:numId w:val="8"/>
        </w:numPr>
        <w:rPr>
          <w:rFonts w:cs="Arial"/>
        </w:rPr>
      </w:pPr>
      <w:r>
        <w:rPr>
          <w:rFonts w:cs="Arial"/>
        </w:rPr>
        <w:t>Increased rainfall</w:t>
      </w:r>
    </w:p>
    <w:p w14:paraId="4FD1D72E" w14:textId="77777777" w:rsidR="00937E1E" w:rsidRDefault="00937E1E" w:rsidP="00937E1E">
      <w:pPr>
        <w:pStyle w:val="ListParagraph"/>
        <w:numPr>
          <w:ilvl w:val="1"/>
          <w:numId w:val="8"/>
        </w:numPr>
        <w:rPr>
          <w:rFonts w:cs="Arial"/>
        </w:rPr>
      </w:pPr>
      <w:r w:rsidRPr="007650D4">
        <w:rPr>
          <w:rFonts w:cs="Arial"/>
        </w:rPr>
        <w:t xml:space="preserve">Changes in seasonal patterns (when rainy and dry seasons occur) </w:t>
      </w:r>
    </w:p>
    <w:p w14:paraId="4038D488" w14:textId="77777777" w:rsidR="00937E1E" w:rsidRDefault="00937E1E" w:rsidP="00937E1E">
      <w:pPr>
        <w:pStyle w:val="ListParagraph"/>
        <w:numPr>
          <w:ilvl w:val="1"/>
          <w:numId w:val="8"/>
        </w:numPr>
        <w:rPr>
          <w:rFonts w:cs="Arial"/>
        </w:rPr>
      </w:pPr>
      <w:r>
        <w:rPr>
          <w:rFonts w:cs="Arial"/>
        </w:rPr>
        <w:t>Drought</w:t>
      </w:r>
    </w:p>
    <w:p w14:paraId="5F3E308F" w14:textId="77777777" w:rsidR="00937E1E" w:rsidRDefault="00937E1E" w:rsidP="00937E1E">
      <w:pPr>
        <w:pStyle w:val="ListParagraph"/>
        <w:numPr>
          <w:ilvl w:val="1"/>
          <w:numId w:val="8"/>
        </w:numPr>
        <w:rPr>
          <w:rFonts w:cs="Arial"/>
        </w:rPr>
      </w:pPr>
      <w:r>
        <w:rPr>
          <w:rFonts w:cs="Arial"/>
        </w:rPr>
        <w:t>Flooding/landslides</w:t>
      </w:r>
    </w:p>
    <w:p w14:paraId="6FD9BEE7" w14:textId="77777777" w:rsidR="00937E1E" w:rsidRPr="00750B2E" w:rsidRDefault="00937E1E" w:rsidP="00937E1E">
      <w:pPr>
        <w:pStyle w:val="ListParagraph"/>
        <w:numPr>
          <w:ilvl w:val="1"/>
          <w:numId w:val="8"/>
        </w:numPr>
        <w:rPr>
          <w:rFonts w:cs="Arial"/>
        </w:rPr>
      </w:pPr>
      <w:r w:rsidRPr="007650D4">
        <w:rPr>
          <w:rFonts w:cs="Arial"/>
        </w:rPr>
        <w:t xml:space="preserve">Other (specify): </w:t>
      </w:r>
    </w:p>
    <w:p w14:paraId="5C4A11BC" w14:textId="46D5F5BD" w:rsidR="00937E1E" w:rsidRPr="00937E1E" w:rsidRDefault="00937E1E" w:rsidP="00937E1E">
      <w:pPr>
        <w:rPr>
          <w:b/>
          <w:color w:val="000000" w:themeColor="text1"/>
        </w:rPr>
      </w:pPr>
      <w:r w:rsidRPr="00937E1E">
        <w:rPr>
          <w:b/>
          <w:color w:val="000000" w:themeColor="text1"/>
        </w:rPr>
        <w:t>PERCEPTIONS OF DEFORESTATION AND CLIMATE CHANGE</w:t>
      </w:r>
    </w:p>
    <w:p w14:paraId="49E8054E" w14:textId="77777777" w:rsidR="00937E1E" w:rsidRDefault="00937E1E" w:rsidP="00937E1E">
      <w:pPr>
        <w:rPr>
          <w:rFonts w:cs="Arial"/>
        </w:rPr>
      </w:pPr>
    </w:p>
    <w:p w14:paraId="34CF6DCC" w14:textId="77777777" w:rsidR="00E43DCC" w:rsidRPr="004A2620" w:rsidRDefault="00E43DCC" w:rsidP="00E43DCC">
      <w:pPr>
        <w:pStyle w:val="ListParagraph"/>
        <w:numPr>
          <w:ilvl w:val="0"/>
          <w:numId w:val="11"/>
        </w:numPr>
        <w:rPr>
          <w:rFonts w:cs="Arial"/>
        </w:rPr>
      </w:pPr>
      <w:commentRangeStart w:id="12"/>
      <w:r w:rsidRPr="00E43DCC">
        <w:t xml:space="preserve">What is climate change? Do you believe climate change is a </w:t>
      </w:r>
      <w:commentRangeStart w:id="13"/>
      <w:r w:rsidRPr="00E43DCC">
        <w:t>problem</w:t>
      </w:r>
      <w:commentRangeEnd w:id="13"/>
      <w:r w:rsidR="004107BB">
        <w:rPr>
          <w:rStyle w:val="CommentReference"/>
        </w:rPr>
        <w:commentReference w:id="13"/>
      </w:r>
      <w:r w:rsidRPr="00E43DCC">
        <w:t xml:space="preserve"> in your community?</w:t>
      </w:r>
      <w:commentRangeEnd w:id="12"/>
      <w:r w:rsidR="007E6130">
        <w:rPr>
          <w:rStyle w:val="CommentReference"/>
        </w:rPr>
        <w:commentReference w:id="12"/>
      </w:r>
    </w:p>
    <w:p w14:paraId="5AA7ECE0" w14:textId="77777777" w:rsidR="004A2620" w:rsidRDefault="004A2620" w:rsidP="004A2620">
      <w:pPr>
        <w:pStyle w:val="ListParagraph"/>
        <w:numPr>
          <w:ilvl w:val="0"/>
          <w:numId w:val="11"/>
        </w:numPr>
      </w:pPr>
      <w:r>
        <w:t xml:space="preserve">Can you tell me ten natural resources that this community has? Which ones are the most valuable to you? Why are </w:t>
      </w:r>
      <w:proofErr w:type="gramStart"/>
      <w:r>
        <w:t>these the</w:t>
      </w:r>
      <w:proofErr w:type="gramEnd"/>
      <w:r>
        <w:t xml:space="preserve"> most valuable? Which ones are the least valuable to you? Why are </w:t>
      </w:r>
      <w:proofErr w:type="gramStart"/>
      <w:r>
        <w:t>these the</w:t>
      </w:r>
      <w:proofErr w:type="gramEnd"/>
      <w:r>
        <w:t xml:space="preserve"> least valuable? </w:t>
      </w:r>
    </w:p>
    <w:p w14:paraId="78186357" w14:textId="6268F1A0" w:rsidR="004A2620" w:rsidRPr="004A2620" w:rsidRDefault="004A2620" w:rsidP="004A2620">
      <w:pPr>
        <w:pStyle w:val="ListParagraph"/>
        <w:numPr>
          <w:ilvl w:val="0"/>
          <w:numId w:val="11"/>
        </w:numPr>
        <w:jc w:val="both"/>
      </w:pPr>
      <w:r w:rsidRPr="001D77EA">
        <w:t>Are any of these resources getting scarce? Is there competition over a</w:t>
      </w:r>
      <w:ins w:id="14" w:author="Rebecca Nicodemus" w:date="2014-11-10T15:46:00Z">
        <w:r w:rsidR="004107BB">
          <w:t>n</w:t>
        </w:r>
      </w:ins>
      <w:r w:rsidRPr="001D77EA">
        <w:t xml:space="preserve">y of these resources? </w:t>
      </w:r>
      <w:r>
        <w:t xml:space="preserve">Is your community worried about the resources becoming scarce? If yes, has your community done anything to improve the resource? Please explain. </w:t>
      </w:r>
    </w:p>
    <w:p w14:paraId="4CB376E1" w14:textId="77777777" w:rsidR="004A2620" w:rsidRDefault="00742951" w:rsidP="00742951">
      <w:pPr>
        <w:pStyle w:val="ListParagraph"/>
        <w:numPr>
          <w:ilvl w:val="0"/>
          <w:numId w:val="11"/>
        </w:numPr>
        <w:rPr>
          <w:rFonts w:cs="Arial"/>
        </w:rPr>
      </w:pPr>
      <w:r>
        <w:rPr>
          <w:rFonts w:cs="Arial"/>
        </w:rPr>
        <w:t>Do you</w:t>
      </w:r>
      <w:r w:rsidR="00E43DCC" w:rsidRPr="00E43DCC">
        <w:rPr>
          <w:rFonts w:cs="Arial"/>
        </w:rPr>
        <w:t xml:space="preserve"> think it is important to protect </w:t>
      </w:r>
      <w:r w:rsidR="009D029A" w:rsidRPr="00E43DCC">
        <w:rPr>
          <w:rFonts w:cs="Arial"/>
        </w:rPr>
        <w:t>the forests in your community</w:t>
      </w:r>
      <w:r>
        <w:rPr>
          <w:rFonts w:cs="Arial"/>
        </w:rPr>
        <w:t xml:space="preserve">? Why or why not? </w:t>
      </w:r>
    </w:p>
    <w:p w14:paraId="13154CA3" w14:textId="77777777" w:rsidR="00B1337D" w:rsidRDefault="00742951" w:rsidP="004A2620">
      <w:pPr>
        <w:pStyle w:val="ListParagraph"/>
        <w:numPr>
          <w:ilvl w:val="0"/>
          <w:numId w:val="11"/>
        </w:numPr>
        <w:rPr>
          <w:ins w:id="15" w:author="usaiduser" w:date="2014-11-09T11:32:00Z"/>
          <w:rFonts w:cs="Arial"/>
        </w:rPr>
      </w:pPr>
      <w:r w:rsidRPr="00E43DCC">
        <w:rPr>
          <w:rFonts w:cs="Arial"/>
        </w:rPr>
        <w:t xml:space="preserve">Please describe any problems in your community caused by deforestation. </w:t>
      </w:r>
    </w:p>
    <w:p w14:paraId="693A3860" w14:textId="3329BBCB" w:rsidR="00937E1E" w:rsidRPr="004A2620" w:rsidRDefault="00937E1E" w:rsidP="004A2620">
      <w:pPr>
        <w:pStyle w:val="ListParagraph"/>
        <w:numPr>
          <w:ilvl w:val="0"/>
          <w:numId w:val="11"/>
        </w:numPr>
        <w:rPr>
          <w:rFonts w:cs="Arial"/>
        </w:rPr>
      </w:pPr>
      <w:r w:rsidRPr="00E43DCC">
        <w:t xml:space="preserve">Please provide an example of </w:t>
      </w:r>
      <w:r w:rsidR="00E43DCC" w:rsidRPr="00E43DCC">
        <w:t>a common practice in your village</w:t>
      </w:r>
      <w:r w:rsidRPr="00E43DCC">
        <w:t xml:space="preserve"> that </w:t>
      </w:r>
      <w:r w:rsidR="00C428F0" w:rsidRPr="00E43DCC">
        <w:t xml:space="preserve">you believe </w:t>
      </w:r>
      <w:r w:rsidR="00E43DCC" w:rsidRPr="00E43DCC">
        <w:t>contributes to forest loss.</w:t>
      </w:r>
    </w:p>
    <w:p w14:paraId="7991A8CB" w14:textId="367E2548" w:rsidR="00937E1E" w:rsidRPr="00E43DCC" w:rsidRDefault="00937E1E" w:rsidP="00E43DCC">
      <w:pPr>
        <w:pStyle w:val="ListParagraph"/>
        <w:numPr>
          <w:ilvl w:val="0"/>
          <w:numId w:val="11"/>
        </w:numPr>
        <w:spacing w:after="160" w:line="259" w:lineRule="auto"/>
        <w:ind w:right="-108"/>
      </w:pPr>
      <w:r w:rsidRPr="00E43DCC">
        <w:t xml:space="preserve">Which of the following benefits </w:t>
      </w:r>
      <w:r w:rsidR="00E43DCC">
        <w:t>do you believe would</w:t>
      </w:r>
      <w:r w:rsidRPr="00E43DCC">
        <w:t xml:space="preserve"> make </w:t>
      </w:r>
      <w:r w:rsidR="00E43DCC">
        <w:t xml:space="preserve">people in your village </w:t>
      </w:r>
      <w:r w:rsidRPr="00E43DCC">
        <w:t xml:space="preserve">willing to change </w:t>
      </w:r>
      <w:r w:rsidR="00E43DCC">
        <w:t>this pra</w:t>
      </w:r>
      <w:r w:rsidR="004A2620">
        <w:t>c</w:t>
      </w:r>
      <w:r w:rsidR="00E43DCC">
        <w:t xml:space="preserve">tice? </w:t>
      </w:r>
      <w:r w:rsidRPr="00E43DCC">
        <w:t xml:space="preserve">Please rank the following list from 1 to 5, with 1 being the most important benefit, and 5 being the least important. </w:t>
      </w:r>
    </w:p>
    <w:p w14:paraId="64055F7E" w14:textId="77777777" w:rsidR="00937E1E" w:rsidRPr="00E43DCC" w:rsidRDefault="00937E1E" w:rsidP="00C428F0">
      <w:pPr>
        <w:pStyle w:val="ListParagraph"/>
        <w:numPr>
          <w:ilvl w:val="1"/>
          <w:numId w:val="11"/>
        </w:numPr>
        <w:spacing w:after="160" w:line="259" w:lineRule="auto"/>
        <w:ind w:right="-108"/>
      </w:pPr>
      <w:r w:rsidRPr="00E43DCC">
        <w:t>Livelihood support</w:t>
      </w:r>
    </w:p>
    <w:p w14:paraId="3D2D4641" w14:textId="4D667694" w:rsidR="00937E1E" w:rsidRPr="00E43DCC" w:rsidRDefault="00E43DCC" w:rsidP="00C428F0">
      <w:pPr>
        <w:pStyle w:val="ListParagraph"/>
        <w:numPr>
          <w:ilvl w:val="1"/>
          <w:numId w:val="11"/>
        </w:numPr>
        <w:spacing w:after="160" w:line="259" w:lineRule="auto"/>
        <w:ind w:right="-108"/>
      </w:pPr>
      <w:commentRangeStart w:id="16"/>
      <w:r w:rsidRPr="00E43DCC">
        <w:t>Eco-charcoal</w:t>
      </w:r>
      <w:commentRangeEnd w:id="16"/>
      <w:r w:rsidR="004107BB">
        <w:rPr>
          <w:rStyle w:val="CommentReference"/>
        </w:rPr>
        <w:commentReference w:id="16"/>
      </w:r>
    </w:p>
    <w:p w14:paraId="0CED1185" w14:textId="77777777" w:rsidR="00937E1E" w:rsidRPr="00E43DCC" w:rsidRDefault="00937E1E" w:rsidP="00C428F0">
      <w:pPr>
        <w:pStyle w:val="ListParagraph"/>
        <w:numPr>
          <w:ilvl w:val="1"/>
          <w:numId w:val="11"/>
        </w:numPr>
        <w:spacing w:after="160" w:line="259" w:lineRule="auto"/>
        <w:ind w:right="-108"/>
      </w:pPr>
      <w:r w:rsidRPr="00E43DCC">
        <w:t>Improved participatory forest management</w:t>
      </w:r>
    </w:p>
    <w:p w14:paraId="7DC5CFFD" w14:textId="77777777" w:rsidR="00937E1E" w:rsidRPr="00E43DCC" w:rsidRDefault="00937E1E" w:rsidP="00C428F0">
      <w:pPr>
        <w:pStyle w:val="ListParagraph"/>
        <w:numPr>
          <w:ilvl w:val="1"/>
          <w:numId w:val="11"/>
        </w:numPr>
        <w:spacing w:after="160" w:line="259" w:lineRule="auto"/>
        <w:ind w:right="-108"/>
      </w:pPr>
      <w:r w:rsidRPr="00E43DCC">
        <w:t>Community level  financial benefits</w:t>
      </w:r>
    </w:p>
    <w:p w14:paraId="28C9115A" w14:textId="77777777" w:rsidR="00937E1E" w:rsidRPr="00E43DCC" w:rsidRDefault="00937E1E" w:rsidP="00C428F0">
      <w:pPr>
        <w:pStyle w:val="ListParagraph"/>
        <w:numPr>
          <w:ilvl w:val="1"/>
          <w:numId w:val="11"/>
        </w:numPr>
        <w:spacing w:after="160" w:line="259" w:lineRule="auto"/>
        <w:ind w:right="-108"/>
      </w:pPr>
      <w:commentRangeStart w:id="17"/>
      <w:r w:rsidRPr="00E43DCC">
        <w:t>Carbon credits</w:t>
      </w:r>
      <w:commentRangeEnd w:id="17"/>
      <w:r w:rsidR="004107BB">
        <w:rPr>
          <w:rStyle w:val="CommentReference"/>
        </w:rPr>
        <w:commentReference w:id="17"/>
      </w:r>
    </w:p>
    <w:p w14:paraId="745B7ACC" w14:textId="1BBAE763" w:rsidR="00720FA0" w:rsidRDefault="00720FA0" w:rsidP="00720FA0">
      <w:pPr>
        <w:pStyle w:val="ListParagraph"/>
        <w:numPr>
          <w:ilvl w:val="1"/>
          <w:numId w:val="11"/>
        </w:numPr>
        <w:spacing w:after="160" w:line="259" w:lineRule="auto"/>
        <w:ind w:right="-108"/>
      </w:pPr>
      <w:commentRangeStart w:id="18"/>
      <w:commentRangeStart w:id="19"/>
      <w:r>
        <w:t>Training</w:t>
      </w:r>
      <w:commentRangeEnd w:id="18"/>
      <w:r w:rsidR="004107BB">
        <w:rPr>
          <w:rStyle w:val="CommentReference"/>
        </w:rPr>
        <w:commentReference w:id="18"/>
      </w:r>
      <w:commentRangeEnd w:id="19"/>
      <w:r w:rsidR="00D40305">
        <w:rPr>
          <w:rStyle w:val="CommentReference"/>
        </w:rPr>
        <w:commentReference w:id="19"/>
      </w:r>
      <w:r w:rsidR="00937E1E" w:rsidRPr="00E43DCC">
        <w:t xml:space="preserve"> </w:t>
      </w:r>
    </w:p>
    <w:p w14:paraId="5A235DCB" w14:textId="1D51F167" w:rsidR="007C2360" w:rsidRPr="007C2360" w:rsidRDefault="007C2360" w:rsidP="007C2360">
      <w:pPr>
        <w:spacing w:after="160" w:line="259" w:lineRule="auto"/>
        <w:ind w:right="-108"/>
        <w:rPr>
          <w:b/>
        </w:rPr>
      </w:pPr>
      <w:r w:rsidRPr="007C2360">
        <w:rPr>
          <w:b/>
        </w:rPr>
        <w:t xml:space="preserve">EMPOWERMENT </w:t>
      </w:r>
    </w:p>
    <w:p w14:paraId="4D836473" w14:textId="77777777" w:rsidR="00720FA0" w:rsidRPr="00842A90" w:rsidRDefault="00720FA0" w:rsidP="00720FA0">
      <w:pPr>
        <w:pStyle w:val="ListParagraph"/>
        <w:numPr>
          <w:ilvl w:val="0"/>
          <w:numId w:val="16"/>
        </w:numPr>
        <w:jc w:val="both"/>
      </w:pPr>
      <w:r w:rsidRPr="00842A90">
        <w:t xml:space="preserve">In another community, a logging company wants to log timber from the community’s land. They want to log timber from many hectares of the community’s land for a 99 year lease period. The company said that it will provide three benefits for the community in exchange for using the land. </w:t>
      </w:r>
    </w:p>
    <w:p w14:paraId="44B15FF3" w14:textId="77777777" w:rsidR="00720FA0" w:rsidRPr="00842A90" w:rsidRDefault="00720FA0" w:rsidP="00720FA0">
      <w:pPr>
        <w:pStyle w:val="ListParagraph"/>
        <w:numPr>
          <w:ilvl w:val="1"/>
          <w:numId w:val="16"/>
        </w:numPr>
        <w:jc w:val="both"/>
      </w:pPr>
      <w:r w:rsidRPr="00842A90">
        <w:t xml:space="preserve">What three benefits do you think the community should ask for? </w:t>
      </w:r>
    </w:p>
    <w:p w14:paraId="63BAD4C0" w14:textId="77777777" w:rsidR="00720FA0" w:rsidRDefault="00720FA0" w:rsidP="00720FA0">
      <w:pPr>
        <w:pStyle w:val="ListParagraph"/>
        <w:numPr>
          <w:ilvl w:val="1"/>
          <w:numId w:val="16"/>
        </w:numPr>
        <w:jc w:val="both"/>
      </w:pPr>
      <w:r w:rsidRPr="00842A90">
        <w:lastRenderedPageBreak/>
        <w:t>Why d</w:t>
      </w:r>
      <w:r>
        <w:t>o</w:t>
      </w:r>
      <w:r w:rsidRPr="00842A90">
        <w:t xml:space="preserve"> you </w:t>
      </w:r>
      <w:r>
        <w:t>suggest</w:t>
      </w:r>
      <w:r w:rsidRPr="00842A90">
        <w:t xml:space="preserve"> these benefits?</w:t>
      </w:r>
    </w:p>
    <w:p w14:paraId="2B070D59" w14:textId="77777777" w:rsidR="00720FA0" w:rsidRPr="005C26CE" w:rsidRDefault="00720FA0" w:rsidP="00720FA0">
      <w:pPr>
        <w:pStyle w:val="ListParagraph"/>
        <w:ind w:left="0"/>
        <w:rPr>
          <w:i/>
        </w:rPr>
      </w:pPr>
    </w:p>
    <w:p w14:paraId="4897E4C0" w14:textId="1BEB9415" w:rsidR="00720FA0" w:rsidRDefault="00720FA0" w:rsidP="00720FA0">
      <w:pPr>
        <w:pStyle w:val="ListParagraph"/>
        <w:ind w:left="0"/>
      </w:pPr>
      <w:r w:rsidRPr="003B6D1D">
        <w:t>In another co</w:t>
      </w:r>
      <w:r>
        <w:t>mmunity, a mining</w:t>
      </w:r>
      <w:r w:rsidRPr="003B6D1D">
        <w:t xml:space="preserve"> company and a community signed an agreement about using community </w:t>
      </w:r>
      <w:r>
        <w:t>land for mining</w:t>
      </w:r>
      <w:r w:rsidRPr="003B6D1D">
        <w:t xml:space="preserve">. The community was supposed to get a road and health clinic built as part of the agreement, but it has been five years since the agreement was signed, and the company still has not built what they promised. </w:t>
      </w:r>
    </w:p>
    <w:p w14:paraId="062F764A" w14:textId="77777777" w:rsidR="00720FA0" w:rsidRDefault="00720FA0" w:rsidP="00720FA0">
      <w:pPr>
        <w:pStyle w:val="ListParagraph"/>
        <w:numPr>
          <w:ilvl w:val="0"/>
          <w:numId w:val="15"/>
        </w:numPr>
      </w:pPr>
      <w:r>
        <w:t xml:space="preserve">What kinds of rights do the community members have? </w:t>
      </w:r>
      <w:r w:rsidRPr="003B6D1D">
        <w:t xml:space="preserve">What should the community do? </w:t>
      </w:r>
    </w:p>
    <w:p w14:paraId="65D9B4DF" w14:textId="77777777" w:rsidR="00720FA0" w:rsidRPr="003B6D1D" w:rsidRDefault="00720FA0" w:rsidP="00720FA0">
      <w:pPr>
        <w:pStyle w:val="ListParagraph"/>
        <w:numPr>
          <w:ilvl w:val="0"/>
          <w:numId w:val="15"/>
        </w:numPr>
      </w:pPr>
      <w:r w:rsidRPr="003B6D1D">
        <w:t>If it was your community what would you do to address this violation of the agreement? Who would you go to? What actions would you take? (And if that didn’t work, what would you do next?)</w:t>
      </w:r>
    </w:p>
    <w:p w14:paraId="683F6DF2" w14:textId="77777777" w:rsidR="00720FA0" w:rsidRPr="00720FA0" w:rsidRDefault="00720FA0" w:rsidP="00720FA0">
      <w:pPr>
        <w:spacing w:after="160" w:line="259" w:lineRule="auto"/>
        <w:ind w:right="-108"/>
        <w:rPr>
          <w:rFonts w:asciiTheme="majorHAnsi" w:hAnsiTheme="majorHAnsi"/>
          <w:i/>
          <w:sz w:val="20"/>
          <w:szCs w:val="20"/>
        </w:rPr>
      </w:pPr>
    </w:p>
    <w:p w14:paraId="0739480C" w14:textId="77777777" w:rsidR="009D029A" w:rsidRDefault="009D029A" w:rsidP="0094286D">
      <w:pPr>
        <w:rPr>
          <w:b/>
          <w:color w:val="000000" w:themeColor="text1"/>
        </w:rPr>
      </w:pPr>
      <w:r w:rsidRPr="009D029A">
        <w:rPr>
          <w:b/>
          <w:color w:val="000000" w:themeColor="text1"/>
        </w:rPr>
        <w:t xml:space="preserve">FOREST ACCESS: </w:t>
      </w:r>
    </w:p>
    <w:p w14:paraId="40EE9D1E" w14:textId="49755C1A" w:rsidR="003559AB" w:rsidRPr="003559AB" w:rsidRDefault="003559AB" w:rsidP="0094286D">
      <w:pPr>
        <w:rPr>
          <w:i/>
          <w:color w:val="000000" w:themeColor="text1"/>
          <w:sz w:val="22"/>
        </w:rPr>
      </w:pPr>
      <w:r w:rsidRPr="003559AB">
        <w:rPr>
          <w:i/>
          <w:color w:val="000000" w:themeColor="text1"/>
          <w:sz w:val="22"/>
        </w:rPr>
        <w:t>Lastly, I would like to conclude by asking you about your access to forests and wooded areas.</w:t>
      </w:r>
    </w:p>
    <w:p w14:paraId="3B8DB16D" w14:textId="77777777" w:rsidR="009D029A" w:rsidRDefault="009D029A" w:rsidP="0094286D">
      <w:pPr>
        <w:rPr>
          <w:color w:val="000000" w:themeColor="text1"/>
        </w:rPr>
      </w:pPr>
    </w:p>
    <w:p w14:paraId="136D3F1A" w14:textId="3C0467E3" w:rsidR="00C428F0" w:rsidRPr="00E43DCC" w:rsidRDefault="0094286D" w:rsidP="0094286D">
      <w:pPr>
        <w:pStyle w:val="ListParagraph"/>
        <w:numPr>
          <w:ilvl w:val="0"/>
          <w:numId w:val="12"/>
        </w:numPr>
        <w:rPr>
          <w:color w:val="000000" w:themeColor="text1"/>
        </w:rPr>
      </w:pPr>
      <w:commentRangeStart w:id="20"/>
      <w:r w:rsidRPr="00E43DCC">
        <w:rPr>
          <w:color w:val="000000" w:themeColor="text1"/>
        </w:rPr>
        <w:t>Do</w:t>
      </w:r>
      <w:commentRangeEnd w:id="20"/>
      <w:r w:rsidR="00D40305">
        <w:rPr>
          <w:rStyle w:val="CommentReference"/>
        </w:rPr>
        <w:commentReference w:id="20"/>
      </w:r>
      <w:r w:rsidRPr="00E43DCC">
        <w:rPr>
          <w:color w:val="000000" w:themeColor="text1"/>
        </w:rPr>
        <w:t xml:space="preserve"> you have access to forest or wooded area</w:t>
      </w:r>
      <w:r w:rsidR="00E43DCC" w:rsidRPr="00E43DCC">
        <w:rPr>
          <w:color w:val="000000" w:themeColor="text1"/>
        </w:rPr>
        <w:t>s</w:t>
      </w:r>
      <w:r w:rsidRPr="00E43DCC">
        <w:rPr>
          <w:color w:val="000000" w:themeColor="text1"/>
        </w:rPr>
        <w:t xml:space="preserve"> for harvesting or collecting wood and/or non-wood- forest products?</w:t>
      </w:r>
    </w:p>
    <w:p w14:paraId="4FCCA7D3" w14:textId="62E9B81B" w:rsidR="0094286D" w:rsidRPr="00E43DCC" w:rsidRDefault="0094286D" w:rsidP="00C428F0">
      <w:pPr>
        <w:pStyle w:val="ListParagraph"/>
        <w:numPr>
          <w:ilvl w:val="0"/>
          <w:numId w:val="12"/>
        </w:numPr>
        <w:rPr>
          <w:color w:val="000000" w:themeColor="text1"/>
        </w:rPr>
      </w:pPr>
      <w:r w:rsidRPr="00E43DCC">
        <w:rPr>
          <w:color w:val="000000" w:themeColor="text1"/>
        </w:rPr>
        <w:t>In general, has your access to forest/wooded land improved or deteriorated during the last # years?</w:t>
      </w:r>
    </w:p>
    <w:p w14:paraId="794F1C5F" w14:textId="77777777" w:rsidR="0094286D" w:rsidRPr="00E43DCC" w:rsidRDefault="0094286D" w:rsidP="00C428F0">
      <w:pPr>
        <w:pStyle w:val="ListParagraph"/>
        <w:numPr>
          <w:ilvl w:val="0"/>
          <w:numId w:val="12"/>
        </w:numPr>
        <w:rPr>
          <w:color w:val="000000" w:themeColor="text1"/>
        </w:rPr>
      </w:pPr>
      <w:r w:rsidRPr="00E43DCC">
        <w:rPr>
          <w:color w:val="000000" w:themeColor="text1"/>
        </w:rPr>
        <w:t xml:space="preserve">Please indicate further what led to change. </w:t>
      </w:r>
      <w:r w:rsidRPr="00E43DCC">
        <w:rPr>
          <w:b/>
          <w:color w:val="000000" w:themeColor="text1"/>
          <w:u w:val="single"/>
        </w:rPr>
        <w:t>PROBE</w:t>
      </w:r>
    </w:p>
    <w:p w14:paraId="6B0056BB" w14:textId="77777777" w:rsidR="0094286D" w:rsidRPr="00E43DCC" w:rsidRDefault="0094286D" w:rsidP="0094286D">
      <w:pPr>
        <w:pStyle w:val="ListParagraph"/>
        <w:ind w:left="360"/>
        <w:rPr>
          <w:i/>
          <w:color w:val="000000" w:themeColor="text1"/>
        </w:rPr>
      </w:pPr>
      <w:proofErr w:type="gramStart"/>
      <w:r w:rsidRPr="00E43DCC">
        <w:rPr>
          <w:i/>
          <w:color w:val="000000" w:themeColor="text1"/>
        </w:rPr>
        <w:t>Causes for Improved access.</w:t>
      </w:r>
      <w:proofErr w:type="gramEnd"/>
    </w:p>
    <w:p w14:paraId="070C2545" w14:textId="77777777" w:rsidR="0094286D" w:rsidRPr="00E43DCC" w:rsidRDefault="0094286D" w:rsidP="00C428F0">
      <w:pPr>
        <w:pStyle w:val="ListParagraph"/>
        <w:numPr>
          <w:ilvl w:val="1"/>
          <w:numId w:val="12"/>
        </w:numPr>
        <w:rPr>
          <w:color w:val="000000" w:themeColor="text1"/>
        </w:rPr>
      </w:pPr>
      <w:r w:rsidRPr="00E43DCC">
        <w:rPr>
          <w:color w:val="000000" w:themeColor="text1"/>
        </w:rPr>
        <w:t>Increased forest/ wooded land area</w:t>
      </w:r>
    </w:p>
    <w:p w14:paraId="77FE79BE"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land left to regenerate</w:t>
      </w:r>
    </w:p>
    <w:p w14:paraId="78915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planting trees</w:t>
      </w:r>
    </w:p>
    <w:p w14:paraId="7AF43EC8"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conservation activities / more sustainable harvesting practices</w:t>
      </w:r>
    </w:p>
    <w:p w14:paraId="07197845"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use from large-scale commercial users</w:t>
      </w:r>
    </w:p>
    <w:p w14:paraId="77279B0C"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reduced local / small scale commercial use</w:t>
      </w:r>
    </w:p>
    <w:p w14:paraId="45740D1A"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 Increased forest area due to climatic changes (e.g. increased rainfall)</w:t>
      </w:r>
    </w:p>
    <w:p w14:paraId="10276E19" w14:textId="77777777" w:rsidR="0094286D" w:rsidRPr="00E43DCC" w:rsidRDefault="0094286D" w:rsidP="00C428F0">
      <w:pPr>
        <w:pStyle w:val="ListParagraph"/>
        <w:numPr>
          <w:ilvl w:val="2"/>
          <w:numId w:val="12"/>
        </w:numPr>
        <w:rPr>
          <w:color w:val="000000" w:themeColor="text1"/>
        </w:rPr>
      </w:pPr>
      <w:r w:rsidRPr="00E43DCC">
        <w:rPr>
          <w:color w:val="000000" w:themeColor="text1"/>
        </w:rPr>
        <w:t>Increased forest area due to other reasons, specify____________</w:t>
      </w:r>
    </w:p>
    <w:p w14:paraId="53B76BC7" w14:textId="77777777" w:rsidR="0094286D" w:rsidRPr="00E43DCC" w:rsidRDefault="0094286D" w:rsidP="00C428F0">
      <w:pPr>
        <w:pStyle w:val="ListParagraph"/>
        <w:numPr>
          <w:ilvl w:val="1"/>
          <w:numId w:val="12"/>
        </w:numPr>
        <w:rPr>
          <w:color w:val="000000" w:themeColor="text1"/>
        </w:rPr>
      </w:pPr>
      <w:r w:rsidRPr="00E43DCC">
        <w:rPr>
          <w:color w:val="000000" w:themeColor="text1"/>
        </w:rPr>
        <w:t xml:space="preserve">Improved access </w:t>
      </w:r>
    </w:p>
    <w:p w14:paraId="3EAEA20F"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rights to the forest area</w:t>
      </w:r>
    </w:p>
    <w:p w14:paraId="4C8C0173" w14:textId="4C95F965" w:rsidR="0094286D" w:rsidRPr="00E43DCC" w:rsidRDefault="0094286D" w:rsidP="00C428F0">
      <w:pPr>
        <w:pStyle w:val="ListParagraph"/>
        <w:numPr>
          <w:ilvl w:val="2"/>
          <w:numId w:val="12"/>
        </w:numPr>
        <w:rPr>
          <w:color w:val="000000" w:themeColor="text1"/>
        </w:rPr>
      </w:pPr>
      <w:del w:id="21" w:author="usaiduser" w:date="2014-11-09T11:35:00Z">
        <w:r w:rsidRPr="00E43DCC" w:rsidDel="00B1337D">
          <w:rPr>
            <w:color w:val="000000" w:themeColor="text1"/>
          </w:rPr>
          <w:delText xml:space="preserve">More </w:delText>
        </w:r>
      </w:del>
      <w:ins w:id="22" w:author="usaiduser" w:date="2014-11-09T11:35:00Z">
        <w:r w:rsidR="00B1337D">
          <w:rPr>
            <w:color w:val="000000" w:themeColor="text1"/>
          </w:rPr>
          <w:t>Less</w:t>
        </w:r>
        <w:r w:rsidR="00B1337D" w:rsidRPr="00E43DCC">
          <w:rPr>
            <w:color w:val="000000" w:themeColor="text1"/>
          </w:rPr>
          <w:t xml:space="preserve"> </w:t>
        </w:r>
      </w:ins>
      <w:r w:rsidRPr="00E43DCC">
        <w:rPr>
          <w:color w:val="000000" w:themeColor="text1"/>
        </w:rPr>
        <w:t>unauthorized/illegal access to the forest area</w:t>
      </w:r>
    </w:p>
    <w:p w14:paraId="3220771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improved access</w:t>
      </w:r>
    </w:p>
    <w:p w14:paraId="22866150" w14:textId="77777777" w:rsidR="0094286D" w:rsidRPr="00E43DCC" w:rsidRDefault="0094286D" w:rsidP="00C428F0">
      <w:pPr>
        <w:pStyle w:val="ListParagraph"/>
        <w:numPr>
          <w:ilvl w:val="2"/>
          <w:numId w:val="12"/>
        </w:numPr>
        <w:rPr>
          <w:color w:val="000000" w:themeColor="text1"/>
        </w:rPr>
      </w:pPr>
      <w:r w:rsidRPr="00E43DCC">
        <w:rPr>
          <w:color w:val="000000" w:themeColor="text1"/>
        </w:rPr>
        <w:t>Improved road / transport to the area</w:t>
      </w:r>
    </w:p>
    <w:p w14:paraId="1850025F" w14:textId="77777777" w:rsidR="0094286D" w:rsidRPr="00E43DCC" w:rsidRDefault="0094286D" w:rsidP="00C428F0">
      <w:pPr>
        <w:pStyle w:val="ListParagraph"/>
        <w:numPr>
          <w:ilvl w:val="2"/>
          <w:numId w:val="12"/>
        </w:numPr>
        <w:rPr>
          <w:color w:val="000000" w:themeColor="text1"/>
        </w:rPr>
      </w:pPr>
      <w:r w:rsidRPr="00E43DCC">
        <w:rPr>
          <w:color w:val="000000" w:themeColor="text1"/>
        </w:rPr>
        <w:t>Same forest area but less competition from villagers, government or companies,  specify_________________</w:t>
      </w:r>
    </w:p>
    <w:p w14:paraId="5077B4DA"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improved access, specify______________</w:t>
      </w:r>
    </w:p>
    <w:p w14:paraId="1B61EDD5" w14:textId="77777777" w:rsidR="0094286D" w:rsidRPr="00E43DCC" w:rsidRDefault="0094286D" w:rsidP="0094286D">
      <w:pPr>
        <w:rPr>
          <w:i/>
          <w:color w:val="000000" w:themeColor="text1"/>
        </w:rPr>
      </w:pPr>
      <w:r w:rsidRPr="00E43DCC">
        <w:rPr>
          <w:i/>
          <w:color w:val="000000" w:themeColor="text1"/>
        </w:rPr>
        <w:t xml:space="preserve">Causes for reduced/deteriorated access </w:t>
      </w:r>
    </w:p>
    <w:p w14:paraId="16EDC7AB" w14:textId="77777777" w:rsidR="0094286D" w:rsidRPr="00E43DCC" w:rsidRDefault="0094286D" w:rsidP="00C428F0">
      <w:pPr>
        <w:pStyle w:val="ListParagraph"/>
        <w:numPr>
          <w:ilvl w:val="1"/>
          <w:numId w:val="12"/>
        </w:numPr>
        <w:rPr>
          <w:color w:val="000000" w:themeColor="text1"/>
        </w:rPr>
      </w:pPr>
      <w:r w:rsidRPr="00E43DCC">
        <w:rPr>
          <w:color w:val="000000" w:themeColor="text1"/>
        </w:rPr>
        <w:t>Reduced forest/wooded land area</w:t>
      </w:r>
    </w:p>
    <w:p w14:paraId="3B11A2F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clearing for agriculture </w:t>
      </w:r>
    </w:p>
    <w:p w14:paraId="2EA4DDC1" w14:textId="77777777" w:rsidR="0094286D" w:rsidRPr="00E43DCC" w:rsidRDefault="0094286D" w:rsidP="00C428F0">
      <w:pPr>
        <w:pStyle w:val="ListParagraph"/>
        <w:numPr>
          <w:ilvl w:val="2"/>
          <w:numId w:val="12"/>
        </w:numPr>
        <w:rPr>
          <w:color w:val="000000" w:themeColor="text1"/>
        </w:rPr>
      </w:pPr>
      <w:r w:rsidRPr="00E43DCC">
        <w:rPr>
          <w:color w:val="000000" w:themeColor="text1"/>
        </w:rPr>
        <w:t xml:space="preserve">Reduced forest area due to small-scale mining activities </w:t>
      </w:r>
    </w:p>
    <w:p w14:paraId="05DC05A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large-scale projects (plantations, new settlements, mining activities etc.)</w:t>
      </w:r>
    </w:p>
    <w:p w14:paraId="64D20859"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charcoal production</w:t>
      </w:r>
    </w:p>
    <w:p w14:paraId="68972402" w14:textId="77777777" w:rsidR="0094286D" w:rsidRPr="00E43DCC" w:rsidRDefault="0094286D" w:rsidP="00C428F0">
      <w:pPr>
        <w:pStyle w:val="ListParagraph"/>
        <w:numPr>
          <w:ilvl w:val="2"/>
          <w:numId w:val="12"/>
        </w:numPr>
        <w:rPr>
          <w:color w:val="000000" w:themeColor="text1"/>
        </w:rPr>
      </w:pPr>
      <w:r w:rsidRPr="00E43DCC">
        <w:rPr>
          <w:color w:val="000000" w:themeColor="text1"/>
        </w:rPr>
        <w:t>Timber harvesting</w:t>
      </w:r>
    </w:p>
    <w:p w14:paraId="094D4D3A"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brick burning</w:t>
      </w:r>
    </w:p>
    <w:p w14:paraId="75985E24"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poor harvesting practices</w:t>
      </w:r>
    </w:p>
    <w:p w14:paraId="7160947E"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bush burning / fire</w:t>
      </w:r>
    </w:p>
    <w:p w14:paraId="212DAB13"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natural disasters or pests</w:t>
      </w:r>
    </w:p>
    <w:p w14:paraId="7008B0C5" w14:textId="77777777" w:rsidR="0094286D" w:rsidRPr="00E43DCC" w:rsidRDefault="0094286D" w:rsidP="00C428F0">
      <w:pPr>
        <w:pStyle w:val="ListParagraph"/>
        <w:numPr>
          <w:ilvl w:val="2"/>
          <w:numId w:val="12"/>
        </w:numPr>
        <w:rPr>
          <w:color w:val="000000" w:themeColor="text1"/>
        </w:rPr>
      </w:pPr>
      <w:r w:rsidRPr="00E43DCC">
        <w:rPr>
          <w:color w:val="000000" w:themeColor="text1"/>
        </w:rPr>
        <w:t>Reduced forest area due to other reasons (specify)_________________</w:t>
      </w:r>
    </w:p>
    <w:p w14:paraId="1872709A" w14:textId="77777777" w:rsidR="0094286D" w:rsidRPr="00E43DCC" w:rsidRDefault="0094286D" w:rsidP="00C428F0">
      <w:pPr>
        <w:pStyle w:val="ListParagraph"/>
        <w:numPr>
          <w:ilvl w:val="1"/>
          <w:numId w:val="12"/>
        </w:numPr>
        <w:rPr>
          <w:color w:val="000000" w:themeColor="text1"/>
        </w:rPr>
      </w:pPr>
      <w:r w:rsidRPr="00E43DCC">
        <w:rPr>
          <w:color w:val="000000" w:themeColor="text1"/>
        </w:rPr>
        <w:lastRenderedPageBreak/>
        <w:t>Restrictions to access</w:t>
      </w:r>
    </w:p>
    <w:p w14:paraId="7956814F" w14:textId="77777777" w:rsidR="0094286D" w:rsidRPr="00E43DCC" w:rsidRDefault="0094286D" w:rsidP="00C428F0">
      <w:pPr>
        <w:pStyle w:val="ListParagraph"/>
        <w:numPr>
          <w:ilvl w:val="2"/>
          <w:numId w:val="12"/>
        </w:numPr>
        <w:rPr>
          <w:color w:val="000000" w:themeColor="text1"/>
        </w:rPr>
      </w:pPr>
      <w:r w:rsidRPr="00E43DCC">
        <w:rPr>
          <w:color w:val="000000" w:themeColor="text1"/>
        </w:rPr>
        <w:t>People from outside buying land/being granted concessions or permits and restricting access</w:t>
      </w:r>
    </w:p>
    <w:p w14:paraId="06ABAAD7" w14:textId="77777777" w:rsidR="0094286D" w:rsidRPr="00E43DCC" w:rsidRDefault="0094286D" w:rsidP="00C428F0">
      <w:pPr>
        <w:pStyle w:val="ListParagraph"/>
        <w:numPr>
          <w:ilvl w:val="2"/>
          <w:numId w:val="12"/>
        </w:numPr>
        <w:rPr>
          <w:color w:val="000000" w:themeColor="text1"/>
        </w:rPr>
      </w:pPr>
      <w:r w:rsidRPr="00E43DCC">
        <w:rPr>
          <w:color w:val="000000" w:themeColor="text1"/>
        </w:rPr>
        <w:t>State or local authorities restricting access</w:t>
      </w:r>
    </w:p>
    <w:p w14:paraId="02C5A664" w14:textId="77777777" w:rsidR="0094286D" w:rsidRPr="00E43DCC" w:rsidRDefault="0094286D" w:rsidP="00C428F0">
      <w:pPr>
        <w:pStyle w:val="ListParagraph"/>
        <w:numPr>
          <w:ilvl w:val="2"/>
          <w:numId w:val="12"/>
        </w:numPr>
        <w:rPr>
          <w:color w:val="000000" w:themeColor="text1"/>
        </w:rPr>
      </w:pPr>
      <w:r w:rsidRPr="00E43DCC">
        <w:rPr>
          <w:color w:val="000000" w:themeColor="text1"/>
        </w:rPr>
        <w:t>Customary or community restrictions on access</w:t>
      </w:r>
    </w:p>
    <w:p w14:paraId="738D0B37" w14:textId="77777777" w:rsidR="0094286D" w:rsidRPr="00E43DCC" w:rsidRDefault="0094286D" w:rsidP="00C428F0">
      <w:pPr>
        <w:pStyle w:val="ListParagraph"/>
        <w:numPr>
          <w:ilvl w:val="2"/>
          <w:numId w:val="12"/>
        </w:numPr>
        <w:rPr>
          <w:color w:val="000000" w:themeColor="text1"/>
        </w:rPr>
      </w:pPr>
      <w:r w:rsidRPr="00E43DCC">
        <w:rPr>
          <w:color w:val="000000" w:themeColor="text1"/>
        </w:rPr>
        <w:t>Creation or enlargement of a Protected Area (public or private)</w:t>
      </w:r>
    </w:p>
    <w:p w14:paraId="04F4225D" w14:textId="77777777" w:rsidR="0094286D" w:rsidRPr="00E43DCC" w:rsidRDefault="0094286D" w:rsidP="00C428F0">
      <w:pPr>
        <w:pStyle w:val="ListParagraph"/>
        <w:numPr>
          <w:ilvl w:val="2"/>
          <w:numId w:val="12"/>
        </w:numPr>
        <w:rPr>
          <w:color w:val="000000" w:themeColor="text1"/>
        </w:rPr>
      </w:pPr>
      <w:r w:rsidRPr="00E43DCC">
        <w:rPr>
          <w:color w:val="000000" w:themeColor="text1"/>
        </w:rPr>
        <w:t>Some other restriction in access, specify________</w:t>
      </w:r>
    </w:p>
    <w:p w14:paraId="24D70B0D" w14:textId="77777777" w:rsidR="0094286D" w:rsidRPr="00E43DCC" w:rsidRDefault="0094286D" w:rsidP="00C428F0">
      <w:pPr>
        <w:pStyle w:val="ListParagraph"/>
        <w:numPr>
          <w:ilvl w:val="1"/>
          <w:numId w:val="12"/>
        </w:numPr>
        <w:rPr>
          <w:color w:val="000000" w:themeColor="text1"/>
        </w:rPr>
      </w:pPr>
      <w:r w:rsidRPr="00E43DCC">
        <w:rPr>
          <w:color w:val="000000" w:themeColor="text1"/>
        </w:rPr>
        <w:t>Other reason for reduced access</w:t>
      </w:r>
    </w:p>
    <w:p w14:paraId="68CFAD37" w14:textId="77777777" w:rsidR="0094286D" w:rsidRPr="00E43DCC" w:rsidRDefault="0094286D" w:rsidP="00C428F0">
      <w:pPr>
        <w:pStyle w:val="ListParagraph"/>
        <w:numPr>
          <w:ilvl w:val="2"/>
          <w:numId w:val="12"/>
        </w:numPr>
        <w:rPr>
          <w:color w:val="000000" w:themeColor="text1"/>
        </w:rPr>
      </w:pPr>
      <w:r w:rsidRPr="00E43DCC">
        <w:rPr>
          <w:color w:val="000000" w:themeColor="text1"/>
        </w:rPr>
        <w:t>Deteriorated transport / road conditions</w:t>
      </w:r>
    </w:p>
    <w:p w14:paraId="0234F95E" w14:textId="77777777" w:rsidR="0094286D" w:rsidRPr="00E43DCC" w:rsidRDefault="0094286D" w:rsidP="00C428F0">
      <w:pPr>
        <w:pStyle w:val="ListParagraph"/>
        <w:numPr>
          <w:ilvl w:val="2"/>
          <w:numId w:val="12"/>
        </w:numPr>
        <w:rPr>
          <w:color w:val="000000" w:themeColor="text1"/>
        </w:rPr>
      </w:pPr>
      <w:r w:rsidRPr="00E43DCC">
        <w:rPr>
          <w:color w:val="000000" w:themeColor="text1"/>
        </w:rPr>
        <w:t>Other reason for reduced access, specify_____________</w:t>
      </w:r>
    </w:p>
    <w:p w14:paraId="454F2B38" w14:textId="77777777" w:rsidR="0094286D" w:rsidRPr="00E43DCC" w:rsidRDefault="0094286D" w:rsidP="0094286D">
      <w:pPr>
        <w:pStyle w:val="ListParagraph"/>
        <w:ind w:left="1620"/>
        <w:rPr>
          <w:color w:val="000000" w:themeColor="text1"/>
        </w:rPr>
      </w:pPr>
    </w:p>
    <w:p w14:paraId="4EFE1646" w14:textId="77F5707C" w:rsidR="00C428F0" w:rsidRPr="00E43DCC" w:rsidRDefault="007C2360" w:rsidP="00C428F0">
      <w:pPr>
        <w:pStyle w:val="ListParagraph"/>
        <w:numPr>
          <w:ilvl w:val="0"/>
          <w:numId w:val="12"/>
        </w:numPr>
        <w:rPr>
          <w:color w:val="000000" w:themeColor="text1"/>
        </w:rPr>
      </w:pPr>
      <w:r>
        <w:rPr>
          <w:color w:val="000000" w:themeColor="text1"/>
        </w:rPr>
        <w:t>Do</w:t>
      </w:r>
      <w:r w:rsidR="00C428F0" w:rsidRPr="00E43DCC">
        <w:rPr>
          <w:color w:val="000000" w:themeColor="text1"/>
        </w:rPr>
        <w:t xml:space="preserve"> you need a permit to collect wood or non-wood forest products from this source?</w:t>
      </w:r>
    </w:p>
    <w:p w14:paraId="04A95918" w14:textId="77777777" w:rsidR="00C428F0" w:rsidRPr="00E43DCC" w:rsidRDefault="00C428F0" w:rsidP="00C428F0">
      <w:pPr>
        <w:pStyle w:val="ListParagraph"/>
        <w:numPr>
          <w:ilvl w:val="0"/>
          <w:numId w:val="12"/>
        </w:numPr>
        <w:rPr>
          <w:color w:val="000000" w:themeColor="text1"/>
        </w:rPr>
      </w:pPr>
      <w:r w:rsidRPr="00E43DCC">
        <w:rPr>
          <w:rFonts w:cs="Arial"/>
          <w:color w:val="1A1A1A"/>
        </w:rPr>
        <w:t xml:space="preserve">What groups </w:t>
      </w:r>
      <w:r w:rsidRPr="00E43DCC">
        <w:rPr>
          <w:color w:val="000000" w:themeColor="text1"/>
        </w:rPr>
        <w:t xml:space="preserve">within your community DO NOT HAVE access to forest or wooded areas for harvesting or collecting wood and/or non-wood- forest products? </w:t>
      </w:r>
    </w:p>
    <w:p w14:paraId="728596A8" w14:textId="77777777" w:rsidR="00C428F0" w:rsidRPr="00E43DCC" w:rsidRDefault="00C428F0" w:rsidP="00C428F0">
      <w:pPr>
        <w:pStyle w:val="ListParagraph"/>
        <w:numPr>
          <w:ilvl w:val="0"/>
          <w:numId w:val="12"/>
        </w:numPr>
        <w:rPr>
          <w:color w:val="000000" w:themeColor="text1"/>
        </w:rPr>
      </w:pPr>
      <w:r w:rsidRPr="00E43DCC">
        <w:rPr>
          <w:color w:val="000000" w:themeColor="text1"/>
        </w:rPr>
        <w:t xml:space="preserve">Why do they not have access? PROBE (i.e., they </w:t>
      </w:r>
      <w:r w:rsidRPr="00E43DCC">
        <w:t>are women, they belong to an ethnic minority, tribe, indigenous people, they are migrants, they are landless, they are poor)</w:t>
      </w:r>
    </w:p>
    <w:p w14:paraId="0939D34C" w14:textId="09F19EA6" w:rsidR="0094286D" w:rsidRPr="00E43DCC" w:rsidRDefault="0094286D" w:rsidP="00C428F0">
      <w:pPr>
        <w:pStyle w:val="ListParagraph"/>
        <w:numPr>
          <w:ilvl w:val="0"/>
          <w:numId w:val="12"/>
        </w:numPr>
        <w:rPr>
          <w:color w:val="000000" w:themeColor="text1"/>
        </w:rPr>
      </w:pPr>
      <w:r w:rsidRPr="00E43DCC">
        <w:rPr>
          <w:color w:val="000000" w:themeColor="text1"/>
        </w:rPr>
        <w:t>How do you think your access to forest/wooded land will change over the next # years? Please explain.</w:t>
      </w:r>
    </w:p>
    <w:p w14:paraId="0A6BCDD3" w14:textId="77777777" w:rsidR="0094286D" w:rsidRDefault="0094286D" w:rsidP="0094286D">
      <w:pPr>
        <w:rPr>
          <w:color w:val="000000" w:themeColor="text1"/>
        </w:rPr>
      </w:pPr>
    </w:p>
    <w:p w14:paraId="64C3C881" w14:textId="77777777" w:rsidR="0094286D" w:rsidRPr="00A1404E" w:rsidRDefault="0094286D" w:rsidP="0049124C">
      <w:pPr>
        <w:pStyle w:val="ListParagraph"/>
        <w:ind w:left="360"/>
        <w:rPr>
          <w:color w:val="000000" w:themeColor="text1"/>
        </w:rPr>
      </w:pPr>
    </w:p>
    <w:p w14:paraId="45EFE730" w14:textId="77777777" w:rsidR="00A01BEE" w:rsidRDefault="00A01BEE"/>
    <w:sectPr w:rsidR="00A01BEE" w:rsidSect="00B917FD">
      <w:footerReference w:type="even" r:id="rId10"/>
      <w:footerReference w:type="default" r:id="rId1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aiduser" w:date="2014-11-09T11:26:00Z" w:initials="u">
    <w:p w14:paraId="089728EF" w14:textId="38D4A991" w:rsidR="00D40305" w:rsidRDefault="00D40305">
      <w:pPr>
        <w:pStyle w:val="CommentText"/>
      </w:pPr>
      <w:r>
        <w:rPr>
          <w:rStyle w:val="CommentReference"/>
        </w:rPr>
        <w:annotationRef/>
      </w:r>
      <w:r>
        <w:t>I think this is a great addition.</w:t>
      </w:r>
    </w:p>
  </w:comment>
  <w:comment w:id="2" w:author="usaiduser" w:date="2014-11-09T11:27:00Z" w:initials="u">
    <w:p w14:paraId="72680DA7" w14:textId="5152E9E3" w:rsidR="00D40305" w:rsidRDefault="00D40305">
      <w:pPr>
        <w:pStyle w:val="CommentText"/>
      </w:pPr>
      <w:r>
        <w:rPr>
          <w:rStyle w:val="CommentReference"/>
        </w:rPr>
        <w:annotationRef/>
      </w:r>
      <w:r>
        <w:t>Will communities be split into subgroups (at least women/men) for the exercise? That would help identify these kinds of differences and ensure vulnerable groups’ opinions are captured.</w:t>
      </w:r>
    </w:p>
  </w:comment>
  <w:comment w:id="5" w:author="Rebecca Nicodemus" w:date="2014-11-10T15:39:00Z" w:initials="RAN">
    <w:p w14:paraId="4049D441" w14:textId="1100228F" w:rsidR="00D40305" w:rsidRDefault="00D40305">
      <w:pPr>
        <w:pStyle w:val="CommentText"/>
      </w:pPr>
      <w:r>
        <w:rPr>
          <w:rStyle w:val="CommentReference"/>
        </w:rPr>
        <w:annotationRef/>
      </w:r>
      <w:r>
        <w:t>I am wondering if it would be worthwhile to broaden this out to decisions related to land-use, or at least decisions related to both forested and agriculture land? I realize the primary focus is the forested land and broadening might not get the answers needed.</w:t>
      </w:r>
    </w:p>
  </w:comment>
  <w:comment w:id="6" w:author="Rebecca Nicodemus" w:date="2014-11-10T15:35:00Z" w:initials="RAN">
    <w:p w14:paraId="566E0785" w14:textId="4EF5A1B7" w:rsidR="00D40305" w:rsidRDefault="00D40305">
      <w:pPr>
        <w:pStyle w:val="CommentText"/>
      </w:pPr>
      <w:r>
        <w:rPr>
          <w:rStyle w:val="CommentReference"/>
        </w:rPr>
        <w:annotationRef/>
      </w:r>
      <w:r>
        <w:t>Does this include the aforementioned rules?</w:t>
      </w:r>
    </w:p>
  </w:comment>
  <w:comment w:id="9" w:author="Rebecca Nicodemus" w:date="2014-11-10T15:44:00Z" w:initials="RAN">
    <w:p w14:paraId="5167CEBD" w14:textId="11D0ECDF" w:rsidR="00D40305" w:rsidRDefault="00D40305">
      <w:pPr>
        <w:pStyle w:val="CommentText"/>
      </w:pPr>
      <w:r>
        <w:rPr>
          <w:rStyle w:val="CommentReference"/>
        </w:rPr>
        <w:annotationRef/>
      </w:r>
      <w:r>
        <w:t>I think something is missing here. I was expecting a list of changes to choose from. The a-e directly below pertain to the “causing the changes” question, right?</w:t>
      </w:r>
    </w:p>
  </w:comment>
  <w:comment w:id="10" w:author="Rebecca Nicodemus" w:date="2014-11-10T15:44:00Z" w:initials="RAN">
    <w:p w14:paraId="4D3A823E" w14:textId="7CF30342" w:rsidR="00D40305" w:rsidRDefault="00D40305">
      <w:pPr>
        <w:pStyle w:val="CommentText"/>
      </w:pPr>
      <w:r>
        <w:rPr>
          <w:rStyle w:val="CommentReference"/>
        </w:rPr>
        <w:annotationRef/>
      </w:r>
      <w:r>
        <w:t>Is fishing a large source of income/diet in these areas?</w:t>
      </w:r>
    </w:p>
  </w:comment>
  <w:comment w:id="11" w:author="Rebecca Nicodemus" w:date="2014-11-10T15:45:00Z" w:initials="RAN">
    <w:p w14:paraId="06DE2757" w14:textId="1BC031C7" w:rsidR="00D40305" w:rsidRDefault="00D40305">
      <w:pPr>
        <w:pStyle w:val="CommentText"/>
      </w:pPr>
      <w:r>
        <w:rPr>
          <w:rStyle w:val="CommentReference"/>
        </w:rPr>
        <w:annotationRef/>
      </w:r>
      <w:r>
        <w:t xml:space="preserve">Seems as though you’d want to add an option on energy. Change (or decline) in energy options outside of wood (or something along those lines). </w:t>
      </w:r>
    </w:p>
  </w:comment>
  <w:comment w:id="13" w:author="Rebecca Nicodemus" w:date="2014-11-10T15:46:00Z" w:initials="RAN">
    <w:p w14:paraId="41E5F5DE" w14:textId="36A4915A" w:rsidR="00D40305" w:rsidRDefault="00D40305">
      <w:pPr>
        <w:pStyle w:val="CommentText"/>
      </w:pPr>
      <w:r>
        <w:rPr>
          <w:rStyle w:val="CommentReference"/>
        </w:rPr>
        <w:annotationRef/>
      </w:r>
      <w:r>
        <w:t>Should there be a separate question on (a) if they think it is occurring and (b) if they think it is a problem. They may think it is occurring but it may not be a dominate problem.</w:t>
      </w:r>
    </w:p>
  </w:comment>
  <w:comment w:id="12" w:author="usaiduser" w:date="2014-11-09T11:31:00Z" w:initials="u">
    <w:p w14:paraId="431CD7A5" w14:textId="6EE0D8E6" w:rsidR="00D40305" w:rsidRDefault="00D40305">
      <w:pPr>
        <w:pStyle w:val="CommentText"/>
      </w:pPr>
      <w:r>
        <w:rPr>
          <w:rStyle w:val="CommentReference"/>
        </w:rPr>
        <w:annotationRef/>
      </w:r>
      <w:r>
        <w:t>Consider moving down</w:t>
      </w:r>
    </w:p>
  </w:comment>
  <w:comment w:id="16" w:author="Rebecca Nicodemus" w:date="2014-11-10T15:48:00Z" w:initials="RAN">
    <w:p w14:paraId="6F0A6F59" w14:textId="10842CAE" w:rsidR="00D40305" w:rsidRDefault="00D40305">
      <w:pPr>
        <w:pStyle w:val="CommentText"/>
      </w:pPr>
      <w:r>
        <w:rPr>
          <w:rStyle w:val="CommentReference"/>
        </w:rPr>
        <w:annotationRef/>
      </w:r>
      <w:r>
        <w:t>They may not be aware of the “eco” concept. Perhaps change this to “sustainable harvesting of forest resources” (that too might be something people are not familiar with).</w:t>
      </w:r>
    </w:p>
  </w:comment>
  <w:comment w:id="17" w:author="Rebecca Nicodemus" w:date="2014-11-10T15:49:00Z" w:initials="RAN">
    <w:p w14:paraId="39B2D5B8" w14:textId="05B5A1D1" w:rsidR="00D40305" w:rsidRDefault="00D40305">
      <w:pPr>
        <w:pStyle w:val="CommentText"/>
      </w:pPr>
      <w:r>
        <w:rPr>
          <w:rStyle w:val="CommentReference"/>
        </w:rPr>
        <w:annotationRef/>
      </w:r>
      <w:r>
        <w:t>Wondering if we should include “carbon credits.” There are two possible ways for them to be disbursed (if they are disbursed): “Community level financial benefits” and “Household level financial benefits”. Perhaps just have those two options. Or did you want to explicitly mention carbon credits?</w:t>
      </w:r>
    </w:p>
  </w:comment>
  <w:comment w:id="18" w:author="Rebecca Nicodemus" w:date="2014-11-10T15:50:00Z" w:initials="RAN">
    <w:p w14:paraId="240D9223" w14:textId="15956A48" w:rsidR="00D40305" w:rsidRDefault="00D40305">
      <w:pPr>
        <w:pStyle w:val="CommentText"/>
      </w:pPr>
      <w:r>
        <w:rPr>
          <w:rStyle w:val="CommentReference"/>
        </w:rPr>
        <w:annotationRef/>
      </w:r>
      <w:r>
        <w:t>Should “other” be an option?</w:t>
      </w:r>
    </w:p>
  </w:comment>
  <w:comment w:id="19" w:author="Rebecca Nicodemus" w:date="2014-11-10T15:51:00Z" w:initials="RAN">
    <w:p w14:paraId="020685F3" w14:textId="5658ECA0" w:rsidR="00D40305" w:rsidRDefault="00D40305">
      <w:pPr>
        <w:pStyle w:val="CommentText"/>
      </w:pPr>
      <w:r>
        <w:rPr>
          <w:rStyle w:val="CommentReference"/>
        </w:rPr>
        <w:annotationRef/>
      </w:r>
      <w:r>
        <w:t>Also wondering if access to non-timber energy should be added? Perhaps not.</w:t>
      </w:r>
    </w:p>
  </w:comment>
  <w:comment w:id="20" w:author="Rebecca Nicodemus" w:date="2014-11-10T15:54:00Z" w:initials="RAN">
    <w:p w14:paraId="2C7A9E47" w14:textId="0C9224DF" w:rsidR="00D40305" w:rsidRDefault="00D40305">
      <w:pPr>
        <w:pStyle w:val="CommentText"/>
      </w:pPr>
      <w:r>
        <w:rPr>
          <w:rStyle w:val="CommentReference"/>
        </w:rPr>
        <w:annotationRef/>
      </w:r>
      <w:r>
        <w:t>Could we add a question on what they use the forest for? Perhaps that is somewhere else (not in the FGD). Here it’s just asking if and why their access has changed, not what they currently use their access for. What also might be interesting to ask (again, perhaps not here) is if their reliance on wood and non-wood forest products has changed over the last x years.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DB07C" w14:textId="77777777" w:rsidR="00D40305" w:rsidRDefault="00D40305" w:rsidP="00720FA0">
      <w:r>
        <w:separator/>
      </w:r>
    </w:p>
  </w:endnote>
  <w:endnote w:type="continuationSeparator" w:id="0">
    <w:p w14:paraId="22229836" w14:textId="77777777" w:rsidR="00D40305" w:rsidRDefault="00D40305" w:rsidP="0072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32947A" w14:textId="77777777" w:rsidR="00D40305" w:rsidRDefault="00D40305"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13AF22" w14:textId="77777777" w:rsidR="00D40305" w:rsidRDefault="00D40305" w:rsidP="00720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B06ED" w14:textId="77777777" w:rsidR="00D40305" w:rsidRDefault="00D40305" w:rsidP="00720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73C5">
      <w:rPr>
        <w:rStyle w:val="PageNumber"/>
        <w:noProof/>
      </w:rPr>
      <w:t>1</w:t>
    </w:r>
    <w:r>
      <w:rPr>
        <w:rStyle w:val="PageNumber"/>
      </w:rPr>
      <w:fldChar w:fldCharType="end"/>
    </w:r>
  </w:p>
  <w:p w14:paraId="3C7FAF0B" w14:textId="77777777" w:rsidR="00D40305" w:rsidRDefault="00D40305" w:rsidP="00720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228A5" w14:textId="77777777" w:rsidR="00D40305" w:rsidRDefault="00D40305" w:rsidP="00720FA0">
      <w:r>
        <w:separator/>
      </w:r>
    </w:p>
  </w:footnote>
  <w:footnote w:type="continuationSeparator" w:id="0">
    <w:p w14:paraId="0EAD58FB" w14:textId="77777777" w:rsidR="00D40305" w:rsidRDefault="00D40305" w:rsidP="00720F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117637"/>
    <w:multiLevelType w:val="hybridMultilevel"/>
    <w:tmpl w:val="05F2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10497E"/>
    <w:multiLevelType w:val="hybridMultilevel"/>
    <w:tmpl w:val="388E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64709A"/>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720D97"/>
    <w:multiLevelType w:val="hybridMultilevel"/>
    <w:tmpl w:val="C07E359A"/>
    <w:lvl w:ilvl="0" w:tplc="981E4EAA">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F6BF4"/>
    <w:multiLevelType w:val="hybridMultilevel"/>
    <w:tmpl w:val="7F9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4605FA"/>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85BCD"/>
    <w:multiLevelType w:val="hybridMultilevel"/>
    <w:tmpl w:val="71F0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752BE9"/>
    <w:multiLevelType w:val="hybridMultilevel"/>
    <w:tmpl w:val="9E2A3BD0"/>
    <w:lvl w:ilvl="0" w:tplc="04E41604">
      <w:start w:val="1"/>
      <w:numFmt w:val="decimal"/>
      <w:lvlText w:val="%1."/>
      <w:lvlJc w:val="left"/>
      <w:pPr>
        <w:ind w:left="720" w:hanging="360"/>
      </w:pPr>
      <w:rPr>
        <w:rFonts w:asciiTheme="minorHAnsi" w:eastAsiaTheme="minorEastAsia" w:hAnsiTheme="minorHAnsi"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371778"/>
    <w:multiLevelType w:val="hybridMultilevel"/>
    <w:tmpl w:val="339A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0F6BEC"/>
    <w:multiLevelType w:val="hybridMultilevel"/>
    <w:tmpl w:val="2CBC8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DC1BFF"/>
    <w:multiLevelType w:val="hybridMultilevel"/>
    <w:tmpl w:val="15D4A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9"/>
  </w:num>
  <w:num w:numId="5">
    <w:abstractNumId w:val="10"/>
  </w:num>
  <w:num w:numId="6">
    <w:abstractNumId w:val="12"/>
  </w:num>
  <w:num w:numId="7">
    <w:abstractNumId w:val="3"/>
  </w:num>
  <w:num w:numId="8">
    <w:abstractNumId w:val="14"/>
  </w:num>
  <w:num w:numId="9">
    <w:abstractNumId w:val="5"/>
  </w:num>
  <w:num w:numId="10">
    <w:abstractNumId w:val="7"/>
  </w:num>
  <w:num w:numId="11">
    <w:abstractNumId w:val="13"/>
  </w:num>
  <w:num w:numId="12">
    <w:abstractNumId w:val="17"/>
  </w:num>
  <w:num w:numId="13">
    <w:abstractNumId w:val="15"/>
  </w:num>
  <w:num w:numId="14">
    <w:abstractNumId w:val="4"/>
  </w:num>
  <w:num w:numId="15">
    <w:abstractNumId w:val="8"/>
  </w:num>
  <w:num w:numId="16">
    <w:abstractNumId w:val="16"/>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020AD3"/>
    <w:rsid w:val="000D0BD6"/>
    <w:rsid w:val="000F13F2"/>
    <w:rsid w:val="00171C86"/>
    <w:rsid w:val="00192E94"/>
    <w:rsid w:val="002228C8"/>
    <w:rsid w:val="002A1730"/>
    <w:rsid w:val="002A2BA9"/>
    <w:rsid w:val="002D1934"/>
    <w:rsid w:val="00312FDC"/>
    <w:rsid w:val="00342AA5"/>
    <w:rsid w:val="003559AB"/>
    <w:rsid w:val="0040715C"/>
    <w:rsid w:val="004107BB"/>
    <w:rsid w:val="004245A5"/>
    <w:rsid w:val="00441543"/>
    <w:rsid w:val="00466ACB"/>
    <w:rsid w:val="0049124C"/>
    <w:rsid w:val="004A2620"/>
    <w:rsid w:val="004E292B"/>
    <w:rsid w:val="00527230"/>
    <w:rsid w:val="0053082E"/>
    <w:rsid w:val="0054463F"/>
    <w:rsid w:val="00553575"/>
    <w:rsid w:val="00564A1D"/>
    <w:rsid w:val="00644DC8"/>
    <w:rsid w:val="00717E2F"/>
    <w:rsid w:val="00720FA0"/>
    <w:rsid w:val="00742951"/>
    <w:rsid w:val="00767FE5"/>
    <w:rsid w:val="007C2360"/>
    <w:rsid w:val="007C7FC9"/>
    <w:rsid w:val="007E6130"/>
    <w:rsid w:val="00854EF9"/>
    <w:rsid w:val="00875217"/>
    <w:rsid w:val="008F205A"/>
    <w:rsid w:val="008F30AE"/>
    <w:rsid w:val="00911888"/>
    <w:rsid w:val="00914A92"/>
    <w:rsid w:val="00937E1E"/>
    <w:rsid w:val="0094286D"/>
    <w:rsid w:val="0096278A"/>
    <w:rsid w:val="00975316"/>
    <w:rsid w:val="00990427"/>
    <w:rsid w:val="009C73C5"/>
    <w:rsid w:val="009D029A"/>
    <w:rsid w:val="00A01BEE"/>
    <w:rsid w:val="00AF46A8"/>
    <w:rsid w:val="00B1337D"/>
    <w:rsid w:val="00B81ED2"/>
    <w:rsid w:val="00B917FD"/>
    <w:rsid w:val="00BB2338"/>
    <w:rsid w:val="00BB3C21"/>
    <w:rsid w:val="00C428F0"/>
    <w:rsid w:val="00CC3DC0"/>
    <w:rsid w:val="00D373A0"/>
    <w:rsid w:val="00D40305"/>
    <w:rsid w:val="00D53841"/>
    <w:rsid w:val="00D65C34"/>
    <w:rsid w:val="00D67267"/>
    <w:rsid w:val="00DF29B2"/>
    <w:rsid w:val="00E43DCC"/>
    <w:rsid w:val="00E918C1"/>
    <w:rsid w:val="00E97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A6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 w:type="table" w:styleId="TableGrid">
    <w:name w:val="Table Grid"/>
    <w:basedOn w:val="TableNormal"/>
    <w:uiPriority w:val="59"/>
    <w:rsid w:val="00914A92"/>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914A9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917F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20FA0"/>
    <w:pPr>
      <w:tabs>
        <w:tab w:val="center" w:pos="4320"/>
        <w:tab w:val="right" w:pos="8640"/>
      </w:tabs>
    </w:pPr>
  </w:style>
  <w:style w:type="character" w:customStyle="1" w:styleId="FooterChar">
    <w:name w:val="Footer Char"/>
    <w:basedOn w:val="DefaultParagraphFont"/>
    <w:link w:val="Footer"/>
    <w:uiPriority w:val="99"/>
    <w:rsid w:val="00720FA0"/>
  </w:style>
  <w:style w:type="character" w:styleId="PageNumber">
    <w:name w:val="page number"/>
    <w:basedOn w:val="DefaultParagraphFont"/>
    <w:uiPriority w:val="99"/>
    <w:semiHidden/>
    <w:unhideWhenUsed/>
    <w:rsid w:val="00720FA0"/>
  </w:style>
  <w:style w:type="paragraph" w:styleId="Title">
    <w:name w:val="Title"/>
    <w:basedOn w:val="Normal"/>
    <w:next w:val="Normal"/>
    <w:link w:val="TitleChar"/>
    <w:uiPriority w:val="10"/>
    <w:qFormat/>
    <w:rsid w:val="00720FA0"/>
    <w:pPr>
      <w:pBdr>
        <w:bottom w:val="single" w:sz="8" w:space="4" w:color="4F81BD"/>
      </w:pBdr>
      <w:spacing w:after="300"/>
      <w:contextualSpacing/>
    </w:pPr>
    <w:rPr>
      <w:rFonts w:ascii="Cambria" w:eastAsia="Times New Roman" w:hAnsi="Cambria" w:cs="Times New Roman"/>
      <w:color w:val="17365D"/>
      <w:spacing w:val="5"/>
      <w:kern w:val="28"/>
      <w:sz w:val="32"/>
      <w:szCs w:val="52"/>
    </w:rPr>
  </w:style>
  <w:style w:type="character" w:customStyle="1" w:styleId="TitleChar">
    <w:name w:val="Title Char"/>
    <w:basedOn w:val="DefaultParagraphFont"/>
    <w:link w:val="Title"/>
    <w:uiPriority w:val="10"/>
    <w:rsid w:val="00720FA0"/>
    <w:rPr>
      <w:rFonts w:ascii="Cambria" w:eastAsia="Times New Roman" w:hAnsi="Cambria" w:cs="Times New Roman"/>
      <w:color w:val="17365D"/>
      <w:spacing w:val="5"/>
      <w:kern w:val="28"/>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359C9-0998-4629-83F2-91419C2EB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14285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Rebecca Nicodemus</cp:lastModifiedBy>
  <cp:revision>3</cp:revision>
  <dcterms:created xsi:type="dcterms:W3CDTF">2014-11-10T20:50:00Z</dcterms:created>
  <dcterms:modified xsi:type="dcterms:W3CDTF">2014-11-10T20:57:00Z</dcterms:modified>
</cp:coreProperties>
</file>