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F71A9A" w:rsidRDefault="00E4168E" w:rsidP="00AC7CBE">
      <w:pPr>
        <w:spacing w:after="0" w:line="240" w:lineRule="auto"/>
        <w:contextualSpacing/>
        <w:jc w:val="center"/>
        <w:rPr>
          <w:rFonts w:ascii="Gill Sans MT" w:hAnsi="Gill Sans MT"/>
          <w:sz w:val="20"/>
          <w:szCs w:val="20"/>
        </w:rPr>
      </w:pPr>
      <w:r w:rsidRPr="00F71A9A">
        <w:rPr>
          <w:rFonts w:ascii="Gill Sans MT" w:hAnsi="Gill Sans MT"/>
          <w:sz w:val="20"/>
          <w:szCs w:val="20"/>
        </w:rPr>
        <w:t>Community Forest Project</w:t>
      </w:r>
    </w:p>
    <w:p w14:paraId="34D2A288" w14:textId="77777777" w:rsidR="00E4168E" w:rsidRPr="00F71A9A" w:rsidRDefault="00FA0451" w:rsidP="00AC7CBE">
      <w:pPr>
        <w:spacing w:after="0" w:line="240" w:lineRule="auto"/>
        <w:contextualSpacing/>
        <w:jc w:val="center"/>
        <w:rPr>
          <w:rFonts w:ascii="Gill Sans MT" w:hAnsi="Gill Sans MT"/>
          <w:sz w:val="20"/>
          <w:szCs w:val="20"/>
        </w:rPr>
      </w:pPr>
      <w:r w:rsidRPr="00F71A9A">
        <w:rPr>
          <w:rFonts w:ascii="Gill Sans MT" w:hAnsi="Gill Sans MT"/>
          <w:sz w:val="20"/>
          <w:szCs w:val="20"/>
        </w:rPr>
        <w:t xml:space="preserve">Headperson </w:t>
      </w:r>
      <w:r w:rsidR="00E4168E" w:rsidRPr="00F71A9A">
        <w:rPr>
          <w:rFonts w:ascii="Gill Sans MT" w:hAnsi="Gill Sans MT"/>
          <w:sz w:val="20"/>
          <w:szCs w:val="20"/>
        </w:rPr>
        <w:t>Survey</w:t>
      </w:r>
    </w:p>
    <w:p w14:paraId="0FB20091" w14:textId="77777777" w:rsidR="00303B9C" w:rsidRPr="00F71A9A" w:rsidRDefault="00303B9C" w:rsidP="00AC7CBE">
      <w:pPr>
        <w:spacing w:after="0" w:line="240" w:lineRule="auto"/>
        <w:contextualSpacing/>
        <w:jc w:val="center"/>
        <w:rPr>
          <w:rFonts w:ascii="Gill Sans MT" w:hAnsi="Gill Sans MT"/>
          <w:sz w:val="20"/>
          <w:szCs w:val="20"/>
        </w:rPr>
      </w:pPr>
    </w:p>
    <w:p w14:paraId="536D9484" w14:textId="77777777" w:rsidR="00303B9C" w:rsidRPr="00F71A9A" w:rsidRDefault="00303B9C" w:rsidP="00AC7CBE">
      <w:pPr>
        <w:autoSpaceDE w:val="0"/>
        <w:autoSpaceDN w:val="0"/>
        <w:adjustRightInd w:val="0"/>
        <w:spacing w:after="0" w:line="240" w:lineRule="auto"/>
        <w:contextualSpacing/>
        <w:rPr>
          <w:rFonts w:ascii="Gill Sans MT" w:hAnsi="Gill Sans MT" w:cs="TimesNewRomanPSMT"/>
          <w:sz w:val="20"/>
          <w:szCs w:val="20"/>
        </w:rPr>
      </w:pPr>
    </w:p>
    <w:p w14:paraId="089E811F" w14:textId="77777777" w:rsidR="008F39A8" w:rsidRPr="00F71A9A" w:rsidRDefault="008F39A8" w:rsidP="00AC7CBE">
      <w:pPr>
        <w:autoSpaceDE w:val="0"/>
        <w:autoSpaceDN w:val="0"/>
        <w:adjustRightInd w:val="0"/>
        <w:spacing w:after="0" w:line="240" w:lineRule="auto"/>
        <w:contextualSpacing/>
        <w:rPr>
          <w:rFonts w:ascii="Gill Sans MT" w:hAnsi="Gill Sans MT" w:cs="TimesNewRomanPSMT"/>
          <w:sz w:val="20"/>
          <w:szCs w:val="20"/>
        </w:rPr>
      </w:pPr>
    </w:p>
    <w:tbl>
      <w:tblPr>
        <w:tblW w:w="10080" w:type="dxa"/>
        <w:tblInd w:w="-5" w:type="dxa"/>
        <w:tblLayout w:type="fixed"/>
        <w:tblCellMar>
          <w:left w:w="29" w:type="dxa"/>
          <w:right w:w="29" w:type="dxa"/>
        </w:tblCellMar>
        <w:tblLook w:val="0000" w:firstRow="0" w:lastRow="0" w:firstColumn="0" w:lastColumn="0" w:noHBand="0" w:noVBand="0"/>
      </w:tblPr>
      <w:tblGrid>
        <w:gridCol w:w="360"/>
        <w:gridCol w:w="7200"/>
        <w:gridCol w:w="2520"/>
      </w:tblGrid>
      <w:tr w:rsidR="003D66BB" w:rsidRPr="00F71A9A" w14:paraId="70D620C4" w14:textId="77777777" w:rsidTr="00036578">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F71A9A" w:rsidRDefault="003D66BB" w:rsidP="00AC7CBE">
            <w:pPr>
              <w:kinsoku w:val="0"/>
              <w:overflowPunct w:val="0"/>
              <w:spacing w:beforeLines="20" w:before="48" w:afterLines="20" w:after="48" w:line="240" w:lineRule="auto"/>
              <w:ind w:left="104"/>
              <w:contextualSpacing/>
              <w:rPr>
                <w:rFonts w:ascii="Gill Sans MT" w:hAnsi="Gill Sans MT"/>
                <w:sz w:val="20"/>
                <w:szCs w:val="20"/>
              </w:rPr>
            </w:pPr>
          </w:p>
        </w:tc>
        <w:tc>
          <w:tcPr>
            <w:tcW w:w="7200" w:type="dxa"/>
            <w:tcBorders>
              <w:top w:val="single" w:sz="4" w:space="0" w:color="000000"/>
              <w:left w:val="single" w:sz="4" w:space="0" w:color="000000"/>
              <w:bottom w:val="single" w:sz="4" w:space="0" w:color="000000"/>
              <w:right w:val="single" w:sz="18" w:space="0" w:color="000000"/>
            </w:tcBorders>
          </w:tcPr>
          <w:p w14:paraId="213BCE4A"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sz w:val="20"/>
                <w:szCs w:val="20"/>
              </w:rPr>
            </w:pPr>
            <w:r w:rsidRPr="00F71A9A">
              <w:rPr>
                <w:rFonts w:ascii="Gill Sans MT" w:hAnsi="Gill Sans MT"/>
                <w:w w:val="105"/>
                <w:sz w:val="20"/>
                <w:szCs w:val="20"/>
              </w:rPr>
              <w:t xml:space="preserve">start time </w:t>
            </w:r>
            <w:r w:rsidRPr="00F71A9A">
              <w:rPr>
                <w:rFonts w:ascii="Gill Sans MT" w:hAnsi="Gill Sans MT"/>
                <w:b/>
                <w:w w:val="105"/>
                <w:sz w:val="20"/>
                <w:szCs w:val="20"/>
              </w:rPr>
              <w:t>(start)</w:t>
            </w:r>
            <w:r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r w:rsidR="003D66BB" w:rsidRPr="00F71A9A" w14:paraId="39E4D8FB" w14:textId="77777777" w:rsidTr="00036578">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F71A9A" w:rsidRDefault="003D66BB" w:rsidP="00AC7CBE">
            <w:pPr>
              <w:kinsoku w:val="0"/>
              <w:overflowPunct w:val="0"/>
              <w:spacing w:beforeLines="20" w:before="48" w:afterLines="20" w:after="48" w:line="240" w:lineRule="auto"/>
              <w:ind w:left="75"/>
              <w:contextualSpacing/>
              <w:rPr>
                <w:rFonts w:ascii="Gill Sans MT" w:hAnsi="Gill Sans MT"/>
                <w:sz w:val="20"/>
                <w:szCs w:val="20"/>
              </w:rPr>
            </w:pPr>
          </w:p>
        </w:tc>
        <w:tc>
          <w:tcPr>
            <w:tcW w:w="7200" w:type="dxa"/>
            <w:tcBorders>
              <w:top w:val="single" w:sz="4" w:space="0" w:color="000000"/>
              <w:left w:val="single" w:sz="4" w:space="0" w:color="000000"/>
              <w:bottom w:val="single" w:sz="4" w:space="0" w:color="000000"/>
              <w:right w:val="single" w:sz="18" w:space="0" w:color="000000"/>
            </w:tcBorders>
          </w:tcPr>
          <w:p w14:paraId="4EB688D8"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 xml:space="preserve">End time </w:t>
            </w:r>
            <w:r w:rsidRPr="00F71A9A">
              <w:rPr>
                <w:rFonts w:ascii="Gill Sans MT" w:hAnsi="Gill Sans MT"/>
                <w:b/>
                <w:w w:val="105"/>
                <w:sz w:val="20"/>
                <w:szCs w:val="20"/>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F71A9A" w:rsidRDefault="003D66BB" w:rsidP="00AC7CBE">
            <w:pPr>
              <w:kinsoku w:val="0"/>
              <w:overflowPunct w:val="0"/>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bl>
    <w:p w14:paraId="1B64F6E5" w14:textId="325979DF" w:rsidR="003D66BB" w:rsidRPr="00F71A9A" w:rsidRDefault="003D66BB" w:rsidP="00AC7CBE">
      <w:pPr>
        <w:tabs>
          <w:tab w:val="center" w:pos="5620"/>
          <w:tab w:val="right" w:pos="11240"/>
        </w:tabs>
        <w:spacing w:beforeLines="20" w:before="48" w:afterLines="20" w:after="48" w:line="240" w:lineRule="auto"/>
        <w:contextualSpacing/>
        <w:rPr>
          <w:rFonts w:ascii="Gill Sans MT" w:hAnsi="Gill Sans MT"/>
          <w:sz w:val="20"/>
          <w:szCs w:val="20"/>
        </w:rPr>
      </w:pPr>
    </w:p>
    <w:p w14:paraId="0B605D47" w14:textId="612F814B" w:rsidR="003D66BB" w:rsidRPr="00F71A9A" w:rsidRDefault="003D66BB" w:rsidP="00AC7CBE">
      <w:pPr>
        <w:pStyle w:val="Subtitle"/>
        <w:contextualSpacing/>
        <w:rPr>
          <w:rFonts w:ascii="Gill Sans MT" w:hAnsi="Gill Sans MT"/>
          <w:sz w:val="20"/>
          <w:szCs w:val="20"/>
        </w:rPr>
      </w:pPr>
      <w:r w:rsidRPr="00F71A9A">
        <w:rPr>
          <w:rFonts w:ascii="Gill Sans MT" w:hAnsi="Gill Sans MT"/>
          <w:sz w:val="20"/>
          <w:szCs w:val="20"/>
        </w:rPr>
        <w:t>A</w:t>
      </w:r>
      <w:r w:rsidR="00471179" w:rsidRPr="00F71A9A">
        <w:rPr>
          <w:rFonts w:ascii="Gill Sans MT" w:hAnsi="Gill Sans MT"/>
          <w:sz w:val="20"/>
          <w:szCs w:val="20"/>
        </w:rPr>
        <w:t>.</w:t>
      </w:r>
      <w:r w:rsidR="003450C1">
        <w:rPr>
          <w:rFonts w:ascii="Gill Sans MT" w:hAnsi="Gill Sans MT"/>
          <w:sz w:val="20"/>
          <w:szCs w:val="20"/>
        </w:rPr>
        <w:t>HEADPERSON</w:t>
      </w:r>
      <w:r w:rsidRPr="00F71A9A">
        <w:rPr>
          <w:rFonts w:ascii="Gill Sans MT" w:hAnsi="Gill Sans MT"/>
          <w:sz w:val="20"/>
          <w:szCs w:val="20"/>
        </w:rPr>
        <w:t xml:space="preserve">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360"/>
        <w:gridCol w:w="4680"/>
        <w:gridCol w:w="2520"/>
        <w:gridCol w:w="2520"/>
      </w:tblGrid>
      <w:tr w:rsidR="003D66BB" w:rsidRPr="00F71A9A" w14:paraId="01688FD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F71A9A" w:rsidRDefault="003D66BB" w:rsidP="00AC7CBE">
            <w:pPr>
              <w:kinsoku w:val="0"/>
              <w:overflowPunct w:val="0"/>
              <w:spacing w:beforeLines="20" w:before="48" w:afterLines="20" w:after="48" w:line="240" w:lineRule="auto"/>
              <w:ind w:left="104"/>
              <w:contextualSpacing/>
              <w:rPr>
                <w:rFonts w:ascii="Gill Sans MT" w:hAnsi="Gill Sans MT"/>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sz w:val="20"/>
                <w:szCs w:val="20"/>
              </w:rPr>
            </w:pPr>
            <w:r w:rsidRPr="00F71A9A">
              <w:rPr>
                <w:rFonts w:ascii="Gill Sans MT" w:hAnsi="Gill Sans MT"/>
                <w:w w:val="105"/>
                <w:sz w:val="20"/>
                <w:szCs w:val="20"/>
              </w:rPr>
              <w:t>A1.Date of Survey</w:t>
            </w:r>
            <w:r w:rsidRPr="00F71A9A">
              <w:rPr>
                <w:rFonts w:ascii="Gill Sans MT" w:hAnsi="Gill Sans MT"/>
                <w:b/>
                <w:w w:val="105"/>
                <w:sz w:val="20"/>
                <w:szCs w:val="20"/>
              </w:rPr>
              <w:t xml:space="preserve"> (</w:t>
            </w:r>
            <w:proofErr w:type="spellStart"/>
            <w:r w:rsidRPr="00F71A9A">
              <w:rPr>
                <w:rFonts w:ascii="Gill Sans MT" w:hAnsi="Gill Sans MT"/>
                <w:b/>
                <w:w w:val="105"/>
                <w:sz w:val="20"/>
                <w:szCs w:val="20"/>
              </w:rPr>
              <w:t>time_st</w:t>
            </w:r>
            <w:proofErr w:type="spellEnd"/>
            <w:r w:rsidRPr="00F71A9A">
              <w:rPr>
                <w:rFonts w:ascii="Gill Sans MT" w:hAnsi="Gill Sans MT"/>
                <w:b/>
                <w:w w:val="105"/>
                <w:sz w:val="20"/>
                <w:szCs w:val="20"/>
              </w:rPr>
              <w:t>)</w:t>
            </w:r>
            <w:r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mm/</w:t>
            </w:r>
            <w:proofErr w:type="spellStart"/>
            <w:r w:rsidRPr="00F71A9A">
              <w:rPr>
                <w:rFonts w:ascii="Gill Sans MT" w:hAnsi="Gill Sans MT"/>
                <w:i/>
                <w:color w:val="A6A6A6" w:themeColor="background1" w:themeShade="A6"/>
                <w:sz w:val="20"/>
                <w:szCs w:val="20"/>
              </w:rPr>
              <w:t>dd</w:t>
            </w:r>
            <w:proofErr w:type="spellEnd"/>
            <w:r w:rsidRPr="00F71A9A">
              <w:rPr>
                <w:rFonts w:ascii="Gill Sans MT" w:hAnsi="Gill Sans MT"/>
                <w:i/>
                <w:color w:val="A6A6A6" w:themeColor="background1" w:themeShade="A6"/>
                <w:sz w:val="20"/>
                <w:szCs w:val="20"/>
              </w:rPr>
              <w:t xml:space="preserve">    </w:t>
            </w:r>
          </w:p>
          <w:p w14:paraId="4C84100D"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r w:rsidR="003D66BB" w:rsidRPr="00F71A9A" w14:paraId="035EB67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4680" w:type="dxa"/>
            <w:tcBorders>
              <w:top w:val="single" w:sz="4" w:space="0" w:color="000000"/>
              <w:left w:val="single" w:sz="4" w:space="0" w:color="000000"/>
              <w:bottom w:val="single" w:sz="4" w:space="0" w:color="000000"/>
              <w:right w:val="single" w:sz="18" w:space="0" w:color="000000"/>
            </w:tcBorders>
          </w:tcPr>
          <w:p w14:paraId="113B7887"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A2.Name of Supervisor</w:t>
            </w:r>
            <w:r w:rsidRPr="00F71A9A">
              <w:rPr>
                <w:rFonts w:ascii="Gill Sans MT" w:hAnsi="Gill Sans MT"/>
                <w:b/>
                <w:w w:val="105"/>
                <w:sz w:val="20"/>
                <w:szCs w:val="20"/>
              </w:rPr>
              <w:t xml:space="preserve"> (</w:t>
            </w:r>
            <w:proofErr w:type="spellStart"/>
            <w:r w:rsidRPr="00F71A9A">
              <w:rPr>
                <w:rFonts w:ascii="Gill Sans MT" w:hAnsi="Gill Sans MT"/>
                <w:b/>
                <w:w w:val="105"/>
                <w:sz w:val="20"/>
                <w:szCs w:val="20"/>
              </w:rPr>
              <w:t>superv</w:t>
            </w:r>
            <w:proofErr w:type="spellEnd"/>
            <w:r w:rsidRPr="00F71A9A">
              <w:rPr>
                <w:rFonts w:ascii="Gill Sans MT" w:hAnsi="Gill Sans MT"/>
                <w:b/>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p w14:paraId="52A447AE" w14:textId="77777777" w:rsidR="003D66BB" w:rsidRPr="00F71A9A" w:rsidRDefault="003D66BB" w:rsidP="00AC7CBE">
            <w:pPr>
              <w:spacing w:beforeLines="20" w:before="48" w:afterLines="20" w:after="48" w:line="240" w:lineRule="auto"/>
              <w:ind w:left="120"/>
              <w:contextualSpacing/>
              <w:rPr>
                <w:rFonts w:ascii="Gill Sans MT" w:hAnsi="Gill Sans MT"/>
                <w:sz w:val="20"/>
                <w:szCs w:val="20"/>
              </w:rPr>
            </w:pPr>
          </w:p>
        </w:tc>
      </w:tr>
      <w:tr w:rsidR="003D66BB" w:rsidRPr="00F71A9A" w14:paraId="5924DAF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F71A9A" w:rsidRDefault="003D66BB" w:rsidP="00AC7CBE">
            <w:pPr>
              <w:kinsoku w:val="0"/>
              <w:overflowPunct w:val="0"/>
              <w:spacing w:beforeLines="20" w:before="48" w:afterLines="20" w:after="48" w:line="240" w:lineRule="auto"/>
              <w:ind w:left="75"/>
              <w:contextualSpacing/>
              <w:rPr>
                <w:rFonts w:ascii="Gill Sans MT" w:hAnsi="Gill Sans MT"/>
                <w:sz w:val="20"/>
                <w:szCs w:val="20"/>
              </w:rPr>
            </w:pPr>
          </w:p>
        </w:tc>
        <w:tc>
          <w:tcPr>
            <w:tcW w:w="4680" w:type="dxa"/>
            <w:tcBorders>
              <w:top w:val="single" w:sz="4" w:space="0" w:color="000000"/>
              <w:left w:val="single" w:sz="4" w:space="0" w:color="000000"/>
              <w:bottom w:val="single" w:sz="4" w:space="0" w:color="000000"/>
              <w:right w:val="single" w:sz="18" w:space="0" w:color="000000"/>
            </w:tcBorders>
          </w:tcPr>
          <w:p w14:paraId="38DC537F"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sz w:val="20"/>
                <w:szCs w:val="20"/>
              </w:rPr>
            </w:pPr>
            <w:r w:rsidRPr="00F71A9A">
              <w:rPr>
                <w:rFonts w:ascii="Gill Sans MT" w:hAnsi="Gill Sans MT"/>
                <w:w w:val="105"/>
                <w:sz w:val="20"/>
                <w:szCs w:val="20"/>
              </w:rPr>
              <w:t xml:space="preserve">A3.Village Name </w:t>
            </w:r>
            <w:r w:rsidRPr="00F71A9A">
              <w:rPr>
                <w:rFonts w:ascii="Gill Sans MT" w:hAnsi="Gill Sans MT"/>
                <w:b/>
                <w:w w:val="105"/>
                <w:sz w:val="20"/>
                <w:szCs w:val="20"/>
              </w:rPr>
              <w:t>(</w:t>
            </w:r>
            <w:proofErr w:type="spellStart"/>
            <w:r w:rsidRPr="00F71A9A">
              <w:rPr>
                <w:rFonts w:ascii="Gill Sans MT" w:hAnsi="Gill Sans MT"/>
                <w:b/>
                <w:w w:val="105"/>
                <w:sz w:val="20"/>
                <w:szCs w:val="20"/>
              </w:rPr>
              <w:t>h_vil</w:t>
            </w:r>
            <w:proofErr w:type="spellEnd"/>
            <w:r w:rsidRPr="00F71A9A">
              <w:rPr>
                <w:rFonts w:ascii="Gill Sans MT" w:hAnsi="Gill Sans MT"/>
                <w:b/>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p w14:paraId="6CAD8DC6" w14:textId="77777777" w:rsidR="003D66BB" w:rsidRPr="00F71A9A" w:rsidRDefault="003D66BB" w:rsidP="00AC7CBE">
            <w:pPr>
              <w:spacing w:beforeLines="20" w:before="48" w:afterLines="20" w:after="48" w:line="240" w:lineRule="auto"/>
              <w:ind w:left="120"/>
              <w:contextualSpacing/>
              <w:rPr>
                <w:rFonts w:ascii="Gill Sans MT" w:hAnsi="Gill Sans MT"/>
                <w:sz w:val="20"/>
                <w:szCs w:val="20"/>
              </w:rPr>
            </w:pPr>
          </w:p>
        </w:tc>
      </w:tr>
      <w:tr w:rsidR="003D66BB" w:rsidRPr="00F71A9A" w14:paraId="50E7AD0A"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693BD6DF" w14:textId="35D43949" w:rsidR="003D66BB" w:rsidRPr="00F71A9A" w:rsidRDefault="0012712C" w:rsidP="00AC7CBE">
            <w:pPr>
              <w:kinsoku w:val="0"/>
              <w:overflowPunct w:val="0"/>
              <w:spacing w:beforeLines="20" w:before="48" w:afterLines="20" w:after="48" w:line="240" w:lineRule="auto"/>
              <w:contextualSpacing/>
              <w:rPr>
                <w:rFonts w:ascii="Gill Sans MT" w:hAnsi="Gill Sans MT"/>
                <w:w w:val="105"/>
                <w:sz w:val="20"/>
                <w:szCs w:val="20"/>
              </w:rPr>
            </w:pPr>
            <w:r w:rsidRPr="00F71A9A">
              <w:rPr>
                <w:rFonts w:ascii="Gill Sans MT" w:hAnsi="Gill Sans MT"/>
                <w:w w:val="105"/>
                <w:sz w:val="20"/>
                <w:szCs w:val="20"/>
              </w:rPr>
              <w:t>A4</w:t>
            </w:r>
            <w:r w:rsidR="003D66BB" w:rsidRPr="00F71A9A">
              <w:rPr>
                <w:rFonts w:ascii="Gill Sans MT" w:hAnsi="Gill Sans MT"/>
                <w:w w:val="105"/>
                <w:sz w:val="20"/>
                <w:szCs w:val="20"/>
              </w:rPr>
              <w:t xml:space="preserve">.Village ID: </w:t>
            </w:r>
            <w:r w:rsidR="003D66BB" w:rsidRPr="00F71A9A">
              <w:rPr>
                <w:rFonts w:ascii="Gill Sans MT" w:hAnsi="Gill Sans MT"/>
                <w:b/>
                <w:w w:val="105"/>
                <w:sz w:val="20"/>
                <w:szCs w:val="20"/>
              </w:rPr>
              <w:t>(</w:t>
            </w:r>
            <w:proofErr w:type="spellStart"/>
            <w:r w:rsidR="003D66BB" w:rsidRPr="00F71A9A">
              <w:rPr>
                <w:rFonts w:ascii="Gill Sans MT" w:hAnsi="Gill Sans MT"/>
                <w:b/>
                <w:w w:val="105"/>
                <w:sz w:val="20"/>
                <w:szCs w:val="20"/>
              </w:rPr>
              <w:t>h_vilid</w:t>
            </w:r>
            <w:proofErr w:type="spellEnd"/>
            <w:r w:rsidR="003D66BB" w:rsidRPr="00F71A9A">
              <w:rPr>
                <w:rFonts w:ascii="Gill Sans MT" w:hAnsi="Gill Sans MT"/>
                <w:b/>
                <w:w w:val="105"/>
                <w:sz w:val="20"/>
                <w:szCs w:val="20"/>
              </w:rPr>
              <w:t>)</w:t>
            </w:r>
            <w:r w:rsidR="003D66BB"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F71A9A" w:rsidRDefault="003D66BB" w:rsidP="00AC7CBE">
            <w:pPr>
              <w:spacing w:beforeLines="20" w:before="48" w:afterLines="20" w:after="48" w:line="240" w:lineRule="auto"/>
              <w:contextualSpacing/>
              <w:rPr>
                <w:rFonts w:ascii="Gill Sans MT" w:hAnsi="Gill Sans MT"/>
                <w:i/>
                <w:sz w:val="20"/>
                <w:szCs w:val="20"/>
              </w:rPr>
            </w:pPr>
            <w:r w:rsidRPr="00F71A9A">
              <w:rPr>
                <w:rFonts w:ascii="Gill Sans MT" w:hAnsi="Gill Sans MT"/>
                <w:i/>
                <w:color w:val="A6A6A6" w:themeColor="background1" w:themeShade="A6"/>
                <w:sz w:val="20"/>
                <w:szCs w:val="20"/>
              </w:rPr>
              <w:t xml:space="preserve">(Integer) </w:t>
            </w:r>
          </w:p>
        </w:tc>
      </w:tr>
      <w:tr w:rsidR="003D66BB" w:rsidRPr="00F71A9A" w14:paraId="39018DB7"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33286945" w14:textId="6F65ECA6" w:rsidR="003D66BB" w:rsidRPr="00F71A9A" w:rsidRDefault="0012712C"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A5</w:t>
            </w:r>
            <w:r w:rsidR="003D66BB" w:rsidRPr="00F71A9A">
              <w:rPr>
                <w:rFonts w:ascii="Gill Sans MT" w:hAnsi="Gill Sans MT"/>
                <w:w w:val="105"/>
                <w:sz w:val="20"/>
                <w:szCs w:val="20"/>
              </w:rPr>
              <w:t xml:space="preserve">.Confirm village ID: </w:t>
            </w:r>
            <w:r w:rsidR="003D66BB" w:rsidRPr="00F71A9A">
              <w:rPr>
                <w:rFonts w:ascii="Gill Sans MT" w:hAnsi="Gill Sans MT"/>
                <w:b/>
                <w:w w:val="105"/>
                <w:sz w:val="20"/>
                <w:szCs w:val="20"/>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0BA67B47"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p w14:paraId="0CD40573"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r w:rsidRPr="00F71A9A">
        <w:rPr>
          <w:rFonts w:ascii="Gill Sans MT" w:eastAsia="Times New Roman" w:hAnsi="Gill Sans MT"/>
          <w:sz w:val="20"/>
          <w:szCs w:val="20"/>
          <w:lang w:eastAsia="zh-CN"/>
        </w:rPr>
        <w:t>INFORMED CONSENT - PLEASE READ THE PAPER CONSENT FORM CAREFULY AND WORD FOR WORD</w:t>
      </w:r>
    </w:p>
    <w:p w14:paraId="3CE1B829"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p w14:paraId="3A62DD41"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4680"/>
        <w:gridCol w:w="4320"/>
        <w:gridCol w:w="720"/>
      </w:tblGrid>
      <w:tr w:rsidR="003D66BB" w:rsidRPr="00F71A9A" w14:paraId="5F148F92" w14:textId="77777777" w:rsidTr="00AC7CBE">
        <w:trPr>
          <w:trHeight w:val="20"/>
        </w:trPr>
        <w:tc>
          <w:tcPr>
            <w:tcW w:w="360" w:type="dxa"/>
          </w:tcPr>
          <w:p w14:paraId="7DCED0B7" w14:textId="77777777" w:rsidR="003D66BB" w:rsidRPr="00F71A9A" w:rsidRDefault="003D66BB" w:rsidP="00AC7CBE">
            <w:pPr>
              <w:kinsoku w:val="0"/>
              <w:overflowPunct w:val="0"/>
              <w:spacing w:after="0" w:line="240" w:lineRule="auto"/>
              <w:ind w:left="104"/>
              <w:contextualSpacing/>
              <w:rPr>
                <w:rFonts w:ascii="Gill Sans MT" w:hAnsi="Gill Sans MT"/>
                <w:sz w:val="20"/>
                <w:szCs w:val="20"/>
              </w:rPr>
            </w:pPr>
          </w:p>
        </w:tc>
        <w:tc>
          <w:tcPr>
            <w:tcW w:w="4680" w:type="dxa"/>
            <w:tcBorders>
              <w:right w:val="nil"/>
            </w:tcBorders>
          </w:tcPr>
          <w:p w14:paraId="37A78A2F" w14:textId="5F70CF79" w:rsidR="003D66BB" w:rsidRPr="00F71A9A" w:rsidRDefault="0012712C" w:rsidP="00AC7CBE">
            <w:pPr>
              <w:kinsoku w:val="0"/>
              <w:overflowPunct w:val="0"/>
              <w:spacing w:afterLines="20" w:after="48" w:line="240" w:lineRule="auto"/>
              <w:contextualSpacing/>
              <w:rPr>
                <w:rFonts w:ascii="Gill Sans MT" w:hAnsi="Gill Sans MT"/>
                <w:b/>
                <w:w w:val="105"/>
                <w:sz w:val="20"/>
                <w:szCs w:val="20"/>
              </w:rPr>
            </w:pPr>
            <w:r w:rsidRPr="00F71A9A">
              <w:rPr>
                <w:rFonts w:ascii="Gill Sans MT" w:hAnsi="Gill Sans MT"/>
                <w:w w:val="105"/>
                <w:sz w:val="20"/>
                <w:szCs w:val="20"/>
              </w:rPr>
              <w:t xml:space="preserve">A6 </w:t>
            </w:r>
            <w:r w:rsidR="003D66BB" w:rsidRPr="00F71A9A">
              <w:rPr>
                <w:rFonts w:ascii="Gill Sans MT" w:hAnsi="Gill Sans MT"/>
                <w:w w:val="105"/>
                <w:sz w:val="20"/>
                <w:szCs w:val="20"/>
              </w:rPr>
              <w:t xml:space="preserve">Did the respondent consent? </w:t>
            </w:r>
            <w:r w:rsidR="003D66BB" w:rsidRPr="00F71A9A">
              <w:rPr>
                <w:rFonts w:ascii="Gill Sans MT" w:hAnsi="Gill Sans MT"/>
                <w:b/>
                <w:w w:val="105"/>
                <w:sz w:val="20"/>
                <w:szCs w:val="20"/>
              </w:rPr>
              <w:t>(consent)</w:t>
            </w:r>
          </w:p>
          <w:p w14:paraId="0229EEFA" w14:textId="316D00B3" w:rsidR="00CB0E2D" w:rsidRPr="00F71A9A" w:rsidRDefault="00CB0E2D" w:rsidP="00AC7CBE">
            <w:pPr>
              <w:kinsoku w:val="0"/>
              <w:overflowPunct w:val="0"/>
              <w:spacing w:afterLines="20" w:after="48" w:line="240" w:lineRule="auto"/>
              <w:contextualSpacing/>
              <w:rPr>
                <w:rFonts w:ascii="Gill Sans MT" w:hAnsi="Gill Sans MT"/>
                <w:w w:val="105"/>
                <w:sz w:val="20"/>
                <w:szCs w:val="20"/>
              </w:rPr>
            </w:pPr>
            <w:r w:rsidRPr="00F71A9A">
              <w:rPr>
                <w:rFonts w:ascii="Gill Sans MT" w:hAnsi="Gill Sans MT"/>
                <w:w w:val="105"/>
                <w:sz w:val="20"/>
                <w:szCs w:val="20"/>
              </w:rPr>
              <w:t>If 1, skip to Module B</w:t>
            </w:r>
          </w:p>
        </w:tc>
        <w:tc>
          <w:tcPr>
            <w:tcW w:w="4320" w:type="dxa"/>
            <w:tcBorders>
              <w:left w:val="nil"/>
              <w:right w:val="single" w:sz="18" w:space="0" w:color="000000"/>
            </w:tcBorders>
          </w:tcPr>
          <w:p w14:paraId="1FBDDFF9" w14:textId="77777777" w:rsidR="00CB0E2D" w:rsidRPr="00F71A9A" w:rsidRDefault="00CB0E2D"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4B17A4EA" w14:textId="4725C8AF" w:rsidR="003D66BB" w:rsidRPr="00F71A9A" w:rsidRDefault="00CB0E2D" w:rsidP="00AC7CBE">
            <w:pPr>
              <w:spacing w:after="0" w:line="240" w:lineRule="auto"/>
              <w:contextualSpacing/>
              <w:rPr>
                <w:rFonts w:ascii="Gill Sans MT" w:hAnsi="Gill Sans MT"/>
                <w:sz w:val="20"/>
                <w:szCs w:val="20"/>
              </w:rPr>
            </w:pPr>
            <w:r w:rsidRPr="00F71A9A">
              <w:rPr>
                <w:rFonts w:ascii="Gill Sans MT" w:hAnsi="Gill Sans MT"/>
                <w:sz w:val="20"/>
                <w:szCs w:val="20"/>
              </w:rPr>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F71A9A" w:rsidRDefault="003D66BB" w:rsidP="00AC7CBE">
            <w:pPr>
              <w:kinsoku w:val="0"/>
              <w:overflowPunct w:val="0"/>
              <w:spacing w:after="0" w:line="240" w:lineRule="auto"/>
              <w:ind w:left="22"/>
              <w:contextualSpacing/>
              <w:rPr>
                <w:rFonts w:ascii="Gill Sans MT" w:hAnsi="Gill Sans MT"/>
                <w:w w:val="105"/>
                <w:sz w:val="20"/>
                <w:szCs w:val="20"/>
              </w:rPr>
            </w:pPr>
            <w:r w:rsidRPr="00F71A9A">
              <w:rPr>
                <w:rFonts w:ascii="Gill Sans MT" w:hAnsi="Gill Sans MT"/>
                <w:i/>
                <w:color w:val="A6A6A6" w:themeColor="background1" w:themeShade="A6"/>
                <w:sz w:val="20"/>
                <w:szCs w:val="20"/>
              </w:rPr>
              <w:t>(Code)</w:t>
            </w:r>
          </w:p>
        </w:tc>
      </w:tr>
      <w:tr w:rsidR="003D66BB" w:rsidRPr="00F71A9A" w14:paraId="0E351898" w14:textId="77777777" w:rsidTr="00AC7CBE">
        <w:trPr>
          <w:trHeight w:val="20"/>
        </w:trPr>
        <w:tc>
          <w:tcPr>
            <w:tcW w:w="360" w:type="dxa"/>
          </w:tcPr>
          <w:p w14:paraId="32D4B752" w14:textId="77777777" w:rsidR="003D66BB" w:rsidRPr="00F71A9A" w:rsidRDefault="003D66BB" w:rsidP="00AC7CBE">
            <w:pPr>
              <w:kinsoku w:val="0"/>
              <w:overflowPunct w:val="0"/>
              <w:spacing w:after="0" w:line="240" w:lineRule="auto"/>
              <w:ind w:left="75"/>
              <w:contextualSpacing/>
              <w:rPr>
                <w:rFonts w:ascii="Gill Sans MT" w:hAnsi="Gill Sans MT"/>
                <w:sz w:val="20"/>
                <w:szCs w:val="20"/>
              </w:rPr>
            </w:pPr>
          </w:p>
        </w:tc>
        <w:tc>
          <w:tcPr>
            <w:tcW w:w="4680" w:type="dxa"/>
            <w:tcBorders>
              <w:right w:val="single" w:sz="18" w:space="0" w:color="000000"/>
            </w:tcBorders>
          </w:tcPr>
          <w:p w14:paraId="2589921E" w14:textId="3D07C0C0" w:rsidR="003D66BB" w:rsidRPr="00F71A9A" w:rsidRDefault="0012712C" w:rsidP="00AC7CBE">
            <w:pPr>
              <w:spacing w:after="0" w:line="240" w:lineRule="auto"/>
              <w:contextualSpacing/>
              <w:rPr>
                <w:rFonts w:ascii="Gill Sans MT" w:hAnsi="Gill Sans MT"/>
                <w:b/>
                <w:sz w:val="20"/>
                <w:szCs w:val="20"/>
              </w:rPr>
            </w:pPr>
            <w:r w:rsidRPr="00F71A9A">
              <w:rPr>
                <w:rFonts w:ascii="Gill Sans MT" w:hAnsi="Gill Sans MT"/>
                <w:sz w:val="20"/>
                <w:szCs w:val="20"/>
              </w:rPr>
              <w:t>A7</w:t>
            </w:r>
            <w:r w:rsidR="003D66BB" w:rsidRPr="00F71A9A">
              <w:rPr>
                <w:rFonts w:ascii="Gill Sans MT" w:hAnsi="Gill Sans MT"/>
                <w:sz w:val="20"/>
                <w:szCs w:val="20"/>
              </w:rPr>
              <w:t xml:space="preserve">.If you have chosen not to participate, can you please tell me why? </w:t>
            </w:r>
            <w:r w:rsidR="003D66BB" w:rsidRPr="00F71A9A">
              <w:rPr>
                <w:rFonts w:ascii="Gill Sans MT" w:hAnsi="Gill Sans MT"/>
                <w:b/>
                <w:sz w:val="20"/>
                <w:szCs w:val="20"/>
              </w:rPr>
              <w:t>(refuse)</w:t>
            </w:r>
          </w:p>
          <w:p w14:paraId="782EE28A" w14:textId="30FC7702" w:rsidR="003D66BB" w:rsidRPr="00F71A9A" w:rsidRDefault="003D66BB" w:rsidP="00AC7CBE">
            <w:pPr>
              <w:keepNext/>
              <w:spacing w:afterLines="20" w:after="48" w:line="240" w:lineRule="auto"/>
              <w:contextualSpacing/>
              <w:outlineLvl w:val="4"/>
              <w:rPr>
                <w:rFonts w:ascii="Gill Sans MT" w:hAnsi="Gill Sans MT"/>
                <w:w w:val="105"/>
                <w:sz w:val="20"/>
                <w:szCs w:val="20"/>
              </w:rPr>
            </w:pPr>
            <w:r w:rsidRPr="00F71A9A">
              <w:rPr>
                <w:rFonts w:ascii="Gill Sans MT" w:hAnsi="Gill Sans MT" w:cs="Times New Roman"/>
                <w:w w:val="105"/>
                <w:sz w:val="20"/>
                <w:szCs w:val="20"/>
              </w:rPr>
              <w:t>Skip to</w:t>
            </w:r>
            <w:r w:rsidRPr="00F71A9A">
              <w:rPr>
                <w:rFonts w:ascii="Gill Sans MT" w:hAnsi="Gill Sans MT" w:cs="Times New Roman"/>
                <w:i/>
                <w:w w:val="105"/>
                <w:sz w:val="20"/>
                <w:szCs w:val="20"/>
              </w:rPr>
              <w:t xml:space="preserve"> </w:t>
            </w:r>
            <w:r w:rsidRPr="00F71A9A">
              <w:rPr>
                <w:rFonts w:ascii="Gill Sans MT" w:hAnsi="Gill Sans MT" w:cs="Times New Roman"/>
                <w:b/>
                <w:w w:val="105"/>
                <w:sz w:val="20"/>
                <w:szCs w:val="20"/>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2F6D484B"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bl>
    <w:p w14:paraId="0F78B80D" w14:textId="77777777" w:rsidR="003D66BB" w:rsidRPr="00F71A9A" w:rsidRDefault="003D66BB" w:rsidP="00AC7CBE">
      <w:pPr>
        <w:tabs>
          <w:tab w:val="left" w:pos="5490"/>
        </w:tabs>
        <w:spacing w:after="0" w:line="240" w:lineRule="auto"/>
        <w:contextualSpacing/>
        <w:rPr>
          <w:rFonts w:ascii="Gill Sans MT" w:eastAsia="Times New Roman" w:hAnsi="Gill Sans MT" w:cs="Times New Roman"/>
          <w:b/>
          <w:color w:val="000000"/>
          <w:sz w:val="20"/>
          <w:szCs w:val="20"/>
        </w:rPr>
      </w:pPr>
    </w:p>
    <w:p w14:paraId="253991E8" w14:textId="77777777" w:rsidR="003D66BB" w:rsidRPr="00F71A9A" w:rsidRDefault="003D66BB" w:rsidP="00AC7CBE">
      <w:pPr>
        <w:spacing w:after="0" w:line="240" w:lineRule="auto"/>
        <w:contextualSpacing/>
        <w:rPr>
          <w:rFonts w:ascii="Gill Sans MT" w:eastAsia="Times New Roman" w:hAnsi="Gill Sans MT" w:cs="Times New Roman"/>
          <w:b/>
          <w:color w:val="000000"/>
          <w:sz w:val="20"/>
          <w:szCs w:val="20"/>
        </w:rPr>
      </w:pPr>
    </w:p>
    <w:p w14:paraId="3FD15367" w14:textId="77777777"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r w:rsidRPr="00F71A9A">
        <w:rPr>
          <w:rFonts w:ascii="Gill Sans MT" w:eastAsia="Times New Roman" w:hAnsi="Gill Sans MT" w:cs="Times New Roman"/>
          <w:b/>
          <w:color w:val="000000"/>
          <w:sz w:val="20"/>
          <w:szCs w:val="20"/>
        </w:rPr>
        <w:br w:type="page"/>
      </w:r>
    </w:p>
    <w:p w14:paraId="2C9F3A30" w14:textId="16B6E3E7" w:rsidR="003D66BB" w:rsidRPr="00F71A9A" w:rsidRDefault="003450C1" w:rsidP="00AC7CBE">
      <w:pPr>
        <w:spacing w:after="0" w:line="240" w:lineRule="auto"/>
        <w:contextualSpacing/>
        <w:rPr>
          <w:rFonts w:ascii="Gill Sans MT" w:eastAsia="Times New Roman" w:hAnsi="Gill Sans MT" w:cs="Times New Roman"/>
          <w:b/>
          <w:color w:val="000000"/>
          <w:sz w:val="20"/>
          <w:szCs w:val="20"/>
        </w:rPr>
      </w:pPr>
      <w:r>
        <w:rPr>
          <w:rFonts w:ascii="Gill Sans MT" w:eastAsia="Times New Roman" w:hAnsi="Gill Sans MT" w:cs="Times New Roman"/>
          <w:b/>
          <w:color w:val="000000"/>
          <w:sz w:val="20"/>
          <w:szCs w:val="20"/>
        </w:rPr>
        <w:lastRenderedPageBreak/>
        <w:t xml:space="preserve">HEADPERSON INFO </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5321"/>
        <w:gridCol w:w="1520"/>
        <w:gridCol w:w="357"/>
        <w:gridCol w:w="1803"/>
        <w:gridCol w:w="18"/>
        <w:gridCol w:w="697"/>
        <w:gridCol w:w="7"/>
      </w:tblGrid>
      <w:tr w:rsidR="00A95A91" w:rsidRPr="00F71A9A" w14:paraId="3EE36861" w14:textId="77777777" w:rsidTr="004F4072">
        <w:trPr>
          <w:gridAfter w:val="1"/>
          <w:wAfter w:w="7" w:type="dxa"/>
          <w:trHeight w:val="20"/>
        </w:trPr>
        <w:tc>
          <w:tcPr>
            <w:tcW w:w="359" w:type="dxa"/>
            <w:tcBorders>
              <w:right w:val="single" w:sz="4" w:space="0" w:color="auto"/>
            </w:tcBorders>
          </w:tcPr>
          <w:p w14:paraId="7051956C" w14:textId="77777777" w:rsidR="00A95A91" w:rsidRPr="00F71A9A" w:rsidRDefault="00A95A91" w:rsidP="00AC7CBE">
            <w:pPr>
              <w:spacing w:after="0" w:line="240" w:lineRule="auto"/>
              <w:contextualSpacing/>
              <w:rPr>
                <w:rFonts w:ascii="Gill Sans MT" w:hAnsi="Gill Sans MT"/>
                <w:sz w:val="20"/>
                <w:szCs w:val="20"/>
              </w:rPr>
            </w:pPr>
          </w:p>
        </w:tc>
        <w:tc>
          <w:tcPr>
            <w:tcW w:w="5321" w:type="dxa"/>
            <w:tcBorders>
              <w:left w:val="single" w:sz="4" w:space="0" w:color="auto"/>
              <w:right w:val="single" w:sz="18" w:space="0" w:color="000000"/>
            </w:tcBorders>
          </w:tcPr>
          <w:p w14:paraId="04DE3970" w14:textId="2FD62DCE" w:rsidR="00A95A91" w:rsidRPr="00F71A9A" w:rsidRDefault="003450C1" w:rsidP="00AC7CBE">
            <w:pPr>
              <w:spacing w:after="0" w:line="240" w:lineRule="auto"/>
              <w:contextualSpacing/>
              <w:rPr>
                <w:rFonts w:ascii="Gill Sans MT" w:hAnsi="Gill Sans MT"/>
                <w:w w:val="105"/>
                <w:sz w:val="20"/>
                <w:szCs w:val="20"/>
              </w:rPr>
            </w:pPr>
            <w:r>
              <w:rPr>
                <w:rFonts w:ascii="Gill Sans MT" w:eastAsia="Calibri" w:hAnsi="Gill Sans MT" w:cs="Times New Roman"/>
                <w:w w:val="105"/>
                <w:sz w:val="20"/>
                <w:szCs w:val="20"/>
              </w:rPr>
              <w:t>B1.Full name of Headperson</w:t>
            </w:r>
            <w:r w:rsidR="00A95A91" w:rsidRPr="00F71A9A">
              <w:rPr>
                <w:rFonts w:ascii="Gill Sans MT" w:eastAsia="Calibri" w:hAnsi="Gill Sans MT" w:cs="Times New Roman"/>
                <w:w w:val="105"/>
                <w:sz w:val="20"/>
                <w:szCs w:val="20"/>
              </w:rPr>
              <w:t xml:space="preserve"> </w:t>
            </w:r>
            <w:r w:rsidR="00A95A91" w:rsidRPr="00F71A9A">
              <w:rPr>
                <w:rFonts w:ascii="Gill Sans MT" w:eastAsia="Calibri" w:hAnsi="Gill Sans MT" w:cs="Times New Roman"/>
                <w:b/>
                <w:w w:val="105"/>
                <w:sz w:val="20"/>
                <w:szCs w:val="20"/>
              </w:rPr>
              <w:t>(</w:t>
            </w:r>
            <w:proofErr w:type="spellStart"/>
            <w:r w:rsidR="00A95A91" w:rsidRPr="00F71A9A">
              <w:rPr>
                <w:rFonts w:ascii="Gill Sans MT" w:eastAsia="Calibri" w:hAnsi="Gill Sans MT" w:cs="Times New Roman"/>
                <w:b/>
                <w:w w:val="105"/>
                <w:sz w:val="20"/>
                <w:szCs w:val="20"/>
              </w:rPr>
              <w:t>hname</w:t>
            </w:r>
            <w:proofErr w:type="spellEnd"/>
            <w:r w:rsidR="00A95A91" w:rsidRPr="00F71A9A">
              <w:rPr>
                <w:rFonts w:ascii="Gill Sans MT" w:eastAsia="Calibri" w:hAnsi="Gill Sans MT" w:cs="Times New Roman"/>
                <w:b/>
                <w:w w:val="105"/>
                <w:sz w:val="20"/>
                <w:szCs w:val="20"/>
              </w:rPr>
              <w:t>)</w:t>
            </w:r>
          </w:p>
        </w:tc>
        <w:tc>
          <w:tcPr>
            <w:tcW w:w="4395" w:type="dxa"/>
            <w:gridSpan w:val="5"/>
            <w:tcBorders>
              <w:top w:val="single" w:sz="18" w:space="0" w:color="000000"/>
              <w:left w:val="single" w:sz="18" w:space="0" w:color="000000"/>
              <w:bottom w:val="single" w:sz="18" w:space="0" w:color="000000"/>
              <w:right w:val="single" w:sz="18" w:space="0" w:color="000000"/>
            </w:tcBorders>
          </w:tcPr>
          <w:p w14:paraId="5C4E3210" w14:textId="77777777"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A95A91" w:rsidRPr="00F71A9A" w14:paraId="373173C4" w14:textId="77777777" w:rsidTr="004F4072">
        <w:trPr>
          <w:gridAfter w:val="1"/>
          <w:wAfter w:w="7" w:type="dxa"/>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F71A9A" w:rsidRDefault="00A95A91" w:rsidP="00AC7CBE">
            <w:pPr>
              <w:spacing w:after="0" w:line="240" w:lineRule="auto"/>
              <w:contextualSpacing/>
              <w:rPr>
                <w:rFonts w:ascii="Gill Sans MT" w:hAnsi="Gill Sans MT"/>
                <w:sz w:val="20"/>
                <w:szCs w:val="20"/>
              </w:rPr>
            </w:pPr>
          </w:p>
        </w:tc>
        <w:tc>
          <w:tcPr>
            <w:tcW w:w="5321" w:type="dxa"/>
            <w:tcBorders>
              <w:top w:val="single" w:sz="4" w:space="0" w:color="000000"/>
              <w:left w:val="single" w:sz="4" w:space="0" w:color="auto"/>
              <w:bottom w:val="single" w:sz="4" w:space="0" w:color="000000"/>
              <w:right w:val="single" w:sz="18" w:space="0" w:color="000000"/>
            </w:tcBorders>
          </w:tcPr>
          <w:p w14:paraId="5F4EC3DA" w14:textId="3972E33E"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B2</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Nickname of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hnickname</w:t>
            </w:r>
            <w:proofErr w:type="spellEnd"/>
            <w:r w:rsidRPr="00F71A9A">
              <w:rPr>
                <w:rFonts w:ascii="Gill Sans MT" w:eastAsia="Calibri" w:hAnsi="Gill Sans MT" w:cs="Times New Roman"/>
                <w:b/>
                <w:w w:val="105"/>
                <w:sz w:val="20"/>
                <w:szCs w:val="20"/>
              </w:rPr>
              <w:t>)</w:t>
            </w:r>
          </w:p>
        </w:tc>
        <w:tc>
          <w:tcPr>
            <w:tcW w:w="4395" w:type="dxa"/>
            <w:gridSpan w:val="5"/>
            <w:tcBorders>
              <w:top w:val="single" w:sz="18" w:space="0" w:color="000000"/>
              <w:left w:val="single" w:sz="18" w:space="0" w:color="000000"/>
              <w:bottom w:val="single" w:sz="18" w:space="0" w:color="000000"/>
              <w:right w:val="single" w:sz="18" w:space="0" w:color="000000"/>
            </w:tcBorders>
          </w:tcPr>
          <w:p w14:paraId="6BBC706A"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r w:rsidR="00A95A91" w:rsidRPr="00F71A9A" w14:paraId="0B04817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440448AF" w14:textId="05EFC8F6"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B3</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NRC of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hnrc</w:t>
            </w:r>
            <w:proofErr w:type="spellEnd"/>
            <w:r w:rsidRPr="00F71A9A">
              <w:rPr>
                <w:rFonts w:ascii="Gill Sans MT" w:eastAsia="Calibri" w:hAnsi="Gill Sans MT" w:cs="Times New Roman"/>
                <w:b/>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736529E1"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11F8603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3795B224" w14:textId="3E16182D"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b/>
                <w:w w:val="105"/>
                <w:sz w:val="20"/>
                <w:szCs w:val="20"/>
              </w:rPr>
            </w:pPr>
            <w:r w:rsidRPr="00F71A9A">
              <w:rPr>
                <w:rFonts w:ascii="Gill Sans MT" w:eastAsia="Calibri" w:hAnsi="Gill Sans MT" w:cs="Times New Roman"/>
                <w:w w:val="105"/>
                <w:sz w:val="20"/>
                <w:szCs w:val="20"/>
              </w:rPr>
              <w:t>B4a</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(hcell1)</w:t>
            </w:r>
          </w:p>
          <w:p w14:paraId="213FB319" w14:textId="70FC0E92"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r w:rsidR="00471179" w:rsidRPr="00F71A9A">
              <w:rPr>
                <w:rFonts w:ascii="Gill Sans MT" w:eastAsia="Calibri" w:hAnsi="Gill Sans MT" w:cs="Times New Roman"/>
                <w:i/>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23C68566"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5AAED91B"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17888153" w14:textId="52993EAD"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B4b</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second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(hcell2)</w:t>
            </w:r>
          </w:p>
          <w:p w14:paraId="05FBD36F" w14:textId="6AD5FDDA"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28EB01C0"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22CDD1B5"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2E7896F2" w14:textId="78CFCC92"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B4c</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third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(hcell3)</w:t>
            </w:r>
          </w:p>
          <w:p w14:paraId="233B8EA6" w14:textId="63439A67"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3EDC419C"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72B3AA60"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F71A9A" w:rsidRDefault="00A95A91" w:rsidP="00AC7CBE">
            <w:pPr>
              <w:spacing w:after="0" w:line="240" w:lineRule="auto"/>
              <w:contextualSpacing/>
              <w:rPr>
                <w:rFonts w:ascii="Gill Sans MT" w:eastAsia="Calibri" w:hAnsi="Gill Sans MT" w:cs="Times New Roman"/>
                <w:w w:val="105"/>
                <w:sz w:val="20"/>
                <w:szCs w:val="20"/>
              </w:rPr>
            </w:pPr>
          </w:p>
        </w:tc>
        <w:tc>
          <w:tcPr>
            <w:tcW w:w="5321" w:type="dxa"/>
            <w:tcBorders>
              <w:top w:val="single" w:sz="4" w:space="0" w:color="000000"/>
              <w:left w:val="single" w:sz="4" w:space="0" w:color="auto"/>
              <w:bottom w:val="single" w:sz="4" w:space="0" w:color="000000"/>
            </w:tcBorders>
          </w:tcPr>
          <w:p w14:paraId="7170B05A" w14:textId="358B6871" w:rsidR="00A95A91" w:rsidRPr="00F71A9A" w:rsidRDefault="00A95A91"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 xml:space="preserve">B5.Gender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hgender</w:t>
            </w:r>
            <w:proofErr w:type="spellEnd"/>
            <w:r w:rsidRPr="00F71A9A">
              <w:rPr>
                <w:rFonts w:ascii="Gill Sans MT" w:eastAsia="Calibri" w:hAnsi="Gill Sans MT" w:cs="Times New Roman"/>
                <w:b/>
                <w:w w:val="105"/>
                <w:sz w:val="20"/>
                <w:szCs w:val="20"/>
              </w:rPr>
              <w:t>)</w:t>
            </w:r>
            <w:r w:rsidRPr="00F71A9A">
              <w:rPr>
                <w:rFonts w:ascii="Gill Sans MT" w:eastAsia="Calibri" w:hAnsi="Gill Sans MT" w:cs="Times New Roman"/>
                <w:b/>
                <w:w w:val="105"/>
                <w:sz w:val="20"/>
                <w:szCs w:val="20"/>
              </w:rPr>
              <w:tab/>
            </w:r>
            <w:r w:rsidRPr="00F71A9A">
              <w:rPr>
                <w:rFonts w:ascii="Gill Sans MT" w:eastAsia="Calibri" w:hAnsi="Gill Sans MT" w:cs="Times New Roman"/>
                <w:i/>
                <w:w w:val="105"/>
                <w:sz w:val="20"/>
                <w:szCs w:val="20"/>
              </w:rPr>
              <w:t>Observation only</w:t>
            </w:r>
          </w:p>
        </w:tc>
        <w:tc>
          <w:tcPr>
            <w:tcW w:w="3698" w:type="dxa"/>
            <w:gridSpan w:val="4"/>
            <w:tcBorders>
              <w:top w:val="single" w:sz="4" w:space="0" w:color="000000"/>
              <w:bottom w:val="single" w:sz="4" w:space="0" w:color="000000"/>
              <w:right w:val="single" w:sz="18" w:space="0" w:color="000000"/>
            </w:tcBorders>
          </w:tcPr>
          <w:p w14:paraId="0B2A6EB3" w14:textId="4DB16189"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1=Male</w:t>
            </w:r>
          </w:p>
          <w:p w14:paraId="75E58232" w14:textId="1F3BE44B"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2=Female</w:t>
            </w:r>
          </w:p>
          <w:p w14:paraId="7A14FAFF" w14:textId="57B1E05F"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11EE0147"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95A91" w:rsidRPr="00F71A9A" w14:paraId="66CFA1B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1F8B9D8A" w14:textId="7C0BD02B"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 xml:space="preserve">B6.What is your age? </w:t>
            </w:r>
            <w:r w:rsidRPr="00F71A9A">
              <w:rPr>
                <w:rFonts w:ascii="Gill Sans MT" w:eastAsia="Calibri" w:hAnsi="Gill Sans MT" w:cs="Times New Roman"/>
                <w:i/>
                <w:w w:val="105"/>
                <w:sz w:val="20"/>
                <w:szCs w:val="20"/>
              </w:rPr>
              <w:t>Respondent age at last birthday</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hage</w:t>
            </w:r>
            <w:proofErr w:type="spellEnd"/>
            <w:r w:rsidRPr="00F71A9A">
              <w:rPr>
                <w:rFonts w:ascii="Gill Sans MT" w:eastAsia="Calibri" w:hAnsi="Gill Sans MT" w:cs="Times New Roman"/>
                <w:b/>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A277566"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3A9BEC43"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F71A9A" w:rsidRDefault="00A95A91"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F262061" w14:textId="77777777" w:rsidR="00A95A91" w:rsidRPr="00F71A9A" w:rsidRDefault="00A95A91"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 xml:space="preserve">B7.What is your marital status?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hmaritial</w:t>
            </w:r>
            <w:proofErr w:type="spellEnd"/>
            <w:r w:rsidRPr="00F71A9A">
              <w:rPr>
                <w:rFonts w:ascii="Gill Sans MT" w:hAnsi="Gill Sans MT"/>
                <w:b/>
                <w:color w:val="000000"/>
                <w:sz w:val="20"/>
                <w:szCs w:val="20"/>
              </w:rPr>
              <w:t>)</w:t>
            </w:r>
          </w:p>
          <w:p w14:paraId="0D065247" w14:textId="77777777" w:rsidR="00A95A91" w:rsidRPr="00F71A9A" w:rsidRDefault="00A95A91" w:rsidP="00AC7CBE">
            <w:pPr>
              <w:spacing w:after="0" w:line="240" w:lineRule="auto"/>
              <w:contextualSpacing/>
              <w:rPr>
                <w:rFonts w:ascii="Gill Sans MT" w:hAnsi="Gill Sans MT"/>
                <w:color w:val="000000"/>
                <w:sz w:val="20"/>
                <w:szCs w:val="20"/>
              </w:rPr>
            </w:pPr>
          </w:p>
        </w:tc>
        <w:tc>
          <w:tcPr>
            <w:tcW w:w="3680" w:type="dxa"/>
            <w:gridSpan w:val="3"/>
            <w:tcBorders>
              <w:top w:val="single" w:sz="4" w:space="0" w:color="000000"/>
              <w:bottom w:val="single" w:sz="4" w:space="0" w:color="000000"/>
              <w:right w:val="single" w:sz="18" w:space="0" w:color="000000"/>
            </w:tcBorders>
          </w:tcPr>
          <w:p w14:paraId="468F15BB" w14:textId="6C3DF66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proofErr w:type="spellStart"/>
            <w:r w:rsidRPr="00F71A9A">
              <w:rPr>
                <w:rFonts w:ascii="Gill Sans MT" w:hAnsi="Gill Sans MT" w:cs="Times New Roman"/>
                <w:w w:val="105"/>
                <w:sz w:val="20"/>
                <w:szCs w:val="20"/>
              </w:rPr>
              <w:t>Monogomously</w:t>
            </w:r>
            <w:proofErr w:type="spellEnd"/>
            <w:r w:rsidRPr="00F71A9A">
              <w:rPr>
                <w:rFonts w:ascii="Gill Sans MT" w:hAnsi="Gill Sans MT" w:cs="Times New Roman"/>
                <w:w w:val="105"/>
                <w:sz w:val="20"/>
                <w:szCs w:val="20"/>
              </w:rPr>
              <w:t xml:space="preserve"> married</w:t>
            </w:r>
          </w:p>
          <w:p w14:paraId="7A4179A7" w14:textId="4442C78A"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2= </w:t>
            </w:r>
            <w:proofErr w:type="spellStart"/>
            <w:r w:rsidRPr="00F71A9A">
              <w:rPr>
                <w:rFonts w:ascii="Gill Sans MT" w:hAnsi="Gill Sans MT" w:cs="Times New Roman"/>
                <w:w w:val="105"/>
                <w:sz w:val="20"/>
                <w:szCs w:val="20"/>
              </w:rPr>
              <w:t>Polygamously</w:t>
            </w:r>
            <w:proofErr w:type="spellEnd"/>
            <w:r w:rsidRPr="00F71A9A">
              <w:rPr>
                <w:rFonts w:ascii="Gill Sans MT" w:hAnsi="Gill Sans MT" w:cs="Times New Roman"/>
                <w:w w:val="105"/>
                <w:sz w:val="20"/>
                <w:szCs w:val="20"/>
              </w:rPr>
              <w:t xml:space="preserve"> married</w:t>
            </w:r>
          </w:p>
          <w:p w14:paraId="3CE4E9E3" w14:textId="50EDCDE0"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3=Never married</w:t>
            </w:r>
          </w:p>
          <w:p w14:paraId="34ED8ACC" w14:textId="4DFFF4EC"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4=Widowed</w:t>
            </w:r>
          </w:p>
          <w:p w14:paraId="17F28C14" w14:textId="6F63E6C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5=Divorced</w:t>
            </w:r>
          </w:p>
          <w:p w14:paraId="4EF4982F" w14:textId="0992949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w:t>
            </w:r>
            <w:r w:rsidR="000E1818" w:rsidRPr="00F71A9A">
              <w:rPr>
                <w:rFonts w:ascii="Gill Sans MT" w:hAnsi="Gill Sans MT" w:cs="Times New Roman"/>
                <w:w w:val="105"/>
                <w:sz w:val="20"/>
                <w:szCs w:val="20"/>
              </w:rPr>
              <w:t>Separated</w:t>
            </w:r>
          </w:p>
          <w:p w14:paraId="187F1067" w14:textId="534685E4"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7=Cohabitating</w:t>
            </w:r>
          </w:p>
          <w:p w14:paraId="048280C6" w14:textId="77777777"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p w14:paraId="45554A4F" w14:textId="1D92DFEF"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95A91" w:rsidRPr="00F71A9A" w14:paraId="19419B30"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F71A9A" w:rsidRDefault="00A95A91"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0E12D451" w14:textId="74B52F5C" w:rsidR="00A95A91" w:rsidRPr="00F71A9A" w:rsidRDefault="00A95A91"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w w:val="105"/>
                <w:sz w:val="20"/>
                <w:szCs w:val="20"/>
              </w:rPr>
              <w:t xml:space="preserve">B8.What is your tribe?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htribe</w:t>
            </w:r>
            <w:proofErr w:type="spellEnd"/>
            <w:r w:rsidRPr="00F71A9A">
              <w:rPr>
                <w:rFonts w:ascii="Gill Sans MT" w:eastAsia="Calibri" w:hAnsi="Gill Sans MT" w:cs="Times New Roman"/>
                <w:b/>
                <w:w w:val="105"/>
                <w:sz w:val="20"/>
                <w:szCs w:val="20"/>
              </w:rPr>
              <w:t>)</w:t>
            </w:r>
          </w:p>
        </w:tc>
        <w:tc>
          <w:tcPr>
            <w:tcW w:w="1520" w:type="dxa"/>
            <w:tcBorders>
              <w:top w:val="single" w:sz="4" w:space="0" w:color="000000"/>
              <w:bottom w:val="single" w:sz="4" w:space="0" w:color="000000"/>
            </w:tcBorders>
          </w:tcPr>
          <w:p w14:paraId="0367E53F" w14:textId="26A5898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proofErr w:type="spellStart"/>
            <w:r w:rsidRPr="00F71A9A">
              <w:rPr>
                <w:rFonts w:ascii="Gill Sans MT" w:hAnsi="Gill Sans MT" w:cs="Times New Roman"/>
                <w:w w:val="105"/>
                <w:sz w:val="20"/>
                <w:szCs w:val="20"/>
              </w:rPr>
              <w:t>Chewa</w:t>
            </w:r>
            <w:proofErr w:type="spellEnd"/>
          </w:p>
          <w:p w14:paraId="43D24FBE" w14:textId="55E0FCA1"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w:t>
            </w:r>
            <w:proofErr w:type="spellStart"/>
            <w:r w:rsidRPr="00F71A9A">
              <w:rPr>
                <w:rFonts w:ascii="Gill Sans MT" w:hAnsi="Gill Sans MT" w:cs="Times New Roman"/>
                <w:w w:val="105"/>
                <w:sz w:val="20"/>
                <w:szCs w:val="20"/>
              </w:rPr>
              <w:t>N’goni</w:t>
            </w:r>
            <w:proofErr w:type="spellEnd"/>
          </w:p>
          <w:p w14:paraId="764A0C27" w14:textId="33489A8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w:t>
            </w:r>
            <w:proofErr w:type="spellStart"/>
            <w:r w:rsidRPr="00F71A9A">
              <w:rPr>
                <w:rFonts w:ascii="Gill Sans MT" w:hAnsi="Gill Sans MT" w:cs="Times New Roman"/>
                <w:w w:val="105"/>
                <w:sz w:val="20"/>
                <w:szCs w:val="20"/>
              </w:rPr>
              <w:t>Nsenga</w:t>
            </w:r>
            <w:proofErr w:type="spellEnd"/>
          </w:p>
          <w:p w14:paraId="11C13619" w14:textId="035E3346"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4=Tonga</w:t>
            </w:r>
          </w:p>
          <w:p w14:paraId="3C450F5C" w14:textId="4FE1B74E"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w:t>
            </w:r>
            <w:proofErr w:type="spellStart"/>
            <w:r w:rsidRPr="00F71A9A">
              <w:rPr>
                <w:rFonts w:ascii="Gill Sans MT" w:hAnsi="Gill Sans MT" w:cs="Times New Roman"/>
                <w:w w:val="105"/>
                <w:sz w:val="20"/>
                <w:szCs w:val="20"/>
              </w:rPr>
              <w:t>Lunda</w:t>
            </w:r>
            <w:proofErr w:type="spellEnd"/>
          </w:p>
          <w:p w14:paraId="406B11B1" w14:textId="214211F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w:t>
            </w:r>
            <w:proofErr w:type="spellStart"/>
            <w:r w:rsidRPr="00F71A9A">
              <w:rPr>
                <w:rFonts w:ascii="Gill Sans MT" w:hAnsi="Gill Sans MT" w:cs="Times New Roman"/>
                <w:w w:val="105"/>
                <w:sz w:val="20"/>
                <w:szCs w:val="20"/>
              </w:rPr>
              <w:t>Luvale</w:t>
            </w:r>
            <w:proofErr w:type="spellEnd"/>
          </w:p>
          <w:p w14:paraId="4656E423"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w:t>
            </w:r>
            <w:proofErr w:type="spellStart"/>
            <w:r w:rsidRPr="00F71A9A">
              <w:rPr>
                <w:rFonts w:ascii="Gill Sans MT" w:hAnsi="Gill Sans MT" w:cs="Times New Roman"/>
                <w:w w:val="105"/>
                <w:sz w:val="20"/>
                <w:szCs w:val="20"/>
              </w:rPr>
              <w:t>Kaonede</w:t>
            </w:r>
            <w:proofErr w:type="spellEnd"/>
          </w:p>
        </w:tc>
        <w:tc>
          <w:tcPr>
            <w:tcW w:w="2160" w:type="dxa"/>
            <w:gridSpan w:val="2"/>
            <w:tcBorders>
              <w:top w:val="single" w:sz="4" w:space="0" w:color="000000"/>
              <w:bottom w:val="single" w:sz="4" w:space="0" w:color="000000"/>
              <w:right w:val="single" w:sz="18" w:space="0" w:color="000000"/>
            </w:tcBorders>
          </w:tcPr>
          <w:p w14:paraId="235F2B1C" w14:textId="666185C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w:t>
            </w:r>
            <w:proofErr w:type="spellStart"/>
            <w:r w:rsidRPr="00F71A9A">
              <w:rPr>
                <w:rFonts w:ascii="Gill Sans MT" w:hAnsi="Gill Sans MT" w:cs="Times New Roman"/>
                <w:w w:val="105"/>
                <w:sz w:val="20"/>
                <w:szCs w:val="20"/>
              </w:rPr>
              <w:t>Loza</w:t>
            </w:r>
            <w:proofErr w:type="spellEnd"/>
          </w:p>
          <w:p w14:paraId="1505985B"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9=Bemba</w:t>
            </w:r>
          </w:p>
          <w:p w14:paraId="6A490A74" w14:textId="4931A644"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10=Zambian only</w:t>
            </w:r>
          </w:p>
          <w:p w14:paraId="1D8E4327"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97=Other, please specify</w:t>
            </w:r>
          </w:p>
          <w:p w14:paraId="75B2E689"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6B431EE3"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F4072" w:rsidRPr="00F71A9A" w14:paraId="3DE35A32"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4F4072" w:rsidRPr="00F71A9A" w:rsidRDefault="004F4072"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BB137FC" w14:textId="0462BB3C" w:rsidR="004F4072" w:rsidRPr="00F71A9A" w:rsidRDefault="004F4072"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w w:val="105"/>
                <w:sz w:val="20"/>
                <w:szCs w:val="20"/>
              </w:rPr>
              <w:t xml:space="preserve">B9.What is your religion?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hreligion</w:t>
            </w:r>
            <w:proofErr w:type="spellEnd"/>
            <w:r w:rsidRPr="00F71A9A">
              <w:rPr>
                <w:rFonts w:ascii="Gill Sans MT" w:hAnsi="Gill Sans MT"/>
                <w:b/>
                <w:color w:val="000000"/>
                <w:sz w:val="20"/>
                <w:szCs w:val="20"/>
              </w:rPr>
              <w:t>)</w:t>
            </w:r>
          </w:p>
        </w:tc>
        <w:tc>
          <w:tcPr>
            <w:tcW w:w="3680" w:type="dxa"/>
            <w:gridSpan w:val="3"/>
            <w:tcBorders>
              <w:top w:val="single" w:sz="4" w:space="0" w:color="000000"/>
              <w:bottom w:val="single" w:sz="4" w:space="0" w:color="000000"/>
              <w:right w:val="single" w:sz="18" w:space="0" w:color="000000"/>
            </w:tcBorders>
          </w:tcPr>
          <w:p w14:paraId="244BB6C7"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ins w:id="0" w:author="Heather Huntington" w:date="2014-11-07T11:54:00Z">
              <w:r w:rsidRPr="00F71A9A">
                <w:rPr>
                  <w:rFonts w:ascii="Gill Sans MT" w:hAnsi="Gill Sans MT" w:cs="Times New Roman"/>
                  <w:w w:val="105"/>
                  <w:sz w:val="20"/>
                  <w:szCs w:val="20"/>
                </w:rPr>
                <w:t>C</w:t>
              </w:r>
            </w:ins>
            <w:r w:rsidRPr="00F71A9A">
              <w:rPr>
                <w:rFonts w:ascii="Gill Sans MT" w:hAnsi="Gill Sans MT" w:cs="Times New Roman"/>
                <w:w w:val="105"/>
                <w:sz w:val="20"/>
                <w:szCs w:val="20"/>
              </w:rPr>
              <w:t>hristian</w:t>
            </w:r>
          </w:p>
          <w:p w14:paraId="07AFC63D"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2=Islam</w:t>
            </w:r>
          </w:p>
          <w:p w14:paraId="7D54D2BF"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3=Not religious </w:t>
            </w:r>
          </w:p>
          <w:p w14:paraId="3A25D941"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4=Spiritual/traditional</w:t>
            </w:r>
          </w:p>
          <w:p w14:paraId="590C73CB" w14:textId="77777777" w:rsidR="004F4072" w:rsidRPr="00F71A9A" w:rsidRDefault="004F4072" w:rsidP="004F4072">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p w14:paraId="4DC32323"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71F07AC2" w14:textId="052DF791" w:rsidR="004F4072" w:rsidRPr="00F71A9A" w:rsidRDefault="004F4072"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4F4072" w:rsidRPr="00F71A9A" w:rsidRDefault="004F4072"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0F919B7C"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641FF0E5" w:rsidR="00A1377F" w:rsidRPr="00F71A9A" w:rsidRDefault="00A1377F" w:rsidP="00AC7CBE">
            <w:pPr>
              <w:spacing w:after="0" w:line="240" w:lineRule="auto"/>
              <w:contextualSpacing/>
              <w:rPr>
                <w:rFonts w:ascii="Gill Sans MT" w:eastAsia="Calibri" w:hAnsi="Gill Sans MT" w:cs="Times New Roman"/>
                <w:w w:val="105"/>
                <w:sz w:val="20"/>
                <w:szCs w:val="20"/>
              </w:rPr>
            </w:pPr>
          </w:p>
        </w:tc>
        <w:tc>
          <w:tcPr>
            <w:tcW w:w="5321" w:type="dxa"/>
            <w:tcBorders>
              <w:top w:val="single" w:sz="4" w:space="0" w:color="000000"/>
              <w:left w:val="single" w:sz="4" w:space="0" w:color="auto"/>
              <w:bottom w:val="single" w:sz="4" w:space="0" w:color="000000"/>
            </w:tcBorders>
          </w:tcPr>
          <w:p w14:paraId="2088263E" w14:textId="7C56171C" w:rsidR="00A1377F" w:rsidRPr="00F71A9A" w:rsidRDefault="00A1377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 xml:space="preserve">B10.Were you born in this village?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htown</w:t>
            </w:r>
            <w:proofErr w:type="spellEnd"/>
            <w:r w:rsidRPr="00F71A9A">
              <w:rPr>
                <w:rFonts w:ascii="Gill Sans MT" w:eastAsia="Calibri" w:hAnsi="Gill Sans MT" w:cs="Times New Roman"/>
                <w:b/>
                <w:w w:val="105"/>
                <w:sz w:val="20"/>
                <w:szCs w:val="20"/>
              </w:rPr>
              <w:t>)</w:t>
            </w:r>
          </w:p>
        </w:tc>
        <w:tc>
          <w:tcPr>
            <w:tcW w:w="3698" w:type="dxa"/>
            <w:gridSpan w:val="4"/>
            <w:tcBorders>
              <w:top w:val="single" w:sz="4" w:space="0" w:color="000000"/>
              <w:bottom w:val="single" w:sz="4" w:space="0" w:color="000000"/>
              <w:right w:val="single" w:sz="18" w:space="0" w:color="000000"/>
            </w:tcBorders>
          </w:tcPr>
          <w:p w14:paraId="222FEEEB" w14:textId="1FDA5A0D" w:rsidR="00A1377F"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A1377F" w:rsidRPr="00F71A9A">
              <w:rPr>
                <w:rFonts w:ascii="Gill Sans MT" w:hAnsi="Gill Sans MT"/>
                <w:sz w:val="20"/>
                <w:szCs w:val="20"/>
              </w:rPr>
              <w:t>=No</w:t>
            </w:r>
          </w:p>
          <w:p w14:paraId="23ED7168" w14:textId="7C48E787" w:rsidR="00A1377F"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A1377F" w:rsidRPr="00F71A9A">
              <w:rPr>
                <w:rFonts w:ascii="Gill Sans MT" w:hAnsi="Gill Sans MT"/>
                <w:sz w:val="20"/>
                <w:szCs w:val="20"/>
              </w:rPr>
              <w:t>=Yes</w:t>
            </w:r>
            <w:r w:rsidR="00A1377F" w:rsidRPr="00F71A9A" w:rsidDel="00226116">
              <w:rPr>
                <w:rFonts w:ascii="Gill Sans MT" w:hAnsi="Gill Sans MT"/>
                <w:sz w:val="20"/>
                <w:szCs w:val="20"/>
              </w:rPr>
              <w:t xml:space="preserve"> </w:t>
            </w:r>
          </w:p>
          <w:p w14:paraId="672479EC"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D663616"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lastRenderedPageBreak/>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5535E4A6"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A1377F" w:rsidRPr="00F71A9A" w14:paraId="6C3AD87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F71A9A" w:rsidRDefault="00A1377F"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3ABB6922" w14:textId="524B90CC" w:rsidR="00A1377F" w:rsidRPr="00F71A9A" w:rsidRDefault="00A1377F" w:rsidP="00AC7CBE">
            <w:pPr>
              <w:pStyle w:val="BodyText2"/>
              <w:tabs>
                <w:tab w:val="clear" w:pos="9990"/>
              </w:tabs>
              <w:spacing w:after="0" w:line="240" w:lineRule="auto"/>
              <w:contextualSpacing/>
              <w:rPr>
                <w:rFonts w:ascii="Gill Sans MT" w:hAnsi="Gill Sans MT"/>
                <w:w w:val="105"/>
                <w:sz w:val="20"/>
                <w:szCs w:val="20"/>
              </w:rPr>
            </w:pPr>
            <w:r w:rsidRPr="00F71A9A">
              <w:rPr>
                <w:rFonts w:ascii="Gill Sans MT" w:hAnsi="Gill Sans MT"/>
                <w:sz w:val="20"/>
                <w:szCs w:val="20"/>
              </w:rPr>
              <w:t xml:space="preserve">B11.How many years have you lived in this village? </w:t>
            </w:r>
            <w:r w:rsidRPr="00F71A9A">
              <w:rPr>
                <w:rFonts w:ascii="Gill Sans MT" w:hAnsi="Gill Sans MT"/>
                <w:b/>
                <w:sz w:val="20"/>
                <w:szCs w:val="20"/>
              </w:rPr>
              <w:t>(</w:t>
            </w:r>
            <w:proofErr w:type="spellStart"/>
            <w:r w:rsidRPr="00F71A9A">
              <w:rPr>
                <w:rFonts w:ascii="Gill Sans MT" w:hAnsi="Gill Sans MT"/>
                <w:b/>
                <w:sz w:val="20"/>
                <w:szCs w:val="20"/>
              </w:rPr>
              <w:t>hnumyrs</w:t>
            </w:r>
            <w:proofErr w:type="spellEnd"/>
            <w:r w:rsidRPr="00F71A9A">
              <w:rPr>
                <w:rFonts w:ascii="Gill Sans MT" w:hAnsi="Gill Sans MT"/>
                <w:b/>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2BD1E29" w14:textId="77777777" w:rsidR="00A1377F" w:rsidRPr="00F71A9A" w:rsidRDefault="00A1377F"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1377F" w:rsidRPr="00F71A9A" w14:paraId="1B025D76"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3FA7A0C" w14:textId="0F8B6C94"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B12.What is the highest level of formal education that you have completed?  </w:t>
            </w:r>
            <w:r w:rsidRPr="00F71A9A">
              <w:rPr>
                <w:rFonts w:ascii="Gill Sans MT" w:hAnsi="Gill Sans MT"/>
                <w:b/>
                <w:sz w:val="20"/>
                <w:szCs w:val="20"/>
              </w:rPr>
              <w:t>(</w:t>
            </w:r>
            <w:proofErr w:type="spellStart"/>
            <w:r w:rsidRPr="00F71A9A">
              <w:rPr>
                <w:rFonts w:ascii="Gill Sans MT" w:hAnsi="Gill Sans MT"/>
                <w:b/>
                <w:sz w:val="20"/>
                <w:szCs w:val="20"/>
              </w:rPr>
              <w:t>heduc</w:t>
            </w:r>
            <w:proofErr w:type="spellEnd"/>
            <w:r w:rsidRPr="00F71A9A">
              <w:rPr>
                <w:rFonts w:ascii="Gill Sans MT" w:hAnsi="Gill Sans MT"/>
                <w:b/>
                <w:sz w:val="20"/>
                <w:szCs w:val="20"/>
              </w:rPr>
              <w:t>)</w:t>
            </w:r>
          </w:p>
        </w:tc>
        <w:tc>
          <w:tcPr>
            <w:tcW w:w="1520" w:type="dxa"/>
            <w:tcBorders>
              <w:top w:val="single" w:sz="4" w:space="0" w:color="000000"/>
              <w:bottom w:val="single" w:sz="4" w:space="0" w:color="000000"/>
            </w:tcBorders>
          </w:tcPr>
          <w:p w14:paraId="2963DF89"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1=None</w:t>
            </w:r>
          </w:p>
          <w:p w14:paraId="7783480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2=Grade 1/Sub-standard A</w:t>
            </w:r>
          </w:p>
          <w:p w14:paraId="0270579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3=Grade 1/Sub-standard B</w:t>
            </w:r>
          </w:p>
          <w:p w14:paraId="2ADE1F18"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4=Grade 2/Standard 1</w:t>
            </w:r>
          </w:p>
          <w:p w14:paraId="265B9545"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5=Grade 3/Standard 2</w:t>
            </w:r>
          </w:p>
          <w:p w14:paraId="227A2F5E"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6=Grade 4/Standard 3</w:t>
            </w:r>
          </w:p>
          <w:p w14:paraId="4477DE93"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7=Grade 5/Standard 4</w:t>
            </w:r>
          </w:p>
          <w:p w14:paraId="1FF776A9" w14:textId="52090792"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9=Grade 7/Standard 6</w:t>
            </w:r>
          </w:p>
          <w:p w14:paraId="7E81AFFE" w14:textId="587AC8B8"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10=Grade 8/Form 1</w:t>
            </w:r>
          </w:p>
          <w:p w14:paraId="5049ACEB"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11=Grade 9/Form 2</w:t>
            </w:r>
          </w:p>
          <w:p w14:paraId="357B80C6"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12=Grade 10/Form 3</w:t>
            </w:r>
          </w:p>
          <w:p w14:paraId="5E07F7C1"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13=Grade 11/Form 4</w:t>
            </w:r>
          </w:p>
          <w:p w14:paraId="72B8A06B"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14=Grade 12/Form 5</w:t>
            </w:r>
          </w:p>
          <w:p w14:paraId="2FEF2BF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15=Post-secondary</w:t>
            </w:r>
          </w:p>
          <w:p w14:paraId="0577AAA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F4F9D2" w14:textId="5ADBB545" w:rsidR="00A1377F" w:rsidRPr="00F71A9A" w:rsidRDefault="00A1377F" w:rsidP="00AC7CBE">
            <w:pPr>
              <w:spacing w:after="0" w:line="240" w:lineRule="auto"/>
              <w:contextualSpacing/>
              <w:rPr>
                <w:rFonts w:ascii="Gill Sans MT" w:hAnsi="Gill Sans MT" w:cs="Times New Roman"/>
                <w:i/>
                <w:w w:val="105"/>
                <w:sz w:val="20"/>
                <w:szCs w:val="20"/>
              </w:rPr>
            </w:pPr>
            <w:r w:rsidRPr="00F71A9A">
              <w:rPr>
                <w:rFonts w:ascii="Gill Sans MT" w:hAnsi="Gill Sans MT"/>
                <w:sz w:val="20"/>
                <w:szCs w:val="20"/>
              </w:rPr>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0F3F651C"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523B9236" w14:textId="1DA8BCBD"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B13</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What type of roof does the </w:t>
            </w:r>
            <w:r w:rsidR="003450C1">
              <w:rPr>
                <w:rFonts w:ascii="Gill Sans MT" w:hAnsi="Gill Sans MT"/>
                <w:color w:val="000000"/>
                <w:sz w:val="20"/>
                <w:szCs w:val="20"/>
              </w:rPr>
              <w:t>headperson</w:t>
            </w:r>
            <w:r w:rsidRPr="00F71A9A">
              <w:rPr>
                <w:rFonts w:ascii="Gill Sans MT" w:hAnsi="Gill Sans MT"/>
                <w:color w:val="000000"/>
                <w:sz w:val="20"/>
                <w:szCs w:val="20"/>
              </w:rPr>
              <w:t xml:space="preserve">'s house have?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hroof</w:t>
            </w:r>
            <w:proofErr w:type="spellEnd"/>
            <w:r w:rsidRPr="00F71A9A">
              <w:rPr>
                <w:rFonts w:ascii="Gill Sans MT" w:hAnsi="Gill Sans MT"/>
                <w:b/>
                <w:color w:val="000000"/>
                <w:sz w:val="20"/>
                <w:szCs w:val="20"/>
              </w:rPr>
              <w:t>)</w:t>
            </w:r>
            <w:r w:rsidRPr="00F71A9A">
              <w:rPr>
                <w:rFonts w:ascii="Gill Sans MT" w:hAnsi="Gill Sans MT"/>
                <w:i/>
                <w:color w:val="000000"/>
                <w:sz w:val="20"/>
                <w:szCs w:val="20"/>
              </w:rPr>
              <w:t xml:space="preserve">    </w:t>
            </w:r>
            <w:r w:rsidRPr="00F71A9A">
              <w:rPr>
                <w:rFonts w:ascii="Gill Sans MT" w:eastAsia="Calibri" w:hAnsi="Gill Sans MT" w:cs="Times New Roman"/>
                <w:i/>
                <w:w w:val="105"/>
                <w:sz w:val="20"/>
                <w:szCs w:val="20"/>
              </w:rPr>
              <w:t>Observation only</w:t>
            </w:r>
          </w:p>
        </w:tc>
        <w:tc>
          <w:tcPr>
            <w:tcW w:w="3680" w:type="dxa"/>
            <w:gridSpan w:val="3"/>
            <w:tcBorders>
              <w:top w:val="single" w:sz="4" w:space="0" w:color="000000"/>
              <w:bottom w:val="single" w:sz="4" w:space="0" w:color="000000"/>
              <w:right w:val="single" w:sz="18" w:space="0" w:color="000000"/>
            </w:tcBorders>
          </w:tcPr>
          <w:p w14:paraId="52650BB7" w14:textId="36AC043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1=Grass thatched</w:t>
            </w:r>
          </w:p>
          <w:p w14:paraId="097F4D1E" w14:textId="01CD9585"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2=Iron sheet</w:t>
            </w:r>
          </w:p>
          <w:p w14:paraId="73BE1F02" w14:textId="46EDAFC3"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3=Tin</w:t>
            </w:r>
          </w:p>
          <w:p w14:paraId="5FB888E2" w14:textId="277C9845"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4=Zinc</w:t>
            </w:r>
          </w:p>
          <w:p w14:paraId="45683B5D" w14:textId="71EA6408"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5=Roofing tile</w:t>
            </w:r>
          </w:p>
          <w:p w14:paraId="4ABA42E4" w14:textId="480C865C"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6=Concrete</w:t>
            </w:r>
          </w:p>
          <w:p w14:paraId="66A4F214" w14:textId="238B503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7=Cardboard</w:t>
            </w:r>
          </w:p>
          <w:p w14:paraId="32910AD3"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8=Asbestos</w:t>
            </w:r>
          </w:p>
          <w:p w14:paraId="01590704"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9=Shingles</w:t>
            </w:r>
          </w:p>
          <w:p w14:paraId="67D7D43B" w14:textId="38D8B1D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10=Plastic </w:t>
            </w:r>
            <w:proofErr w:type="spellStart"/>
            <w:r w:rsidRPr="00F71A9A">
              <w:rPr>
                <w:rFonts w:ascii="Gill Sans MT" w:hAnsi="Gill Sans MT" w:cs="Times New Roman"/>
                <w:w w:val="105"/>
                <w:sz w:val="20"/>
                <w:szCs w:val="20"/>
              </w:rPr>
              <w:t>cheets</w:t>
            </w:r>
            <w:proofErr w:type="spellEnd"/>
          </w:p>
          <w:p w14:paraId="60E7CD85"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97=Other, please specify</w:t>
            </w:r>
          </w:p>
          <w:p w14:paraId="7F382ADF" w14:textId="560BC56A"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230A6F48"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6D3A9E98" w14:textId="309AB516" w:rsidR="00A1377F" w:rsidRPr="00F71A9A" w:rsidRDefault="00A1377F"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B14</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Is the </w:t>
            </w:r>
            <w:r w:rsidR="003450C1">
              <w:rPr>
                <w:rFonts w:ascii="Gill Sans MT" w:hAnsi="Gill Sans MT"/>
                <w:color w:val="000000"/>
                <w:sz w:val="20"/>
                <w:szCs w:val="20"/>
              </w:rPr>
              <w:t>headperson</w:t>
            </w:r>
            <w:r w:rsidRPr="00F71A9A">
              <w:rPr>
                <w:rFonts w:ascii="Gill Sans MT" w:hAnsi="Gill Sans MT"/>
                <w:color w:val="000000"/>
                <w:sz w:val="20"/>
                <w:szCs w:val="20"/>
              </w:rPr>
              <w:t xml:space="preserve">'s house painted?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hpaint</w:t>
            </w:r>
            <w:proofErr w:type="spellEnd"/>
            <w:r w:rsidRPr="00F71A9A">
              <w:rPr>
                <w:rFonts w:ascii="Gill Sans MT" w:hAnsi="Gill Sans MT"/>
                <w:b/>
                <w:color w:val="000000"/>
                <w:sz w:val="20"/>
                <w:szCs w:val="20"/>
              </w:rPr>
              <w:t>)</w:t>
            </w:r>
          </w:p>
          <w:p w14:paraId="50567A64" w14:textId="7CE3155E"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i/>
                <w:sz w:val="20"/>
                <w:szCs w:val="20"/>
              </w:rPr>
              <w:t>Observation only</w:t>
            </w:r>
          </w:p>
        </w:tc>
        <w:tc>
          <w:tcPr>
            <w:tcW w:w="3680" w:type="dxa"/>
            <w:gridSpan w:val="3"/>
            <w:tcBorders>
              <w:top w:val="single" w:sz="4" w:space="0" w:color="000000"/>
              <w:bottom w:val="single" w:sz="4" w:space="0" w:color="000000"/>
              <w:right w:val="single" w:sz="18" w:space="0" w:color="000000"/>
            </w:tcBorders>
          </w:tcPr>
          <w:p w14:paraId="20A23F06" w14:textId="24F2793A" w:rsidR="00A1377F" w:rsidRPr="00F71A9A" w:rsidRDefault="00C70E1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0</w:t>
            </w:r>
            <w:r w:rsidR="00A1377F" w:rsidRPr="00F71A9A">
              <w:rPr>
                <w:rFonts w:ascii="Gill Sans MT" w:hAnsi="Gill Sans MT" w:cs="Times New Roman"/>
                <w:w w:val="105"/>
                <w:sz w:val="20"/>
                <w:szCs w:val="20"/>
              </w:rPr>
              <w:t>=No</w:t>
            </w:r>
          </w:p>
          <w:p w14:paraId="0B5883DA" w14:textId="6C86353E" w:rsidR="00A1377F" w:rsidRPr="00F71A9A" w:rsidRDefault="00C70E1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r w:rsidR="00A1377F" w:rsidRPr="00F71A9A">
              <w:rPr>
                <w:rFonts w:ascii="Gill Sans MT" w:hAnsi="Gill Sans MT" w:cs="Times New Roman"/>
                <w:w w:val="105"/>
                <w:sz w:val="20"/>
                <w:szCs w:val="20"/>
              </w:rPr>
              <w:t>=Yes</w:t>
            </w:r>
            <w:r w:rsidR="00A1377F" w:rsidRPr="00F71A9A" w:rsidDel="00226116">
              <w:rPr>
                <w:rFonts w:ascii="Gill Sans MT" w:hAnsi="Gill Sans MT" w:cs="Times New Roman"/>
                <w:w w:val="105"/>
                <w:sz w:val="20"/>
                <w:szCs w:val="20"/>
              </w:rPr>
              <w:t xml:space="preserve"> </w:t>
            </w:r>
          </w:p>
          <w:p w14:paraId="36162A49" w14:textId="1B714280"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5C796BC3" w14:textId="5872DE38"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p>
    <w:p w14:paraId="66B83ABA" w14:textId="77777777" w:rsidR="00A1377F" w:rsidRPr="00F71A9A" w:rsidRDefault="00A1377F" w:rsidP="00AC7CBE">
      <w:pPr>
        <w:spacing w:after="0" w:line="240" w:lineRule="auto"/>
        <w:contextualSpacing/>
        <w:rPr>
          <w:rFonts w:ascii="Gill Sans MT" w:eastAsia="Times New Roman" w:hAnsi="Gill Sans MT" w:cs="Times New Roman"/>
          <w:b/>
          <w:color w:val="000000"/>
          <w:sz w:val="20"/>
          <w:szCs w:val="20"/>
        </w:rPr>
      </w:pPr>
    </w:p>
    <w:p w14:paraId="3927ED69" w14:textId="77777777"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p>
    <w:p w14:paraId="191E9422" w14:textId="77777777" w:rsidR="00F42809" w:rsidRPr="00F71A9A" w:rsidRDefault="00F42809" w:rsidP="00AC7CBE">
      <w:pPr>
        <w:spacing w:after="0" w:line="240" w:lineRule="auto"/>
        <w:contextualSpacing/>
        <w:rPr>
          <w:rFonts w:ascii="Gill Sans MT" w:hAnsi="Gill Sans MT"/>
          <w:sz w:val="20"/>
          <w:szCs w:val="20"/>
        </w:rPr>
      </w:pPr>
      <w:r w:rsidRPr="00F71A9A">
        <w:rPr>
          <w:rFonts w:ascii="Gill Sans MT" w:hAnsi="Gill Sans MT"/>
          <w:sz w:val="20"/>
          <w:szCs w:val="20"/>
        </w:rPr>
        <w:br w:type="page"/>
      </w:r>
    </w:p>
    <w:p w14:paraId="0E72D9A3" w14:textId="3D2AB234" w:rsidR="003D66BB" w:rsidRPr="00F71A9A" w:rsidRDefault="003450C1" w:rsidP="00AC7CBE">
      <w:pPr>
        <w:spacing w:after="0" w:line="240" w:lineRule="auto"/>
        <w:contextualSpacing/>
        <w:rPr>
          <w:rFonts w:ascii="Gill Sans MT" w:eastAsia="Times New Roman" w:hAnsi="Gill Sans MT" w:cs="Times New Roman"/>
          <w:b/>
          <w:color w:val="000000"/>
          <w:sz w:val="20"/>
          <w:szCs w:val="20"/>
        </w:rPr>
      </w:pPr>
      <w:r>
        <w:rPr>
          <w:rFonts w:ascii="Gill Sans MT" w:eastAsia="Times New Roman" w:hAnsi="Gill Sans MT" w:cs="Times New Roman"/>
          <w:b/>
          <w:color w:val="000000"/>
          <w:sz w:val="20"/>
          <w:szCs w:val="20"/>
        </w:rPr>
        <w:lastRenderedPageBreak/>
        <w:t xml:space="preserve">VILLAGE INFO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F71A9A"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F71A9A" w:rsidRDefault="00F4280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9781BC5" w14:textId="3F3FE678" w:rsidR="00F42809" w:rsidRPr="00F71A9A" w:rsidRDefault="00F42809"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C1.How many y</w:t>
            </w:r>
            <w:r w:rsidR="007F3296" w:rsidRPr="00F71A9A">
              <w:rPr>
                <w:rFonts w:ascii="Gill Sans MT" w:hAnsi="Gill Sans MT"/>
                <w:color w:val="000000"/>
                <w:sz w:val="20"/>
                <w:szCs w:val="20"/>
              </w:rPr>
              <w:t>ears ago did the village get it</w:t>
            </w:r>
            <w:r w:rsidRPr="00F71A9A">
              <w:rPr>
                <w:rFonts w:ascii="Gill Sans MT" w:hAnsi="Gill Sans MT"/>
                <w:color w:val="000000"/>
                <w:sz w:val="20"/>
                <w:szCs w:val="20"/>
              </w:rPr>
              <w:t xml:space="preserve">s first </w:t>
            </w:r>
            <w:r w:rsidR="003450C1">
              <w:rPr>
                <w:rFonts w:ascii="Gill Sans MT" w:hAnsi="Gill Sans MT"/>
                <w:color w:val="000000"/>
                <w:sz w:val="20"/>
                <w:szCs w:val="20"/>
              </w:rPr>
              <w:t>headperson</w:t>
            </w:r>
            <w:r w:rsidRPr="00F71A9A">
              <w:rPr>
                <w:rFonts w:ascii="Gill Sans MT" w:hAnsi="Gill Sans MT"/>
                <w:color w:val="000000"/>
                <w:sz w:val="20"/>
                <w:szCs w:val="20"/>
              </w:rPr>
              <w:t xml:space="preser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hvage</w:t>
            </w:r>
            <w:proofErr w:type="spellEnd"/>
            <w:r w:rsidRPr="00F71A9A">
              <w:rPr>
                <w:rFonts w:ascii="Gill Sans MT" w:hAnsi="Gill Sans MT"/>
                <w:b/>
                <w:color w:val="000000"/>
                <w:sz w:val="20"/>
                <w:szCs w:val="20"/>
              </w:rPr>
              <w:t>)</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1=Less than 20 years</w:t>
            </w:r>
          </w:p>
          <w:p w14:paraId="7EDDC466" w14:textId="3411B01A"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2=20 – 50 years ago</w:t>
            </w:r>
          </w:p>
          <w:p w14:paraId="54D4A3CE" w14:textId="687E8893"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3=50 – 100 years ago</w:t>
            </w:r>
          </w:p>
          <w:p w14:paraId="35BEC47D" w14:textId="46190F53"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4=100 – 200 years ago</w:t>
            </w:r>
          </w:p>
          <w:p w14:paraId="7284B77D" w14:textId="64F6486A"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5=200 – 500 years ago</w:t>
            </w:r>
          </w:p>
          <w:p w14:paraId="183AC81D" w14:textId="108ED5BF"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6=More than 500 years ago</w:t>
            </w:r>
          </w:p>
          <w:p w14:paraId="6C35A4A1" w14:textId="7CCDF3E8"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F71A9A" w:rsidRDefault="00F4280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F71A9A" w:rsidRDefault="007242F1" w:rsidP="00AC7CBE">
            <w:pPr>
              <w:spacing w:after="0" w:line="240" w:lineRule="auto"/>
              <w:contextualSpacing/>
              <w:rPr>
                <w:rFonts w:ascii="Gill Sans MT" w:hAnsi="Gill Sans MT"/>
                <w:w w:val="105"/>
                <w:sz w:val="20"/>
                <w:szCs w:val="20"/>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C2.Please estimate the number of households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hvsize</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7242F1" w:rsidRPr="00F71A9A"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F71A9A" w:rsidRDefault="007242F1" w:rsidP="00AC7CBE">
            <w:pPr>
              <w:spacing w:after="0" w:line="240" w:lineRule="auto"/>
              <w:contextualSpacing/>
              <w:rPr>
                <w:rFonts w:ascii="Gill Sans MT" w:hAnsi="Gill Sans MT"/>
                <w:w w:val="105"/>
                <w:sz w:val="20"/>
                <w:szCs w:val="20"/>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7789BAC5"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 xml:space="preserve">C3.How many years have you been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in this village?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hyrs</w:t>
            </w:r>
            <w:proofErr w:type="spellEnd"/>
            <w:r w:rsidRPr="00F71A9A">
              <w:rPr>
                <w:rFonts w:ascii="Gill Sans MT" w:eastAsia="Calibri" w:hAnsi="Gill Sans MT" w:cs="Times New Roman"/>
                <w:b/>
                <w:w w:val="105"/>
                <w:sz w:val="20"/>
                <w:szCs w:val="2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45259752" w14:textId="77777777" w:rsidR="00F42809" w:rsidRPr="00F71A9A" w:rsidRDefault="00F42809" w:rsidP="00AC7CBE">
      <w:pPr>
        <w:spacing w:after="0" w:line="240" w:lineRule="auto"/>
        <w:contextualSpacing/>
        <w:rPr>
          <w:rFonts w:ascii="Gill Sans MT" w:eastAsia="Times New Roman" w:hAnsi="Gill Sans MT" w:cs="Times New Roman"/>
          <w:b/>
          <w:color w:val="000000"/>
          <w:sz w:val="20"/>
          <w:szCs w:val="20"/>
        </w:rPr>
      </w:pPr>
    </w:p>
    <w:p w14:paraId="098F434E" w14:textId="77777777" w:rsidR="007242F1" w:rsidRPr="00F71A9A" w:rsidRDefault="007242F1" w:rsidP="00AC7CBE">
      <w:pPr>
        <w:pStyle w:val="BodyText2"/>
        <w:spacing w:after="0" w:line="240" w:lineRule="auto"/>
        <w:contextualSpacing/>
        <w:rPr>
          <w:rFonts w:ascii="Gill Sans MT" w:hAnsi="Gill Sans MT"/>
          <w:sz w:val="20"/>
          <w:szCs w:val="20"/>
        </w:rPr>
      </w:pPr>
      <w:r w:rsidRPr="00F71A9A">
        <w:rPr>
          <w:rFonts w:ascii="Gill Sans MT" w:hAnsi="Gill Sans MT"/>
          <w:sz w:val="20"/>
          <w:szCs w:val="20"/>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F71A9A"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C4.From the central part of this village, how many kilometers is it to the nearest </w:t>
            </w:r>
            <w:proofErr w:type="spellStart"/>
            <w:r w:rsidRPr="00F71A9A">
              <w:rPr>
                <w:rFonts w:ascii="Gill Sans MT" w:hAnsi="Gill Sans MT"/>
                <w:color w:val="000000"/>
                <w:sz w:val="20"/>
                <w:szCs w:val="20"/>
              </w:rPr>
              <w:t>boma</w:t>
            </w:r>
            <w:proofErr w:type="spellEnd"/>
            <w:r w:rsidRPr="00F71A9A">
              <w:rPr>
                <w:rFonts w:ascii="Gill Sans MT" w:hAnsi="Gill Sans MT"/>
                <w:color w:val="000000"/>
                <w:sz w:val="20"/>
                <w:szCs w:val="20"/>
              </w:rPr>
              <w:t xml:space="preser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hboma</w:t>
            </w:r>
            <w:proofErr w:type="spellEnd"/>
            <w:r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BCC172C" w14:textId="5BE1625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C5 What is the most common method of transportation from the village to the nearest </w:t>
            </w:r>
            <w:proofErr w:type="spellStart"/>
            <w:r w:rsidRPr="00F71A9A">
              <w:rPr>
                <w:rFonts w:ascii="Gill Sans MT" w:hAnsi="Gill Sans MT"/>
                <w:color w:val="000000"/>
                <w:sz w:val="20"/>
                <w:szCs w:val="20"/>
              </w:rPr>
              <w:t>boma</w:t>
            </w:r>
            <w:proofErr w:type="spellEnd"/>
            <w:r w:rsidRPr="00F71A9A">
              <w:rPr>
                <w:rFonts w:ascii="Gill Sans MT" w:hAnsi="Gill Sans MT"/>
                <w:color w:val="000000"/>
                <w:sz w:val="20"/>
                <w:szCs w:val="20"/>
              </w:rPr>
              <w:t xml:space="preserve">? </w:t>
            </w:r>
          </w:p>
        </w:tc>
        <w:tc>
          <w:tcPr>
            <w:tcW w:w="4320" w:type="dxa"/>
            <w:gridSpan w:val="2"/>
            <w:tcBorders>
              <w:top w:val="single" w:sz="4" w:space="0" w:color="000000"/>
              <w:bottom w:val="single" w:sz="4" w:space="0" w:color="000000"/>
              <w:right w:val="single" w:sz="18" w:space="0" w:color="000000"/>
            </w:tcBorders>
          </w:tcPr>
          <w:p w14:paraId="18B4BE6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8F96C6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3C0965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E54692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175336C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6E68D41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6793D8C1"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5A912411"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C6</w:t>
            </w:r>
            <w:r w:rsidR="007242F1" w:rsidRPr="00F71A9A">
              <w:rPr>
                <w:rFonts w:ascii="Gill Sans MT" w:hAnsi="Gill Sans MT"/>
                <w:color w:val="000000"/>
                <w:sz w:val="20"/>
                <w:szCs w:val="20"/>
              </w:rPr>
              <w:t xml:space="preserve">.From the central part of this village, how many kilometers is it to the nearest tarmac road?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htarmac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E844D3A" w14:textId="0D2182B6"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C7. What is the most common method of transportation from the village to the nearest tarmac road?</w:t>
            </w: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4A9CEEC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01819DF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496CE3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87330D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62560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3034B9F"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71164954"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C8. </w:t>
            </w:r>
            <w:r w:rsidR="007242F1" w:rsidRPr="00F71A9A">
              <w:rPr>
                <w:rFonts w:ascii="Gill Sans MT" w:hAnsi="Gill Sans MT"/>
                <w:color w:val="000000"/>
                <w:sz w:val="20"/>
                <w:szCs w:val="20"/>
              </w:rPr>
              <w:t xml:space="preserve">From the central part of this village, how many kilometers is it to the nearest road useable for bus or truck traffic year-round?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hroad</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5D5B84D" w14:textId="7F081532"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C9. What is the most common method of transportation from the village to the nearest road useable for bus or truck traffic year-round?  </w:t>
            </w: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1B1F810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22A63AA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E258A6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13AD0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8675F52"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0C09326"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5C032BEE"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w:t>
            </w:r>
            <w:r w:rsidR="0012712C" w:rsidRPr="00F71A9A">
              <w:rPr>
                <w:rFonts w:ascii="Gill Sans MT" w:hAnsi="Gill Sans MT"/>
                <w:color w:val="000000"/>
                <w:sz w:val="20"/>
                <w:szCs w:val="20"/>
              </w:rPr>
              <w:t xml:space="preserve">10. </w:t>
            </w:r>
            <w:r w:rsidRPr="00F71A9A">
              <w:rPr>
                <w:rFonts w:ascii="Gill Sans MT" w:hAnsi="Gill Sans MT"/>
                <w:color w:val="000000"/>
                <w:sz w:val="20"/>
                <w:szCs w:val="20"/>
              </w:rPr>
              <w:t xml:space="preserve">From the central part of this village, how many kilometers is it to the nearest FRA buying or collection point?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hfra</w:t>
            </w:r>
            <w:proofErr w:type="spellEnd"/>
            <w:r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1EC6333" w14:textId="3811EFAA"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C.11 What is the most common method of transportation from the village to the nearest FRA buying or collection point? </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14E06A1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0053711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C264CA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4589A7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562979C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E313522" w14:textId="10319EE3"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6097AE03"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C12. </w:t>
            </w:r>
            <w:r w:rsidR="007242F1" w:rsidRPr="00F71A9A">
              <w:rPr>
                <w:rFonts w:ascii="Gill Sans MT" w:hAnsi="Gill Sans MT"/>
                <w:color w:val="000000"/>
                <w:sz w:val="20"/>
                <w:szCs w:val="20"/>
              </w:rPr>
              <w:t xml:space="preserve">From the central part of this village, how many kilometers is it to the nearest place to board a minibus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hpublic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A9DC44B" w14:textId="35FBA253"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C13. What is the most common method of transportation from the village to the nearest place to board a minibus? </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739E142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277EF7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E2B67A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23431F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76D580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B6FA339" w14:textId="28D5C33B"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3AC95FEE"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sz w:val="20"/>
                <w:szCs w:val="20"/>
              </w:rPr>
              <w:t xml:space="preserve">C14. </w:t>
            </w:r>
            <w:r w:rsidR="007242F1" w:rsidRPr="00F71A9A">
              <w:rPr>
                <w:rFonts w:ascii="Gill Sans MT" w:hAnsi="Gill Sans MT"/>
                <w:sz w:val="20"/>
                <w:szCs w:val="20"/>
              </w:rPr>
              <w:t xml:space="preserve">From the central part of this village, how many kilometers is it to the nearest point where you can receive mobile phone network services?  </w:t>
            </w:r>
            <w:r w:rsidR="007242F1" w:rsidRPr="00F71A9A">
              <w:rPr>
                <w:rFonts w:ascii="Gill Sans MT" w:hAnsi="Gill Sans MT"/>
                <w:b/>
                <w:sz w:val="20"/>
                <w:szCs w:val="20"/>
              </w:rPr>
              <w:t>(</w:t>
            </w:r>
            <w:proofErr w:type="spellStart"/>
            <w:r w:rsidR="007242F1" w:rsidRPr="00F71A9A">
              <w:rPr>
                <w:rFonts w:ascii="Gill Sans MT" w:hAnsi="Gill Sans MT"/>
                <w:b/>
                <w:color w:val="000000"/>
                <w:sz w:val="20"/>
                <w:szCs w:val="20"/>
              </w:rPr>
              <w:t>hmobile</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BBC52A5" w14:textId="5A71FF35"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C.15 What is the most common method of transportation from the village to the nearest </w:t>
            </w:r>
            <w:r w:rsidRPr="00F71A9A">
              <w:rPr>
                <w:rFonts w:ascii="Gill Sans MT" w:hAnsi="Gill Sans MT"/>
                <w:sz w:val="20"/>
                <w:szCs w:val="20"/>
              </w:rPr>
              <w:t>point where you can receive mobile phone network services</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7AA5C9A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5361D4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80D1D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3A3B587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1BDC7E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352D5FED" w14:textId="38AA3691"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767E7523"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C16</w:t>
            </w:r>
            <w:r w:rsidR="007242F1" w:rsidRPr="00F71A9A">
              <w:rPr>
                <w:rFonts w:ascii="Gill Sans MT" w:hAnsi="Gill Sans MT"/>
                <w:color w:val="000000"/>
                <w:sz w:val="20"/>
                <w:szCs w:val="20"/>
              </w:rPr>
              <w:t>.From the central part of this village, how many kilometers is it to the nearest point where you can sell crops to private buyers?</w:t>
            </w:r>
            <w:r w:rsidR="007242F1" w:rsidRPr="00F71A9A">
              <w:rPr>
                <w:rFonts w:ascii="Gill Sans MT" w:hAnsi="Gill Sans MT"/>
                <w:b/>
                <w:color w:val="000000"/>
                <w:sz w:val="20"/>
                <w:szCs w:val="20"/>
              </w:rPr>
              <w:t xml:space="preserve"> (</w:t>
            </w:r>
            <w:proofErr w:type="spellStart"/>
            <w:r w:rsidR="007242F1" w:rsidRPr="00F71A9A">
              <w:rPr>
                <w:rFonts w:ascii="Gill Sans MT" w:hAnsi="Gill Sans MT"/>
                <w:b/>
                <w:color w:val="000000"/>
                <w:sz w:val="20"/>
                <w:szCs w:val="20"/>
              </w:rPr>
              <w:t>hsell</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5264DF7A" w14:textId="6C60B234"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C17. What is the most common method of transportation from the village to the nearest point where you can sell crops to private buyers?</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B0DF682"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1B6B03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89329C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0B5FA6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0531B3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608CE750" w14:textId="4F485E8E"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4E7B0978"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C18</w:t>
            </w:r>
            <w:r w:rsidR="007242F1" w:rsidRPr="00F71A9A">
              <w:rPr>
                <w:rFonts w:ascii="Gill Sans MT" w:hAnsi="Gill Sans MT"/>
                <w:color w:val="000000"/>
                <w:sz w:val="20"/>
                <w:szCs w:val="20"/>
              </w:rPr>
              <w:t xml:space="preserve">.From the central part of this village, how many kilometers is it to the nearest market place with many buyers and sellers of locally produced agricultural products?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hmarket</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198303A" w14:textId="4F7F293A"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C19 What is the most common method of transportation from the village to the nearest market place with many buyers and sellers of locally produced agricultural products?   </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5E88F6D"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5D318E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7E6FE4C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25A8BEB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lastRenderedPageBreak/>
              <w:t>5=Motorized transport</w:t>
            </w:r>
          </w:p>
          <w:p w14:paraId="55A89E2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306F2C9E" w14:textId="40C96404"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7242F1" w:rsidRPr="00F71A9A"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51CB16A9"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C20</w:t>
            </w:r>
            <w:r w:rsidR="007242F1" w:rsidRPr="00F71A9A">
              <w:rPr>
                <w:rFonts w:ascii="Gill Sans MT" w:hAnsi="Gill Sans MT"/>
                <w:color w:val="000000"/>
                <w:sz w:val="20"/>
                <w:szCs w:val="20"/>
              </w:rPr>
              <w:t xml:space="preserve">.From the central part of this village, how many kilometers is it to the nearest primary school?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hprimary</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AB4872F" w14:textId="77313A5E"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C21What is the most common method of transportation from the village to the nearest primary school?</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50971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65DCA1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71F7B9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2DD4835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CC0027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DAB3AF6" w14:textId="7D2A6E5B"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29AE58E6"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C22</w:t>
            </w:r>
            <w:r w:rsidR="007242F1" w:rsidRPr="00F71A9A">
              <w:rPr>
                <w:rFonts w:ascii="Gill Sans MT" w:hAnsi="Gill Sans MT"/>
                <w:color w:val="000000"/>
                <w:sz w:val="20"/>
                <w:szCs w:val="20"/>
              </w:rPr>
              <w:t xml:space="preserve">.From the central part of this village, how many kilometers is it to the nearest secondary school?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hsecond</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D28DF59" w14:textId="20953CBC"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C23. What is the most common method of transportation from the village to the nearest secondary school?  </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0FC54D6D"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F380D0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45811B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1AB98D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F12DB9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BC293DA" w14:textId="017E791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1119D6A8"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C25</w:t>
            </w:r>
            <w:r w:rsidR="007242F1" w:rsidRPr="00F71A9A">
              <w:rPr>
                <w:rFonts w:ascii="Gill Sans MT" w:hAnsi="Gill Sans MT"/>
                <w:color w:val="000000"/>
                <w:sz w:val="20"/>
                <w:szCs w:val="20"/>
              </w:rPr>
              <w:t xml:space="preserve">.From the central part of this village, how many kilometers is it to the nearest clinic or health center?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hclinic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F9B85C5" w14:textId="274CA04F"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C26. What is the most common method of transportation from the village to the nearest clinic or health center?</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0F4368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3DD5EC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E89711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9C4BB8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B59FB2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7090BE49" w14:textId="06052FB0"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659AE851"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C27. </w:t>
            </w:r>
            <w:r w:rsidR="007242F1" w:rsidRPr="00F71A9A">
              <w:rPr>
                <w:rFonts w:ascii="Gill Sans MT" w:hAnsi="Gill Sans MT"/>
                <w:color w:val="000000"/>
                <w:sz w:val="20"/>
                <w:szCs w:val="20"/>
              </w:rPr>
              <w:t xml:space="preserve">From the central part of this village, how many kilometers is it to the nearest bank or microfinance office?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hbank</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C32539F" w14:textId="02CF690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C.28 What is the most common method of transportation from the village to the nearest bank or microfinance office?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D20F6B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4A50A4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3A87B95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3DEAC0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07B605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39D20B5" w14:textId="682AC4FC"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BA4711E"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C29</w:t>
            </w:r>
            <w:r w:rsidR="007242F1" w:rsidRPr="00F71A9A">
              <w:rPr>
                <w:rFonts w:ascii="Gill Sans MT" w:hAnsi="Gill Sans MT"/>
                <w:color w:val="000000"/>
                <w:sz w:val="20"/>
                <w:szCs w:val="20"/>
              </w:rPr>
              <w:t xml:space="preserve">.From the central part of this village, how many kilometers is it to the nearest </w:t>
            </w:r>
            <w:commentRangeStart w:id="1"/>
            <w:commentRangeStart w:id="2"/>
            <w:r w:rsidR="007242F1" w:rsidRPr="00F71A9A">
              <w:rPr>
                <w:rFonts w:ascii="Gill Sans MT" w:hAnsi="Gill Sans MT"/>
                <w:color w:val="000000"/>
                <w:sz w:val="20"/>
                <w:szCs w:val="20"/>
              </w:rPr>
              <w:t>borehole</w:t>
            </w:r>
            <w:commentRangeEnd w:id="1"/>
            <w:r w:rsidR="000E1818">
              <w:rPr>
                <w:rStyle w:val="CommentReference"/>
              </w:rPr>
              <w:commentReference w:id="1"/>
            </w:r>
            <w:r w:rsidR="007242F1" w:rsidRPr="00F71A9A">
              <w:rPr>
                <w:rFonts w:ascii="Gill Sans MT" w:hAnsi="Gill Sans MT"/>
                <w:color w:val="000000"/>
                <w:sz w:val="20"/>
                <w:szCs w:val="20"/>
              </w:rPr>
              <w:t xml:space="preserve">?   </w:t>
            </w:r>
            <w:commentRangeEnd w:id="2"/>
            <w:r w:rsidR="00036578">
              <w:rPr>
                <w:rStyle w:val="CommentReference"/>
              </w:rPr>
              <w:commentReference w:id="2"/>
            </w:r>
            <w:r w:rsidR="007242F1" w:rsidRPr="00F71A9A">
              <w:rPr>
                <w:rFonts w:ascii="Gill Sans MT" w:hAnsi="Gill Sans MT"/>
                <w:b/>
                <w:color w:val="000000"/>
                <w:sz w:val="20"/>
                <w:szCs w:val="20"/>
              </w:rPr>
              <w:t>(</w:t>
            </w:r>
            <w:proofErr w:type="spellStart"/>
            <w:proofErr w:type="gramStart"/>
            <w:r w:rsidR="007242F1" w:rsidRPr="00F71A9A">
              <w:rPr>
                <w:rFonts w:ascii="Gill Sans MT" w:hAnsi="Gill Sans MT"/>
                <w:b/>
                <w:color w:val="000000"/>
                <w:sz w:val="20"/>
                <w:szCs w:val="20"/>
              </w:rPr>
              <w:t>hbore</w:t>
            </w:r>
            <w:proofErr w:type="spellEnd"/>
            <w:proofErr w:type="gram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EF085F3" w14:textId="3E943DA7"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C.30 What is the most common method of transportation from the village to the nearest borehole?   </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EC275B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529F4D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5A2F1E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7266F1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881FA6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01B7323" w14:textId="4D707B9D"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2B50ABC4" w:rsidR="007242F1" w:rsidRPr="00F71A9A" w:rsidRDefault="0012712C" w:rsidP="00AC7CBE">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C31</w:t>
            </w:r>
            <w:r w:rsidR="007242F1" w:rsidRPr="00F71A9A">
              <w:rPr>
                <w:rFonts w:ascii="Gill Sans MT" w:hAnsi="Gill Sans MT"/>
                <w:sz w:val="20"/>
                <w:szCs w:val="20"/>
              </w:rPr>
              <w:t xml:space="preserve">.From the central part of this village, how many kilometers is it to the nearest agricultural camp officer?  </w:t>
            </w:r>
            <w:r w:rsidR="007242F1" w:rsidRPr="00F71A9A">
              <w:rPr>
                <w:rFonts w:ascii="Gill Sans MT" w:hAnsi="Gill Sans MT"/>
                <w:b/>
                <w:sz w:val="20"/>
                <w:szCs w:val="20"/>
              </w:rPr>
              <w:t>(</w:t>
            </w:r>
            <w:proofErr w:type="spellStart"/>
            <w:r w:rsidR="007242F1" w:rsidRPr="00F71A9A">
              <w:rPr>
                <w:rFonts w:ascii="Gill Sans MT" w:hAnsi="Gill Sans MT"/>
                <w:b/>
                <w:sz w:val="20"/>
                <w:szCs w:val="20"/>
              </w:rPr>
              <w:t>hagoffice</w:t>
            </w:r>
            <w:proofErr w:type="spellEnd"/>
            <w:r w:rsidR="007242F1" w:rsidRPr="00F71A9A">
              <w:rPr>
                <w:rFonts w:ascii="Gill Sans MT" w:hAnsi="Gill Sans MT"/>
                <w:b/>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F226B90" w14:textId="50DA43D0"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C.32 What is the most common method of transportation from the village to the nearest </w:t>
            </w:r>
            <w:r w:rsidRPr="00F71A9A">
              <w:rPr>
                <w:rFonts w:ascii="Gill Sans MT" w:hAnsi="Gill Sans MT"/>
                <w:sz w:val="20"/>
                <w:szCs w:val="20"/>
              </w:rPr>
              <w:t xml:space="preserve">agricultural camp officer?  </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2605589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625A06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C887F8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B91BA5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0A6299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4174A727" w14:textId="21976B0A"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DA6359" w:rsidRPr="00F71A9A"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F71A9A" w:rsidRDefault="00DA6359"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1D351E09" w:rsidR="00DA6359" w:rsidRPr="00F71A9A" w:rsidRDefault="00DA6359" w:rsidP="0012712C">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w:t>
            </w:r>
            <w:r w:rsidR="0012712C" w:rsidRPr="00F71A9A">
              <w:rPr>
                <w:rFonts w:ascii="Gill Sans MT" w:hAnsi="Gill Sans MT"/>
                <w:sz w:val="20"/>
                <w:szCs w:val="20"/>
              </w:rPr>
              <w:t>33</w:t>
            </w:r>
            <w:r w:rsidR="00471179" w:rsidRPr="00F71A9A">
              <w:rPr>
                <w:rFonts w:ascii="Gill Sans MT" w:hAnsi="Gill Sans MT"/>
                <w:sz w:val="20"/>
                <w:szCs w:val="20"/>
              </w:rPr>
              <w:t>.</w:t>
            </w:r>
            <w:r w:rsidRPr="00F71A9A">
              <w:rPr>
                <w:rFonts w:ascii="Gill Sans MT" w:hAnsi="Gill Sans MT"/>
                <w:sz w:val="20"/>
                <w:szCs w:val="20"/>
              </w:rPr>
              <w:t xml:space="preserve">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F71A9A" w:rsidRDefault="00DA6359"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61CD478" w14:textId="19CDF51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C.34 What is the most common method of transportation from the village to the nearest </w:t>
            </w:r>
            <w:r w:rsidRPr="00F71A9A">
              <w:rPr>
                <w:rFonts w:ascii="Gill Sans MT" w:hAnsi="Gill Sans MT"/>
                <w:sz w:val="20"/>
                <w:szCs w:val="20"/>
              </w:rPr>
              <w:t xml:space="preserve">electricity supply?  </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2C8CC5C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2F8D3F4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8C0B57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3FF9F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0A647C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0330B05" w14:textId="761D1FB8"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DA6359" w:rsidRPr="00F71A9A"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F71A9A" w:rsidRDefault="00DA6359"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C669385" w14:textId="56C6FA73" w:rsidR="000A4D66" w:rsidRPr="00F71A9A" w:rsidRDefault="0012712C" w:rsidP="00AC7CBE">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C35</w:t>
            </w:r>
            <w:r w:rsidR="00471179" w:rsidRPr="00F71A9A">
              <w:rPr>
                <w:rFonts w:ascii="Gill Sans MT" w:hAnsi="Gill Sans MT"/>
                <w:sz w:val="20"/>
                <w:szCs w:val="20"/>
              </w:rPr>
              <w:t>.</w:t>
            </w:r>
            <w:r w:rsidR="00DA6359" w:rsidRPr="00F71A9A">
              <w:rPr>
                <w:rFonts w:ascii="Gill Sans MT" w:hAnsi="Gill Sans MT"/>
                <w:sz w:val="20"/>
                <w:szCs w:val="20"/>
              </w:rPr>
              <w:t xml:space="preserve">From the central part of this village, how many kilometers is it to the nearest police station?  </w:t>
            </w: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F71A9A" w:rsidRDefault="00DA6359"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568C62F" w14:textId="2A82E79E"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C.36 </w:t>
            </w:r>
            <w:r w:rsidR="00DA6359" w:rsidRPr="00F71A9A">
              <w:rPr>
                <w:rFonts w:ascii="Gill Sans MT" w:hAnsi="Gill Sans MT"/>
                <w:color w:val="000000"/>
                <w:sz w:val="20"/>
                <w:szCs w:val="2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3C415E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7489D5F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6E1B59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C00A53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FCE373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681DF2C" w14:textId="652A3BD5"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12712C" w:rsidRPr="00F71A9A" w14:paraId="0FB6EB1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F1B263A"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5F965CF4" w14:textId="407E0DEE"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C37.From the central part of this village, how many kilometers is it to the nearest national park?  </w:t>
            </w:r>
          </w:p>
        </w:tc>
        <w:tc>
          <w:tcPr>
            <w:tcW w:w="4320" w:type="dxa"/>
            <w:gridSpan w:val="2"/>
            <w:tcBorders>
              <w:top w:val="single" w:sz="4" w:space="0" w:color="000000"/>
              <w:bottom w:val="single" w:sz="4" w:space="0" w:color="000000"/>
              <w:right w:val="single" w:sz="18" w:space="0" w:color="000000"/>
            </w:tcBorders>
          </w:tcPr>
          <w:p w14:paraId="2678ED56" w14:textId="5F38349C" w:rsidR="0012712C" w:rsidRPr="00F71A9A" w:rsidRDefault="0012712C"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i/>
                <w:color w:val="A6A6A6" w:themeColor="background1" w:themeShade="A6"/>
                <w:sz w:val="20"/>
                <w:szCs w:val="20"/>
              </w:rPr>
              <w:t>(Integer)</w:t>
            </w:r>
          </w:p>
        </w:tc>
        <w:tc>
          <w:tcPr>
            <w:tcW w:w="732" w:type="dxa"/>
            <w:tcBorders>
              <w:top w:val="single" w:sz="18" w:space="0" w:color="000000"/>
              <w:left w:val="single" w:sz="18" w:space="0" w:color="000000"/>
              <w:bottom w:val="single" w:sz="18" w:space="0" w:color="000000"/>
              <w:right w:val="single" w:sz="18" w:space="0" w:color="000000"/>
            </w:tcBorders>
          </w:tcPr>
          <w:p w14:paraId="0835B6EA" w14:textId="77777777" w:rsidR="0012712C" w:rsidRPr="00F71A9A" w:rsidRDefault="0012712C" w:rsidP="00AC7CBE">
            <w:pPr>
              <w:spacing w:after="0" w:line="240" w:lineRule="auto"/>
              <w:contextualSpacing/>
              <w:rPr>
                <w:rFonts w:ascii="Gill Sans MT" w:eastAsia="Calibri" w:hAnsi="Gill Sans MT" w:cs="Times New Roman"/>
                <w:i/>
                <w:color w:val="A6A6A6"/>
                <w:sz w:val="20"/>
                <w:szCs w:val="20"/>
              </w:rPr>
            </w:pPr>
          </w:p>
        </w:tc>
      </w:tr>
      <w:tr w:rsidR="0012712C" w:rsidRPr="00F71A9A" w14:paraId="4E3714A2"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A36C032"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177F7DD" w14:textId="3EE931C3"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C28 What is the most common method of transportation from the village to the nearest </w:t>
            </w:r>
            <w:r w:rsidRPr="00F71A9A">
              <w:rPr>
                <w:rFonts w:ascii="Gill Sans MT" w:hAnsi="Gill Sans MT"/>
                <w:sz w:val="20"/>
                <w:szCs w:val="20"/>
              </w:rPr>
              <w:t xml:space="preserve">national park?  </w:t>
            </w:r>
          </w:p>
        </w:tc>
        <w:tc>
          <w:tcPr>
            <w:tcW w:w="4320" w:type="dxa"/>
            <w:gridSpan w:val="2"/>
            <w:tcBorders>
              <w:top w:val="single" w:sz="4" w:space="0" w:color="000000"/>
              <w:bottom w:val="single" w:sz="4" w:space="0" w:color="000000"/>
              <w:right w:val="single" w:sz="18" w:space="0" w:color="000000"/>
            </w:tcBorders>
          </w:tcPr>
          <w:p w14:paraId="699D68E4"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6CDEBD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4DD57FF"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A8590A7"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10B274A"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03EF2CCF"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lastRenderedPageBreak/>
              <w:t>6=Combination of modes</w:t>
            </w:r>
          </w:p>
          <w:p w14:paraId="426C8784" w14:textId="0996BC65" w:rsidR="0012712C" w:rsidRPr="00F71A9A" w:rsidRDefault="0012712C"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897AF90" w14:textId="76C63532" w:rsidR="0012712C" w:rsidRPr="00F71A9A" w:rsidRDefault="0012712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12712C" w:rsidRPr="00F71A9A" w14:paraId="6ECDDE8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0546C6E"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1D06F09" w14:textId="544ED42B"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C39.From the central part of this village, how many kilometers is it to the nearest forest reserve?  </w:t>
            </w:r>
          </w:p>
        </w:tc>
        <w:tc>
          <w:tcPr>
            <w:tcW w:w="4320" w:type="dxa"/>
            <w:gridSpan w:val="2"/>
            <w:tcBorders>
              <w:top w:val="single" w:sz="4" w:space="0" w:color="000000"/>
              <w:bottom w:val="single" w:sz="4" w:space="0" w:color="000000"/>
              <w:right w:val="single" w:sz="18" w:space="0" w:color="000000"/>
            </w:tcBorders>
          </w:tcPr>
          <w:p w14:paraId="04407328" w14:textId="2354DE99"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i/>
                <w:color w:val="A6A6A6" w:themeColor="background1" w:themeShade="A6"/>
                <w:sz w:val="20"/>
                <w:szCs w:val="20"/>
              </w:rPr>
              <w:t>(Integer)</w:t>
            </w:r>
          </w:p>
        </w:tc>
        <w:tc>
          <w:tcPr>
            <w:tcW w:w="732" w:type="dxa"/>
            <w:tcBorders>
              <w:top w:val="single" w:sz="18" w:space="0" w:color="000000"/>
              <w:left w:val="single" w:sz="18" w:space="0" w:color="000000"/>
              <w:bottom w:val="single" w:sz="18" w:space="0" w:color="000000"/>
              <w:right w:val="single" w:sz="18" w:space="0" w:color="000000"/>
            </w:tcBorders>
          </w:tcPr>
          <w:p w14:paraId="378E7290" w14:textId="77777777" w:rsidR="0012712C" w:rsidRPr="00F71A9A" w:rsidRDefault="0012712C" w:rsidP="00AC7CBE">
            <w:pPr>
              <w:spacing w:after="0" w:line="240" w:lineRule="auto"/>
              <w:contextualSpacing/>
              <w:rPr>
                <w:rFonts w:ascii="Gill Sans MT" w:eastAsia="Calibri" w:hAnsi="Gill Sans MT" w:cs="Times New Roman"/>
                <w:i/>
                <w:color w:val="A6A6A6"/>
                <w:sz w:val="20"/>
                <w:szCs w:val="20"/>
              </w:rPr>
            </w:pPr>
          </w:p>
        </w:tc>
      </w:tr>
      <w:tr w:rsidR="0012712C" w:rsidRPr="00F71A9A" w14:paraId="0D6A9C1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9B5861F"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3E732A5" w14:textId="6F2E56E0"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C.40 What is the most common method of transportation from the village to the nearest </w:t>
            </w:r>
            <w:r w:rsidRPr="00F71A9A">
              <w:rPr>
                <w:rFonts w:ascii="Gill Sans MT" w:hAnsi="Gill Sans MT"/>
                <w:sz w:val="20"/>
                <w:szCs w:val="20"/>
              </w:rPr>
              <w:t xml:space="preserve">forest reserve?   </w:t>
            </w:r>
          </w:p>
        </w:tc>
        <w:tc>
          <w:tcPr>
            <w:tcW w:w="4320" w:type="dxa"/>
            <w:gridSpan w:val="2"/>
            <w:tcBorders>
              <w:top w:val="single" w:sz="4" w:space="0" w:color="000000"/>
              <w:bottom w:val="single" w:sz="4" w:space="0" w:color="000000"/>
              <w:right w:val="single" w:sz="18" w:space="0" w:color="000000"/>
            </w:tcBorders>
          </w:tcPr>
          <w:p w14:paraId="4C40302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5840D7A"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605DBD5"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9CF646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544B9E15"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73FC5D39"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78EC68D" w14:textId="33914C7E"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0B63C433" w14:textId="6830501E" w:rsidR="0012712C" w:rsidRPr="00F71A9A" w:rsidRDefault="0012712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5529801F" w14:textId="77777777" w:rsidR="007242F1" w:rsidRPr="00F71A9A" w:rsidRDefault="007242F1" w:rsidP="00AC7CBE">
      <w:pPr>
        <w:spacing w:after="0" w:line="240" w:lineRule="auto"/>
        <w:contextualSpacing/>
        <w:rPr>
          <w:rFonts w:ascii="Gill Sans MT" w:eastAsia="Times New Roman" w:hAnsi="Gill Sans MT" w:cs="Times New Roman"/>
          <w:b/>
          <w:color w:val="000000"/>
          <w:sz w:val="20"/>
          <w:szCs w:val="2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F71A9A" w14:paraId="04EE07DC" w14:textId="77777777" w:rsidTr="0029447F">
        <w:trPr>
          <w:trHeight w:val="992"/>
        </w:trPr>
        <w:tc>
          <w:tcPr>
            <w:tcW w:w="359" w:type="dxa"/>
            <w:tcBorders>
              <w:top w:val="single" w:sz="4" w:space="0" w:color="000000"/>
              <w:left w:val="single" w:sz="4" w:space="0" w:color="000000"/>
              <w:bottom w:val="single" w:sz="4" w:space="0" w:color="auto"/>
              <w:right w:val="single" w:sz="4" w:space="0" w:color="auto"/>
            </w:tcBorders>
          </w:tcPr>
          <w:p w14:paraId="07771830"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000000"/>
              <w:left w:val="single" w:sz="4" w:space="0" w:color="auto"/>
              <w:bottom w:val="single" w:sz="4" w:space="0" w:color="auto"/>
            </w:tcBorders>
          </w:tcPr>
          <w:p w14:paraId="0747DADB" w14:textId="07E416D8" w:rsidR="0029447F" w:rsidRPr="00F71A9A" w:rsidRDefault="00FF0DA8" w:rsidP="00AC7CBE">
            <w:pPr>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Do people in thi</w:t>
            </w:r>
            <w:r w:rsidR="0029447F" w:rsidRPr="00F71A9A">
              <w:rPr>
                <w:rFonts w:ascii="Gill Sans MT" w:hAnsi="Gill Sans MT" w:cs="TimesNewRomanPS-ItalicMT"/>
                <w:iCs/>
                <w:sz w:val="20"/>
                <w:szCs w:val="20"/>
              </w:rPr>
              <w:t xml:space="preserve">s village graze their animals in community traditional forestlands? </w:t>
            </w:r>
          </w:p>
          <w:p w14:paraId="544D22C0"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2E3B0820"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29B38E71"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7EE78C6D" w14:textId="574AE5FC" w:rsidR="00FF0DA8" w:rsidRPr="00F71A9A" w:rsidRDefault="00FF0DA8" w:rsidP="0029447F">
            <w:pPr>
              <w:spacing w:after="0" w:line="240" w:lineRule="auto"/>
              <w:contextualSpacing/>
              <w:rPr>
                <w:rFonts w:ascii="Gill Sans MT" w:hAnsi="Gill Sans MT" w:cs="TimesNewRomanPS-ItalicMT"/>
                <w:iCs/>
                <w:sz w:val="20"/>
                <w:szCs w:val="20"/>
              </w:rPr>
            </w:pPr>
          </w:p>
        </w:tc>
        <w:tc>
          <w:tcPr>
            <w:tcW w:w="4344" w:type="dxa"/>
            <w:tcBorders>
              <w:top w:val="single" w:sz="4" w:space="0" w:color="000000"/>
              <w:bottom w:val="single" w:sz="4" w:space="0" w:color="auto"/>
              <w:right w:val="single" w:sz="18" w:space="0" w:color="000000"/>
            </w:tcBorders>
          </w:tcPr>
          <w:p w14:paraId="14032B22" w14:textId="3F555B75"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FF0DA8" w:rsidRPr="00F71A9A">
              <w:rPr>
                <w:rFonts w:ascii="Gill Sans MT" w:hAnsi="Gill Sans MT"/>
                <w:sz w:val="20"/>
                <w:szCs w:val="20"/>
              </w:rPr>
              <w:t>=No</w:t>
            </w:r>
          </w:p>
          <w:p w14:paraId="589A82CE" w14:textId="17E0B14D"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3A98EF4E"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18214E5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18" w:space="0" w:color="000000"/>
              <w:left w:val="single" w:sz="18" w:space="0" w:color="000000"/>
              <w:bottom w:val="single" w:sz="4" w:space="0" w:color="auto"/>
              <w:right w:val="single" w:sz="18" w:space="0" w:color="000000"/>
            </w:tcBorders>
          </w:tcPr>
          <w:p w14:paraId="50C732A0"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447F" w:rsidRPr="00F71A9A" w14:paraId="73B42203" w14:textId="77777777" w:rsidTr="0029447F">
        <w:trPr>
          <w:trHeight w:val="920"/>
        </w:trPr>
        <w:tc>
          <w:tcPr>
            <w:tcW w:w="359" w:type="dxa"/>
            <w:tcBorders>
              <w:top w:val="single" w:sz="4" w:space="0" w:color="auto"/>
              <w:left w:val="single" w:sz="4" w:space="0" w:color="000000"/>
              <w:bottom w:val="single" w:sz="4" w:space="0" w:color="000000"/>
              <w:right w:val="single" w:sz="4" w:space="0" w:color="auto"/>
            </w:tcBorders>
          </w:tcPr>
          <w:p w14:paraId="7B69CFA2" w14:textId="77777777" w:rsidR="0029447F" w:rsidRPr="00F71A9A" w:rsidRDefault="0029447F"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auto"/>
              <w:left w:val="single" w:sz="4" w:space="0" w:color="auto"/>
              <w:bottom w:val="single" w:sz="4" w:space="0" w:color="000000"/>
            </w:tcBorders>
          </w:tcPr>
          <w:p w14:paraId="254F71F7" w14:textId="6F65D188" w:rsidR="0029447F" w:rsidRPr="00F71A9A" w:rsidRDefault="0029447F" w:rsidP="0029447F">
            <w:pPr>
              <w:spacing w:after="0" w:line="240" w:lineRule="auto"/>
              <w:contextualSpacing/>
              <w:rPr>
                <w:rFonts w:ascii="Gill Sans MT" w:hAnsi="Gill Sans MT" w:cs="TimesNewRomanPS-ItalicMT"/>
                <w:iCs/>
                <w:sz w:val="20"/>
                <w:szCs w:val="20"/>
              </w:rPr>
            </w:pPr>
            <w:r w:rsidRPr="00F71A9A">
              <w:rPr>
                <w:rFonts w:ascii="Gill Sans MT" w:hAnsi="Gill Sans MT"/>
                <w:sz w:val="20"/>
                <w:szCs w:val="20"/>
              </w:rPr>
              <w:t>Do community members graze their animals in National Parks or Reserves?</w:t>
            </w:r>
          </w:p>
        </w:tc>
        <w:tc>
          <w:tcPr>
            <w:tcW w:w="4344" w:type="dxa"/>
            <w:tcBorders>
              <w:top w:val="single" w:sz="4" w:space="0" w:color="auto"/>
              <w:bottom w:val="single" w:sz="4" w:space="0" w:color="000000"/>
              <w:right w:val="single" w:sz="18" w:space="0" w:color="000000"/>
            </w:tcBorders>
          </w:tcPr>
          <w:p w14:paraId="6FD7FA2E"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0=No</w:t>
            </w:r>
          </w:p>
          <w:p w14:paraId="4BA5A7B4"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1=Yes</w:t>
            </w:r>
            <w:r w:rsidRPr="00F71A9A" w:rsidDel="00226116">
              <w:rPr>
                <w:rFonts w:ascii="Gill Sans MT" w:hAnsi="Gill Sans MT"/>
                <w:sz w:val="20"/>
                <w:szCs w:val="20"/>
              </w:rPr>
              <w:t xml:space="preserve"> </w:t>
            </w:r>
          </w:p>
          <w:p w14:paraId="2D1F7AEF"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3D3CACC" w14:textId="2BBBF4CC"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4" w:space="0" w:color="auto"/>
              <w:left w:val="single" w:sz="18" w:space="0" w:color="000000"/>
              <w:bottom w:val="single" w:sz="18" w:space="0" w:color="000000"/>
              <w:right w:val="single" w:sz="18" w:space="0" w:color="000000"/>
            </w:tcBorders>
          </w:tcPr>
          <w:p w14:paraId="1F17EB8C" w14:textId="77777777" w:rsidR="0029447F" w:rsidRPr="00F71A9A" w:rsidRDefault="0029447F" w:rsidP="00AC7CBE">
            <w:pPr>
              <w:spacing w:after="0" w:line="240" w:lineRule="auto"/>
              <w:contextualSpacing/>
              <w:rPr>
                <w:rFonts w:ascii="Gill Sans MT" w:eastAsia="Calibri" w:hAnsi="Gill Sans MT" w:cs="Times New Roman"/>
                <w:i/>
                <w:color w:val="A6A6A6"/>
                <w:sz w:val="20"/>
                <w:szCs w:val="20"/>
              </w:rPr>
            </w:pPr>
          </w:p>
        </w:tc>
      </w:tr>
      <w:tr w:rsidR="00FF0DA8" w:rsidRPr="00F71A9A"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000000"/>
              <w:left w:val="single" w:sz="4" w:space="0" w:color="auto"/>
              <w:bottom w:val="single" w:sz="4" w:space="0" w:color="000000"/>
            </w:tcBorders>
          </w:tcPr>
          <w:p w14:paraId="13C7E861" w14:textId="3BDDC261"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hAnsi="Gill Sans MT" w:cs="TimesNewRomanPS-ItalicMT"/>
                <w:iCs/>
                <w:sz w:val="20"/>
                <w:szCs w:val="20"/>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418A3BFA"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FF0DA8" w:rsidRPr="00F71A9A">
              <w:rPr>
                <w:rFonts w:ascii="Gill Sans MT" w:hAnsi="Gill Sans MT"/>
                <w:sz w:val="20"/>
                <w:szCs w:val="20"/>
              </w:rPr>
              <w:t>=No</w:t>
            </w:r>
          </w:p>
          <w:p w14:paraId="351E130F" w14:textId="7DBD788B"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5DCDF665"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417279A0"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4E2AFCC1" w14:textId="77777777" w:rsidR="00F42809" w:rsidRPr="00F71A9A" w:rsidRDefault="00F42809" w:rsidP="00AC7CBE">
      <w:pPr>
        <w:spacing w:after="0" w:line="240" w:lineRule="auto"/>
        <w:contextualSpacing/>
        <w:rPr>
          <w:rFonts w:ascii="Gill Sans MT" w:eastAsia="Times New Roman" w:hAnsi="Gill Sans MT" w:cs="Times New Roman"/>
          <w:b/>
          <w:color w:val="000000"/>
          <w:sz w:val="20"/>
          <w:szCs w:val="20"/>
        </w:rPr>
      </w:pPr>
    </w:p>
    <w:p w14:paraId="72DEAE92" w14:textId="77777777" w:rsidR="00303B9C" w:rsidRPr="00F71A9A" w:rsidRDefault="00303B9C" w:rsidP="00AC7CBE">
      <w:pPr>
        <w:autoSpaceDE w:val="0"/>
        <w:autoSpaceDN w:val="0"/>
        <w:adjustRightInd w:val="0"/>
        <w:spacing w:after="0" w:line="240" w:lineRule="auto"/>
        <w:contextualSpacing/>
        <w:rPr>
          <w:rFonts w:ascii="Gill Sans MT" w:hAnsi="Gill Sans MT" w:cs="TimesNewRomanPS-BoldMT"/>
          <w:b/>
          <w:bCs/>
          <w:sz w:val="20"/>
          <w:szCs w:val="20"/>
        </w:rPr>
      </w:pPr>
    </w:p>
    <w:p w14:paraId="77290A15" w14:textId="5BC23B23" w:rsidR="00A1355F" w:rsidRPr="00F71A9A" w:rsidRDefault="003450C1" w:rsidP="00AC7CBE">
      <w:pPr>
        <w:spacing w:after="0" w:line="240" w:lineRule="auto"/>
        <w:contextualSpacing/>
        <w:rPr>
          <w:rFonts w:ascii="Gill Sans MT" w:hAnsi="Gill Sans MT" w:cs="TimesNewRomanPS-BoldMT"/>
          <w:b/>
          <w:bCs/>
          <w:sz w:val="20"/>
          <w:szCs w:val="20"/>
        </w:rPr>
      </w:pPr>
      <w:commentRangeStart w:id="3"/>
      <w:r>
        <w:rPr>
          <w:rFonts w:ascii="Gill Sans MT" w:eastAsia="Times New Roman" w:hAnsi="Gill Sans MT" w:cs="Times New Roman"/>
          <w:b/>
          <w:color w:val="000000"/>
          <w:sz w:val="20"/>
          <w:szCs w:val="20"/>
        </w:rPr>
        <w:t xml:space="preserve">VILLAGE LAND ASSETS </w:t>
      </w:r>
      <w:commentRangeEnd w:id="3"/>
      <w:r w:rsidR="00036578">
        <w:rPr>
          <w:rStyle w:val="CommentReference"/>
        </w:rPr>
        <w:commentReference w:id="3"/>
      </w:r>
    </w:p>
    <w:tbl>
      <w:tblPr>
        <w:tblW w:w="10080" w:type="dxa"/>
        <w:tblInd w:w="-5" w:type="dxa"/>
        <w:tblLayout w:type="fixed"/>
        <w:tblCellMar>
          <w:left w:w="0" w:type="dxa"/>
          <w:right w:w="0" w:type="dxa"/>
        </w:tblCellMar>
        <w:tblLook w:val="0000" w:firstRow="0" w:lastRow="0" w:firstColumn="0" w:lastColumn="0" w:noHBand="0" w:noVBand="0"/>
      </w:tblPr>
      <w:tblGrid>
        <w:gridCol w:w="550"/>
        <w:gridCol w:w="2281"/>
        <w:gridCol w:w="2207"/>
        <w:gridCol w:w="193"/>
        <w:gridCol w:w="2328"/>
        <w:gridCol w:w="1801"/>
        <w:gridCol w:w="720"/>
      </w:tblGrid>
      <w:tr w:rsidR="00FF0DA8" w:rsidRPr="00F71A9A" w14:paraId="7ABEEA4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6B4E4699" w14:textId="77777777" w:rsidR="00FF0DA8" w:rsidRPr="00F71A9A" w:rsidRDefault="00FF0DA8"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w:t>
            </w:r>
          </w:p>
        </w:tc>
        <w:tc>
          <w:tcPr>
            <w:tcW w:w="7009" w:type="dxa"/>
            <w:gridSpan w:val="4"/>
            <w:tcBorders>
              <w:top w:val="single" w:sz="4" w:space="0" w:color="000000"/>
              <w:left w:val="single" w:sz="4" w:space="0" w:color="000000"/>
              <w:right w:val="single" w:sz="18" w:space="0" w:color="000000"/>
            </w:tcBorders>
          </w:tcPr>
          <w:p w14:paraId="34F757F7" w14:textId="64AB0502"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eastAsia="Calibri" w:hAnsi="Gill Sans MT" w:cs="Times New Roman"/>
                <w:w w:val="105"/>
                <w:sz w:val="20"/>
                <w:szCs w:val="20"/>
              </w:rPr>
              <w:t xml:space="preserve">What is the </w:t>
            </w:r>
            <w:commentRangeStart w:id="4"/>
            <w:r w:rsidR="0029447F" w:rsidRPr="00F71A9A">
              <w:rPr>
                <w:rFonts w:ascii="Gill Sans MT" w:eastAsia="Calibri" w:hAnsi="Gill Sans MT" w:cs="Times New Roman"/>
                <w:w w:val="105"/>
                <w:sz w:val="20"/>
                <w:szCs w:val="20"/>
              </w:rPr>
              <w:t>size/</w:t>
            </w:r>
            <w:r w:rsidRPr="00F71A9A">
              <w:rPr>
                <w:rFonts w:ascii="Gill Sans MT" w:eastAsia="Calibri" w:hAnsi="Gill Sans MT" w:cs="Times New Roman"/>
                <w:w w:val="105"/>
                <w:sz w:val="20"/>
                <w:szCs w:val="20"/>
              </w:rPr>
              <w:t xml:space="preserve">area of </w:t>
            </w:r>
            <w:commentRangeEnd w:id="4"/>
            <w:r w:rsidR="0029447F" w:rsidRPr="00F71A9A">
              <w:rPr>
                <w:rStyle w:val="CommentReference"/>
                <w:rFonts w:ascii="Gill Sans MT" w:hAnsi="Gill Sans MT"/>
                <w:sz w:val="20"/>
                <w:szCs w:val="20"/>
              </w:rPr>
              <w:commentReference w:id="4"/>
            </w:r>
            <w:r w:rsidRPr="00F71A9A">
              <w:rPr>
                <w:rFonts w:ascii="Gill Sans MT" w:eastAsia="Calibri" w:hAnsi="Gill Sans MT" w:cs="Times New Roman"/>
                <w:w w:val="105"/>
                <w:sz w:val="20"/>
                <w:szCs w:val="20"/>
              </w:rPr>
              <w:t>your village?</w:t>
            </w:r>
            <w:r w:rsidRPr="00F71A9A">
              <w:rPr>
                <w:rFonts w:ascii="Gill Sans MT" w:eastAsia="Calibri" w:hAnsi="Gill Sans MT" w:cs="Times New Roman"/>
                <w:i/>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Theme="minorEastAsia" w:hAnsi="Gill Sans MT"/>
                <w:b/>
                <w:color w:val="000000"/>
                <w:sz w:val="20"/>
                <w:szCs w:val="20"/>
                <w:lang w:eastAsia="zh-CN"/>
              </w:rPr>
              <w:t>hvarea</w:t>
            </w:r>
            <w:proofErr w:type="spellEnd"/>
            <w:r w:rsidRPr="00F71A9A">
              <w:rPr>
                <w:rFonts w:ascii="Gill Sans MT" w:eastAsiaTheme="minorEastAsia" w:hAnsi="Gill Sans MT"/>
                <w:b/>
                <w:color w:val="000000"/>
                <w:sz w:val="20"/>
                <w:szCs w:val="20"/>
                <w:lang w:eastAsia="zh-CN"/>
              </w:rPr>
              <w:t xml:space="preserve">)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3FFC2C25" w14:textId="77777777" w:rsidTr="00C70E1F">
        <w:trPr>
          <w:trHeight w:val="20"/>
        </w:trPr>
        <w:tc>
          <w:tcPr>
            <w:tcW w:w="550" w:type="dxa"/>
            <w:vMerge/>
            <w:tcBorders>
              <w:left w:val="single" w:sz="4" w:space="0" w:color="000000"/>
              <w:bottom w:val="single" w:sz="4" w:space="0" w:color="000000"/>
              <w:right w:val="single" w:sz="4" w:space="0" w:color="000000"/>
            </w:tcBorders>
          </w:tcPr>
          <w:p w14:paraId="092E1430"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47C9350D"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0D0515BB"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171F70E4"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2C3A990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5F0D258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1665047C"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47DE04D9"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146B03F" w14:textId="621C5F98"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D2</w:t>
            </w:r>
          </w:p>
        </w:tc>
        <w:tc>
          <w:tcPr>
            <w:tcW w:w="7009" w:type="dxa"/>
            <w:gridSpan w:val="4"/>
            <w:tcBorders>
              <w:top w:val="single" w:sz="4" w:space="0" w:color="000000"/>
              <w:left w:val="single" w:sz="4" w:space="0" w:color="000000"/>
              <w:right w:val="single" w:sz="18" w:space="0" w:color="000000"/>
            </w:tcBorders>
          </w:tcPr>
          <w:p w14:paraId="7FE438BD" w14:textId="206C35CA"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hAnsi="Gill Sans MT"/>
                <w:color w:val="000000"/>
                <w:sz w:val="20"/>
                <w:szCs w:val="20"/>
              </w:rPr>
              <w:t xml:space="preserve">What </w:t>
            </w:r>
            <w:commentRangeStart w:id="5"/>
            <w:r w:rsidRPr="00F71A9A">
              <w:rPr>
                <w:rFonts w:ascii="Gill Sans MT" w:hAnsi="Gill Sans MT"/>
                <w:color w:val="000000"/>
                <w:sz w:val="20"/>
                <w:szCs w:val="20"/>
              </w:rPr>
              <w:t xml:space="preserve">area </w:t>
            </w:r>
            <w:commentRangeEnd w:id="5"/>
            <w:r w:rsidR="005D3FDE" w:rsidRPr="00F71A9A">
              <w:rPr>
                <w:rStyle w:val="CommentReference"/>
                <w:rFonts w:ascii="Gill Sans MT" w:hAnsi="Gill Sans MT"/>
                <w:sz w:val="20"/>
                <w:szCs w:val="20"/>
              </w:rPr>
              <w:commentReference w:id="5"/>
            </w:r>
            <w:r w:rsidRPr="00F71A9A">
              <w:rPr>
                <w:rFonts w:ascii="Gill Sans MT" w:hAnsi="Gill Sans MT"/>
                <w:color w:val="000000"/>
                <w:sz w:val="20"/>
                <w:szCs w:val="20"/>
              </w:rPr>
              <w:t xml:space="preserve">of land is allocated to individual households?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hvland</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26D6BF5D" w14:textId="77777777" w:rsidTr="00C70E1F">
        <w:trPr>
          <w:trHeight w:val="20"/>
        </w:trPr>
        <w:tc>
          <w:tcPr>
            <w:tcW w:w="550" w:type="dxa"/>
            <w:vMerge/>
            <w:tcBorders>
              <w:left w:val="single" w:sz="4" w:space="0" w:color="000000"/>
              <w:bottom w:val="single" w:sz="4" w:space="0" w:color="000000"/>
              <w:right w:val="single" w:sz="4" w:space="0" w:color="000000"/>
            </w:tcBorders>
          </w:tcPr>
          <w:p w14:paraId="2B6CD3DF"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0908E01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3489902C"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1C6CBC3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127CF70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5F1D7CBE"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09475D84"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4E3A590C"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17781A45" w14:textId="418D521B"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D3</w:t>
            </w:r>
          </w:p>
        </w:tc>
        <w:tc>
          <w:tcPr>
            <w:tcW w:w="7009" w:type="dxa"/>
            <w:gridSpan w:val="4"/>
            <w:tcBorders>
              <w:top w:val="single" w:sz="4" w:space="0" w:color="000000"/>
              <w:left w:val="single" w:sz="4" w:space="0" w:color="000000"/>
              <w:right w:val="single" w:sz="18" w:space="0" w:color="000000"/>
            </w:tcBorders>
          </w:tcPr>
          <w:p w14:paraId="7594877B" w14:textId="07D14A07" w:rsidR="00FF0DA8" w:rsidRPr="00F71A9A" w:rsidRDefault="00FF0DA8" w:rsidP="00AC7CBE">
            <w:pPr>
              <w:pStyle w:val="longtableQtext"/>
              <w:spacing w:after="0" w:line="240" w:lineRule="auto"/>
              <w:contextualSpacing/>
              <w:rPr>
                <w:rFonts w:ascii="Gill Sans MT" w:eastAsiaTheme="minorEastAsia" w:hAnsi="Gill Sans MT"/>
                <w:sz w:val="20"/>
                <w:szCs w:val="20"/>
                <w:lang w:eastAsia="zh-CN"/>
              </w:rPr>
            </w:pPr>
            <w:r w:rsidRPr="00F71A9A">
              <w:rPr>
                <w:rFonts w:ascii="Gill Sans MT" w:eastAsiaTheme="minorEastAsia" w:hAnsi="Gill Sans MT"/>
                <w:sz w:val="20"/>
                <w:szCs w:val="20"/>
                <w:lang w:eastAsia="zh-CN"/>
              </w:rPr>
              <w:t xml:space="preserve">What area of land is unallocated? </w:t>
            </w:r>
            <w:r w:rsidRPr="00F71A9A">
              <w:rPr>
                <w:rFonts w:ascii="Gill Sans MT" w:eastAsia="Calibri" w:hAnsi="Gill Sans MT" w:cs="Times New Roman"/>
                <w:i/>
                <w:color w:val="auto"/>
                <w:w w:val="105"/>
                <w:sz w:val="20"/>
                <w:szCs w:val="20"/>
              </w:rPr>
              <w:t>under village authority</w:t>
            </w:r>
            <w:r w:rsidRPr="00F71A9A">
              <w:rPr>
                <w:rFonts w:ascii="Gill Sans MT" w:eastAsiaTheme="minorEastAsia" w:hAnsi="Gill Sans MT"/>
                <w:sz w:val="20"/>
                <w:szCs w:val="20"/>
                <w:lang w:eastAsia="zh-CN"/>
              </w:rPr>
              <w:t xml:space="preserve"> </w:t>
            </w:r>
            <w:r w:rsidRPr="00F71A9A">
              <w:rPr>
                <w:rFonts w:ascii="Gill Sans MT" w:eastAsiaTheme="minorEastAsia" w:hAnsi="Gill Sans MT"/>
                <w:b/>
                <w:sz w:val="20"/>
                <w:szCs w:val="20"/>
                <w:lang w:eastAsia="zh-CN"/>
              </w:rPr>
              <w:t>(</w:t>
            </w:r>
            <w:proofErr w:type="spellStart"/>
            <w:r w:rsidRPr="00F71A9A">
              <w:rPr>
                <w:rFonts w:ascii="Gill Sans MT" w:eastAsiaTheme="minorEastAsia" w:hAnsi="Gill Sans MT"/>
                <w:b/>
                <w:sz w:val="20"/>
                <w:szCs w:val="20"/>
                <w:lang w:eastAsia="zh-CN"/>
              </w:rPr>
              <w:t>hvland_unallocated</w:t>
            </w:r>
            <w:proofErr w:type="spellEnd"/>
            <w:r w:rsidRPr="00F71A9A">
              <w:rPr>
                <w:rFonts w:ascii="Gill Sans MT" w:eastAsiaTheme="minorEastAsia" w:hAnsi="Gill Sans MT"/>
                <w:b/>
                <w:sz w:val="20"/>
                <w:szCs w:val="20"/>
                <w:lang w:eastAsia="zh-CN"/>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2297EB40" w14:textId="77777777" w:rsidTr="00C70E1F">
        <w:trPr>
          <w:trHeight w:val="20"/>
        </w:trPr>
        <w:tc>
          <w:tcPr>
            <w:tcW w:w="550" w:type="dxa"/>
            <w:vMerge/>
            <w:tcBorders>
              <w:left w:val="single" w:sz="4" w:space="0" w:color="000000"/>
              <w:bottom w:val="single" w:sz="4" w:space="0" w:color="000000"/>
              <w:right w:val="single" w:sz="4" w:space="0" w:color="000000"/>
            </w:tcBorders>
          </w:tcPr>
          <w:p w14:paraId="2F76FFEC"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0344BD0E"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7F157E06"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7690B85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28FDFF96"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3342E6B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28992643"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68A9BD7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928AA2D" w14:textId="6DFFC263"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D4</w:t>
            </w:r>
          </w:p>
        </w:tc>
        <w:tc>
          <w:tcPr>
            <w:tcW w:w="7009" w:type="dxa"/>
            <w:gridSpan w:val="4"/>
            <w:tcBorders>
              <w:top w:val="single" w:sz="4" w:space="0" w:color="000000"/>
              <w:left w:val="single" w:sz="4" w:space="0" w:color="000000"/>
              <w:right w:val="single" w:sz="18" w:space="0" w:color="000000"/>
            </w:tcBorders>
          </w:tcPr>
          <w:p w14:paraId="68155577" w14:textId="55E63279"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hAnsi="Gill Sans MT"/>
                <w:color w:val="000000"/>
                <w:sz w:val="20"/>
                <w:szCs w:val="20"/>
              </w:rPr>
              <w:t xml:space="preserve">Of the unallocated land, what area is suitable for crop production?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hvcrop</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3EC188FC" w14:textId="77777777" w:rsidTr="00C70E1F">
        <w:trPr>
          <w:trHeight w:val="20"/>
        </w:trPr>
        <w:tc>
          <w:tcPr>
            <w:tcW w:w="550" w:type="dxa"/>
            <w:vMerge/>
            <w:tcBorders>
              <w:left w:val="single" w:sz="4" w:space="0" w:color="000000"/>
              <w:bottom w:val="single" w:sz="4" w:space="0" w:color="000000"/>
              <w:right w:val="single" w:sz="4" w:space="0" w:color="000000"/>
            </w:tcBorders>
          </w:tcPr>
          <w:p w14:paraId="52D5C1C3"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6D773FA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12D13C5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(1)Lime</w:t>
            </w:r>
          </w:p>
        </w:tc>
        <w:tc>
          <w:tcPr>
            <w:tcW w:w="2400" w:type="dxa"/>
            <w:gridSpan w:val="2"/>
            <w:tcBorders>
              <w:bottom w:val="single" w:sz="4" w:space="0" w:color="000000"/>
            </w:tcBorders>
          </w:tcPr>
          <w:p w14:paraId="00048D48"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(2)Acre</w:t>
            </w:r>
          </w:p>
          <w:p w14:paraId="49ACB50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(3)Hectare</w:t>
            </w:r>
          </w:p>
        </w:tc>
        <w:tc>
          <w:tcPr>
            <w:tcW w:w="4129" w:type="dxa"/>
            <w:gridSpan w:val="2"/>
            <w:tcBorders>
              <w:left w:val="nil"/>
              <w:bottom w:val="single" w:sz="4" w:space="0" w:color="000000"/>
              <w:right w:val="single" w:sz="18" w:space="0" w:color="000000"/>
            </w:tcBorders>
          </w:tcPr>
          <w:p w14:paraId="01AAD93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(4)Square meter</w:t>
            </w:r>
          </w:p>
          <w:p w14:paraId="125CEA3B"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lastRenderedPageBreak/>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FF0DA8" w:rsidRPr="00F71A9A" w14:paraId="710B6407" w14:textId="77777777" w:rsidTr="00B2345E">
        <w:trPr>
          <w:trHeight w:val="1143"/>
        </w:trPr>
        <w:tc>
          <w:tcPr>
            <w:tcW w:w="550" w:type="dxa"/>
            <w:tcBorders>
              <w:top w:val="single" w:sz="4" w:space="0" w:color="000000"/>
              <w:left w:val="single" w:sz="4" w:space="0" w:color="000000"/>
              <w:bottom w:val="single" w:sz="4" w:space="0" w:color="auto"/>
              <w:right w:val="single" w:sz="4" w:space="0" w:color="auto"/>
            </w:tcBorders>
          </w:tcPr>
          <w:p w14:paraId="6B8ED0DB" w14:textId="7B2B1DB4"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D5</w:t>
            </w:r>
          </w:p>
        </w:tc>
        <w:tc>
          <w:tcPr>
            <w:tcW w:w="4488" w:type="dxa"/>
            <w:gridSpan w:val="2"/>
            <w:tcBorders>
              <w:top w:val="single" w:sz="4" w:space="0" w:color="000000"/>
              <w:left w:val="single" w:sz="4" w:space="0" w:color="auto"/>
              <w:bottom w:val="single" w:sz="4" w:space="0" w:color="auto"/>
            </w:tcBorders>
          </w:tcPr>
          <w:p w14:paraId="60EF50D3" w14:textId="0633D7E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hAnsi="Gill Sans MT"/>
                <w:color w:val="000000"/>
                <w:sz w:val="20"/>
                <w:szCs w:val="20"/>
              </w:rPr>
              <w:t xml:space="preserve">Could a household in your village obtain additional land for </w:t>
            </w:r>
            <w:commentRangeStart w:id="6"/>
            <w:r w:rsidRPr="00F71A9A">
              <w:rPr>
                <w:rFonts w:ascii="Gill Sans MT" w:hAnsi="Gill Sans MT"/>
                <w:color w:val="000000"/>
                <w:sz w:val="20"/>
                <w:szCs w:val="20"/>
              </w:rPr>
              <w:t xml:space="preserve">crop production </w:t>
            </w:r>
            <w:commentRangeEnd w:id="6"/>
            <w:r w:rsidR="00287E3F" w:rsidRPr="00F71A9A">
              <w:rPr>
                <w:rStyle w:val="CommentReference"/>
                <w:rFonts w:ascii="Gill Sans MT" w:hAnsi="Gill Sans MT"/>
                <w:sz w:val="20"/>
                <w:szCs w:val="20"/>
              </w:rPr>
              <w:commentReference w:id="6"/>
            </w:r>
            <w:r w:rsidRPr="00F71A9A">
              <w:rPr>
                <w:rFonts w:ascii="Gill Sans MT" w:hAnsi="Gill Sans MT"/>
                <w:color w:val="000000"/>
                <w:sz w:val="20"/>
                <w:szCs w:val="20"/>
              </w:rPr>
              <w:t xml:space="preserve">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h_hhextra</w:t>
            </w:r>
            <w:proofErr w:type="spellEnd"/>
            <w:r w:rsidRPr="00F71A9A">
              <w:rPr>
                <w:rFonts w:ascii="Gill Sans MT" w:hAnsi="Gill Sans MT"/>
                <w:b/>
                <w:color w:val="000000"/>
                <w:sz w:val="20"/>
                <w:szCs w:val="20"/>
              </w:rPr>
              <w:t>)</w:t>
            </w:r>
          </w:p>
        </w:tc>
        <w:tc>
          <w:tcPr>
            <w:tcW w:w="4322" w:type="dxa"/>
            <w:gridSpan w:val="3"/>
            <w:tcBorders>
              <w:top w:val="single" w:sz="4" w:space="0" w:color="000000"/>
              <w:bottom w:val="single" w:sz="4" w:space="0" w:color="auto"/>
              <w:right w:val="single" w:sz="18" w:space="0" w:color="000000"/>
            </w:tcBorders>
          </w:tcPr>
          <w:p w14:paraId="57FCA4D0" w14:textId="216E1F98" w:rsidR="00FF0DA8" w:rsidRPr="00F71A9A" w:rsidRDefault="001A0EA1" w:rsidP="00AC7CBE">
            <w:pPr>
              <w:spacing w:after="0" w:line="240" w:lineRule="auto"/>
              <w:contextualSpacing/>
              <w:rPr>
                <w:rFonts w:ascii="Gill Sans MT" w:hAnsi="Gill Sans MT"/>
                <w:sz w:val="20"/>
                <w:szCs w:val="20"/>
              </w:rPr>
            </w:pPr>
            <w:ins w:id="7" w:author="Aleta Haflett" w:date="2014-11-19T09:53:00Z">
              <w:r>
                <w:rPr>
                  <w:rFonts w:ascii="Gill Sans MT" w:hAnsi="Gill Sans MT"/>
                  <w:sz w:val="20"/>
                  <w:szCs w:val="20"/>
                </w:rPr>
                <w:t>0</w:t>
              </w:r>
            </w:ins>
            <w:del w:id="8" w:author="Aleta Haflett" w:date="2014-11-19T09:53:00Z">
              <w:r w:rsidR="00FF0DA8" w:rsidRPr="00F71A9A" w:rsidDel="001A0EA1">
                <w:rPr>
                  <w:rFonts w:ascii="Gill Sans MT" w:hAnsi="Gill Sans MT"/>
                  <w:sz w:val="20"/>
                  <w:szCs w:val="20"/>
                </w:rPr>
                <w:delText>1</w:delText>
              </w:r>
            </w:del>
            <w:r w:rsidR="00FF0DA8" w:rsidRPr="00F71A9A">
              <w:rPr>
                <w:rFonts w:ascii="Gill Sans MT" w:hAnsi="Gill Sans MT"/>
                <w:sz w:val="20"/>
                <w:szCs w:val="20"/>
              </w:rPr>
              <w:t>=No</w:t>
            </w:r>
          </w:p>
          <w:p w14:paraId="124BAA90" w14:textId="18BECA49" w:rsidR="00FF0DA8" w:rsidRPr="00F71A9A" w:rsidRDefault="001A0EA1" w:rsidP="00AC7CBE">
            <w:pPr>
              <w:spacing w:after="0" w:line="240" w:lineRule="auto"/>
              <w:contextualSpacing/>
              <w:rPr>
                <w:rFonts w:ascii="Gill Sans MT" w:hAnsi="Gill Sans MT"/>
                <w:sz w:val="20"/>
                <w:szCs w:val="20"/>
              </w:rPr>
            </w:pPr>
            <w:ins w:id="9" w:author="Aleta Haflett" w:date="2014-11-19T09:53:00Z">
              <w:r>
                <w:rPr>
                  <w:rFonts w:ascii="Gill Sans MT" w:hAnsi="Gill Sans MT"/>
                  <w:sz w:val="20"/>
                  <w:szCs w:val="20"/>
                </w:rPr>
                <w:t>1</w:t>
              </w:r>
            </w:ins>
            <w:del w:id="10" w:author="Aleta Haflett" w:date="2014-11-19T09:53:00Z">
              <w:r w:rsidR="00FF0DA8" w:rsidRPr="00F71A9A" w:rsidDel="001A0EA1">
                <w:rPr>
                  <w:rFonts w:ascii="Gill Sans MT" w:hAnsi="Gill Sans MT"/>
                  <w:sz w:val="20"/>
                  <w:szCs w:val="20"/>
                </w:rPr>
                <w:delText>2</w:delText>
              </w:r>
            </w:del>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7BDB1879"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39EE7BF"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1F46C2B6"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18" w:space="0" w:color="000000"/>
              <w:left w:val="single" w:sz="18" w:space="0" w:color="000000"/>
              <w:bottom w:val="single" w:sz="4" w:space="0" w:color="auto"/>
              <w:right w:val="single" w:sz="18" w:space="0" w:color="000000"/>
            </w:tcBorders>
          </w:tcPr>
          <w:p w14:paraId="78A87131"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04DFABE5" w14:textId="77777777" w:rsidTr="00B2345E">
        <w:trPr>
          <w:trHeight w:val="336"/>
        </w:trPr>
        <w:tc>
          <w:tcPr>
            <w:tcW w:w="550" w:type="dxa"/>
            <w:tcBorders>
              <w:top w:val="single" w:sz="4" w:space="0" w:color="auto"/>
              <w:left w:val="single" w:sz="4" w:space="0" w:color="000000"/>
              <w:bottom w:val="single" w:sz="4" w:space="0" w:color="auto"/>
              <w:right w:val="single" w:sz="4" w:space="0" w:color="auto"/>
            </w:tcBorders>
          </w:tcPr>
          <w:p w14:paraId="620F0ACA"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auto"/>
            </w:tcBorders>
          </w:tcPr>
          <w:p w14:paraId="761DD9A5" w14:textId="6698BCA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What entity within the community allocates land?</w:t>
            </w:r>
          </w:p>
        </w:tc>
        <w:tc>
          <w:tcPr>
            <w:tcW w:w="4322" w:type="dxa"/>
            <w:gridSpan w:val="3"/>
            <w:tcBorders>
              <w:top w:val="single" w:sz="4" w:space="0" w:color="auto"/>
              <w:bottom w:val="single" w:sz="4" w:space="0" w:color="auto"/>
              <w:right w:val="single" w:sz="18" w:space="0" w:color="000000"/>
            </w:tcBorders>
          </w:tcPr>
          <w:p w14:paraId="2D47587A"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 xml:space="preserve"> 1= Headperson</w:t>
            </w:r>
          </w:p>
          <w:p w14:paraId="71A773E3"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2= Chief</w:t>
            </w:r>
          </w:p>
          <w:p w14:paraId="1F0DD2A0"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3 = Village committee</w:t>
            </w:r>
          </w:p>
          <w:p w14:paraId="72338F37" w14:textId="31558F16"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 xml:space="preserve">97 = Other, please specify </w:t>
            </w:r>
          </w:p>
        </w:tc>
        <w:tc>
          <w:tcPr>
            <w:tcW w:w="720" w:type="dxa"/>
            <w:tcBorders>
              <w:top w:val="single" w:sz="4" w:space="0" w:color="auto"/>
              <w:left w:val="single" w:sz="18" w:space="0" w:color="000000"/>
              <w:bottom w:val="single" w:sz="4" w:space="0" w:color="auto"/>
              <w:right w:val="single" w:sz="18" w:space="0" w:color="000000"/>
            </w:tcBorders>
          </w:tcPr>
          <w:p w14:paraId="3F0A2FFC"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B2345E" w:rsidRPr="00F71A9A" w14:paraId="5767DAEA" w14:textId="77777777" w:rsidTr="00B2345E">
        <w:trPr>
          <w:trHeight w:val="464"/>
        </w:trPr>
        <w:tc>
          <w:tcPr>
            <w:tcW w:w="550" w:type="dxa"/>
            <w:tcBorders>
              <w:top w:val="single" w:sz="4" w:space="0" w:color="auto"/>
              <w:left w:val="single" w:sz="4" w:space="0" w:color="000000"/>
              <w:bottom w:val="single" w:sz="4" w:space="0" w:color="000000"/>
              <w:right w:val="single" w:sz="4" w:space="0" w:color="auto"/>
            </w:tcBorders>
            <w:shd w:val="clear" w:color="auto" w:fill="D6E3BC" w:themeFill="accent3" w:themeFillTint="66"/>
          </w:tcPr>
          <w:p w14:paraId="20DD2BC8" w14:textId="7056144C"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shd w:val="clear" w:color="auto" w:fill="D6E3BC" w:themeFill="accent3" w:themeFillTint="66"/>
          </w:tcPr>
          <w:p w14:paraId="5FE54DE7" w14:textId="3A5F12FD"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How is the land allocated? Please describe the process. </w:t>
            </w:r>
          </w:p>
        </w:tc>
        <w:tc>
          <w:tcPr>
            <w:tcW w:w="4322" w:type="dxa"/>
            <w:gridSpan w:val="3"/>
            <w:tcBorders>
              <w:top w:val="single" w:sz="4" w:space="0" w:color="auto"/>
              <w:bottom w:val="single" w:sz="4" w:space="0" w:color="000000"/>
              <w:right w:val="single" w:sz="18" w:space="0" w:color="000000"/>
            </w:tcBorders>
            <w:shd w:val="clear" w:color="auto" w:fill="D6E3BC" w:themeFill="accent3" w:themeFillTint="66"/>
          </w:tcPr>
          <w:p w14:paraId="7AEA843C"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11DFF287" w14:textId="6C683F23" w:rsidR="00B2345E" w:rsidRPr="00F71A9A" w:rsidRDefault="00B2345E"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TEXT</w:t>
            </w:r>
          </w:p>
        </w:tc>
      </w:tr>
      <w:tr w:rsidR="00FF0DA8" w:rsidRPr="00F71A9A" w14:paraId="378FE0E3" w14:textId="77777777" w:rsidTr="00B2345E">
        <w:trPr>
          <w:trHeight w:val="1280"/>
        </w:trPr>
        <w:tc>
          <w:tcPr>
            <w:tcW w:w="550" w:type="dxa"/>
            <w:tcBorders>
              <w:top w:val="single" w:sz="4" w:space="0" w:color="000000"/>
              <w:left w:val="single" w:sz="4" w:space="0" w:color="000000"/>
              <w:bottom w:val="single" w:sz="4" w:space="0" w:color="auto"/>
              <w:right w:val="single" w:sz="4" w:space="0" w:color="auto"/>
            </w:tcBorders>
          </w:tcPr>
          <w:p w14:paraId="5D094ADD" w14:textId="401F79C0"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D6</w:t>
            </w:r>
          </w:p>
        </w:tc>
        <w:tc>
          <w:tcPr>
            <w:tcW w:w="4488" w:type="dxa"/>
            <w:gridSpan w:val="2"/>
            <w:tcBorders>
              <w:top w:val="single" w:sz="4" w:space="0" w:color="000000"/>
              <w:left w:val="single" w:sz="4" w:space="0" w:color="auto"/>
              <w:bottom w:val="single" w:sz="4" w:space="0" w:color="auto"/>
            </w:tcBorders>
          </w:tcPr>
          <w:p w14:paraId="66A619E9" w14:textId="4E337D9C" w:rsidR="00FF0DA8" w:rsidRPr="00F71A9A" w:rsidRDefault="00FF0DA8"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convert customary land into titled property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hvtenure</w:t>
            </w:r>
            <w:proofErr w:type="spellEnd"/>
            <w:r w:rsidRPr="00F71A9A">
              <w:rPr>
                <w:rFonts w:ascii="Gill Sans MT" w:hAnsi="Gill Sans MT"/>
                <w:b/>
                <w:color w:val="000000"/>
                <w:sz w:val="20"/>
                <w:szCs w:val="20"/>
              </w:rPr>
              <w:t>)</w:t>
            </w:r>
          </w:p>
          <w:p w14:paraId="4889F6E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322" w:type="dxa"/>
            <w:gridSpan w:val="3"/>
            <w:tcBorders>
              <w:top w:val="single" w:sz="4" w:space="0" w:color="000000"/>
              <w:bottom w:val="single" w:sz="4" w:space="0" w:color="auto"/>
              <w:right w:val="single" w:sz="18" w:space="0" w:color="000000"/>
            </w:tcBorders>
          </w:tcPr>
          <w:p w14:paraId="6FD19DA2" w14:textId="345DA39C" w:rsidR="00FF0DA8" w:rsidRPr="00F71A9A" w:rsidRDefault="001A0EA1" w:rsidP="00AC7CBE">
            <w:pPr>
              <w:spacing w:after="0" w:line="240" w:lineRule="auto"/>
              <w:contextualSpacing/>
              <w:rPr>
                <w:rFonts w:ascii="Gill Sans MT" w:hAnsi="Gill Sans MT"/>
                <w:sz w:val="20"/>
                <w:szCs w:val="20"/>
              </w:rPr>
            </w:pPr>
            <w:ins w:id="11" w:author="Aleta Haflett" w:date="2014-11-19T09:54:00Z">
              <w:r>
                <w:rPr>
                  <w:rFonts w:ascii="Gill Sans MT" w:hAnsi="Gill Sans MT"/>
                  <w:sz w:val="20"/>
                  <w:szCs w:val="20"/>
                </w:rPr>
                <w:t>0</w:t>
              </w:r>
            </w:ins>
            <w:del w:id="12" w:author="Aleta Haflett" w:date="2014-11-19T09:54:00Z">
              <w:r w:rsidR="00FF0DA8" w:rsidRPr="00F71A9A" w:rsidDel="001A0EA1">
                <w:rPr>
                  <w:rFonts w:ascii="Gill Sans MT" w:hAnsi="Gill Sans MT"/>
                  <w:sz w:val="20"/>
                  <w:szCs w:val="20"/>
                </w:rPr>
                <w:delText>1</w:delText>
              </w:r>
            </w:del>
            <w:r w:rsidR="00FF0DA8" w:rsidRPr="00F71A9A">
              <w:rPr>
                <w:rFonts w:ascii="Gill Sans MT" w:hAnsi="Gill Sans MT"/>
                <w:sz w:val="20"/>
                <w:szCs w:val="20"/>
              </w:rPr>
              <w:t>=No</w:t>
            </w:r>
          </w:p>
          <w:p w14:paraId="57994603" w14:textId="11B6FEE7" w:rsidR="00FF0DA8" w:rsidRPr="00F71A9A" w:rsidRDefault="001A0EA1" w:rsidP="00AC7CBE">
            <w:pPr>
              <w:spacing w:after="0" w:line="240" w:lineRule="auto"/>
              <w:contextualSpacing/>
              <w:rPr>
                <w:rFonts w:ascii="Gill Sans MT" w:hAnsi="Gill Sans MT"/>
                <w:sz w:val="20"/>
                <w:szCs w:val="20"/>
              </w:rPr>
            </w:pPr>
            <w:ins w:id="13" w:author="Aleta Haflett" w:date="2014-11-19T09:54:00Z">
              <w:r>
                <w:rPr>
                  <w:rFonts w:ascii="Gill Sans MT" w:hAnsi="Gill Sans MT"/>
                  <w:sz w:val="20"/>
                  <w:szCs w:val="20"/>
                </w:rPr>
                <w:t>1</w:t>
              </w:r>
            </w:ins>
            <w:del w:id="14" w:author="Aleta Haflett" w:date="2014-11-19T09:54:00Z">
              <w:r w:rsidR="00FF0DA8" w:rsidRPr="00F71A9A" w:rsidDel="001A0EA1">
                <w:rPr>
                  <w:rFonts w:ascii="Gill Sans MT" w:hAnsi="Gill Sans MT"/>
                  <w:sz w:val="20"/>
                  <w:szCs w:val="20"/>
                </w:rPr>
                <w:delText>2</w:delText>
              </w:r>
            </w:del>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2E1FCC2A"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06D7502B"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14E83064"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18" w:space="0" w:color="000000"/>
              <w:left w:val="single" w:sz="18" w:space="0" w:color="000000"/>
              <w:bottom w:val="single" w:sz="4" w:space="0" w:color="auto"/>
              <w:right w:val="single" w:sz="18" w:space="0" w:color="000000"/>
            </w:tcBorders>
          </w:tcPr>
          <w:p w14:paraId="2A952A98"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05F0AF1D" w14:textId="77777777" w:rsidTr="00B2345E">
        <w:trPr>
          <w:trHeight w:val="864"/>
        </w:trPr>
        <w:tc>
          <w:tcPr>
            <w:tcW w:w="550" w:type="dxa"/>
            <w:tcBorders>
              <w:top w:val="single" w:sz="4" w:space="0" w:color="auto"/>
              <w:left w:val="single" w:sz="4" w:space="0" w:color="000000"/>
              <w:bottom w:val="single" w:sz="4" w:space="0" w:color="000000"/>
              <w:right w:val="single" w:sz="4" w:space="0" w:color="auto"/>
            </w:tcBorders>
          </w:tcPr>
          <w:p w14:paraId="2DD12B26"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4C712CF7" w14:textId="2D590613"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this title granted to the individual or to the community? </w:t>
            </w:r>
          </w:p>
        </w:tc>
        <w:tc>
          <w:tcPr>
            <w:tcW w:w="4322" w:type="dxa"/>
            <w:gridSpan w:val="3"/>
            <w:tcBorders>
              <w:top w:val="single" w:sz="4" w:space="0" w:color="auto"/>
              <w:bottom w:val="single" w:sz="4" w:space="0" w:color="000000"/>
              <w:right w:val="single" w:sz="18" w:space="0" w:color="000000"/>
            </w:tcBorders>
          </w:tcPr>
          <w:p w14:paraId="2D150BD2"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1=Individual</w:t>
            </w:r>
          </w:p>
          <w:p w14:paraId="4B4AC7F1"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2=Community</w:t>
            </w:r>
          </w:p>
          <w:p w14:paraId="2CD6E99B" w14:textId="71A50ADE"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97=Other, specify</w:t>
            </w:r>
          </w:p>
        </w:tc>
        <w:tc>
          <w:tcPr>
            <w:tcW w:w="720" w:type="dxa"/>
            <w:tcBorders>
              <w:top w:val="single" w:sz="4" w:space="0" w:color="auto"/>
              <w:left w:val="single" w:sz="18" w:space="0" w:color="000000"/>
              <w:bottom w:val="single" w:sz="18" w:space="0" w:color="000000"/>
              <w:right w:val="single" w:sz="18" w:space="0" w:color="000000"/>
            </w:tcBorders>
          </w:tcPr>
          <w:p w14:paraId="4BCCAC09"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B2345E" w:rsidRPr="00F71A9A" w14:paraId="34149A9D" w14:textId="77777777" w:rsidTr="00B2345E">
        <w:trPr>
          <w:trHeight w:val="1040"/>
        </w:trPr>
        <w:tc>
          <w:tcPr>
            <w:tcW w:w="550" w:type="dxa"/>
            <w:tcBorders>
              <w:top w:val="single" w:sz="4" w:space="0" w:color="000000"/>
              <w:left w:val="single" w:sz="4" w:space="0" w:color="000000"/>
              <w:bottom w:val="single" w:sz="4" w:space="0" w:color="auto"/>
              <w:right w:val="single" w:sz="4" w:space="0" w:color="auto"/>
            </w:tcBorders>
          </w:tcPr>
          <w:p w14:paraId="25B32BE0" w14:textId="2F265C32" w:rsidR="00B2345E" w:rsidRPr="00F71A9A" w:rsidRDefault="00B2345E"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D7</w:t>
            </w:r>
          </w:p>
        </w:tc>
        <w:tc>
          <w:tcPr>
            <w:tcW w:w="4488" w:type="dxa"/>
            <w:gridSpan w:val="2"/>
            <w:tcBorders>
              <w:top w:val="single" w:sz="4" w:space="0" w:color="000000"/>
              <w:left w:val="single" w:sz="4" w:space="0" w:color="auto"/>
              <w:bottom w:val="single" w:sz="4" w:space="0" w:color="auto"/>
            </w:tcBorders>
          </w:tcPr>
          <w:p w14:paraId="0D3CE660" w14:textId="69A5B4DB" w:rsidR="00B2345E" w:rsidRPr="00F71A9A" w:rsidRDefault="00B2345E"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 xml:space="preserve">Is it possible to buy or sell customary land to community members in the village without first changing it to titled land?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hvsellcust</w:t>
            </w:r>
            <w:proofErr w:type="spellEnd"/>
            <w:r w:rsidRPr="00F71A9A">
              <w:rPr>
                <w:rFonts w:ascii="Gill Sans MT" w:hAnsi="Gill Sans MT"/>
                <w:b/>
                <w:color w:val="000000"/>
                <w:sz w:val="20"/>
                <w:szCs w:val="20"/>
              </w:rPr>
              <w:t>)</w:t>
            </w:r>
          </w:p>
          <w:p w14:paraId="65A6E7D2" w14:textId="77777777" w:rsidR="00B2345E" w:rsidRPr="00F71A9A" w:rsidRDefault="00B2345E" w:rsidP="00B2345E">
            <w:pPr>
              <w:spacing w:after="0" w:line="240" w:lineRule="auto"/>
              <w:contextualSpacing/>
              <w:rPr>
                <w:rFonts w:ascii="Gill Sans MT" w:eastAsia="Calibri" w:hAnsi="Gill Sans MT" w:cs="Times New Roman"/>
                <w:w w:val="105"/>
                <w:sz w:val="20"/>
                <w:szCs w:val="20"/>
              </w:rPr>
            </w:pPr>
          </w:p>
        </w:tc>
        <w:tc>
          <w:tcPr>
            <w:tcW w:w="4322" w:type="dxa"/>
            <w:gridSpan w:val="3"/>
            <w:tcBorders>
              <w:top w:val="single" w:sz="4" w:space="0" w:color="000000"/>
              <w:bottom w:val="single" w:sz="4" w:space="0" w:color="auto"/>
              <w:right w:val="single" w:sz="18" w:space="0" w:color="000000"/>
            </w:tcBorders>
          </w:tcPr>
          <w:p w14:paraId="4F184D03" w14:textId="2FF09361" w:rsidR="00B2345E" w:rsidRPr="00F71A9A" w:rsidRDefault="001A0EA1" w:rsidP="00AC7CBE">
            <w:pPr>
              <w:spacing w:after="0" w:line="240" w:lineRule="auto"/>
              <w:contextualSpacing/>
              <w:rPr>
                <w:rFonts w:ascii="Gill Sans MT" w:hAnsi="Gill Sans MT"/>
                <w:sz w:val="20"/>
                <w:szCs w:val="20"/>
              </w:rPr>
            </w:pPr>
            <w:ins w:id="15" w:author="Aleta Haflett" w:date="2014-11-19T09:54:00Z">
              <w:r>
                <w:rPr>
                  <w:rFonts w:ascii="Gill Sans MT" w:hAnsi="Gill Sans MT"/>
                  <w:sz w:val="20"/>
                  <w:szCs w:val="20"/>
                </w:rPr>
                <w:t>0</w:t>
              </w:r>
            </w:ins>
            <w:del w:id="16" w:author="Aleta Haflett" w:date="2014-11-19T09:54:00Z">
              <w:r w:rsidR="00B2345E" w:rsidRPr="00F71A9A" w:rsidDel="001A0EA1">
                <w:rPr>
                  <w:rFonts w:ascii="Gill Sans MT" w:hAnsi="Gill Sans MT"/>
                  <w:sz w:val="20"/>
                  <w:szCs w:val="20"/>
                </w:rPr>
                <w:delText>1</w:delText>
              </w:r>
            </w:del>
            <w:r w:rsidR="00B2345E" w:rsidRPr="00F71A9A">
              <w:rPr>
                <w:rFonts w:ascii="Gill Sans MT" w:hAnsi="Gill Sans MT"/>
                <w:sz w:val="20"/>
                <w:szCs w:val="20"/>
              </w:rPr>
              <w:t>=No</w:t>
            </w:r>
          </w:p>
          <w:p w14:paraId="724F513E" w14:textId="3B52CA14" w:rsidR="00B2345E" w:rsidRPr="00F71A9A" w:rsidRDefault="001A0EA1" w:rsidP="00AC7CBE">
            <w:pPr>
              <w:spacing w:after="0" w:line="240" w:lineRule="auto"/>
              <w:contextualSpacing/>
              <w:rPr>
                <w:rFonts w:ascii="Gill Sans MT" w:hAnsi="Gill Sans MT"/>
                <w:sz w:val="20"/>
                <w:szCs w:val="20"/>
              </w:rPr>
            </w:pPr>
            <w:ins w:id="17" w:author="Aleta Haflett" w:date="2014-11-19T09:54:00Z">
              <w:r>
                <w:rPr>
                  <w:rFonts w:ascii="Gill Sans MT" w:hAnsi="Gill Sans MT"/>
                  <w:sz w:val="20"/>
                  <w:szCs w:val="20"/>
                </w:rPr>
                <w:t>1</w:t>
              </w:r>
            </w:ins>
            <w:del w:id="18" w:author="Aleta Haflett" w:date="2014-11-19T09:54:00Z">
              <w:r w:rsidR="00B2345E" w:rsidRPr="00F71A9A" w:rsidDel="001A0EA1">
                <w:rPr>
                  <w:rFonts w:ascii="Gill Sans MT" w:hAnsi="Gill Sans MT"/>
                  <w:sz w:val="20"/>
                  <w:szCs w:val="20"/>
                </w:rPr>
                <w:delText>2</w:delText>
              </w:r>
            </w:del>
            <w:r w:rsidR="00B2345E" w:rsidRPr="00F71A9A">
              <w:rPr>
                <w:rFonts w:ascii="Gill Sans MT" w:hAnsi="Gill Sans MT"/>
                <w:sz w:val="20"/>
                <w:szCs w:val="20"/>
              </w:rPr>
              <w:t>=Yes</w:t>
            </w:r>
            <w:r w:rsidR="00B2345E" w:rsidRPr="00F71A9A" w:rsidDel="00226116">
              <w:rPr>
                <w:rFonts w:ascii="Gill Sans MT" w:hAnsi="Gill Sans MT"/>
                <w:sz w:val="20"/>
                <w:szCs w:val="20"/>
              </w:rPr>
              <w:t xml:space="preserve"> </w:t>
            </w:r>
          </w:p>
          <w:p w14:paraId="67EC999A"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ACDA04E" w14:textId="4F8683AD"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vMerge w:val="restart"/>
            <w:tcBorders>
              <w:top w:val="single" w:sz="18" w:space="0" w:color="000000"/>
              <w:left w:val="single" w:sz="18" w:space="0" w:color="000000"/>
              <w:right w:val="single" w:sz="18" w:space="0" w:color="000000"/>
            </w:tcBorders>
          </w:tcPr>
          <w:p w14:paraId="3D8BB7BD"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65AF289E" w14:textId="77777777" w:rsidTr="00B2345E">
        <w:trPr>
          <w:trHeight w:val="1124"/>
        </w:trPr>
        <w:tc>
          <w:tcPr>
            <w:tcW w:w="550" w:type="dxa"/>
            <w:tcBorders>
              <w:top w:val="single" w:sz="4" w:space="0" w:color="auto"/>
              <w:left w:val="single" w:sz="4" w:space="0" w:color="000000"/>
              <w:bottom w:val="single" w:sz="4" w:space="0" w:color="000000"/>
              <w:right w:val="single" w:sz="4" w:space="0" w:color="auto"/>
            </w:tcBorders>
          </w:tcPr>
          <w:p w14:paraId="12262A12"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5D28A9D0" w14:textId="5C40FBDA"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buy or sell customary land to external peoples or companies without first changing it to titled land?    </w:t>
            </w:r>
          </w:p>
        </w:tc>
        <w:tc>
          <w:tcPr>
            <w:tcW w:w="4322" w:type="dxa"/>
            <w:gridSpan w:val="3"/>
            <w:tcBorders>
              <w:top w:val="single" w:sz="4" w:space="0" w:color="auto"/>
              <w:bottom w:val="single" w:sz="4" w:space="0" w:color="000000"/>
              <w:right w:val="single" w:sz="18" w:space="0" w:color="000000"/>
            </w:tcBorders>
          </w:tcPr>
          <w:p w14:paraId="365D7B9D" w14:textId="3738D0D9" w:rsidR="00B2345E" w:rsidRPr="00F71A9A" w:rsidRDefault="001A0EA1" w:rsidP="00B2345E">
            <w:pPr>
              <w:spacing w:after="0" w:line="240" w:lineRule="auto"/>
              <w:contextualSpacing/>
              <w:rPr>
                <w:rFonts w:ascii="Gill Sans MT" w:hAnsi="Gill Sans MT"/>
                <w:sz w:val="20"/>
                <w:szCs w:val="20"/>
              </w:rPr>
            </w:pPr>
            <w:ins w:id="19" w:author="Aleta Haflett" w:date="2014-11-19T09:54:00Z">
              <w:r>
                <w:rPr>
                  <w:rFonts w:ascii="Gill Sans MT" w:hAnsi="Gill Sans MT"/>
                  <w:sz w:val="20"/>
                  <w:szCs w:val="20"/>
                </w:rPr>
                <w:t>0</w:t>
              </w:r>
            </w:ins>
            <w:del w:id="20" w:author="Aleta Haflett" w:date="2014-11-19T09:54:00Z">
              <w:r w:rsidR="00B2345E" w:rsidRPr="00F71A9A" w:rsidDel="001A0EA1">
                <w:rPr>
                  <w:rFonts w:ascii="Gill Sans MT" w:hAnsi="Gill Sans MT"/>
                  <w:sz w:val="20"/>
                  <w:szCs w:val="20"/>
                </w:rPr>
                <w:delText>1</w:delText>
              </w:r>
            </w:del>
            <w:r w:rsidR="00B2345E" w:rsidRPr="00F71A9A">
              <w:rPr>
                <w:rFonts w:ascii="Gill Sans MT" w:hAnsi="Gill Sans MT"/>
                <w:sz w:val="20"/>
                <w:szCs w:val="20"/>
              </w:rPr>
              <w:t>=No</w:t>
            </w:r>
          </w:p>
          <w:p w14:paraId="3B5C0E9A" w14:textId="19B0E8E7" w:rsidR="00B2345E" w:rsidRPr="00F71A9A" w:rsidRDefault="001A0EA1" w:rsidP="00B2345E">
            <w:pPr>
              <w:spacing w:after="0" w:line="240" w:lineRule="auto"/>
              <w:contextualSpacing/>
              <w:rPr>
                <w:rFonts w:ascii="Gill Sans MT" w:hAnsi="Gill Sans MT"/>
                <w:sz w:val="20"/>
                <w:szCs w:val="20"/>
              </w:rPr>
            </w:pPr>
            <w:ins w:id="21" w:author="Aleta Haflett" w:date="2014-11-19T09:54:00Z">
              <w:r>
                <w:rPr>
                  <w:rFonts w:ascii="Gill Sans MT" w:hAnsi="Gill Sans MT"/>
                  <w:sz w:val="20"/>
                  <w:szCs w:val="20"/>
                </w:rPr>
                <w:t>1</w:t>
              </w:r>
            </w:ins>
            <w:del w:id="22" w:author="Aleta Haflett" w:date="2014-11-19T09:54:00Z">
              <w:r w:rsidR="00B2345E" w:rsidRPr="00F71A9A" w:rsidDel="001A0EA1">
                <w:rPr>
                  <w:rFonts w:ascii="Gill Sans MT" w:hAnsi="Gill Sans MT"/>
                  <w:sz w:val="20"/>
                  <w:szCs w:val="20"/>
                </w:rPr>
                <w:delText>2</w:delText>
              </w:r>
            </w:del>
            <w:r w:rsidR="00B2345E" w:rsidRPr="00F71A9A">
              <w:rPr>
                <w:rFonts w:ascii="Gill Sans MT" w:hAnsi="Gill Sans MT"/>
                <w:sz w:val="20"/>
                <w:szCs w:val="20"/>
              </w:rPr>
              <w:t>=Yes</w:t>
            </w:r>
            <w:r w:rsidR="00B2345E" w:rsidRPr="00F71A9A" w:rsidDel="00226116">
              <w:rPr>
                <w:rFonts w:ascii="Gill Sans MT" w:hAnsi="Gill Sans MT"/>
                <w:sz w:val="20"/>
                <w:szCs w:val="20"/>
              </w:rPr>
              <w:t xml:space="preserve"> </w:t>
            </w:r>
          </w:p>
          <w:p w14:paraId="55A8F83F"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C077005" w14:textId="48EF378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vMerge/>
            <w:tcBorders>
              <w:left w:val="single" w:sz="18" w:space="0" w:color="000000"/>
              <w:bottom w:val="single" w:sz="18" w:space="0" w:color="000000"/>
              <w:right w:val="single" w:sz="18" w:space="0" w:color="000000"/>
            </w:tcBorders>
          </w:tcPr>
          <w:p w14:paraId="44615964"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FF0DA8" w:rsidRPr="00F71A9A" w14:paraId="79749691" w14:textId="77777777" w:rsidTr="00B2345E">
        <w:trPr>
          <w:trHeight w:val="1296"/>
        </w:trPr>
        <w:tc>
          <w:tcPr>
            <w:tcW w:w="550" w:type="dxa"/>
            <w:tcBorders>
              <w:top w:val="single" w:sz="4" w:space="0" w:color="000000"/>
              <w:left w:val="single" w:sz="4" w:space="0" w:color="000000"/>
              <w:bottom w:val="single" w:sz="4" w:space="0" w:color="auto"/>
              <w:right w:val="single" w:sz="4" w:space="0" w:color="auto"/>
            </w:tcBorders>
          </w:tcPr>
          <w:p w14:paraId="157C416B" w14:textId="04F25EFE"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D8</w:t>
            </w:r>
          </w:p>
        </w:tc>
        <w:tc>
          <w:tcPr>
            <w:tcW w:w="4488" w:type="dxa"/>
            <w:gridSpan w:val="2"/>
            <w:tcBorders>
              <w:top w:val="single" w:sz="4" w:space="0" w:color="000000"/>
              <w:left w:val="single" w:sz="4" w:space="0" w:color="auto"/>
              <w:bottom w:val="single" w:sz="4" w:space="0" w:color="auto"/>
            </w:tcBorders>
          </w:tcPr>
          <w:p w14:paraId="5AE66B2E" w14:textId="1B1510DB" w:rsidR="00FF0DA8" w:rsidRPr="00F71A9A" w:rsidRDefault="00FF0DA8"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Is it possible to rent customary land</w:t>
            </w:r>
            <w:r w:rsidR="00B0446B" w:rsidRPr="00F71A9A">
              <w:rPr>
                <w:rFonts w:ascii="Gill Sans MT" w:hAnsi="Gill Sans MT"/>
                <w:color w:val="000000"/>
                <w:sz w:val="20"/>
                <w:szCs w:val="20"/>
              </w:rPr>
              <w:t xml:space="preserve"> to community members</w:t>
            </w:r>
            <w:r w:rsidRPr="00F71A9A">
              <w:rPr>
                <w:rFonts w:ascii="Gill Sans MT" w:hAnsi="Gill Sans MT"/>
                <w:color w:val="000000"/>
                <w:sz w:val="20"/>
                <w:szCs w:val="20"/>
              </w:rPr>
              <w:t xml:space="preserve">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hvrentcust</w:t>
            </w:r>
            <w:proofErr w:type="spellEnd"/>
            <w:r w:rsidRPr="00F71A9A">
              <w:rPr>
                <w:rFonts w:ascii="Gill Sans MT" w:hAnsi="Gill Sans MT"/>
                <w:b/>
                <w:color w:val="000000"/>
                <w:sz w:val="20"/>
                <w:szCs w:val="20"/>
              </w:rPr>
              <w:t>)</w:t>
            </w:r>
          </w:p>
        </w:tc>
        <w:tc>
          <w:tcPr>
            <w:tcW w:w="4322" w:type="dxa"/>
            <w:gridSpan w:val="3"/>
            <w:tcBorders>
              <w:top w:val="single" w:sz="4" w:space="0" w:color="000000"/>
              <w:bottom w:val="single" w:sz="4" w:space="0" w:color="auto"/>
              <w:right w:val="single" w:sz="18" w:space="0" w:color="000000"/>
            </w:tcBorders>
          </w:tcPr>
          <w:p w14:paraId="54AA9E39" w14:textId="7233BAD5" w:rsidR="00FF0DA8" w:rsidRPr="00F71A9A" w:rsidRDefault="001A0EA1" w:rsidP="00AC7CBE">
            <w:pPr>
              <w:spacing w:after="0" w:line="240" w:lineRule="auto"/>
              <w:contextualSpacing/>
              <w:rPr>
                <w:rFonts w:ascii="Gill Sans MT" w:hAnsi="Gill Sans MT"/>
                <w:sz w:val="20"/>
                <w:szCs w:val="20"/>
              </w:rPr>
            </w:pPr>
            <w:ins w:id="23" w:author="Aleta Haflett" w:date="2014-11-19T09:54:00Z">
              <w:r>
                <w:rPr>
                  <w:rFonts w:ascii="Gill Sans MT" w:hAnsi="Gill Sans MT"/>
                  <w:sz w:val="20"/>
                  <w:szCs w:val="20"/>
                </w:rPr>
                <w:t>0</w:t>
              </w:r>
            </w:ins>
            <w:del w:id="24" w:author="Aleta Haflett" w:date="2014-11-19T09:54:00Z">
              <w:r w:rsidR="00FF0DA8" w:rsidRPr="00F71A9A" w:rsidDel="001A0EA1">
                <w:rPr>
                  <w:rFonts w:ascii="Gill Sans MT" w:hAnsi="Gill Sans MT"/>
                  <w:sz w:val="20"/>
                  <w:szCs w:val="20"/>
                </w:rPr>
                <w:delText>1</w:delText>
              </w:r>
            </w:del>
            <w:r w:rsidR="00FF0DA8" w:rsidRPr="00F71A9A">
              <w:rPr>
                <w:rFonts w:ascii="Gill Sans MT" w:hAnsi="Gill Sans MT"/>
                <w:sz w:val="20"/>
                <w:szCs w:val="20"/>
              </w:rPr>
              <w:t>=No</w:t>
            </w:r>
          </w:p>
          <w:p w14:paraId="3084DABB" w14:textId="459361A2" w:rsidR="00FF0DA8" w:rsidRPr="00F71A9A" w:rsidRDefault="001A0EA1" w:rsidP="00AC7CBE">
            <w:pPr>
              <w:spacing w:after="0" w:line="240" w:lineRule="auto"/>
              <w:contextualSpacing/>
              <w:rPr>
                <w:rFonts w:ascii="Gill Sans MT" w:hAnsi="Gill Sans MT"/>
                <w:sz w:val="20"/>
                <w:szCs w:val="20"/>
              </w:rPr>
            </w:pPr>
            <w:ins w:id="25" w:author="Aleta Haflett" w:date="2014-11-19T09:54:00Z">
              <w:r>
                <w:rPr>
                  <w:rFonts w:ascii="Gill Sans MT" w:hAnsi="Gill Sans MT"/>
                  <w:sz w:val="20"/>
                  <w:szCs w:val="20"/>
                </w:rPr>
                <w:t>1</w:t>
              </w:r>
            </w:ins>
            <w:del w:id="26" w:author="Aleta Haflett" w:date="2014-11-19T09:54:00Z">
              <w:r w:rsidR="00FF0DA8" w:rsidRPr="00F71A9A" w:rsidDel="001A0EA1">
                <w:rPr>
                  <w:rFonts w:ascii="Gill Sans MT" w:hAnsi="Gill Sans MT"/>
                  <w:sz w:val="20"/>
                  <w:szCs w:val="20"/>
                </w:rPr>
                <w:delText>2</w:delText>
              </w:r>
            </w:del>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73C8129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5D7E492D"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4" w:space="0" w:color="auto"/>
              <w:right w:val="single" w:sz="18" w:space="0" w:color="000000"/>
            </w:tcBorders>
          </w:tcPr>
          <w:p w14:paraId="50CA3C35"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1AAE4DD7" w14:textId="77777777" w:rsidTr="00DC46D0">
        <w:trPr>
          <w:trHeight w:val="890"/>
        </w:trPr>
        <w:tc>
          <w:tcPr>
            <w:tcW w:w="550" w:type="dxa"/>
            <w:tcBorders>
              <w:top w:val="single" w:sz="4" w:space="0" w:color="auto"/>
              <w:left w:val="single" w:sz="4" w:space="0" w:color="000000"/>
              <w:bottom w:val="single" w:sz="4" w:space="0" w:color="000000"/>
              <w:right w:val="single" w:sz="4" w:space="0" w:color="auto"/>
            </w:tcBorders>
          </w:tcPr>
          <w:p w14:paraId="04C2580A"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2EB81D53" w14:textId="1234563C"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buy or sell customary land to external peoples or companies without first changing it to titled land?     </w:t>
            </w:r>
          </w:p>
        </w:tc>
        <w:tc>
          <w:tcPr>
            <w:tcW w:w="4322" w:type="dxa"/>
            <w:gridSpan w:val="3"/>
            <w:tcBorders>
              <w:top w:val="single" w:sz="4" w:space="0" w:color="auto"/>
              <w:bottom w:val="single" w:sz="4" w:space="0" w:color="000000"/>
              <w:right w:val="single" w:sz="18" w:space="0" w:color="000000"/>
            </w:tcBorders>
          </w:tcPr>
          <w:p w14:paraId="6C4FE0A5" w14:textId="4F5523F7" w:rsidR="00DC46D0" w:rsidRPr="00F71A9A" w:rsidRDefault="001A0EA1" w:rsidP="00DC46D0">
            <w:pPr>
              <w:spacing w:after="0" w:line="240" w:lineRule="auto"/>
              <w:contextualSpacing/>
              <w:rPr>
                <w:rFonts w:ascii="Gill Sans MT" w:hAnsi="Gill Sans MT"/>
                <w:sz w:val="20"/>
                <w:szCs w:val="20"/>
              </w:rPr>
            </w:pPr>
            <w:ins w:id="27" w:author="Aleta Haflett" w:date="2014-11-19T09:54:00Z">
              <w:r>
                <w:rPr>
                  <w:rFonts w:ascii="Gill Sans MT" w:hAnsi="Gill Sans MT"/>
                  <w:sz w:val="20"/>
                  <w:szCs w:val="20"/>
                </w:rPr>
                <w:t>0</w:t>
              </w:r>
            </w:ins>
            <w:del w:id="28" w:author="Aleta Haflett" w:date="2014-11-19T09:54:00Z">
              <w:r w:rsidR="00DC46D0" w:rsidRPr="00F71A9A" w:rsidDel="001A0EA1">
                <w:rPr>
                  <w:rFonts w:ascii="Gill Sans MT" w:hAnsi="Gill Sans MT"/>
                  <w:sz w:val="20"/>
                  <w:szCs w:val="20"/>
                </w:rPr>
                <w:delText>1</w:delText>
              </w:r>
            </w:del>
            <w:r w:rsidR="00DC46D0" w:rsidRPr="00F71A9A">
              <w:rPr>
                <w:rFonts w:ascii="Gill Sans MT" w:hAnsi="Gill Sans MT"/>
                <w:sz w:val="20"/>
                <w:szCs w:val="20"/>
              </w:rPr>
              <w:t>=No</w:t>
            </w:r>
          </w:p>
          <w:p w14:paraId="4F6A0A09" w14:textId="37A3BA07" w:rsidR="00DC46D0" w:rsidRPr="00F71A9A" w:rsidRDefault="001A0EA1" w:rsidP="00DC46D0">
            <w:pPr>
              <w:spacing w:after="0" w:line="240" w:lineRule="auto"/>
              <w:contextualSpacing/>
              <w:rPr>
                <w:rFonts w:ascii="Gill Sans MT" w:hAnsi="Gill Sans MT"/>
                <w:sz w:val="20"/>
                <w:szCs w:val="20"/>
              </w:rPr>
            </w:pPr>
            <w:ins w:id="29" w:author="Aleta Haflett" w:date="2014-11-19T09:54:00Z">
              <w:r>
                <w:rPr>
                  <w:rFonts w:ascii="Gill Sans MT" w:hAnsi="Gill Sans MT"/>
                  <w:sz w:val="20"/>
                  <w:szCs w:val="20"/>
                </w:rPr>
                <w:t>1</w:t>
              </w:r>
            </w:ins>
            <w:del w:id="30" w:author="Aleta Haflett" w:date="2014-11-19T09:54:00Z">
              <w:r w:rsidR="00DC46D0" w:rsidRPr="00F71A9A" w:rsidDel="001A0EA1">
                <w:rPr>
                  <w:rFonts w:ascii="Gill Sans MT" w:hAnsi="Gill Sans MT"/>
                  <w:sz w:val="20"/>
                  <w:szCs w:val="20"/>
                </w:rPr>
                <w:delText>2</w:delText>
              </w:r>
            </w:del>
            <w:r w:rsidR="00DC46D0" w:rsidRPr="00F71A9A">
              <w:rPr>
                <w:rFonts w:ascii="Gill Sans MT" w:hAnsi="Gill Sans MT"/>
                <w:sz w:val="20"/>
                <w:szCs w:val="20"/>
              </w:rPr>
              <w:t>=Yes</w:t>
            </w:r>
            <w:r w:rsidR="00DC46D0" w:rsidRPr="00F71A9A" w:rsidDel="00226116">
              <w:rPr>
                <w:rFonts w:ascii="Gill Sans MT" w:hAnsi="Gill Sans MT"/>
                <w:sz w:val="20"/>
                <w:szCs w:val="20"/>
              </w:rPr>
              <w:t xml:space="preserve"> </w:t>
            </w:r>
          </w:p>
          <w:p w14:paraId="320FCAEB" w14:textId="77777777" w:rsidR="00DC46D0"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49BAA3" w14:textId="22E8766F" w:rsidR="00B2345E"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4" w:space="0" w:color="auto"/>
              <w:left w:val="single" w:sz="18" w:space="0" w:color="000000"/>
              <w:bottom w:val="single" w:sz="18" w:space="0" w:color="000000"/>
              <w:right w:val="single" w:sz="18" w:space="0" w:color="000000"/>
            </w:tcBorders>
          </w:tcPr>
          <w:p w14:paraId="6F89F5F9"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FF0DA8" w:rsidRPr="00F71A9A" w14:paraId="7CFE30D3" w14:textId="77777777" w:rsidTr="00B33FAE">
        <w:trPr>
          <w:trHeight w:val="945"/>
        </w:trPr>
        <w:tc>
          <w:tcPr>
            <w:tcW w:w="550" w:type="dxa"/>
            <w:tcBorders>
              <w:top w:val="single" w:sz="4" w:space="0" w:color="000000"/>
              <w:left w:val="single" w:sz="4" w:space="0" w:color="000000"/>
              <w:bottom w:val="single" w:sz="4" w:space="0" w:color="000000"/>
              <w:right w:val="single" w:sz="4" w:space="0" w:color="auto"/>
            </w:tcBorders>
          </w:tcPr>
          <w:p w14:paraId="08C1264D" w14:textId="6132FA88" w:rsidR="00FF0DA8" w:rsidRPr="00F71A9A" w:rsidRDefault="00C70E1F" w:rsidP="00AC7CBE">
            <w:pPr>
              <w:spacing w:after="0" w:line="240" w:lineRule="auto"/>
              <w:contextualSpacing/>
              <w:rPr>
                <w:rFonts w:ascii="Gill Sans MT" w:eastAsia="Calibri" w:hAnsi="Gill Sans MT" w:cs="Times New Roman"/>
                <w:w w:val="105"/>
                <w:sz w:val="20"/>
                <w:szCs w:val="20"/>
              </w:rPr>
            </w:pPr>
            <w:commentRangeStart w:id="31"/>
            <w:r w:rsidRPr="00F71A9A">
              <w:rPr>
                <w:rFonts w:ascii="Gill Sans MT" w:eastAsia="Calibri" w:hAnsi="Gill Sans MT" w:cs="Times New Roman"/>
                <w:w w:val="105"/>
                <w:sz w:val="20"/>
                <w:szCs w:val="20"/>
              </w:rPr>
              <w:lastRenderedPageBreak/>
              <w:t>D9</w:t>
            </w:r>
          </w:p>
        </w:tc>
        <w:tc>
          <w:tcPr>
            <w:tcW w:w="4488" w:type="dxa"/>
            <w:gridSpan w:val="2"/>
            <w:tcBorders>
              <w:top w:val="single" w:sz="4" w:space="0" w:color="000000"/>
              <w:left w:val="single" w:sz="4" w:space="0" w:color="auto"/>
              <w:bottom w:val="single" w:sz="4" w:space="0" w:color="000000"/>
            </w:tcBorders>
          </w:tcPr>
          <w:p w14:paraId="6DFF006D" w14:textId="553944A6" w:rsidR="00FF0DA8" w:rsidRPr="00F71A9A" w:rsidRDefault="00FF0DA8" w:rsidP="00AC7CBE">
            <w:pPr>
              <w:spacing w:after="0" w:line="240" w:lineRule="auto"/>
              <w:contextualSpacing/>
              <w:rPr>
                <w:rFonts w:ascii="Gill Sans MT" w:hAnsi="Gill Sans MT"/>
                <w:b/>
                <w:color w:val="000000"/>
                <w:sz w:val="20"/>
                <w:szCs w:val="20"/>
              </w:rPr>
            </w:pPr>
            <w:commentRangeStart w:id="32"/>
            <w:r w:rsidRPr="00F71A9A">
              <w:rPr>
                <w:rFonts w:ascii="Gill Sans MT" w:hAnsi="Gill Sans MT"/>
                <w:color w:val="000000"/>
                <w:sz w:val="20"/>
                <w:szCs w:val="20"/>
              </w:rPr>
              <w:t>Has any part of your village's customary land been sold</w:t>
            </w:r>
            <w:r w:rsidR="00DC46D0" w:rsidRPr="00F71A9A">
              <w:rPr>
                <w:rFonts w:ascii="Gill Sans MT" w:hAnsi="Gill Sans MT"/>
                <w:color w:val="000000"/>
                <w:sz w:val="20"/>
                <w:szCs w:val="20"/>
              </w:rPr>
              <w:t xml:space="preserve"> or leased</w:t>
            </w:r>
            <w:r w:rsidRPr="00F71A9A">
              <w:rPr>
                <w:rFonts w:ascii="Gill Sans MT" w:hAnsi="Gill Sans MT"/>
                <w:color w:val="000000"/>
                <w:sz w:val="20"/>
                <w:szCs w:val="20"/>
              </w:rPr>
              <w:t xml:space="preserve"> to someone from outside this village in the past five years?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hland_sold</w:t>
            </w:r>
            <w:proofErr w:type="spellEnd"/>
            <w:r w:rsidRPr="00F71A9A">
              <w:rPr>
                <w:rFonts w:ascii="Gill Sans MT" w:hAnsi="Gill Sans MT"/>
                <w:b/>
                <w:color w:val="000000"/>
                <w:sz w:val="20"/>
                <w:szCs w:val="20"/>
              </w:rPr>
              <w:t>)</w:t>
            </w:r>
            <w:commentRangeEnd w:id="32"/>
            <w:r w:rsidR="00DC46D0" w:rsidRPr="00F71A9A">
              <w:rPr>
                <w:rStyle w:val="CommentReference"/>
                <w:rFonts w:ascii="Gill Sans MT" w:hAnsi="Gill Sans MT"/>
                <w:sz w:val="20"/>
                <w:szCs w:val="20"/>
              </w:rPr>
              <w:commentReference w:id="32"/>
            </w:r>
          </w:p>
          <w:p w14:paraId="4F788995" w14:textId="6039B5EA" w:rsidR="00863A95" w:rsidRPr="00B33FAE" w:rsidRDefault="00B33FAE" w:rsidP="00AC7CBE">
            <w:pPr>
              <w:spacing w:after="0" w:line="240" w:lineRule="auto"/>
              <w:contextualSpacing/>
              <w:rPr>
                <w:ins w:id="33" w:author="Aleta Haflett" w:date="2014-11-19T08:57:00Z"/>
                <w:rFonts w:ascii="Gill Sans MT" w:hAnsi="Gill Sans MT"/>
                <w:i/>
                <w:color w:val="000000"/>
                <w:sz w:val="20"/>
                <w:szCs w:val="20"/>
              </w:rPr>
            </w:pPr>
            <w:ins w:id="34" w:author="Aleta Haflett" w:date="2014-11-19T09:07:00Z">
              <w:r w:rsidRPr="00B33FAE">
                <w:rPr>
                  <w:rFonts w:ascii="Gill Sans MT" w:hAnsi="Gill Sans MT"/>
                  <w:i/>
                  <w:color w:val="000000"/>
                  <w:sz w:val="20"/>
                  <w:szCs w:val="20"/>
                </w:rPr>
                <w:t>If 0, skip to D.17</w:t>
              </w:r>
            </w:ins>
          </w:p>
          <w:p w14:paraId="4D38F96B" w14:textId="77777777" w:rsidR="00DC46D0" w:rsidRPr="00F71A9A" w:rsidRDefault="00DC46D0" w:rsidP="00AC7CBE">
            <w:pPr>
              <w:spacing w:after="0" w:line="240" w:lineRule="auto"/>
              <w:contextualSpacing/>
              <w:rPr>
                <w:rFonts w:ascii="Gill Sans MT" w:hAnsi="Gill Sans MT"/>
                <w:b/>
                <w:color w:val="000000"/>
                <w:sz w:val="20"/>
                <w:szCs w:val="20"/>
              </w:rPr>
            </w:pPr>
          </w:p>
          <w:commentRangeEnd w:id="31"/>
          <w:p w14:paraId="74E7018E" w14:textId="6AC03DF8" w:rsidR="00DC46D0" w:rsidRPr="00F71A9A" w:rsidRDefault="0090639B" w:rsidP="00AC7CBE">
            <w:pPr>
              <w:spacing w:after="0" w:line="240" w:lineRule="auto"/>
              <w:contextualSpacing/>
              <w:rPr>
                <w:rFonts w:ascii="Gill Sans MT" w:eastAsia="Calibri" w:hAnsi="Gill Sans MT" w:cs="Times New Roman"/>
                <w:w w:val="105"/>
                <w:sz w:val="20"/>
                <w:szCs w:val="20"/>
              </w:rPr>
            </w:pPr>
            <w:r>
              <w:rPr>
                <w:rStyle w:val="CommentReference"/>
              </w:rPr>
              <w:commentReference w:id="31"/>
            </w:r>
          </w:p>
        </w:tc>
        <w:tc>
          <w:tcPr>
            <w:tcW w:w="4322" w:type="dxa"/>
            <w:gridSpan w:val="3"/>
            <w:tcBorders>
              <w:top w:val="single" w:sz="4" w:space="0" w:color="000000"/>
              <w:bottom w:val="single" w:sz="4" w:space="0" w:color="000000"/>
              <w:right w:val="single" w:sz="18" w:space="0" w:color="000000"/>
            </w:tcBorders>
          </w:tcPr>
          <w:p w14:paraId="5D339D85" w14:textId="3EA5F193" w:rsidR="00FF0DA8" w:rsidRPr="00F71A9A" w:rsidRDefault="00B33FAE" w:rsidP="00AC7CBE">
            <w:pPr>
              <w:spacing w:after="0" w:line="240" w:lineRule="auto"/>
              <w:contextualSpacing/>
              <w:rPr>
                <w:rFonts w:ascii="Gill Sans MT" w:hAnsi="Gill Sans MT"/>
                <w:sz w:val="20"/>
                <w:szCs w:val="20"/>
              </w:rPr>
            </w:pPr>
            <w:ins w:id="35" w:author="Aleta Haflett" w:date="2014-11-19T08:58:00Z">
              <w:r>
                <w:rPr>
                  <w:rFonts w:ascii="Gill Sans MT" w:hAnsi="Gill Sans MT"/>
                  <w:sz w:val="20"/>
                  <w:szCs w:val="20"/>
                </w:rPr>
                <w:t>0</w:t>
              </w:r>
            </w:ins>
            <w:r w:rsidR="00FF0DA8" w:rsidRPr="00F71A9A">
              <w:rPr>
                <w:rFonts w:ascii="Gill Sans MT" w:hAnsi="Gill Sans MT"/>
                <w:sz w:val="20"/>
                <w:szCs w:val="20"/>
              </w:rPr>
              <w:t>=No</w:t>
            </w:r>
          </w:p>
          <w:p w14:paraId="6E79398B" w14:textId="1A8FE9AB" w:rsidR="00DC46D0" w:rsidRPr="00F71A9A" w:rsidRDefault="00B33FAE" w:rsidP="00B33FAE">
            <w:pPr>
              <w:spacing w:after="0" w:line="240" w:lineRule="auto"/>
              <w:contextualSpacing/>
              <w:rPr>
                <w:rFonts w:ascii="Gill Sans MT" w:hAnsi="Gill Sans MT"/>
                <w:sz w:val="20"/>
                <w:szCs w:val="20"/>
              </w:rPr>
            </w:pPr>
            <w:ins w:id="36" w:author="Aleta Haflett" w:date="2014-11-19T09:07:00Z">
              <w:r>
                <w:rPr>
                  <w:rFonts w:ascii="Gill Sans MT" w:hAnsi="Gill Sans MT"/>
                  <w:sz w:val="20"/>
                  <w:szCs w:val="20"/>
                </w:rPr>
                <w:t>1</w:t>
              </w:r>
            </w:ins>
            <w:r w:rsidR="00FF0DA8" w:rsidRPr="00F71A9A">
              <w:rPr>
                <w:rFonts w:ascii="Gill Sans MT" w:hAnsi="Gill Sans MT"/>
                <w:sz w:val="20"/>
                <w:szCs w:val="20"/>
              </w:rPr>
              <w:t>=</w:t>
            </w:r>
            <w:ins w:id="37" w:author="Aleta Haflett" w:date="2014-11-19T09:07:00Z">
              <w:r>
                <w:rPr>
                  <w:rFonts w:ascii="Gill Sans MT" w:hAnsi="Gill Sans MT"/>
                  <w:sz w:val="20"/>
                  <w:szCs w:val="20"/>
                </w:rPr>
                <w:t>Yes</w:t>
              </w:r>
            </w:ins>
            <w:r w:rsidR="00DC46D0" w:rsidRPr="00F71A9A">
              <w:rPr>
                <w:rFonts w:ascii="Gill Sans MT" w:hAnsi="Gill Sans MT"/>
                <w:sz w:val="20"/>
                <w:szCs w:val="20"/>
              </w:rPr>
              <w:t xml:space="preserve"> </w:t>
            </w:r>
          </w:p>
          <w:p w14:paraId="4017B1D3"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0DB3A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334F3448" w14:textId="7F6A6307" w:rsidR="00863A95" w:rsidRDefault="00863A95">
      <w:pPr>
        <w:rPr>
          <w:ins w:id="38" w:author="Aleta Haflett" w:date="2014-11-19T09:02:00Z"/>
          <w:b/>
        </w:rPr>
      </w:pPr>
      <w:ins w:id="39" w:author="Aleta Haflett" w:date="2014-11-19T09:02:00Z">
        <w:r>
          <w:rPr>
            <w:b/>
          </w:rPr>
          <w:t xml:space="preserve">Land sales roster </w:t>
        </w:r>
      </w:ins>
    </w:p>
    <w:p w14:paraId="2F65F570" w14:textId="36A0CC95" w:rsidR="00863A95" w:rsidRPr="00B33FAE" w:rsidRDefault="00863A95">
      <w:pPr>
        <w:rPr>
          <w:ins w:id="40" w:author="Aleta Haflett" w:date="2014-11-19T08:57:00Z"/>
          <w:b/>
          <w:i/>
        </w:rPr>
      </w:pPr>
      <w:ins w:id="41" w:author="Aleta Haflett" w:date="2014-11-19T09:02:00Z">
        <w:r>
          <w:rPr>
            <w:b/>
            <w:i/>
          </w:rPr>
          <w:t>For ea</w:t>
        </w:r>
        <w:r w:rsidR="00B33FAE">
          <w:rPr>
            <w:b/>
            <w:i/>
          </w:rPr>
          <w:t>ch instance of land sold, ask D10</w:t>
        </w:r>
        <w:r>
          <w:rPr>
            <w:b/>
            <w:i/>
          </w:rPr>
          <w:t>-D</w:t>
        </w:r>
        <w:r w:rsidR="00B33FAE">
          <w:rPr>
            <w:b/>
            <w:i/>
          </w:rPr>
          <w:t>16</w:t>
        </w:r>
      </w:ins>
    </w:p>
    <w:tbl>
      <w:tblPr>
        <w:tblStyle w:val="TableGrid"/>
        <w:tblW w:w="0" w:type="auto"/>
        <w:tblLook w:val="04A0" w:firstRow="1" w:lastRow="0" w:firstColumn="1" w:lastColumn="0" w:noHBand="0" w:noVBand="1"/>
      </w:tblPr>
      <w:tblGrid>
        <w:gridCol w:w="562"/>
        <w:gridCol w:w="1776"/>
        <w:gridCol w:w="1908"/>
        <w:gridCol w:w="1091"/>
        <w:gridCol w:w="884"/>
        <w:gridCol w:w="1737"/>
        <w:gridCol w:w="2299"/>
        <w:gridCol w:w="1571"/>
        <w:gridCol w:w="1348"/>
      </w:tblGrid>
      <w:tr w:rsidR="00863A95" w14:paraId="2610C7A6" w14:textId="6C97091F" w:rsidTr="00B33FAE">
        <w:trPr>
          <w:ins w:id="42" w:author="Aleta Haflett" w:date="2014-11-19T08:59:00Z"/>
        </w:trPr>
        <w:tc>
          <w:tcPr>
            <w:tcW w:w="572" w:type="dxa"/>
          </w:tcPr>
          <w:p w14:paraId="128F4ECA" w14:textId="77777777" w:rsidR="00863A95" w:rsidRPr="00B33FAE" w:rsidRDefault="00863A95">
            <w:pPr>
              <w:rPr>
                <w:ins w:id="43" w:author="Aleta Haflett" w:date="2014-11-19T08:59:00Z"/>
                <w:sz w:val="20"/>
                <w:szCs w:val="20"/>
              </w:rPr>
            </w:pPr>
          </w:p>
        </w:tc>
        <w:tc>
          <w:tcPr>
            <w:tcW w:w="1804" w:type="dxa"/>
          </w:tcPr>
          <w:p w14:paraId="1ECE5BC0" w14:textId="37DC2097" w:rsidR="00863A95" w:rsidRPr="00B33FAE" w:rsidRDefault="00B33FAE">
            <w:pPr>
              <w:rPr>
                <w:ins w:id="44" w:author="Aleta Haflett" w:date="2014-11-19T08:59:00Z"/>
                <w:sz w:val="20"/>
                <w:szCs w:val="20"/>
              </w:rPr>
            </w:pPr>
            <w:ins w:id="45" w:author="Aleta Haflett" w:date="2014-11-19T08:59:00Z">
              <w:r w:rsidRPr="00B33FAE">
                <w:rPr>
                  <w:sz w:val="20"/>
                  <w:szCs w:val="20"/>
                </w:rPr>
                <w:t>D.10</w:t>
              </w:r>
            </w:ins>
          </w:p>
        </w:tc>
        <w:tc>
          <w:tcPr>
            <w:tcW w:w="1928" w:type="dxa"/>
          </w:tcPr>
          <w:p w14:paraId="6DA28959" w14:textId="12DB027F" w:rsidR="00863A95" w:rsidRPr="00B33FAE" w:rsidRDefault="00B33FAE">
            <w:pPr>
              <w:rPr>
                <w:ins w:id="46" w:author="Aleta Haflett" w:date="2014-11-19T08:59:00Z"/>
                <w:sz w:val="20"/>
                <w:szCs w:val="20"/>
              </w:rPr>
            </w:pPr>
            <w:ins w:id="47" w:author="Aleta Haflett" w:date="2014-11-19T09:05:00Z">
              <w:r w:rsidRPr="00B33FAE">
                <w:rPr>
                  <w:sz w:val="20"/>
                  <w:szCs w:val="20"/>
                </w:rPr>
                <w:t>D.11</w:t>
              </w:r>
            </w:ins>
          </w:p>
        </w:tc>
        <w:tc>
          <w:tcPr>
            <w:tcW w:w="1993" w:type="dxa"/>
            <w:gridSpan w:val="2"/>
          </w:tcPr>
          <w:p w14:paraId="0F7C08CE" w14:textId="76FB7A1B" w:rsidR="00863A95" w:rsidRPr="00B33FAE" w:rsidRDefault="00B33FAE">
            <w:pPr>
              <w:rPr>
                <w:ins w:id="48" w:author="Aleta Haflett" w:date="2014-11-19T08:59:00Z"/>
                <w:sz w:val="20"/>
                <w:szCs w:val="20"/>
              </w:rPr>
            </w:pPr>
            <w:ins w:id="49" w:author="Aleta Haflett" w:date="2014-11-19T09:05:00Z">
              <w:r w:rsidRPr="00B33FAE">
                <w:rPr>
                  <w:sz w:val="20"/>
                  <w:szCs w:val="20"/>
                </w:rPr>
                <w:t>D.12</w:t>
              </w:r>
            </w:ins>
          </w:p>
        </w:tc>
        <w:tc>
          <w:tcPr>
            <w:tcW w:w="1766" w:type="dxa"/>
          </w:tcPr>
          <w:p w14:paraId="246A88DA" w14:textId="288851F3" w:rsidR="00863A95" w:rsidRPr="00B33FAE" w:rsidRDefault="00B33FAE">
            <w:pPr>
              <w:rPr>
                <w:ins w:id="50" w:author="Aleta Haflett" w:date="2014-11-19T08:59:00Z"/>
                <w:sz w:val="20"/>
                <w:szCs w:val="20"/>
              </w:rPr>
            </w:pPr>
            <w:ins w:id="51" w:author="Aleta Haflett" w:date="2014-11-19T09:05:00Z">
              <w:r w:rsidRPr="00B33FAE">
                <w:rPr>
                  <w:sz w:val="20"/>
                  <w:szCs w:val="20"/>
                </w:rPr>
                <w:t>D.13</w:t>
              </w:r>
            </w:ins>
          </w:p>
        </w:tc>
        <w:tc>
          <w:tcPr>
            <w:tcW w:w="2309" w:type="dxa"/>
          </w:tcPr>
          <w:p w14:paraId="0BA6BA4F" w14:textId="10BC9FBC" w:rsidR="00863A95" w:rsidRPr="00B33FAE" w:rsidRDefault="00B33FAE">
            <w:pPr>
              <w:rPr>
                <w:ins w:id="52" w:author="Aleta Haflett" w:date="2014-11-19T09:03:00Z"/>
                <w:sz w:val="20"/>
                <w:szCs w:val="20"/>
              </w:rPr>
            </w:pPr>
            <w:ins w:id="53" w:author="Aleta Haflett" w:date="2014-11-19T09:05:00Z">
              <w:r w:rsidRPr="00B33FAE">
                <w:rPr>
                  <w:sz w:val="20"/>
                  <w:szCs w:val="20"/>
                </w:rPr>
                <w:t>D.14</w:t>
              </w:r>
            </w:ins>
          </w:p>
        </w:tc>
        <w:tc>
          <w:tcPr>
            <w:tcW w:w="1580" w:type="dxa"/>
          </w:tcPr>
          <w:p w14:paraId="35698FB7" w14:textId="2F48BB93" w:rsidR="00863A95" w:rsidRPr="00B33FAE" w:rsidRDefault="00B33FAE">
            <w:pPr>
              <w:rPr>
                <w:ins w:id="54" w:author="Aleta Haflett" w:date="2014-11-19T09:03:00Z"/>
                <w:sz w:val="20"/>
                <w:szCs w:val="20"/>
              </w:rPr>
            </w:pPr>
            <w:ins w:id="55" w:author="Aleta Haflett" w:date="2014-11-19T09:05:00Z">
              <w:r w:rsidRPr="00B33FAE">
                <w:rPr>
                  <w:sz w:val="20"/>
                  <w:szCs w:val="20"/>
                </w:rPr>
                <w:t>D.15</w:t>
              </w:r>
            </w:ins>
          </w:p>
        </w:tc>
        <w:tc>
          <w:tcPr>
            <w:tcW w:w="1224" w:type="dxa"/>
          </w:tcPr>
          <w:p w14:paraId="7945EC7C" w14:textId="1450CCCC" w:rsidR="00863A95" w:rsidRDefault="00B33FAE">
            <w:pPr>
              <w:rPr>
                <w:ins w:id="56" w:author="Aleta Haflett" w:date="2014-11-19T09:04:00Z"/>
              </w:rPr>
            </w:pPr>
            <w:ins w:id="57" w:author="Aleta Haflett" w:date="2014-11-19T09:05:00Z">
              <w:r>
                <w:t>D.16</w:t>
              </w:r>
            </w:ins>
          </w:p>
        </w:tc>
      </w:tr>
      <w:tr w:rsidR="00863A95" w14:paraId="7D81B9EA" w14:textId="0A8E4590" w:rsidTr="00B33FAE">
        <w:trPr>
          <w:ins w:id="58" w:author="Aleta Haflett" w:date="2014-11-19T08:58:00Z"/>
        </w:trPr>
        <w:tc>
          <w:tcPr>
            <w:tcW w:w="572" w:type="dxa"/>
          </w:tcPr>
          <w:p w14:paraId="50059685" w14:textId="77777777" w:rsidR="00863A95" w:rsidRPr="00B33FAE" w:rsidRDefault="00863A95">
            <w:pPr>
              <w:rPr>
                <w:ins w:id="59" w:author="Aleta Haflett" w:date="2014-11-19T08:58:00Z"/>
                <w:sz w:val="20"/>
                <w:szCs w:val="20"/>
              </w:rPr>
            </w:pPr>
          </w:p>
        </w:tc>
        <w:tc>
          <w:tcPr>
            <w:tcW w:w="1804" w:type="dxa"/>
          </w:tcPr>
          <w:p w14:paraId="2204B53D" w14:textId="77777777" w:rsidR="00863A95" w:rsidRPr="00B33FAE" w:rsidRDefault="00863A95">
            <w:pPr>
              <w:rPr>
                <w:ins w:id="60" w:author="Aleta Haflett" w:date="2014-11-19T08:58:00Z"/>
                <w:sz w:val="20"/>
                <w:szCs w:val="20"/>
              </w:rPr>
            </w:pPr>
            <w:ins w:id="61" w:author="Aleta Haflett" w:date="2014-11-19T08:58:00Z">
              <w:r w:rsidRPr="00B33FAE">
                <w:rPr>
                  <w:sz w:val="20"/>
                  <w:szCs w:val="20"/>
                </w:rPr>
                <w:t xml:space="preserve">Was land sold or leased? </w:t>
              </w:r>
            </w:ins>
          </w:p>
          <w:p w14:paraId="6D6AD331" w14:textId="77777777" w:rsidR="00863A95" w:rsidRPr="00B33FAE" w:rsidRDefault="00863A95">
            <w:pPr>
              <w:rPr>
                <w:ins w:id="62" w:author="Aleta Haflett" w:date="2014-11-19T08:59:00Z"/>
                <w:sz w:val="20"/>
                <w:szCs w:val="20"/>
              </w:rPr>
            </w:pPr>
            <w:ins w:id="63" w:author="Aleta Haflett" w:date="2014-11-19T08:59:00Z">
              <w:r w:rsidRPr="00B33FAE">
                <w:rPr>
                  <w:sz w:val="20"/>
                  <w:szCs w:val="20"/>
                </w:rPr>
                <w:t>1=Sold</w:t>
              </w:r>
            </w:ins>
          </w:p>
          <w:p w14:paraId="19C683FA" w14:textId="14B64E1F" w:rsidR="00863A95" w:rsidRPr="00B33FAE" w:rsidRDefault="00863A95">
            <w:pPr>
              <w:rPr>
                <w:ins w:id="64" w:author="Aleta Haflett" w:date="2014-11-19T08:59:00Z"/>
                <w:sz w:val="20"/>
                <w:szCs w:val="20"/>
              </w:rPr>
            </w:pPr>
            <w:ins w:id="65" w:author="Aleta Haflett" w:date="2014-11-19T08:59:00Z">
              <w:r w:rsidRPr="00B33FAE">
                <w:rPr>
                  <w:sz w:val="20"/>
                  <w:szCs w:val="20"/>
                </w:rPr>
                <w:t>2=Leased, concession</w:t>
              </w:r>
            </w:ins>
          </w:p>
          <w:p w14:paraId="30DFB795" w14:textId="77777777" w:rsidR="00863A95" w:rsidRPr="00B33FAE" w:rsidRDefault="00863A95">
            <w:pPr>
              <w:rPr>
                <w:ins w:id="66" w:author="Aleta Haflett" w:date="2014-11-19T08:59:00Z"/>
                <w:sz w:val="20"/>
                <w:szCs w:val="20"/>
              </w:rPr>
            </w:pPr>
            <w:ins w:id="67" w:author="Aleta Haflett" w:date="2014-11-19T08:59:00Z">
              <w:r w:rsidRPr="00B33FAE">
                <w:rPr>
                  <w:sz w:val="20"/>
                  <w:szCs w:val="20"/>
                </w:rPr>
                <w:t>3=Leased, permit</w:t>
              </w:r>
            </w:ins>
          </w:p>
          <w:p w14:paraId="0283478B" w14:textId="77777777" w:rsidR="00863A95" w:rsidRPr="00B33FAE" w:rsidRDefault="00863A95">
            <w:pPr>
              <w:rPr>
                <w:ins w:id="68" w:author="Aleta Haflett" w:date="2014-11-19T08:59:00Z"/>
                <w:sz w:val="20"/>
                <w:szCs w:val="20"/>
              </w:rPr>
            </w:pPr>
            <w:ins w:id="69" w:author="Aleta Haflett" w:date="2014-11-19T08:59:00Z">
              <w:r w:rsidRPr="00B33FAE">
                <w:rPr>
                  <w:sz w:val="20"/>
                  <w:szCs w:val="20"/>
                </w:rPr>
                <w:t>888=Don’t know</w:t>
              </w:r>
            </w:ins>
          </w:p>
          <w:p w14:paraId="016C5BF7" w14:textId="4F691ACD" w:rsidR="00863A95" w:rsidRPr="00B33FAE" w:rsidRDefault="00863A95">
            <w:pPr>
              <w:rPr>
                <w:ins w:id="70" w:author="Aleta Haflett" w:date="2014-11-19T08:58:00Z"/>
                <w:sz w:val="20"/>
                <w:szCs w:val="20"/>
              </w:rPr>
            </w:pPr>
            <w:ins w:id="71" w:author="Aleta Haflett" w:date="2014-11-19T08:59:00Z">
              <w:r w:rsidRPr="00B33FAE">
                <w:rPr>
                  <w:sz w:val="20"/>
                  <w:szCs w:val="20"/>
                </w:rPr>
                <w:t>999=Prefer not to respond</w:t>
              </w:r>
            </w:ins>
          </w:p>
        </w:tc>
        <w:tc>
          <w:tcPr>
            <w:tcW w:w="1928" w:type="dxa"/>
          </w:tcPr>
          <w:p w14:paraId="63F4EA4F" w14:textId="77777777" w:rsidR="00863A95" w:rsidRPr="00B33FAE" w:rsidRDefault="00863A95">
            <w:pPr>
              <w:rPr>
                <w:ins w:id="72" w:author="Aleta Haflett" w:date="2014-11-19T09:00:00Z"/>
                <w:sz w:val="20"/>
                <w:szCs w:val="20"/>
              </w:rPr>
            </w:pPr>
            <w:ins w:id="73" w:author="Aleta Haflett" w:date="2014-11-19T08:59:00Z">
              <w:r w:rsidRPr="00B33FAE">
                <w:rPr>
                  <w:sz w:val="20"/>
                  <w:szCs w:val="20"/>
                </w:rPr>
                <w:t>Who sold or leased this land?</w:t>
              </w:r>
            </w:ins>
          </w:p>
          <w:p w14:paraId="45CDBAEE" w14:textId="77777777" w:rsidR="00863A95" w:rsidRPr="00B33FAE" w:rsidRDefault="00863A95" w:rsidP="00863A95">
            <w:pPr>
              <w:contextualSpacing/>
              <w:rPr>
                <w:ins w:id="74" w:author="Aleta Haflett" w:date="2014-11-19T09:00:00Z"/>
                <w:rFonts w:ascii="Gill Sans MT" w:hAnsi="Gill Sans MT"/>
                <w:sz w:val="20"/>
                <w:szCs w:val="20"/>
              </w:rPr>
            </w:pPr>
            <w:ins w:id="75" w:author="Aleta Haflett" w:date="2014-11-19T09:00:00Z">
              <w:r w:rsidRPr="00B33FAE">
                <w:rPr>
                  <w:rFonts w:ascii="Gill Sans MT" w:hAnsi="Gill Sans MT"/>
                  <w:sz w:val="20"/>
                  <w:szCs w:val="20"/>
                </w:rPr>
                <w:t>1=Chief</w:t>
              </w:r>
            </w:ins>
          </w:p>
          <w:p w14:paraId="00891B53" w14:textId="77777777" w:rsidR="00863A95" w:rsidRPr="00B33FAE" w:rsidRDefault="00863A95" w:rsidP="00863A95">
            <w:pPr>
              <w:contextualSpacing/>
              <w:rPr>
                <w:ins w:id="76" w:author="Aleta Haflett" w:date="2014-11-19T09:00:00Z"/>
                <w:rFonts w:ascii="Gill Sans MT" w:hAnsi="Gill Sans MT"/>
                <w:sz w:val="20"/>
                <w:szCs w:val="20"/>
              </w:rPr>
            </w:pPr>
            <w:ins w:id="77" w:author="Aleta Haflett" w:date="2014-11-19T09:00:00Z">
              <w:r w:rsidRPr="00B33FAE">
                <w:rPr>
                  <w:rFonts w:ascii="Gill Sans MT" w:hAnsi="Gill Sans MT"/>
                  <w:sz w:val="20"/>
                  <w:szCs w:val="20"/>
                </w:rPr>
                <w:t>2=Headperson</w:t>
              </w:r>
            </w:ins>
          </w:p>
          <w:p w14:paraId="26E9F0FB" w14:textId="77777777" w:rsidR="00863A95" w:rsidRPr="00B33FAE" w:rsidRDefault="00863A95" w:rsidP="00863A95">
            <w:pPr>
              <w:contextualSpacing/>
              <w:rPr>
                <w:ins w:id="78" w:author="Aleta Haflett" w:date="2014-11-19T09:00:00Z"/>
                <w:rFonts w:ascii="Gill Sans MT" w:hAnsi="Gill Sans MT"/>
                <w:sz w:val="20"/>
                <w:szCs w:val="20"/>
              </w:rPr>
            </w:pPr>
            <w:ins w:id="79" w:author="Aleta Haflett" w:date="2014-11-19T09:00:00Z">
              <w:r w:rsidRPr="00B33FAE">
                <w:rPr>
                  <w:rFonts w:ascii="Gill Sans MT" w:hAnsi="Gill Sans MT"/>
                  <w:sz w:val="20"/>
                  <w:szCs w:val="20"/>
                </w:rPr>
                <w:t>3= Community together as a group</w:t>
              </w:r>
            </w:ins>
          </w:p>
          <w:p w14:paraId="77CE9F01" w14:textId="77777777" w:rsidR="00863A95" w:rsidRPr="00B33FAE" w:rsidRDefault="00863A95" w:rsidP="00863A95">
            <w:pPr>
              <w:contextualSpacing/>
              <w:rPr>
                <w:ins w:id="80" w:author="Aleta Haflett" w:date="2014-11-19T09:00:00Z"/>
                <w:rFonts w:ascii="Gill Sans MT" w:hAnsi="Gill Sans MT"/>
                <w:sz w:val="20"/>
                <w:szCs w:val="20"/>
              </w:rPr>
            </w:pPr>
            <w:ins w:id="81" w:author="Aleta Haflett" w:date="2014-11-19T09:00:00Z">
              <w:r w:rsidRPr="00B33FAE">
                <w:rPr>
                  <w:rFonts w:ascii="Gill Sans MT" w:hAnsi="Gill Sans MT"/>
                  <w:sz w:val="20"/>
                  <w:szCs w:val="20"/>
                </w:rPr>
                <w:t>97=Other, please specify</w:t>
              </w:r>
            </w:ins>
          </w:p>
          <w:p w14:paraId="4CB6DC31" w14:textId="77777777" w:rsidR="00863A95" w:rsidRPr="00B33FAE" w:rsidRDefault="00863A95" w:rsidP="00863A95">
            <w:pPr>
              <w:contextualSpacing/>
              <w:rPr>
                <w:ins w:id="82" w:author="Aleta Haflett" w:date="2014-11-19T09:00:00Z"/>
                <w:rFonts w:ascii="Gill Sans MT" w:hAnsi="Gill Sans MT"/>
                <w:sz w:val="20"/>
                <w:szCs w:val="20"/>
              </w:rPr>
            </w:pPr>
            <w:ins w:id="83" w:author="Aleta Haflett" w:date="2014-11-19T09:00:00Z">
              <w:r w:rsidRPr="00B33FAE">
                <w:rPr>
                  <w:rFonts w:ascii="Gill Sans MT" w:hAnsi="Gill Sans MT"/>
                  <w:sz w:val="20"/>
                  <w:szCs w:val="20"/>
                </w:rPr>
                <w:t>888=Don’t know</w:t>
              </w:r>
            </w:ins>
          </w:p>
          <w:p w14:paraId="3510B892" w14:textId="1E2A188C" w:rsidR="00863A95" w:rsidRPr="00B33FAE" w:rsidRDefault="00863A95" w:rsidP="00863A95">
            <w:pPr>
              <w:rPr>
                <w:ins w:id="84" w:author="Aleta Haflett" w:date="2014-11-19T08:58:00Z"/>
                <w:sz w:val="20"/>
                <w:szCs w:val="20"/>
              </w:rPr>
            </w:pPr>
            <w:ins w:id="85" w:author="Aleta Haflett" w:date="2014-11-19T09:00:00Z">
              <w:r w:rsidRPr="00B33FAE">
                <w:rPr>
                  <w:rFonts w:ascii="Gill Sans MT" w:hAnsi="Gill Sans MT"/>
                  <w:sz w:val="20"/>
                  <w:szCs w:val="20"/>
                </w:rPr>
                <w:t>999=Preferred not to answer</w:t>
              </w:r>
            </w:ins>
          </w:p>
        </w:tc>
        <w:tc>
          <w:tcPr>
            <w:tcW w:w="1993" w:type="dxa"/>
            <w:gridSpan w:val="2"/>
          </w:tcPr>
          <w:p w14:paraId="236FC614" w14:textId="77777777" w:rsidR="00863A95" w:rsidRPr="00B33FAE" w:rsidRDefault="00863A95">
            <w:pPr>
              <w:rPr>
                <w:ins w:id="86" w:author="Aleta Haflett" w:date="2014-11-19T09:00:00Z"/>
                <w:sz w:val="20"/>
                <w:szCs w:val="20"/>
              </w:rPr>
            </w:pPr>
            <w:ins w:id="87" w:author="Aleta Haflett" w:date="2014-11-19T09:00:00Z">
              <w:r w:rsidRPr="00B33FAE">
                <w:rPr>
                  <w:sz w:val="20"/>
                  <w:szCs w:val="20"/>
                </w:rPr>
                <w:t xml:space="preserve">What was the area of land sold? </w:t>
              </w:r>
            </w:ins>
          </w:p>
          <w:p w14:paraId="120EA205" w14:textId="77777777" w:rsidR="00863A95" w:rsidRPr="00B33FAE" w:rsidRDefault="00863A95">
            <w:pPr>
              <w:rPr>
                <w:ins w:id="88" w:author="Aleta Haflett" w:date="2014-11-19T09:00:00Z"/>
                <w:i/>
                <w:sz w:val="20"/>
                <w:szCs w:val="20"/>
              </w:rPr>
            </w:pPr>
            <w:ins w:id="89" w:author="Aleta Haflett" w:date="2014-11-19T09:00:00Z">
              <w:r w:rsidRPr="00B33FAE">
                <w:rPr>
                  <w:i/>
                  <w:sz w:val="20"/>
                  <w:szCs w:val="20"/>
                </w:rPr>
                <w:t>Units:</w:t>
              </w:r>
            </w:ins>
          </w:p>
          <w:p w14:paraId="466C1032" w14:textId="77777777" w:rsidR="00863A95" w:rsidRPr="00B33FAE" w:rsidRDefault="00863A95">
            <w:pPr>
              <w:rPr>
                <w:ins w:id="90" w:author="Aleta Haflett" w:date="2014-11-19T09:00:00Z"/>
                <w:i/>
                <w:sz w:val="20"/>
                <w:szCs w:val="20"/>
              </w:rPr>
            </w:pPr>
            <w:ins w:id="91" w:author="Aleta Haflett" w:date="2014-11-19T09:00:00Z">
              <w:r w:rsidRPr="00B33FAE">
                <w:rPr>
                  <w:i/>
                  <w:sz w:val="20"/>
                  <w:szCs w:val="20"/>
                </w:rPr>
                <w:t>1=Lima</w:t>
              </w:r>
            </w:ins>
          </w:p>
          <w:p w14:paraId="78604916" w14:textId="77777777" w:rsidR="00863A95" w:rsidRPr="00B33FAE" w:rsidRDefault="00863A95">
            <w:pPr>
              <w:rPr>
                <w:ins w:id="92" w:author="Aleta Haflett" w:date="2014-11-19T09:00:00Z"/>
                <w:i/>
                <w:sz w:val="20"/>
                <w:szCs w:val="20"/>
              </w:rPr>
            </w:pPr>
            <w:ins w:id="93" w:author="Aleta Haflett" w:date="2014-11-19T09:00:00Z">
              <w:r w:rsidRPr="00B33FAE">
                <w:rPr>
                  <w:i/>
                  <w:sz w:val="20"/>
                  <w:szCs w:val="20"/>
                </w:rPr>
                <w:t>2=Acre</w:t>
              </w:r>
            </w:ins>
          </w:p>
          <w:p w14:paraId="115DD860" w14:textId="77777777" w:rsidR="00863A95" w:rsidRPr="00B33FAE" w:rsidRDefault="00863A95">
            <w:pPr>
              <w:rPr>
                <w:ins w:id="94" w:author="Aleta Haflett" w:date="2014-11-19T09:01:00Z"/>
                <w:i/>
                <w:sz w:val="20"/>
                <w:szCs w:val="20"/>
              </w:rPr>
            </w:pPr>
            <w:ins w:id="95" w:author="Aleta Haflett" w:date="2014-11-19T09:00:00Z">
              <w:r w:rsidRPr="00B33FAE">
                <w:rPr>
                  <w:i/>
                  <w:sz w:val="20"/>
                  <w:szCs w:val="20"/>
                </w:rPr>
                <w:t>3=</w:t>
              </w:r>
            </w:ins>
            <w:ins w:id="96" w:author="Aleta Haflett" w:date="2014-11-19T09:01:00Z">
              <w:r w:rsidRPr="00B33FAE">
                <w:rPr>
                  <w:i/>
                  <w:sz w:val="20"/>
                  <w:szCs w:val="20"/>
                </w:rPr>
                <w:t>Hectare</w:t>
              </w:r>
            </w:ins>
          </w:p>
          <w:p w14:paraId="5D858876" w14:textId="0B11533E" w:rsidR="00863A95" w:rsidRPr="00B33FAE" w:rsidRDefault="00863A95">
            <w:pPr>
              <w:rPr>
                <w:ins w:id="97" w:author="Aleta Haflett" w:date="2014-11-19T08:58:00Z"/>
                <w:i/>
                <w:sz w:val="20"/>
                <w:szCs w:val="20"/>
              </w:rPr>
            </w:pPr>
            <w:ins w:id="98" w:author="Aleta Haflett" w:date="2014-11-19T09:01:00Z">
              <w:r w:rsidRPr="00B33FAE">
                <w:rPr>
                  <w:i/>
                  <w:sz w:val="20"/>
                  <w:szCs w:val="20"/>
                </w:rPr>
                <w:t>4=Square meter</w:t>
              </w:r>
            </w:ins>
          </w:p>
        </w:tc>
        <w:tc>
          <w:tcPr>
            <w:tcW w:w="1766" w:type="dxa"/>
          </w:tcPr>
          <w:p w14:paraId="66D110E3" w14:textId="213D5D9A" w:rsidR="00B33FAE" w:rsidRPr="00B33FAE" w:rsidRDefault="00863A95">
            <w:pPr>
              <w:rPr>
                <w:ins w:id="99" w:author="Aleta Haflett" w:date="2014-11-19T08:58:00Z"/>
                <w:sz w:val="20"/>
                <w:szCs w:val="20"/>
              </w:rPr>
            </w:pPr>
            <w:ins w:id="100" w:author="Aleta Haflett" w:date="2014-11-19T09:02:00Z">
              <w:r w:rsidRPr="00B33FAE">
                <w:rPr>
                  <w:sz w:val="20"/>
                  <w:szCs w:val="20"/>
                </w:rPr>
                <w:t xml:space="preserve">Who purchased the land? </w:t>
              </w:r>
            </w:ins>
          </w:p>
        </w:tc>
        <w:tc>
          <w:tcPr>
            <w:tcW w:w="2309" w:type="dxa"/>
          </w:tcPr>
          <w:p w14:paraId="6B28C6AB" w14:textId="0BA70946" w:rsidR="00863A95" w:rsidRPr="00B33FAE" w:rsidRDefault="00863A95" w:rsidP="00863A95">
            <w:pPr>
              <w:contextualSpacing/>
              <w:rPr>
                <w:ins w:id="101" w:author="Aleta Haflett" w:date="2014-11-19T09:03:00Z"/>
                <w:rFonts w:ascii="Gill Sans MT" w:eastAsiaTheme="minorEastAsia" w:hAnsi="Gill Sans MT"/>
                <w:b/>
                <w:color w:val="000000"/>
                <w:sz w:val="20"/>
                <w:szCs w:val="20"/>
                <w:lang w:eastAsia="zh-CN"/>
              </w:rPr>
            </w:pPr>
            <w:commentRangeStart w:id="102"/>
            <w:ins w:id="103" w:author="Aleta Haflett" w:date="2014-11-19T09:03:00Z">
              <w:r w:rsidRPr="00B33FAE">
                <w:rPr>
                  <w:rFonts w:ascii="Gill Sans MT" w:eastAsiaTheme="minorEastAsia" w:hAnsi="Gill Sans MT"/>
                  <w:color w:val="000000"/>
                  <w:sz w:val="20"/>
                  <w:szCs w:val="20"/>
                  <w:lang w:eastAsia="zh-CN"/>
                </w:rPr>
                <w:t xml:space="preserve">For what </w:t>
              </w:r>
              <w:commentRangeStart w:id="104"/>
              <w:r w:rsidRPr="00B33FAE">
                <w:rPr>
                  <w:rFonts w:ascii="Gill Sans MT" w:eastAsiaTheme="minorEastAsia" w:hAnsi="Gill Sans MT"/>
                  <w:color w:val="000000"/>
                  <w:sz w:val="20"/>
                  <w:szCs w:val="20"/>
                  <w:lang w:eastAsia="zh-CN"/>
                </w:rPr>
                <w:t xml:space="preserve">purpose </w:t>
              </w:r>
              <w:commentRangeEnd w:id="104"/>
              <w:r w:rsidRPr="00B33FAE">
                <w:rPr>
                  <w:rStyle w:val="CommentReference"/>
                  <w:sz w:val="20"/>
                  <w:szCs w:val="20"/>
                </w:rPr>
                <w:commentReference w:id="104"/>
              </w:r>
              <w:r w:rsidRPr="00B33FAE">
                <w:rPr>
                  <w:rFonts w:ascii="Gill Sans MT" w:eastAsiaTheme="minorEastAsia" w:hAnsi="Gill Sans MT"/>
                  <w:color w:val="000000"/>
                  <w:sz w:val="20"/>
                  <w:szCs w:val="20"/>
                  <w:lang w:eastAsia="zh-CN"/>
                </w:rPr>
                <w:t>was the land leased/purchased</w:t>
              </w:r>
              <w:r w:rsidRPr="00B33FAE">
                <w:rPr>
                  <w:rFonts w:ascii="Gill Sans MT" w:eastAsiaTheme="minorEastAsia" w:hAnsi="Gill Sans MT"/>
                  <w:b/>
                  <w:color w:val="000000"/>
                  <w:sz w:val="20"/>
                  <w:szCs w:val="20"/>
                  <w:lang w:eastAsia="zh-CN"/>
                </w:rPr>
                <w:t xml:space="preserve">? </w:t>
              </w:r>
              <w:commentRangeEnd w:id="102"/>
              <w:r w:rsidRPr="00B33FAE">
                <w:rPr>
                  <w:rStyle w:val="CommentReference"/>
                  <w:sz w:val="20"/>
                  <w:szCs w:val="20"/>
                </w:rPr>
                <w:commentReference w:id="102"/>
              </w:r>
            </w:ins>
          </w:p>
          <w:p w14:paraId="165A8E8D" w14:textId="77777777" w:rsidR="00863A95" w:rsidRPr="00B33FAE" w:rsidRDefault="00863A95" w:rsidP="00863A95">
            <w:pPr>
              <w:contextualSpacing/>
              <w:rPr>
                <w:ins w:id="105" w:author="Aleta Haflett" w:date="2014-11-19T09:03:00Z"/>
                <w:sz w:val="20"/>
                <w:szCs w:val="20"/>
                <w:lang w:eastAsia="zh-CN"/>
              </w:rPr>
            </w:pPr>
            <w:ins w:id="106" w:author="Aleta Haflett" w:date="2014-11-19T09:03:00Z">
              <w:r w:rsidRPr="00B33FAE">
                <w:rPr>
                  <w:sz w:val="20"/>
                  <w:szCs w:val="20"/>
                  <w:lang w:eastAsia="zh-CN"/>
                </w:rPr>
                <w:t>1.Agriculture</w:t>
              </w:r>
            </w:ins>
          </w:p>
          <w:p w14:paraId="2B1B7796" w14:textId="77777777" w:rsidR="00863A95" w:rsidRPr="00B33FAE" w:rsidRDefault="00863A95" w:rsidP="00863A95">
            <w:pPr>
              <w:contextualSpacing/>
              <w:rPr>
                <w:ins w:id="107" w:author="Aleta Haflett" w:date="2014-11-19T09:03:00Z"/>
                <w:sz w:val="20"/>
                <w:szCs w:val="20"/>
                <w:lang w:eastAsia="zh-CN"/>
              </w:rPr>
            </w:pPr>
            <w:ins w:id="108" w:author="Aleta Haflett" w:date="2014-11-19T09:03:00Z">
              <w:r w:rsidRPr="00B33FAE">
                <w:rPr>
                  <w:sz w:val="20"/>
                  <w:szCs w:val="20"/>
                  <w:lang w:eastAsia="zh-CN"/>
                </w:rPr>
                <w:t>2. Mining</w:t>
              </w:r>
            </w:ins>
          </w:p>
          <w:p w14:paraId="57C79074" w14:textId="77777777" w:rsidR="00863A95" w:rsidRPr="00B33FAE" w:rsidRDefault="00863A95" w:rsidP="00863A95">
            <w:pPr>
              <w:contextualSpacing/>
              <w:rPr>
                <w:ins w:id="109" w:author="Aleta Haflett" w:date="2014-11-19T09:03:00Z"/>
                <w:sz w:val="20"/>
                <w:szCs w:val="20"/>
                <w:lang w:eastAsia="zh-CN"/>
              </w:rPr>
            </w:pPr>
            <w:ins w:id="110" w:author="Aleta Haflett" w:date="2014-11-19T09:03:00Z">
              <w:r w:rsidRPr="00B33FAE">
                <w:rPr>
                  <w:sz w:val="20"/>
                  <w:szCs w:val="20"/>
                  <w:lang w:eastAsia="zh-CN"/>
                </w:rPr>
                <w:t>3. Timber</w:t>
              </w:r>
            </w:ins>
          </w:p>
          <w:p w14:paraId="1DFD9F9D" w14:textId="77777777" w:rsidR="00863A95" w:rsidRPr="00B33FAE" w:rsidRDefault="00863A95" w:rsidP="00863A95">
            <w:pPr>
              <w:contextualSpacing/>
              <w:rPr>
                <w:ins w:id="111" w:author="Aleta Haflett" w:date="2014-11-19T09:03:00Z"/>
                <w:sz w:val="20"/>
                <w:szCs w:val="20"/>
                <w:lang w:eastAsia="zh-CN"/>
              </w:rPr>
            </w:pPr>
            <w:ins w:id="112" w:author="Aleta Haflett" w:date="2014-11-19T09:03:00Z">
              <w:r w:rsidRPr="00B33FAE">
                <w:rPr>
                  <w:sz w:val="20"/>
                  <w:szCs w:val="20"/>
                  <w:lang w:eastAsia="zh-CN"/>
                </w:rPr>
                <w:t>4. Road</w:t>
              </w:r>
            </w:ins>
          </w:p>
          <w:p w14:paraId="25E10BF9" w14:textId="77777777" w:rsidR="00863A95" w:rsidRPr="00B33FAE" w:rsidRDefault="00863A95" w:rsidP="00863A95">
            <w:pPr>
              <w:contextualSpacing/>
              <w:rPr>
                <w:ins w:id="113" w:author="Aleta Haflett" w:date="2014-11-19T09:03:00Z"/>
                <w:sz w:val="20"/>
                <w:szCs w:val="20"/>
                <w:lang w:eastAsia="zh-CN"/>
              </w:rPr>
            </w:pPr>
            <w:ins w:id="114" w:author="Aleta Haflett" w:date="2014-11-19T09:03:00Z">
              <w:r w:rsidRPr="00B33FAE">
                <w:rPr>
                  <w:sz w:val="20"/>
                  <w:szCs w:val="20"/>
                  <w:lang w:eastAsia="zh-CN"/>
                </w:rPr>
                <w:t xml:space="preserve">5. Market/town infrastructure </w:t>
              </w:r>
            </w:ins>
          </w:p>
          <w:p w14:paraId="4595234D" w14:textId="77777777" w:rsidR="00863A95" w:rsidRPr="00B33FAE" w:rsidRDefault="00863A95" w:rsidP="00863A95">
            <w:pPr>
              <w:contextualSpacing/>
              <w:rPr>
                <w:ins w:id="115" w:author="Aleta Haflett" w:date="2014-11-19T09:03:00Z"/>
                <w:sz w:val="20"/>
                <w:szCs w:val="20"/>
                <w:lang w:eastAsia="zh-CN"/>
              </w:rPr>
            </w:pPr>
            <w:ins w:id="116" w:author="Aleta Haflett" w:date="2014-11-19T09:03:00Z">
              <w:r w:rsidRPr="00B33FAE">
                <w:rPr>
                  <w:sz w:val="20"/>
                  <w:szCs w:val="20"/>
                  <w:lang w:eastAsia="zh-CN"/>
                </w:rPr>
                <w:t>6. Building/infrastructure for a private company</w:t>
              </w:r>
            </w:ins>
          </w:p>
          <w:p w14:paraId="057824A2" w14:textId="77777777" w:rsidR="00863A95" w:rsidRPr="00B33FAE" w:rsidRDefault="00863A95" w:rsidP="00863A95">
            <w:pPr>
              <w:contextualSpacing/>
              <w:rPr>
                <w:ins w:id="117" w:author="Aleta Haflett" w:date="2014-11-19T09:03:00Z"/>
                <w:sz w:val="20"/>
                <w:szCs w:val="20"/>
                <w:lang w:eastAsia="zh-CN"/>
              </w:rPr>
            </w:pPr>
            <w:ins w:id="118" w:author="Aleta Haflett" w:date="2014-11-19T09:03:00Z">
              <w:r w:rsidRPr="00B33FAE">
                <w:rPr>
                  <w:sz w:val="20"/>
                  <w:szCs w:val="20"/>
                  <w:lang w:eastAsia="zh-CN"/>
                </w:rPr>
                <w:t>7. School/health clinic</w:t>
              </w:r>
            </w:ins>
          </w:p>
          <w:p w14:paraId="6D21FE4A" w14:textId="77777777" w:rsidR="00863A95" w:rsidRPr="00B33FAE" w:rsidRDefault="00863A95" w:rsidP="00863A95">
            <w:pPr>
              <w:contextualSpacing/>
              <w:rPr>
                <w:ins w:id="119" w:author="Aleta Haflett" w:date="2014-11-19T09:03:00Z"/>
                <w:sz w:val="20"/>
                <w:szCs w:val="20"/>
                <w:lang w:eastAsia="zh-CN"/>
              </w:rPr>
            </w:pPr>
            <w:ins w:id="120" w:author="Aleta Haflett" w:date="2014-11-19T09:03:00Z">
              <w:r w:rsidRPr="00B33FAE">
                <w:rPr>
                  <w:sz w:val="20"/>
                  <w:szCs w:val="20"/>
                  <w:lang w:eastAsia="zh-CN"/>
                </w:rPr>
                <w:t xml:space="preserve">97. Other </w:t>
              </w:r>
            </w:ins>
          </w:p>
          <w:p w14:paraId="1940ECB5" w14:textId="77777777" w:rsidR="00863A95" w:rsidRPr="00B33FAE" w:rsidRDefault="00863A95">
            <w:pPr>
              <w:rPr>
                <w:ins w:id="121" w:author="Aleta Haflett" w:date="2014-11-19T09:03:00Z"/>
                <w:sz w:val="20"/>
                <w:szCs w:val="20"/>
              </w:rPr>
            </w:pPr>
          </w:p>
        </w:tc>
        <w:tc>
          <w:tcPr>
            <w:tcW w:w="1580" w:type="dxa"/>
          </w:tcPr>
          <w:p w14:paraId="3816BB61" w14:textId="77777777" w:rsidR="00863A95" w:rsidRPr="00B33FAE" w:rsidRDefault="00863A95" w:rsidP="00863A95">
            <w:pPr>
              <w:contextualSpacing/>
              <w:rPr>
                <w:ins w:id="122" w:author="Aleta Haflett" w:date="2014-11-19T09:03:00Z"/>
                <w:rFonts w:ascii="Gill Sans MT" w:eastAsiaTheme="minorEastAsia" w:hAnsi="Gill Sans MT"/>
                <w:color w:val="000000"/>
                <w:sz w:val="20"/>
                <w:szCs w:val="20"/>
                <w:lang w:eastAsia="zh-CN"/>
              </w:rPr>
            </w:pPr>
            <w:ins w:id="123" w:author="Aleta Haflett" w:date="2014-11-19T09:03:00Z">
              <w:r w:rsidRPr="00B33FAE">
                <w:rPr>
                  <w:rFonts w:ascii="Gill Sans MT" w:eastAsiaTheme="minorEastAsia" w:hAnsi="Gill Sans MT"/>
                  <w:color w:val="000000"/>
                  <w:sz w:val="20"/>
                  <w:szCs w:val="20"/>
                  <w:lang w:eastAsia="zh-CN"/>
                </w:rPr>
                <w:t xml:space="preserve">Were community members compensated? </w:t>
              </w:r>
            </w:ins>
          </w:p>
          <w:p w14:paraId="5B1F488F" w14:textId="77777777" w:rsidR="00863A95" w:rsidRPr="00B33FAE" w:rsidRDefault="00863A95" w:rsidP="00863A95">
            <w:pPr>
              <w:contextualSpacing/>
              <w:rPr>
                <w:ins w:id="124" w:author="Aleta Haflett" w:date="2014-11-19T09:03:00Z"/>
                <w:rFonts w:ascii="Gill Sans MT" w:eastAsiaTheme="minorEastAsia" w:hAnsi="Gill Sans MT"/>
                <w:color w:val="000000"/>
                <w:sz w:val="20"/>
                <w:szCs w:val="20"/>
                <w:lang w:eastAsia="zh-CN"/>
              </w:rPr>
            </w:pPr>
            <w:ins w:id="125" w:author="Aleta Haflett" w:date="2014-11-19T09:03:00Z">
              <w:r w:rsidRPr="00B33FAE">
                <w:rPr>
                  <w:rFonts w:ascii="Gill Sans MT" w:eastAsiaTheme="minorEastAsia" w:hAnsi="Gill Sans MT"/>
                  <w:color w:val="000000"/>
                  <w:sz w:val="20"/>
                  <w:szCs w:val="20"/>
                  <w:lang w:eastAsia="zh-CN"/>
                </w:rPr>
                <w:t>0-No</w:t>
              </w:r>
            </w:ins>
          </w:p>
          <w:p w14:paraId="6931891B" w14:textId="77777777" w:rsidR="00863A95" w:rsidRPr="00B33FAE" w:rsidRDefault="00863A95" w:rsidP="00863A95">
            <w:pPr>
              <w:contextualSpacing/>
              <w:rPr>
                <w:ins w:id="126" w:author="Aleta Haflett" w:date="2014-11-19T09:04:00Z"/>
                <w:rFonts w:ascii="Gill Sans MT" w:eastAsiaTheme="minorEastAsia" w:hAnsi="Gill Sans MT"/>
                <w:color w:val="000000"/>
                <w:sz w:val="20"/>
                <w:szCs w:val="20"/>
                <w:lang w:eastAsia="zh-CN"/>
              </w:rPr>
            </w:pPr>
            <w:ins w:id="127" w:author="Aleta Haflett" w:date="2014-11-19T09:03:00Z">
              <w:r w:rsidRPr="00B33FAE">
                <w:rPr>
                  <w:rFonts w:ascii="Gill Sans MT" w:eastAsiaTheme="minorEastAsia" w:hAnsi="Gill Sans MT"/>
                  <w:color w:val="000000"/>
                  <w:sz w:val="20"/>
                  <w:szCs w:val="20"/>
                  <w:lang w:eastAsia="zh-CN"/>
                </w:rPr>
                <w:t>1-Yes</w:t>
              </w:r>
            </w:ins>
          </w:p>
          <w:p w14:paraId="2C65C1F4" w14:textId="77777777" w:rsidR="00B33FAE" w:rsidRPr="00B33FAE" w:rsidRDefault="00B33FAE" w:rsidP="00863A95">
            <w:pPr>
              <w:contextualSpacing/>
              <w:rPr>
                <w:ins w:id="128" w:author="Aleta Haflett" w:date="2014-11-19T09:04:00Z"/>
                <w:rFonts w:ascii="Gill Sans MT" w:eastAsiaTheme="minorEastAsia" w:hAnsi="Gill Sans MT"/>
                <w:color w:val="000000"/>
                <w:sz w:val="20"/>
                <w:szCs w:val="20"/>
                <w:lang w:eastAsia="zh-CN"/>
              </w:rPr>
            </w:pPr>
          </w:p>
          <w:p w14:paraId="02AF8F2C" w14:textId="7FF37035" w:rsidR="00B33FAE" w:rsidRPr="00B33FAE" w:rsidRDefault="00B33FAE" w:rsidP="00863A95">
            <w:pPr>
              <w:contextualSpacing/>
              <w:rPr>
                <w:ins w:id="129" w:author="Aleta Haflett" w:date="2014-11-19T09:03:00Z"/>
                <w:rFonts w:ascii="Gill Sans MT" w:eastAsiaTheme="minorEastAsia" w:hAnsi="Gill Sans MT"/>
                <w:i/>
                <w:color w:val="000000"/>
                <w:sz w:val="20"/>
                <w:szCs w:val="20"/>
                <w:lang w:eastAsia="zh-CN"/>
              </w:rPr>
            </w:pPr>
            <w:ins w:id="130" w:author="Aleta Haflett" w:date="2014-11-19T09:04:00Z">
              <w:r w:rsidRPr="00B33FAE">
                <w:rPr>
                  <w:rFonts w:ascii="Gill Sans MT" w:eastAsiaTheme="minorEastAsia" w:hAnsi="Gill Sans MT"/>
                  <w:i/>
                  <w:color w:val="000000"/>
                  <w:sz w:val="20"/>
                  <w:szCs w:val="20"/>
                  <w:lang w:eastAsia="zh-CN"/>
                </w:rPr>
                <w:t>If 0, skip to next instance of sale</w:t>
              </w:r>
            </w:ins>
          </w:p>
        </w:tc>
        <w:tc>
          <w:tcPr>
            <w:tcW w:w="1224" w:type="dxa"/>
          </w:tcPr>
          <w:p w14:paraId="0F0F6A2D" w14:textId="3BFCB827" w:rsidR="00863A95" w:rsidRPr="00F71A9A" w:rsidRDefault="00B33FAE" w:rsidP="00863A95">
            <w:pPr>
              <w:contextualSpacing/>
              <w:rPr>
                <w:ins w:id="131" w:author="Aleta Haflett" w:date="2014-11-19T09:04:00Z"/>
                <w:rFonts w:ascii="Gill Sans MT" w:eastAsiaTheme="minorEastAsia" w:hAnsi="Gill Sans MT"/>
                <w:color w:val="000000"/>
                <w:sz w:val="20"/>
                <w:szCs w:val="20"/>
                <w:lang w:eastAsia="zh-CN"/>
              </w:rPr>
            </w:pPr>
            <w:ins w:id="132" w:author="Aleta Haflett" w:date="2014-11-19T09:04:00Z">
              <w:r>
                <w:rPr>
                  <w:rFonts w:ascii="Gill Sans MT" w:eastAsiaTheme="minorEastAsia" w:hAnsi="Gill Sans MT"/>
                  <w:color w:val="000000"/>
                  <w:sz w:val="20"/>
                  <w:szCs w:val="20"/>
                  <w:lang w:eastAsia="zh-CN"/>
                </w:rPr>
                <w:t xml:space="preserve">Please describe compensation </w:t>
              </w:r>
            </w:ins>
          </w:p>
        </w:tc>
      </w:tr>
      <w:tr w:rsidR="00863A95" w14:paraId="7F693735" w14:textId="5D68F10D" w:rsidTr="00B33FAE">
        <w:trPr>
          <w:ins w:id="133" w:author="Aleta Haflett" w:date="2014-11-19T08:58:00Z"/>
        </w:trPr>
        <w:tc>
          <w:tcPr>
            <w:tcW w:w="572" w:type="dxa"/>
          </w:tcPr>
          <w:p w14:paraId="74C643F6" w14:textId="18C1FA9B" w:rsidR="00863A95" w:rsidRDefault="00863A95">
            <w:pPr>
              <w:rPr>
                <w:ins w:id="134" w:author="Aleta Haflett" w:date="2014-11-19T08:58:00Z"/>
              </w:rPr>
            </w:pPr>
          </w:p>
        </w:tc>
        <w:tc>
          <w:tcPr>
            <w:tcW w:w="1804" w:type="dxa"/>
          </w:tcPr>
          <w:p w14:paraId="752A1B3E" w14:textId="77777777" w:rsidR="00863A95" w:rsidRDefault="00863A95">
            <w:pPr>
              <w:rPr>
                <w:ins w:id="135" w:author="Aleta Haflett" w:date="2014-11-19T08:58:00Z"/>
              </w:rPr>
            </w:pPr>
          </w:p>
        </w:tc>
        <w:tc>
          <w:tcPr>
            <w:tcW w:w="1928" w:type="dxa"/>
          </w:tcPr>
          <w:p w14:paraId="6B64027F" w14:textId="396DEA03" w:rsidR="00863A95" w:rsidRDefault="00B33FAE">
            <w:pPr>
              <w:rPr>
                <w:ins w:id="136" w:author="Aleta Haflett" w:date="2014-11-19T08:58:00Z"/>
              </w:rPr>
            </w:pPr>
            <w:proofErr w:type="spellStart"/>
            <w:proofErr w:type="gramStart"/>
            <w:ins w:id="137" w:author="Aleta Haflett" w:date="2014-11-19T09:06:00Z">
              <w:r w:rsidRPr="00F71A9A">
                <w:rPr>
                  <w:rFonts w:ascii="Gill Sans MT" w:hAnsi="Gill Sans MT"/>
                  <w:b/>
                  <w:color w:val="000000"/>
                  <w:sz w:val="20"/>
                  <w:szCs w:val="20"/>
                </w:rPr>
                <w:t>hwho</w:t>
              </w:r>
              <w:proofErr w:type="gramEnd"/>
              <w:r w:rsidRPr="00F71A9A">
                <w:rPr>
                  <w:rFonts w:ascii="Gill Sans MT" w:hAnsi="Gill Sans MT"/>
                  <w:b/>
                  <w:color w:val="000000"/>
                  <w:sz w:val="20"/>
                  <w:szCs w:val="20"/>
                </w:rPr>
                <w:t>_sold</w:t>
              </w:r>
            </w:ins>
            <w:proofErr w:type="spellEnd"/>
          </w:p>
        </w:tc>
        <w:tc>
          <w:tcPr>
            <w:tcW w:w="1097" w:type="dxa"/>
          </w:tcPr>
          <w:p w14:paraId="7E47E93B" w14:textId="27CB882D" w:rsidR="00863A95" w:rsidRDefault="00863A95">
            <w:pPr>
              <w:rPr>
                <w:ins w:id="138" w:author="Aleta Haflett" w:date="2014-11-19T08:58:00Z"/>
              </w:rPr>
            </w:pPr>
            <w:ins w:id="139" w:author="Aleta Haflett" w:date="2014-11-19T09:01:00Z">
              <w:r>
                <w:t>Amount</w:t>
              </w:r>
            </w:ins>
          </w:p>
        </w:tc>
        <w:tc>
          <w:tcPr>
            <w:tcW w:w="896" w:type="dxa"/>
          </w:tcPr>
          <w:p w14:paraId="76C0AE68" w14:textId="4633F70C" w:rsidR="00863A95" w:rsidRDefault="00863A95">
            <w:pPr>
              <w:rPr>
                <w:ins w:id="140" w:author="Aleta Haflett" w:date="2014-11-19T08:58:00Z"/>
              </w:rPr>
            </w:pPr>
            <w:ins w:id="141" w:author="Aleta Haflett" w:date="2014-11-19T09:01:00Z">
              <w:r>
                <w:t>Unit</w:t>
              </w:r>
            </w:ins>
          </w:p>
        </w:tc>
        <w:tc>
          <w:tcPr>
            <w:tcW w:w="1766" w:type="dxa"/>
          </w:tcPr>
          <w:p w14:paraId="58EFB7C0" w14:textId="77777777" w:rsidR="00863A95" w:rsidRDefault="00863A95">
            <w:pPr>
              <w:rPr>
                <w:ins w:id="142" w:author="Aleta Haflett" w:date="2014-11-19T08:58:00Z"/>
              </w:rPr>
            </w:pPr>
          </w:p>
        </w:tc>
        <w:tc>
          <w:tcPr>
            <w:tcW w:w="2309" w:type="dxa"/>
          </w:tcPr>
          <w:p w14:paraId="37318653" w14:textId="14E13E58" w:rsidR="00863A95" w:rsidRDefault="00B33FAE">
            <w:pPr>
              <w:rPr>
                <w:ins w:id="143" w:author="Aleta Haflett" w:date="2014-11-19T09:03:00Z"/>
              </w:rPr>
            </w:pPr>
            <w:proofErr w:type="spellStart"/>
            <w:proofErr w:type="gramStart"/>
            <w:ins w:id="144" w:author="Aleta Haflett" w:date="2014-11-19T09:05:00Z">
              <w:r w:rsidRPr="00F71A9A">
                <w:rPr>
                  <w:rFonts w:ascii="Gill Sans MT" w:eastAsiaTheme="minorEastAsia" w:hAnsi="Gill Sans MT"/>
                  <w:b/>
                  <w:color w:val="000000"/>
                  <w:sz w:val="20"/>
                  <w:szCs w:val="20"/>
                  <w:lang w:eastAsia="zh-CN"/>
                </w:rPr>
                <w:t>hwhy</w:t>
              </w:r>
              <w:proofErr w:type="gramEnd"/>
              <w:r w:rsidRPr="00F71A9A">
                <w:rPr>
                  <w:rFonts w:ascii="Gill Sans MT" w:eastAsiaTheme="minorEastAsia" w:hAnsi="Gill Sans MT"/>
                  <w:b/>
                  <w:color w:val="000000"/>
                  <w:sz w:val="20"/>
                  <w:szCs w:val="20"/>
                  <w:lang w:eastAsia="zh-CN"/>
                </w:rPr>
                <w:t>_bought</w:t>
              </w:r>
            </w:ins>
            <w:proofErr w:type="spellEnd"/>
          </w:p>
        </w:tc>
        <w:tc>
          <w:tcPr>
            <w:tcW w:w="1580" w:type="dxa"/>
          </w:tcPr>
          <w:p w14:paraId="372E8C3C" w14:textId="77777777" w:rsidR="00863A95" w:rsidRDefault="00863A95">
            <w:pPr>
              <w:rPr>
                <w:ins w:id="145" w:author="Aleta Haflett" w:date="2014-11-19T09:03:00Z"/>
              </w:rPr>
            </w:pPr>
          </w:p>
        </w:tc>
        <w:tc>
          <w:tcPr>
            <w:tcW w:w="1224" w:type="dxa"/>
          </w:tcPr>
          <w:p w14:paraId="1DF45C1D" w14:textId="77777777" w:rsidR="00863A95" w:rsidRDefault="00863A95">
            <w:pPr>
              <w:rPr>
                <w:ins w:id="146" w:author="Aleta Haflett" w:date="2014-11-19T09:04:00Z"/>
              </w:rPr>
            </w:pPr>
          </w:p>
        </w:tc>
      </w:tr>
      <w:tr w:rsidR="00863A95" w14:paraId="0E8C086E" w14:textId="427E7696" w:rsidTr="00B33FAE">
        <w:trPr>
          <w:ins w:id="147" w:author="Aleta Haflett" w:date="2014-11-19T08:58:00Z"/>
        </w:trPr>
        <w:tc>
          <w:tcPr>
            <w:tcW w:w="572" w:type="dxa"/>
          </w:tcPr>
          <w:p w14:paraId="0277F321" w14:textId="4E0BE557" w:rsidR="00863A95" w:rsidRDefault="00863A95">
            <w:pPr>
              <w:rPr>
                <w:ins w:id="148" w:author="Aleta Haflett" w:date="2014-11-19T08:58:00Z"/>
              </w:rPr>
            </w:pPr>
            <w:ins w:id="149" w:author="Aleta Haflett" w:date="2014-11-19T09:01:00Z">
              <w:r>
                <w:t>1</w:t>
              </w:r>
            </w:ins>
          </w:p>
        </w:tc>
        <w:tc>
          <w:tcPr>
            <w:tcW w:w="1804" w:type="dxa"/>
          </w:tcPr>
          <w:p w14:paraId="4EB6EAAA" w14:textId="77777777" w:rsidR="00863A95" w:rsidRDefault="00863A95">
            <w:pPr>
              <w:rPr>
                <w:ins w:id="150" w:author="Aleta Haflett" w:date="2014-11-19T08:58:00Z"/>
              </w:rPr>
            </w:pPr>
          </w:p>
        </w:tc>
        <w:tc>
          <w:tcPr>
            <w:tcW w:w="1928" w:type="dxa"/>
          </w:tcPr>
          <w:p w14:paraId="5A556602" w14:textId="77777777" w:rsidR="00863A95" w:rsidRDefault="00863A95">
            <w:pPr>
              <w:rPr>
                <w:ins w:id="151" w:author="Aleta Haflett" w:date="2014-11-19T08:58:00Z"/>
              </w:rPr>
            </w:pPr>
          </w:p>
        </w:tc>
        <w:tc>
          <w:tcPr>
            <w:tcW w:w="1097" w:type="dxa"/>
          </w:tcPr>
          <w:p w14:paraId="4D2D3733" w14:textId="77777777" w:rsidR="00863A95" w:rsidRDefault="00863A95">
            <w:pPr>
              <w:rPr>
                <w:ins w:id="152" w:author="Aleta Haflett" w:date="2014-11-19T08:58:00Z"/>
              </w:rPr>
            </w:pPr>
          </w:p>
        </w:tc>
        <w:tc>
          <w:tcPr>
            <w:tcW w:w="896" w:type="dxa"/>
          </w:tcPr>
          <w:p w14:paraId="19373AF0" w14:textId="148F012F" w:rsidR="00863A95" w:rsidRDefault="00863A95">
            <w:pPr>
              <w:rPr>
                <w:ins w:id="153" w:author="Aleta Haflett" w:date="2014-11-19T08:58:00Z"/>
              </w:rPr>
            </w:pPr>
          </w:p>
        </w:tc>
        <w:tc>
          <w:tcPr>
            <w:tcW w:w="1766" w:type="dxa"/>
          </w:tcPr>
          <w:p w14:paraId="76DCC55A" w14:textId="77777777" w:rsidR="00863A95" w:rsidRDefault="00863A95">
            <w:pPr>
              <w:rPr>
                <w:ins w:id="154" w:author="Aleta Haflett" w:date="2014-11-19T08:58:00Z"/>
              </w:rPr>
            </w:pPr>
          </w:p>
        </w:tc>
        <w:tc>
          <w:tcPr>
            <w:tcW w:w="2309" w:type="dxa"/>
          </w:tcPr>
          <w:p w14:paraId="11063F9C" w14:textId="77777777" w:rsidR="00863A95" w:rsidRDefault="00863A95">
            <w:pPr>
              <w:rPr>
                <w:ins w:id="155" w:author="Aleta Haflett" w:date="2014-11-19T09:03:00Z"/>
              </w:rPr>
            </w:pPr>
          </w:p>
        </w:tc>
        <w:tc>
          <w:tcPr>
            <w:tcW w:w="1580" w:type="dxa"/>
          </w:tcPr>
          <w:p w14:paraId="50F55348" w14:textId="77777777" w:rsidR="00863A95" w:rsidRDefault="00863A95">
            <w:pPr>
              <w:rPr>
                <w:ins w:id="156" w:author="Aleta Haflett" w:date="2014-11-19T09:03:00Z"/>
              </w:rPr>
            </w:pPr>
          </w:p>
        </w:tc>
        <w:tc>
          <w:tcPr>
            <w:tcW w:w="1224" w:type="dxa"/>
          </w:tcPr>
          <w:p w14:paraId="08983F39" w14:textId="77777777" w:rsidR="00863A95" w:rsidRDefault="00863A95">
            <w:pPr>
              <w:rPr>
                <w:ins w:id="157" w:author="Aleta Haflett" w:date="2014-11-19T09:04:00Z"/>
              </w:rPr>
            </w:pPr>
          </w:p>
        </w:tc>
      </w:tr>
      <w:tr w:rsidR="00863A95" w14:paraId="5B2AFE3E" w14:textId="53BE224E" w:rsidTr="00B33FAE">
        <w:trPr>
          <w:ins w:id="158" w:author="Aleta Haflett" w:date="2014-11-19T08:58:00Z"/>
        </w:trPr>
        <w:tc>
          <w:tcPr>
            <w:tcW w:w="572" w:type="dxa"/>
          </w:tcPr>
          <w:p w14:paraId="2D2C2BD2" w14:textId="396A1B44" w:rsidR="00863A95" w:rsidRDefault="00863A95">
            <w:pPr>
              <w:rPr>
                <w:ins w:id="159" w:author="Aleta Haflett" w:date="2014-11-19T08:58:00Z"/>
              </w:rPr>
            </w:pPr>
            <w:ins w:id="160" w:author="Aleta Haflett" w:date="2014-11-19T09:01:00Z">
              <w:r>
                <w:t>2</w:t>
              </w:r>
            </w:ins>
          </w:p>
        </w:tc>
        <w:tc>
          <w:tcPr>
            <w:tcW w:w="1804" w:type="dxa"/>
          </w:tcPr>
          <w:p w14:paraId="1299D230" w14:textId="77777777" w:rsidR="00863A95" w:rsidRDefault="00863A95">
            <w:pPr>
              <w:rPr>
                <w:ins w:id="161" w:author="Aleta Haflett" w:date="2014-11-19T08:58:00Z"/>
              </w:rPr>
            </w:pPr>
          </w:p>
        </w:tc>
        <w:tc>
          <w:tcPr>
            <w:tcW w:w="1928" w:type="dxa"/>
          </w:tcPr>
          <w:p w14:paraId="32212613" w14:textId="77777777" w:rsidR="00863A95" w:rsidRDefault="00863A95">
            <w:pPr>
              <w:rPr>
                <w:ins w:id="162" w:author="Aleta Haflett" w:date="2014-11-19T08:58:00Z"/>
              </w:rPr>
            </w:pPr>
          </w:p>
        </w:tc>
        <w:tc>
          <w:tcPr>
            <w:tcW w:w="1097" w:type="dxa"/>
          </w:tcPr>
          <w:p w14:paraId="164C9F7B" w14:textId="77777777" w:rsidR="00863A95" w:rsidRDefault="00863A95">
            <w:pPr>
              <w:rPr>
                <w:ins w:id="163" w:author="Aleta Haflett" w:date="2014-11-19T08:58:00Z"/>
              </w:rPr>
            </w:pPr>
          </w:p>
        </w:tc>
        <w:tc>
          <w:tcPr>
            <w:tcW w:w="896" w:type="dxa"/>
          </w:tcPr>
          <w:p w14:paraId="3CBE67F1" w14:textId="670A6EE1" w:rsidR="00863A95" w:rsidRDefault="00863A95">
            <w:pPr>
              <w:rPr>
                <w:ins w:id="164" w:author="Aleta Haflett" w:date="2014-11-19T08:58:00Z"/>
              </w:rPr>
            </w:pPr>
          </w:p>
        </w:tc>
        <w:tc>
          <w:tcPr>
            <w:tcW w:w="1766" w:type="dxa"/>
          </w:tcPr>
          <w:p w14:paraId="6FA65580" w14:textId="77777777" w:rsidR="00863A95" w:rsidRDefault="00863A95">
            <w:pPr>
              <w:rPr>
                <w:ins w:id="165" w:author="Aleta Haflett" w:date="2014-11-19T08:58:00Z"/>
              </w:rPr>
            </w:pPr>
          </w:p>
        </w:tc>
        <w:tc>
          <w:tcPr>
            <w:tcW w:w="2309" w:type="dxa"/>
          </w:tcPr>
          <w:p w14:paraId="4C48A439" w14:textId="77777777" w:rsidR="00863A95" w:rsidRDefault="00863A95">
            <w:pPr>
              <w:rPr>
                <w:ins w:id="166" w:author="Aleta Haflett" w:date="2014-11-19T09:03:00Z"/>
              </w:rPr>
            </w:pPr>
          </w:p>
        </w:tc>
        <w:tc>
          <w:tcPr>
            <w:tcW w:w="1580" w:type="dxa"/>
          </w:tcPr>
          <w:p w14:paraId="0F1D1E9E" w14:textId="77777777" w:rsidR="00863A95" w:rsidRDefault="00863A95">
            <w:pPr>
              <w:rPr>
                <w:ins w:id="167" w:author="Aleta Haflett" w:date="2014-11-19T09:03:00Z"/>
              </w:rPr>
            </w:pPr>
          </w:p>
        </w:tc>
        <w:tc>
          <w:tcPr>
            <w:tcW w:w="1224" w:type="dxa"/>
          </w:tcPr>
          <w:p w14:paraId="4036F7CE" w14:textId="77777777" w:rsidR="00863A95" w:rsidRDefault="00863A95">
            <w:pPr>
              <w:rPr>
                <w:ins w:id="168" w:author="Aleta Haflett" w:date="2014-11-19T09:04:00Z"/>
              </w:rPr>
            </w:pPr>
          </w:p>
        </w:tc>
      </w:tr>
      <w:tr w:rsidR="00863A95" w14:paraId="0F47BC35" w14:textId="17CD8224" w:rsidTr="00B33FAE">
        <w:trPr>
          <w:ins w:id="169" w:author="Aleta Haflett" w:date="2014-11-19T09:01:00Z"/>
        </w:trPr>
        <w:tc>
          <w:tcPr>
            <w:tcW w:w="572" w:type="dxa"/>
          </w:tcPr>
          <w:p w14:paraId="49F76610" w14:textId="36A4BF51" w:rsidR="00863A95" w:rsidRDefault="00863A95">
            <w:pPr>
              <w:rPr>
                <w:ins w:id="170" w:author="Aleta Haflett" w:date="2014-11-19T09:01:00Z"/>
              </w:rPr>
            </w:pPr>
            <w:ins w:id="171" w:author="Aleta Haflett" w:date="2014-11-19T09:01:00Z">
              <w:r>
                <w:t>3</w:t>
              </w:r>
            </w:ins>
          </w:p>
        </w:tc>
        <w:tc>
          <w:tcPr>
            <w:tcW w:w="1804" w:type="dxa"/>
          </w:tcPr>
          <w:p w14:paraId="33135931" w14:textId="77777777" w:rsidR="00863A95" w:rsidRDefault="00863A95">
            <w:pPr>
              <w:rPr>
                <w:ins w:id="172" w:author="Aleta Haflett" w:date="2014-11-19T09:01:00Z"/>
              </w:rPr>
            </w:pPr>
          </w:p>
        </w:tc>
        <w:tc>
          <w:tcPr>
            <w:tcW w:w="1928" w:type="dxa"/>
          </w:tcPr>
          <w:p w14:paraId="08517D6D" w14:textId="77777777" w:rsidR="00863A95" w:rsidRDefault="00863A95">
            <w:pPr>
              <w:rPr>
                <w:ins w:id="173" w:author="Aleta Haflett" w:date="2014-11-19T09:01:00Z"/>
              </w:rPr>
            </w:pPr>
          </w:p>
        </w:tc>
        <w:tc>
          <w:tcPr>
            <w:tcW w:w="1097" w:type="dxa"/>
          </w:tcPr>
          <w:p w14:paraId="39458328" w14:textId="77777777" w:rsidR="00863A95" w:rsidRDefault="00863A95">
            <w:pPr>
              <w:rPr>
                <w:ins w:id="174" w:author="Aleta Haflett" w:date="2014-11-19T09:01:00Z"/>
              </w:rPr>
            </w:pPr>
          </w:p>
        </w:tc>
        <w:tc>
          <w:tcPr>
            <w:tcW w:w="896" w:type="dxa"/>
          </w:tcPr>
          <w:p w14:paraId="3AC57717" w14:textId="77777777" w:rsidR="00863A95" w:rsidRDefault="00863A95">
            <w:pPr>
              <w:rPr>
                <w:ins w:id="175" w:author="Aleta Haflett" w:date="2014-11-19T09:01:00Z"/>
              </w:rPr>
            </w:pPr>
          </w:p>
        </w:tc>
        <w:tc>
          <w:tcPr>
            <w:tcW w:w="1766" w:type="dxa"/>
          </w:tcPr>
          <w:p w14:paraId="447673DD" w14:textId="77777777" w:rsidR="00863A95" w:rsidRDefault="00863A95">
            <w:pPr>
              <w:rPr>
                <w:ins w:id="176" w:author="Aleta Haflett" w:date="2014-11-19T09:01:00Z"/>
              </w:rPr>
            </w:pPr>
          </w:p>
        </w:tc>
        <w:tc>
          <w:tcPr>
            <w:tcW w:w="2309" w:type="dxa"/>
          </w:tcPr>
          <w:p w14:paraId="00D904AA" w14:textId="77777777" w:rsidR="00863A95" w:rsidRDefault="00863A95">
            <w:pPr>
              <w:rPr>
                <w:ins w:id="177" w:author="Aleta Haflett" w:date="2014-11-19T09:03:00Z"/>
              </w:rPr>
            </w:pPr>
          </w:p>
        </w:tc>
        <w:tc>
          <w:tcPr>
            <w:tcW w:w="1580" w:type="dxa"/>
          </w:tcPr>
          <w:p w14:paraId="1BD31A9F" w14:textId="77777777" w:rsidR="00863A95" w:rsidRDefault="00863A95">
            <w:pPr>
              <w:rPr>
                <w:ins w:id="178" w:author="Aleta Haflett" w:date="2014-11-19T09:03:00Z"/>
              </w:rPr>
            </w:pPr>
          </w:p>
        </w:tc>
        <w:tc>
          <w:tcPr>
            <w:tcW w:w="1224" w:type="dxa"/>
          </w:tcPr>
          <w:p w14:paraId="42064C8F" w14:textId="77777777" w:rsidR="00863A95" w:rsidRDefault="00863A95">
            <w:pPr>
              <w:rPr>
                <w:ins w:id="179" w:author="Aleta Haflett" w:date="2014-11-19T09:04:00Z"/>
              </w:rPr>
            </w:pPr>
          </w:p>
        </w:tc>
      </w:tr>
    </w:tbl>
    <w:p w14:paraId="3573C77E" w14:textId="77777777" w:rsidR="00B33FAE" w:rsidRPr="00F71A9A" w:rsidRDefault="00B33FAE" w:rsidP="00AC7CBE">
      <w:pPr>
        <w:spacing w:after="0" w:line="240" w:lineRule="auto"/>
        <w:contextualSpacing/>
        <w:rPr>
          <w:ins w:id="180" w:author="Aleta Haflett" w:date="2014-11-19T09:09:00Z"/>
          <w:rFonts w:ascii="Gill Sans MT" w:eastAsia="Times New Roman" w:hAnsi="Gill Sans MT" w:cs="Times New Roman"/>
          <w:b/>
          <w:color w:val="000000"/>
          <w:sz w:val="20"/>
          <w:szCs w:val="20"/>
        </w:rPr>
      </w:pPr>
    </w:p>
    <w:p w14:paraId="0059855C" w14:textId="3B2E542E" w:rsidR="00FF0DA8"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Now I am going ask you some questions about events that could happen in your village</w:t>
      </w:r>
      <w:r w:rsidR="00471179" w:rsidRPr="00F71A9A">
        <w:rPr>
          <w:rFonts w:ascii="Gill Sans MT" w:hAnsi="Gill Sans MT"/>
          <w:color w:val="000000"/>
          <w:sz w:val="20"/>
          <w:szCs w:val="20"/>
        </w:rPr>
        <w:t>.</w:t>
      </w:r>
      <w:r w:rsidR="0017075D" w:rsidRPr="00F71A9A">
        <w:rPr>
          <w:rFonts w:ascii="Gill Sans MT" w:hAnsi="Gill Sans MT"/>
          <w:color w:val="000000"/>
          <w:sz w:val="20"/>
          <w:szCs w:val="20"/>
        </w:rPr>
        <w:t xml:space="preserve"> </w:t>
      </w:r>
      <w:r w:rsidRPr="00F71A9A">
        <w:rPr>
          <w:rFonts w:ascii="Gill Sans MT" w:hAnsi="Gill Sans MT"/>
          <w:color w:val="000000"/>
          <w:sz w:val="20"/>
          <w:szCs w:val="20"/>
        </w:rPr>
        <w:t>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24"/>
        <w:gridCol w:w="550"/>
        <w:gridCol w:w="5130"/>
        <w:gridCol w:w="3510"/>
        <w:gridCol w:w="168"/>
        <w:gridCol w:w="12"/>
        <w:gridCol w:w="720"/>
        <w:tblGridChange w:id="181">
          <w:tblGrid>
            <w:gridCol w:w="24"/>
            <w:gridCol w:w="550"/>
            <w:gridCol w:w="5130"/>
            <w:gridCol w:w="3510"/>
            <w:gridCol w:w="168"/>
            <w:gridCol w:w="12"/>
            <w:gridCol w:w="720"/>
          </w:tblGrid>
        </w:tblGridChange>
      </w:tblGrid>
      <w:tr w:rsidR="003660A7" w:rsidRPr="00F71A9A" w14:paraId="600D4EE9"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0353D24D" w14:textId="0DEE6235"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41B789C5" w14:textId="052B03E2" w:rsidR="003660A7" w:rsidRPr="00F71A9A" w:rsidRDefault="003660A7" w:rsidP="00E45EEA">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r w:rsidR="00E45EEA" w:rsidRPr="00F71A9A">
              <w:rPr>
                <w:rFonts w:ascii="Gill Sans MT" w:hAnsi="Gill Sans MT"/>
                <w:color w:val="000000"/>
                <w:sz w:val="20"/>
                <w:szCs w:val="20"/>
              </w:rPr>
              <w:t>elites from Lusaka will take some of the customary</w:t>
            </w:r>
            <w:r w:rsidR="000A4D66" w:rsidRPr="00F71A9A">
              <w:rPr>
                <w:rFonts w:ascii="Gill Sans MT" w:hAnsi="Gill Sans MT"/>
                <w:color w:val="000000"/>
                <w:sz w:val="20"/>
                <w:szCs w:val="20"/>
              </w:rPr>
              <w:t xml:space="preserve"> forest land used by your village w</w:t>
            </w:r>
            <w:r w:rsidR="005B3DC0">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(helite1)</w:t>
            </w:r>
          </w:p>
        </w:tc>
        <w:tc>
          <w:tcPr>
            <w:tcW w:w="3678" w:type="dxa"/>
            <w:gridSpan w:val="2"/>
            <w:tcBorders>
              <w:top w:val="single" w:sz="4" w:space="0" w:color="000000"/>
              <w:bottom w:val="single" w:sz="4" w:space="0" w:color="000000"/>
              <w:right w:val="single" w:sz="18" w:space="0" w:color="000000"/>
            </w:tcBorders>
          </w:tcPr>
          <w:p w14:paraId="392D3471"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1641B6C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720DE76D"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1A74397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77CD16E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11F41D6B"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5D195D9F"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31298F1B"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263B954" w14:textId="77777777" w:rsidR="003660A7" w:rsidRPr="00F71A9A" w:rsidRDefault="003660A7" w:rsidP="00AC7CB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66C9A008"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3794720E"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79993215" w14:textId="0D3A41F4"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lastRenderedPageBreak/>
              <w:t>D15</w:t>
            </w:r>
          </w:p>
        </w:tc>
        <w:tc>
          <w:tcPr>
            <w:tcW w:w="5130" w:type="dxa"/>
            <w:tcBorders>
              <w:top w:val="single" w:sz="4" w:space="0" w:color="000000"/>
              <w:left w:val="single" w:sz="4" w:space="0" w:color="000000"/>
              <w:bottom w:val="single" w:sz="4" w:space="0" w:color="000000"/>
            </w:tcBorders>
          </w:tcPr>
          <w:p w14:paraId="05234FFC" w14:textId="6964F7F9" w:rsidR="003660A7"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H</w:t>
            </w:r>
            <w:r w:rsidR="00E45EEA" w:rsidRPr="00F71A9A">
              <w:rPr>
                <w:rFonts w:ascii="Gill Sans MT" w:hAnsi="Gill Sans MT"/>
                <w:color w:val="000000"/>
                <w:sz w:val="20"/>
                <w:szCs w:val="20"/>
              </w:rPr>
              <w:t xml:space="preserve">ow likely is it that elites from Lusaka </w:t>
            </w:r>
            <w:r w:rsidRPr="00F71A9A">
              <w:rPr>
                <w:rFonts w:ascii="Gill Sans MT" w:hAnsi="Gill Sans MT"/>
                <w:color w:val="000000"/>
                <w:sz w:val="20"/>
                <w:szCs w:val="20"/>
              </w:rPr>
              <w:t xml:space="preserve">will take some of the </w:t>
            </w:r>
            <w:r w:rsidR="000A4D66" w:rsidRPr="00F71A9A">
              <w:rPr>
                <w:rFonts w:ascii="Gill Sans MT" w:hAnsi="Gill Sans MT"/>
                <w:color w:val="000000"/>
                <w:sz w:val="20"/>
                <w:szCs w:val="20"/>
              </w:rPr>
              <w:t>customary forest land used by your village</w:t>
            </w:r>
            <w:r w:rsidR="005B3DC0">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(helite3)</w:t>
            </w:r>
          </w:p>
        </w:tc>
        <w:tc>
          <w:tcPr>
            <w:tcW w:w="3678" w:type="dxa"/>
            <w:gridSpan w:val="2"/>
            <w:tcBorders>
              <w:top w:val="single" w:sz="4" w:space="0" w:color="000000"/>
              <w:bottom w:val="single" w:sz="4" w:space="0" w:color="000000"/>
              <w:right w:val="single" w:sz="18" w:space="0" w:color="000000"/>
            </w:tcBorders>
          </w:tcPr>
          <w:p w14:paraId="36C02FD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05F92FC5"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3AA3D0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74F52D88"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7CE0A66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15BA75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2F6ED3"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ABB73A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3451008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228DDE43"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3F84A84D"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0AF67873" w14:textId="0F00F80C"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2C7787DB" w14:textId="2B225F90" w:rsidR="003660A7"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w:t>
            </w:r>
            <w:r w:rsidR="00901471" w:rsidRPr="00F71A9A">
              <w:rPr>
                <w:rFonts w:ascii="Gill Sans MT" w:hAnsi="Gill Sans MT"/>
                <w:color w:val="000000"/>
                <w:sz w:val="20"/>
                <w:szCs w:val="20"/>
              </w:rPr>
              <w:t>customary forestl</w:t>
            </w:r>
            <w:r w:rsidR="000A4D66" w:rsidRPr="00F71A9A">
              <w:rPr>
                <w:rFonts w:ascii="Gill Sans MT" w:hAnsi="Gill Sans MT"/>
                <w:color w:val="000000"/>
                <w:sz w:val="20"/>
                <w:szCs w:val="20"/>
              </w:rPr>
              <w:t xml:space="preserve">and used </w:t>
            </w:r>
            <w:r w:rsidR="00901471" w:rsidRPr="00F71A9A">
              <w:rPr>
                <w:rFonts w:ascii="Gill Sans MT" w:hAnsi="Gill Sans MT"/>
                <w:color w:val="000000"/>
                <w:sz w:val="20"/>
                <w:szCs w:val="20"/>
              </w:rPr>
              <w:t xml:space="preserve">by </w:t>
            </w:r>
            <w:r w:rsidRPr="00F71A9A">
              <w:rPr>
                <w:rFonts w:ascii="Gill Sans MT" w:hAnsi="Gill Sans MT"/>
                <w:color w:val="000000"/>
                <w:sz w:val="20"/>
                <w:szCs w:val="20"/>
              </w:rPr>
              <w:t>this village for investment purposes in the next 1-3 years</w:t>
            </w:r>
            <w:r w:rsidR="00E45EEA" w:rsidRPr="00F71A9A">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w:t>
            </w:r>
            <w:r w:rsidRPr="00F71A9A">
              <w:rPr>
                <w:rFonts w:ascii="Gill Sans MT" w:hAnsi="Gill Sans MT"/>
                <w:b/>
                <w:color w:val="000000"/>
                <w:sz w:val="20"/>
                <w:szCs w:val="20"/>
              </w:rPr>
              <w:t>(hchiefsell1)</w:t>
            </w:r>
          </w:p>
        </w:tc>
        <w:tc>
          <w:tcPr>
            <w:tcW w:w="3678" w:type="dxa"/>
            <w:gridSpan w:val="2"/>
            <w:tcBorders>
              <w:top w:val="single" w:sz="4" w:space="0" w:color="000000"/>
              <w:bottom w:val="single" w:sz="4" w:space="0" w:color="000000"/>
              <w:right w:val="single" w:sz="18" w:space="0" w:color="000000"/>
            </w:tcBorders>
          </w:tcPr>
          <w:p w14:paraId="00A3B04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2AD275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67CBB4A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CDF19A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5E8F0F7"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4711BE2"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72477302"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3A13FFA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C42662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0A56D060"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75EA91DF"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5F395901" w14:textId="3338A5FF"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36185CB2" w14:textId="2E916063" w:rsidR="003660A7" w:rsidRPr="00F71A9A" w:rsidRDefault="003660A7" w:rsidP="00901471">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w:t>
            </w:r>
            <w:r w:rsidR="00901471" w:rsidRPr="00F71A9A">
              <w:rPr>
                <w:rFonts w:ascii="Gill Sans MT" w:hAnsi="Gill Sans MT"/>
                <w:color w:val="000000"/>
                <w:sz w:val="20"/>
                <w:szCs w:val="20"/>
              </w:rPr>
              <w:t>the customary forestland used by this</w:t>
            </w:r>
            <w:r w:rsidRPr="00F71A9A">
              <w:rPr>
                <w:rFonts w:ascii="Gill Sans MT" w:hAnsi="Gill Sans MT"/>
                <w:color w:val="000000"/>
                <w:sz w:val="20"/>
                <w:szCs w:val="20"/>
              </w:rPr>
              <w:t xml:space="preserve"> village for investment purposes more than 3 years into the future</w:t>
            </w:r>
            <w:r w:rsidR="00E45EEA" w:rsidRPr="00F71A9A">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w:t>
            </w:r>
            <w:r w:rsidRPr="00F71A9A">
              <w:rPr>
                <w:rFonts w:ascii="Gill Sans MT" w:hAnsi="Gill Sans MT"/>
                <w:sz w:val="20"/>
                <w:szCs w:val="20"/>
              </w:rPr>
              <w:t xml:space="preserve"> </w:t>
            </w:r>
            <w:r w:rsidRPr="00F71A9A">
              <w:rPr>
                <w:rFonts w:ascii="Gill Sans MT" w:hAnsi="Gill Sans MT"/>
                <w:b/>
                <w:sz w:val="20"/>
                <w:szCs w:val="20"/>
              </w:rPr>
              <w:t>(</w:t>
            </w:r>
            <w:r w:rsidRPr="00F71A9A">
              <w:rPr>
                <w:rFonts w:ascii="Gill Sans MT" w:hAnsi="Gill Sans MT"/>
                <w:b/>
                <w:color w:val="000000"/>
                <w:sz w:val="20"/>
                <w:szCs w:val="20"/>
              </w:rPr>
              <w:t>hchiefsell3)</w:t>
            </w:r>
          </w:p>
        </w:tc>
        <w:tc>
          <w:tcPr>
            <w:tcW w:w="3678" w:type="dxa"/>
            <w:gridSpan w:val="2"/>
            <w:tcBorders>
              <w:top w:val="single" w:sz="4" w:space="0" w:color="000000"/>
              <w:bottom w:val="single" w:sz="4" w:space="0" w:color="000000"/>
              <w:right w:val="single" w:sz="18" w:space="0" w:color="000000"/>
            </w:tcBorders>
          </w:tcPr>
          <w:p w14:paraId="5FA8F0A1"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F2433C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5AE2D9E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BCDEB0D"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5BF28CA"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018CA9C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C59C2F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A99FDE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30AEBA1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3A2699E4"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71A9A" w:rsidRPr="00F71A9A" w14:paraId="6828BA9B" w14:textId="77777777" w:rsidTr="00F71A9A">
        <w:tblPrEx>
          <w:tblCellMar>
            <w:left w:w="29" w:type="dxa"/>
            <w:right w:w="29" w:type="dxa"/>
          </w:tblCellMar>
        </w:tblPrEx>
        <w:trPr>
          <w:trHeight w:val="20"/>
        </w:trPr>
        <w:tc>
          <w:tcPr>
            <w:tcW w:w="574" w:type="dxa"/>
            <w:gridSpan w:val="2"/>
            <w:tcBorders>
              <w:top w:val="single" w:sz="4" w:space="0" w:color="000000"/>
              <w:left w:val="single" w:sz="4" w:space="0" w:color="000000"/>
              <w:bottom w:val="single" w:sz="4" w:space="0" w:color="000000"/>
              <w:right w:val="single" w:sz="4" w:space="0" w:color="auto"/>
            </w:tcBorders>
          </w:tcPr>
          <w:p w14:paraId="668C600B" w14:textId="77777777" w:rsidR="00F71A9A" w:rsidRPr="00F71A9A" w:rsidRDefault="00F71A9A" w:rsidP="00F71A9A">
            <w:pPr>
              <w:spacing w:after="0"/>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F.17</w:t>
            </w:r>
          </w:p>
        </w:tc>
        <w:tc>
          <w:tcPr>
            <w:tcW w:w="5130" w:type="dxa"/>
            <w:tcBorders>
              <w:top w:val="single" w:sz="4" w:space="0" w:color="000000"/>
              <w:left w:val="single" w:sz="4" w:space="0" w:color="auto"/>
              <w:bottom w:val="single" w:sz="4" w:space="0" w:color="000000"/>
            </w:tcBorders>
          </w:tcPr>
          <w:p w14:paraId="324D7770" w14:textId="77777777" w:rsidR="00F71A9A" w:rsidRPr="00F71A9A" w:rsidRDefault="00F71A9A" w:rsidP="00F71A9A">
            <w:pPr>
              <w:spacing w:after="0"/>
              <w:rPr>
                <w:rFonts w:ascii="Gill Sans MT" w:hAnsi="Gill Sans MT" w:cs="Arial"/>
                <w:sz w:val="20"/>
                <w:szCs w:val="20"/>
              </w:rPr>
            </w:pPr>
            <w:r w:rsidRPr="00F71A9A">
              <w:rPr>
                <w:rFonts w:ascii="Gill Sans MT" w:hAnsi="Gill Sans MT" w:cs="Arial"/>
                <w:sz w:val="20"/>
                <w:szCs w:val="20"/>
              </w:rPr>
              <w:t>Are there any forests that your community used to access that your community is no longer allowed to access?</w:t>
            </w:r>
          </w:p>
          <w:p w14:paraId="60EBDDAD" w14:textId="77777777" w:rsidR="00F71A9A" w:rsidRPr="00F71A9A" w:rsidRDefault="00F71A9A" w:rsidP="00F71A9A">
            <w:pPr>
              <w:spacing w:after="0"/>
              <w:rPr>
                <w:rFonts w:ascii="Gill Sans MT" w:eastAsia="Calibri" w:hAnsi="Gill Sans MT" w:cs="Times New Roman"/>
                <w:w w:val="105"/>
                <w:sz w:val="20"/>
                <w:szCs w:val="20"/>
              </w:rPr>
            </w:pPr>
            <w:r w:rsidRPr="00F71A9A">
              <w:rPr>
                <w:rFonts w:ascii="Gill Sans MT" w:hAnsi="Gill Sans MT" w:cs="Arial"/>
                <w:i/>
                <w:sz w:val="20"/>
                <w:szCs w:val="20"/>
              </w:rPr>
              <w:t>If 0, skip to Section G</w:t>
            </w:r>
            <w:r w:rsidRPr="00F71A9A">
              <w:rPr>
                <w:rFonts w:ascii="Gill Sans MT" w:hAnsi="Gill Sans MT" w:cs="Arial"/>
                <w:sz w:val="20"/>
                <w:szCs w:val="20"/>
              </w:rPr>
              <w:t xml:space="preserve"> </w:t>
            </w:r>
          </w:p>
        </w:tc>
        <w:tc>
          <w:tcPr>
            <w:tcW w:w="3690" w:type="dxa"/>
            <w:gridSpan w:val="3"/>
            <w:tcBorders>
              <w:top w:val="single" w:sz="4" w:space="0" w:color="000000"/>
              <w:bottom w:val="single" w:sz="4" w:space="0" w:color="000000"/>
              <w:right w:val="single" w:sz="18" w:space="0" w:color="000000"/>
            </w:tcBorders>
          </w:tcPr>
          <w:p w14:paraId="53A41575"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0=No</w:t>
            </w:r>
          </w:p>
          <w:p w14:paraId="58D7FAA6"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1=Yes</w:t>
            </w:r>
            <w:r w:rsidRPr="00F71A9A" w:rsidDel="00226116">
              <w:rPr>
                <w:rFonts w:ascii="Gill Sans MT" w:hAnsi="Gill Sans MT"/>
                <w:sz w:val="20"/>
                <w:szCs w:val="20"/>
              </w:rPr>
              <w:t xml:space="preserve"> </w:t>
            </w:r>
          </w:p>
          <w:p w14:paraId="70B7A7A4"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888=Don’t know</w:t>
            </w:r>
          </w:p>
          <w:p w14:paraId="50A729A6"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7F5B4E0" w14:textId="77777777" w:rsidR="00F71A9A" w:rsidRPr="00F71A9A" w:rsidRDefault="00F71A9A" w:rsidP="00F71A9A">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71A9A" w:rsidRPr="00F71A9A" w14:paraId="20A300F2" w14:textId="77777777" w:rsidTr="00F71A9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29" w:type="dxa"/>
            <w:right w:w="29" w:type="dxa"/>
          </w:tblCellMar>
        </w:tblPrEx>
        <w:trPr>
          <w:trHeight w:val="20"/>
        </w:trPr>
        <w:tc>
          <w:tcPr>
            <w:tcW w:w="574" w:type="dxa"/>
            <w:gridSpan w:val="2"/>
            <w:tcBorders>
              <w:right w:val="single" w:sz="4" w:space="0" w:color="auto"/>
            </w:tcBorders>
          </w:tcPr>
          <w:p w14:paraId="7D8BC637"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F.18</w:t>
            </w:r>
          </w:p>
        </w:tc>
        <w:tc>
          <w:tcPr>
            <w:tcW w:w="5130" w:type="dxa"/>
            <w:tcBorders>
              <w:left w:val="single" w:sz="4" w:space="0" w:color="auto"/>
              <w:right w:val="single" w:sz="18" w:space="0" w:color="000000"/>
            </w:tcBorders>
          </w:tcPr>
          <w:p w14:paraId="76401A1F" w14:textId="77777777" w:rsidR="00F71A9A" w:rsidRPr="00F71A9A" w:rsidRDefault="00F71A9A" w:rsidP="00F71A9A">
            <w:pPr>
              <w:spacing w:after="0"/>
              <w:rPr>
                <w:rFonts w:ascii="Gill Sans MT" w:hAnsi="Gill Sans MT"/>
                <w:w w:val="105"/>
                <w:sz w:val="20"/>
                <w:szCs w:val="20"/>
              </w:rPr>
            </w:pPr>
            <w:r w:rsidRPr="00F71A9A">
              <w:rPr>
                <w:rFonts w:ascii="Gill Sans MT" w:hAnsi="Gill Sans MT" w:cs="Arial"/>
                <w:sz w:val="20"/>
                <w:szCs w:val="20"/>
              </w:rPr>
              <w:t xml:space="preserve">What are the names of the forests where your community lost access? </w:t>
            </w:r>
          </w:p>
        </w:tc>
        <w:tc>
          <w:tcPr>
            <w:tcW w:w="4410" w:type="dxa"/>
            <w:gridSpan w:val="4"/>
            <w:tcBorders>
              <w:top w:val="single" w:sz="18" w:space="0" w:color="000000"/>
              <w:left w:val="single" w:sz="18" w:space="0" w:color="000000"/>
              <w:bottom w:val="single" w:sz="18" w:space="0" w:color="000000"/>
              <w:right w:val="single" w:sz="18" w:space="0" w:color="000000"/>
            </w:tcBorders>
          </w:tcPr>
          <w:p w14:paraId="14371811" w14:textId="77777777" w:rsidR="00F71A9A" w:rsidRPr="00F71A9A" w:rsidRDefault="00F71A9A" w:rsidP="00F71A9A">
            <w:pPr>
              <w:spacing w:after="0"/>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B33FAE" w:rsidRPr="00F71A9A" w14:paraId="7D4D00CA" w14:textId="77777777" w:rsidTr="00392E02">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29" w:type="dxa"/>
            <w:right w:w="29" w:type="dxa"/>
          </w:tblCellMar>
        </w:tblPrEx>
        <w:trPr>
          <w:trHeight w:val="20"/>
        </w:trPr>
        <w:tc>
          <w:tcPr>
            <w:tcW w:w="574" w:type="dxa"/>
            <w:gridSpan w:val="2"/>
            <w:tcBorders>
              <w:top w:val="single" w:sz="4" w:space="0" w:color="000000"/>
              <w:left w:val="single" w:sz="4" w:space="0" w:color="auto"/>
              <w:bottom w:val="single" w:sz="4" w:space="0" w:color="000000"/>
              <w:right w:val="single" w:sz="4" w:space="0" w:color="auto"/>
            </w:tcBorders>
            <w:shd w:val="clear" w:color="auto" w:fill="D6E3BC" w:themeFill="accent3" w:themeFillTint="66"/>
          </w:tcPr>
          <w:p w14:paraId="2868034E" w14:textId="77777777" w:rsidR="00B33FAE" w:rsidRPr="00F71A9A" w:rsidRDefault="00B33FAE" w:rsidP="00F71A9A">
            <w:pPr>
              <w:spacing w:after="0"/>
              <w:rPr>
                <w:rFonts w:ascii="Gill Sans MT" w:hAnsi="Gill Sans MT"/>
                <w:sz w:val="20"/>
                <w:szCs w:val="20"/>
              </w:rPr>
            </w:pPr>
            <w:r w:rsidRPr="00F71A9A">
              <w:rPr>
                <w:rFonts w:ascii="Gill Sans MT" w:hAnsi="Gill Sans MT"/>
                <w:sz w:val="20"/>
                <w:szCs w:val="20"/>
              </w:rPr>
              <w:t>F.19</w:t>
            </w:r>
          </w:p>
        </w:tc>
        <w:tc>
          <w:tcPr>
            <w:tcW w:w="5130" w:type="dxa"/>
            <w:tcBorders>
              <w:top w:val="single" w:sz="4" w:space="0" w:color="000000"/>
              <w:left w:val="single" w:sz="4" w:space="0" w:color="auto"/>
              <w:bottom w:val="single" w:sz="4" w:space="0" w:color="000000"/>
              <w:right w:val="single" w:sz="18" w:space="0" w:color="000000"/>
            </w:tcBorders>
            <w:shd w:val="clear" w:color="auto" w:fill="D6E3BC" w:themeFill="accent3" w:themeFillTint="66"/>
          </w:tcPr>
          <w:p w14:paraId="1E6EC799" w14:textId="77777777" w:rsidR="00B33FAE" w:rsidRDefault="00B33FAE" w:rsidP="00F71A9A">
            <w:pPr>
              <w:spacing w:after="0"/>
              <w:rPr>
                <w:ins w:id="182" w:author="Heather Huntington" w:date="2014-11-18T09:51:00Z"/>
                <w:rFonts w:ascii="Gill Sans MT" w:hAnsi="Gill Sans MT" w:cs="Arial"/>
                <w:sz w:val="20"/>
                <w:szCs w:val="20"/>
              </w:rPr>
            </w:pPr>
            <w:commentRangeStart w:id="183"/>
            <w:commentRangeStart w:id="184"/>
            <w:r w:rsidRPr="00F71A9A">
              <w:rPr>
                <w:rFonts w:ascii="Gill Sans MT" w:hAnsi="Gill Sans MT" w:cs="Arial"/>
                <w:sz w:val="20"/>
                <w:szCs w:val="20"/>
              </w:rPr>
              <w:t>Why</w:t>
            </w:r>
            <w:commentRangeEnd w:id="183"/>
            <w:r>
              <w:rPr>
                <w:rStyle w:val="CommentReference"/>
              </w:rPr>
              <w:commentReference w:id="183"/>
            </w:r>
            <w:r w:rsidRPr="00F71A9A">
              <w:rPr>
                <w:rFonts w:ascii="Gill Sans MT" w:hAnsi="Gill Sans MT" w:cs="Arial"/>
                <w:sz w:val="20"/>
                <w:szCs w:val="20"/>
              </w:rPr>
              <w:t xml:space="preserve"> did your community lose access? </w:t>
            </w:r>
            <w:commentRangeEnd w:id="184"/>
            <w:r>
              <w:rPr>
                <w:rStyle w:val="CommentReference"/>
              </w:rPr>
              <w:commentReference w:id="184"/>
            </w:r>
          </w:p>
          <w:p w14:paraId="39539470" w14:textId="77777777" w:rsidR="00B33FAE" w:rsidRPr="004B25E7" w:rsidRDefault="00B33FAE" w:rsidP="00B33FAE">
            <w:pPr>
              <w:spacing w:after="0"/>
              <w:rPr>
                <w:w w:val="105"/>
              </w:rPr>
            </w:pPr>
          </w:p>
        </w:tc>
        <w:tc>
          <w:tcPr>
            <w:tcW w:w="3690" w:type="dxa"/>
            <w:gridSpan w:val="3"/>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147213C5" w14:textId="7CE0EFFD" w:rsidR="00B33FAE" w:rsidRPr="00392E02" w:rsidRDefault="00B33FAE" w:rsidP="00B33FAE">
            <w:pPr>
              <w:spacing w:after="0"/>
              <w:rPr>
                <w:ins w:id="185" w:author="Aleta Haflett" w:date="2014-11-19T09:10:00Z"/>
                <w:sz w:val="20"/>
              </w:rPr>
            </w:pPr>
            <w:ins w:id="186" w:author="Aleta Haflett" w:date="2014-11-19T09:10:00Z">
              <w:r w:rsidRPr="00392E02">
                <w:rPr>
                  <w:sz w:val="20"/>
                </w:rPr>
                <w:t>1=Government instituted strict entry</w:t>
              </w:r>
            </w:ins>
          </w:p>
          <w:p w14:paraId="776D2429" w14:textId="0CD49690" w:rsidR="00B33FAE" w:rsidRPr="00392E02" w:rsidRDefault="00B33FAE" w:rsidP="00B33FAE">
            <w:pPr>
              <w:spacing w:after="0"/>
              <w:rPr>
                <w:ins w:id="187" w:author="Aleta Haflett" w:date="2014-11-19T09:10:00Z"/>
                <w:sz w:val="20"/>
              </w:rPr>
            </w:pPr>
            <w:ins w:id="188" w:author="Aleta Haflett" w:date="2014-11-19T09:10:00Z">
              <w:r w:rsidRPr="00392E02">
                <w:rPr>
                  <w:sz w:val="20"/>
                </w:rPr>
                <w:t>2=Government instituted fee for entry</w:t>
              </w:r>
            </w:ins>
          </w:p>
          <w:p w14:paraId="3111308E" w14:textId="527B99E0" w:rsidR="00B33FAE" w:rsidRPr="00392E02" w:rsidRDefault="00B33FAE" w:rsidP="00B33FAE">
            <w:pPr>
              <w:spacing w:after="0"/>
              <w:rPr>
                <w:ins w:id="189" w:author="Aleta Haflett" w:date="2014-11-19T09:10:00Z"/>
                <w:sz w:val="20"/>
              </w:rPr>
            </w:pPr>
            <w:ins w:id="190" w:author="Aleta Haflett" w:date="2014-11-19T09:10:00Z">
              <w:r>
                <w:rPr>
                  <w:sz w:val="20"/>
                </w:rPr>
                <w:t>3=</w:t>
              </w:r>
              <w:r w:rsidRPr="00392E02">
                <w:rPr>
                  <w:sz w:val="20"/>
                </w:rPr>
                <w:t>Private landowner restricts use/access</w:t>
              </w:r>
            </w:ins>
          </w:p>
          <w:p w14:paraId="7B809492" w14:textId="4B961177" w:rsidR="00B33FAE" w:rsidRPr="00392E02" w:rsidRDefault="00B33FAE" w:rsidP="00B33FAE">
            <w:pPr>
              <w:spacing w:after="0"/>
              <w:rPr>
                <w:ins w:id="191" w:author="Aleta Haflett" w:date="2014-11-19T09:10:00Z"/>
                <w:sz w:val="20"/>
              </w:rPr>
            </w:pPr>
            <w:ins w:id="192" w:author="Aleta Haflett" w:date="2014-11-19T09:10:00Z">
              <w:r>
                <w:rPr>
                  <w:sz w:val="20"/>
                </w:rPr>
                <w:t>4=</w:t>
              </w:r>
              <w:r w:rsidRPr="00392E02">
                <w:rPr>
                  <w:sz w:val="20"/>
                </w:rPr>
                <w:t>Private company restricts use/access</w:t>
              </w:r>
            </w:ins>
          </w:p>
          <w:p w14:paraId="0ED08ED7" w14:textId="1C450A7A" w:rsidR="00B33FAE" w:rsidRPr="00392E02" w:rsidRDefault="00B33FAE" w:rsidP="00B33FAE">
            <w:pPr>
              <w:spacing w:after="0"/>
              <w:rPr>
                <w:ins w:id="193" w:author="Aleta Haflett" w:date="2014-11-19T09:10:00Z"/>
                <w:sz w:val="20"/>
              </w:rPr>
            </w:pPr>
            <w:ins w:id="194" w:author="Aleta Haflett" w:date="2014-11-19T09:11:00Z">
              <w:r>
                <w:rPr>
                  <w:sz w:val="20"/>
                </w:rPr>
                <w:t>5=</w:t>
              </w:r>
            </w:ins>
            <w:ins w:id="195" w:author="Aleta Haflett" w:date="2014-11-19T09:10:00Z">
              <w:r w:rsidRPr="00392E02">
                <w:rPr>
                  <w:sz w:val="20"/>
                </w:rPr>
                <w:t>Chief placed restrictions on use/access</w:t>
              </w:r>
            </w:ins>
          </w:p>
          <w:p w14:paraId="31EB263D" w14:textId="5D2CD85D" w:rsidR="00B33FAE" w:rsidRPr="00392E02" w:rsidRDefault="00B33FAE" w:rsidP="00B33FAE">
            <w:pPr>
              <w:spacing w:after="0"/>
              <w:rPr>
                <w:sz w:val="20"/>
              </w:rPr>
            </w:pPr>
            <w:ins w:id="196" w:author="Aleta Haflett" w:date="2014-11-19T09:11:00Z">
              <w:r>
                <w:rPr>
                  <w:sz w:val="20"/>
                </w:rPr>
                <w:t>97=</w:t>
              </w:r>
            </w:ins>
            <w:ins w:id="197" w:author="Aleta Haflett" w:date="2014-11-19T09:10:00Z">
              <w:r w:rsidRPr="00392E02">
                <w:rPr>
                  <w:sz w:val="20"/>
                </w:rPr>
                <w:t xml:space="preserve">Other, </w:t>
              </w:r>
              <w:proofErr w:type="gramStart"/>
              <w:r w:rsidRPr="00392E02">
                <w:rPr>
                  <w:sz w:val="20"/>
                </w:rPr>
                <w:t xml:space="preserve">specify </w:t>
              </w:r>
              <w:r w:rsidRPr="00F71A9A" w:rsidDel="00B33FAE">
                <w:rPr>
                  <w:rFonts w:ascii="Gill Sans MT" w:hAnsi="Gill Sans MT"/>
                  <w:i/>
                  <w:color w:val="A6A6A6" w:themeColor="background1" w:themeShade="A6"/>
                  <w:sz w:val="20"/>
                  <w:szCs w:val="20"/>
                </w:rPr>
                <w:t xml:space="preserve"> </w:t>
              </w:r>
            </w:ins>
            <w:proofErr w:type="gramEnd"/>
          </w:p>
        </w:tc>
        <w:tc>
          <w:tcPr>
            <w:tcW w:w="720"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56726301" w14:textId="6D780F2D" w:rsidR="00B33FAE" w:rsidRPr="00F71A9A" w:rsidRDefault="00B33FAE" w:rsidP="00F71A9A">
            <w:pPr>
              <w:spacing w:after="0"/>
              <w:rPr>
                <w:rFonts w:ascii="Gill Sans MT" w:hAnsi="Gill Sans MT"/>
                <w:i/>
                <w:color w:val="A6A6A6" w:themeColor="background1" w:themeShade="A6"/>
                <w:sz w:val="20"/>
                <w:szCs w:val="20"/>
              </w:rPr>
            </w:pPr>
          </w:p>
        </w:tc>
      </w:tr>
      <w:tr w:rsidR="00B33FAE" w:rsidRPr="00F71A9A" w14:paraId="2A767415" w14:textId="77777777" w:rsidTr="00B33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29" w:type="dxa"/>
            <w:right w:w="29" w:type="dxa"/>
          </w:tblCellMar>
        </w:tblPrEx>
        <w:trPr>
          <w:trHeight w:val="20"/>
          <w:ins w:id="198" w:author="Aleta Haflett" w:date="2014-11-19T09:14:00Z"/>
        </w:trPr>
        <w:tc>
          <w:tcPr>
            <w:tcW w:w="574" w:type="dxa"/>
            <w:gridSpan w:val="2"/>
            <w:tcBorders>
              <w:top w:val="single" w:sz="4" w:space="0" w:color="000000"/>
              <w:left w:val="single" w:sz="4" w:space="0" w:color="auto"/>
              <w:bottom w:val="single" w:sz="4" w:space="0" w:color="000000"/>
              <w:right w:val="single" w:sz="4" w:space="0" w:color="auto"/>
            </w:tcBorders>
            <w:shd w:val="clear" w:color="auto" w:fill="D6E3BC" w:themeFill="accent3" w:themeFillTint="66"/>
          </w:tcPr>
          <w:p w14:paraId="588A8B1B" w14:textId="2FEA3F36" w:rsidR="00B33FAE" w:rsidRPr="00F71A9A" w:rsidRDefault="00B33FAE" w:rsidP="00F71A9A">
            <w:pPr>
              <w:spacing w:after="0"/>
              <w:rPr>
                <w:ins w:id="199" w:author="Aleta Haflett" w:date="2014-11-19T09:14:00Z"/>
                <w:rFonts w:ascii="Gill Sans MT" w:hAnsi="Gill Sans MT"/>
                <w:sz w:val="20"/>
                <w:szCs w:val="20"/>
              </w:rPr>
            </w:pPr>
            <w:ins w:id="200" w:author="Aleta Haflett" w:date="2014-11-19T09:14:00Z">
              <w:r>
                <w:rPr>
                  <w:rFonts w:ascii="Gill Sans MT" w:hAnsi="Gill Sans MT"/>
                  <w:sz w:val="20"/>
                  <w:szCs w:val="20"/>
                </w:rPr>
                <w:lastRenderedPageBreak/>
                <w:t>F.19b</w:t>
              </w:r>
            </w:ins>
          </w:p>
        </w:tc>
        <w:tc>
          <w:tcPr>
            <w:tcW w:w="5130" w:type="dxa"/>
            <w:tcBorders>
              <w:top w:val="single" w:sz="4" w:space="0" w:color="000000"/>
              <w:left w:val="single" w:sz="4" w:space="0" w:color="auto"/>
              <w:bottom w:val="single" w:sz="4" w:space="0" w:color="000000"/>
              <w:right w:val="single" w:sz="18" w:space="0" w:color="000000"/>
            </w:tcBorders>
            <w:shd w:val="clear" w:color="auto" w:fill="D6E3BC" w:themeFill="accent3" w:themeFillTint="66"/>
          </w:tcPr>
          <w:p w14:paraId="56077CB3" w14:textId="4887C625" w:rsidR="00B33FAE" w:rsidRPr="00F71A9A" w:rsidRDefault="00B33FAE" w:rsidP="00F71A9A">
            <w:pPr>
              <w:spacing w:after="0"/>
              <w:rPr>
                <w:ins w:id="201" w:author="Aleta Haflett" w:date="2014-11-19T09:14:00Z"/>
                <w:rFonts w:ascii="Gill Sans MT" w:hAnsi="Gill Sans MT" w:cs="Arial"/>
                <w:sz w:val="20"/>
                <w:szCs w:val="20"/>
              </w:rPr>
            </w:pPr>
            <w:ins w:id="202" w:author="Aleta Haflett" w:date="2014-11-19T09:14:00Z">
              <w:r>
                <w:rPr>
                  <w:rFonts w:ascii="Gill Sans MT" w:hAnsi="Gill Sans MT" w:cs="Arial"/>
                  <w:sz w:val="20"/>
                  <w:szCs w:val="20"/>
                </w:rPr>
                <w:t xml:space="preserve">Other, specify </w:t>
              </w:r>
            </w:ins>
          </w:p>
        </w:tc>
        <w:tc>
          <w:tcPr>
            <w:tcW w:w="4410" w:type="dxa"/>
            <w:gridSpan w:val="4"/>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7315E81C" w14:textId="77777777" w:rsidR="00B33FAE" w:rsidRPr="00F71A9A" w:rsidRDefault="00B33FAE" w:rsidP="00F71A9A">
            <w:pPr>
              <w:spacing w:after="0"/>
              <w:rPr>
                <w:ins w:id="203" w:author="Aleta Haflett" w:date="2014-11-19T09:14:00Z"/>
                <w:rFonts w:ascii="Gill Sans MT" w:hAnsi="Gill Sans MT"/>
                <w:i/>
                <w:color w:val="A6A6A6" w:themeColor="background1" w:themeShade="A6"/>
                <w:sz w:val="20"/>
                <w:szCs w:val="20"/>
              </w:rPr>
            </w:pPr>
          </w:p>
        </w:tc>
      </w:tr>
      <w:tr w:rsidR="00F71A9A" w:rsidRPr="00F71A9A" w14:paraId="66D72ED5" w14:textId="77777777" w:rsidTr="00392E02">
        <w:tblPrEx>
          <w:tblCellMar>
            <w:left w:w="29" w:type="dxa"/>
            <w:right w:w="29" w:type="dxa"/>
          </w:tblCellMar>
        </w:tblPrEx>
        <w:trPr>
          <w:trHeight w:val="20"/>
        </w:trPr>
        <w:tc>
          <w:tcPr>
            <w:tcW w:w="574" w:type="dxa"/>
            <w:gridSpan w:val="2"/>
            <w:tcBorders>
              <w:top w:val="single" w:sz="4" w:space="0" w:color="000000"/>
              <w:left w:val="single" w:sz="4" w:space="0" w:color="000000"/>
              <w:bottom w:val="single" w:sz="4" w:space="0" w:color="000000"/>
              <w:right w:val="single" w:sz="4" w:space="0" w:color="auto"/>
            </w:tcBorders>
            <w:shd w:val="clear" w:color="auto" w:fill="D6E3BC" w:themeFill="accent3" w:themeFillTint="66"/>
          </w:tcPr>
          <w:p w14:paraId="0E244703" w14:textId="638A22A5" w:rsidR="00F71A9A" w:rsidRPr="00F71A9A" w:rsidRDefault="00F71A9A" w:rsidP="00F71A9A">
            <w:pPr>
              <w:spacing w:after="0"/>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F.20</w:t>
            </w:r>
          </w:p>
        </w:tc>
        <w:tc>
          <w:tcPr>
            <w:tcW w:w="5130" w:type="dxa"/>
            <w:tcBorders>
              <w:top w:val="single" w:sz="4" w:space="0" w:color="000000"/>
              <w:left w:val="single" w:sz="4" w:space="0" w:color="auto"/>
              <w:bottom w:val="single" w:sz="4" w:space="0" w:color="000000"/>
            </w:tcBorders>
            <w:shd w:val="clear" w:color="auto" w:fill="D6E3BC" w:themeFill="accent3" w:themeFillTint="66"/>
          </w:tcPr>
          <w:p w14:paraId="60F63763" w14:textId="77777777" w:rsidR="00F71A9A" w:rsidRDefault="00F71A9A" w:rsidP="00F71A9A">
            <w:pPr>
              <w:spacing w:after="0"/>
              <w:rPr>
                <w:ins w:id="204" w:author="Aleta Haflett" w:date="2014-11-19T09:12:00Z"/>
                <w:rFonts w:ascii="Gill Sans MT" w:hAnsi="Gill Sans MT" w:cs="Arial"/>
                <w:sz w:val="20"/>
                <w:szCs w:val="20"/>
              </w:rPr>
            </w:pPr>
            <w:r w:rsidRPr="00F71A9A">
              <w:rPr>
                <w:rFonts w:ascii="Gill Sans MT" w:hAnsi="Gill Sans MT" w:cs="Arial"/>
                <w:sz w:val="20"/>
                <w:szCs w:val="20"/>
              </w:rPr>
              <w:t xml:space="preserve">Please describe the impact of loosing access on your community </w:t>
            </w:r>
          </w:p>
          <w:p w14:paraId="20C4FADC" w14:textId="5173963D" w:rsidR="00B33FAE" w:rsidRPr="00392E02" w:rsidRDefault="00B33FAE" w:rsidP="00F71A9A">
            <w:pPr>
              <w:spacing w:after="0"/>
              <w:rPr>
                <w:rFonts w:ascii="Gill Sans MT" w:eastAsia="Calibri" w:hAnsi="Gill Sans MT" w:cs="Times New Roman"/>
                <w:i/>
                <w:w w:val="105"/>
                <w:sz w:val="20"/>
                <w:szCs w:val="20"/>
              </w:rPr>
            </w:pPr>
            <w:ins w:id="205" w:author="Aleta Haflett" w:date="2014-11-19T09:13:00Z">
              <w:r>
                <w:rPr>
                  <w:rFonts w:ascii="Gill Sans MT" w:hAnsi="Gill Sans MT" w:cs="Arial"/>
                  <w:i/>
                  <w:sz w:val="20"/>
                  <w:szCs w:val="20"/>
                </w:rPr>
                <w:t xml:space="preserve">Probe and code. </w:t>
              </w:r>
            </w:ins>
            <w:ins w:id="206" w:author="Aleta Haflett" w:date="2014-11-19T09:12:00Z">
              <w:r>
                <w:rPr>
                  <w:rFonts w:ascii="Gill Sans MT" w:hAnsi="Gill Sans MT" w:cs="Arial"/>
                  <w:i/>
                  <w:sz w:val="20"/>
                  <w:szCs w:val="20"/>
                </w:rPr>
                <w:t xml:space="preserve">Select all that apply </w:t>
              </w:r>
            </w:ins>
          </w:p>
        </w:tc>
        <w:tc>
          <w:tcPr>
            <w:tcW w:w="3510" w:type="dxa"/>
            <w:tcBorders>
              <w:top w:val="single" w:sz="4" w:space="0" w:color="000000"/>
              <w:bottom w:val="single" w:sz="4" w:space="0" w:color="000000"/>
              <w:right w:val="single" w:sz="18" w:space="0" w:color="000000"/>
            </w:tcBorders>
            <w:shd w:val="clear" w:color="auto" w:fill="D6E3BC" w:themeFill="accent3" w:themeFillTint="66"/>
          </w:tcPr>
          <w:p w14:paraId="3FD88950" w14:textId="43F2D2BA" w:rsidR="00F71A9A" w:rsidRDefault="00B33FAE" w:rsidP="00F71A9A">
            <w:pPr>
              <w:spacing w:after="0"/>
              <w:rPr>
                <w:ins w:id="207" w:author="Aleta Haflett" w:date="2014-11-19T09:11:00Z"/>
                <w:rFonts w:ascii="Gill Sans MT" w:hAnsi="Gill Sans MT"/>
                <w:sz w:val="20"/>
                <w:szCs w:val="20"/>
              </w:rPr>
            </w:pPr>
            <w:ins w:id="208" w:author="Aleta Haflett" w:date="2014-11-19T09:11:00Z">
              <w:r>
                <w:rPr>
                  <w:rFonts w:ascii="Gill Sans MT" w:hAnsi="Gill Sans MT"/>
                  <w:sz w:val="20"/>
                  <w:szCs w:val="20"/>
                </w:rPr>
                <w:t>1=Lost income source</w:t>
              </w:r>
            </w:ins>
            <w:ins w:id="209" w:author="Aleta Haflett" w:date="2014-11-19T09:12:00Z">
              <w:r>
                <w:rPr>
                  <w:rFonts w:ascii="Gill Sans MT" w:hAnsi="Gill Sans MT"/>
                  <w:sz w:val="20"/>
                  <w:szCs w:val="20"/>
                </w:rPr>
                <w:t xml:space="preserve"> (non-agriculture)</w:t>
              </w:r>
            </w:ins>
          </w:p>
          <w:p w14:paraId="7DC1FF3C" w14:textId="78D58608" w:rsidR="00B33FAE" w:rsidRDefault="00B33FAE" w:rsidP="00F71A9A">
            <w:pPr>
              <w:spacing w:after="0"/>
              <w:rPr>
                <w:ins w:id="210" w:author="Aleta Haflett" w:date="2014-11-19T09:12:00Z"/>
                <w:rFonts w:ascii="Gill Sans MT" w:hAnsi="Gill Sans MT"/>
                <w:sz w:val="20"/>
                <w:szCs w:val="20"/>
              </w:rPr>
            </w:pPr>
            <w:ins w:id="211" w:author="Aleta Haflett" w:date="2014-11-19T09:11:00Z">
              <w:r>
                <w:rPr>
                  <w:rFonts w:ascii="Gill Sans MT" w:hAnsi="Gill Sans MT"/>
                  <w:sz w:val="20"/>
                  <w:szCs w:val="20"/>
                </w:rPr>
                <w:t>2=Lost</w:t>
              </w:r>
            </w:ins>
            <w:ins w:id="212" w:author="Aleta Haflett" w:date="2014-11-19T09:12:00Z">
              <w:r>
                <w:rPr>
                  <w:rFonts w:ascii="Gill Sans MT" w:hAnsi="Gill Sans MT"/>
                  <w:sz w:val="20"/>
                  <w:szCs w:val="20"/>
                </w:rPr>
                <w:t xml:space="preserve"> agricultural land</w:t>
              </w:r>
            </w:ins>
          </w:p>
          <w:p w14:paraId="28B67686" w14:textId="6D6E1EEC" w:rsidR="00B33FAE" w:rsidRPr="00F71A9A" w:rsidRDefault="00B33FAE" w:rsidP="00F71A9A">
            <w:pPr>
              <w:spacing w:after="0"/>
              <w:rPr>
                <w:rFonts w:ascii="Gill Sans MT" w:hAnsi="Gill Sans MT"/>
                <w:sz w:val="20"/>
                <w:szCs w:val="20"/>
              </w:rPr>
            </w:pPr>
            <w:ins w:id="213" w:author="Aleta Haflett" w:date="2014-11-19T09:12:00Z">
              <w:r>
                <w:rPr>
                  <w:rFonts w:ascii="Gill Sans MT" w:hAnsi="Gill Sans MT"/>
                  <w:sz w:val="20"/>
                  <w:szCs w:val="20"/>
                </w:rPr>
                <w:t>3=Lost connection to the land our parents</w:t>
              </w:r>
            </w:ins>
            <w:ins w:id="214" w:author="Aleta Haflett" w:date="2014-11-19T09:13:00Z">
              <w:r>
                <w:rPr>
                  <w:rFonts w:ascii="Gill Sans MT" w:hAnsi="Gill Sans MT"/>
                  <w:sz w:val="20"/>
                  <w:szCs w:val="20"/>
                </w:rPr>
                <w:t>/grandparents</w:t>
              </w:r>
            </w:ins>
            <w:ins w:id="215" w:author="Aleta Haflett" w:date="2014-11-19T09:12:00Z">
              <w:r>
                <w:rPr>
                  <w:rFonts w:ascii="Gill Sans MT" w:hAnsi="Gill Sans MT"/>
                  <w:sz w:val="20"/>
                  <w:szCs w:val="20"/>
                </w:rPr>
                <w:t xml:space="preserve"> used</w:t>
              </w:r>
            </w:ins>
          </w:p>
          <w:p w14:paraId="2E9F0D8C" w14:textId="77777777" w:rsidR="00F71A9A" w:rsidRDefault="00B33FAE" w:rsidP="00F71A9A">
            <w:pPr>
              <w:spacing w:after="0"/>
              <w:rPr>
                <w:ins w:id="216" w:author="Aleta Haflett" w:date="2014-11-19T09:13:00Z"/>
                <w:rFonts w:ascii="Gill Sans MT" w:hAnsi="Gill Sans MT"/>
                <w:sz w:val="20"/>
                <w:szCs w:val="20"/>
              </w:rPr>
            </w:pPr>
            <w:ins w:id="217" w:author="Aleta Haflett" w:date="2014-11-19T09:13:00Z">
              <w:r>
                <w:rPr>
                  <w:rFonts w:ascii="Gill Sans MT" w:hAnsi="Gill Sans MT"/>
                  <w:sz w:val="20"/>
                  <w:szCs w:val="20"/>
                </w:rPr>
                <w:t xml:space="preserve">4=Business failed </w:t>
              </w:r>
            </w:ins>
          </w:p>
          <w:p w14:paraId="71188F29" w14:textId="2B37D55C" w:rsidR="00B33FAE" w:rsidRPr="00F71A9A" w:rsidRDefault="00B33FAE" w:rsidP="00F71A9A">
            <w:pPr>
              <w:spacing w:after="0"/>
              <w:rPr>
                <w:rFonts w:ascii="Gill Sans MT" w:hAnsi="Gill Sans MT"/>
                <w:sz w:val="20"/>
                <w:szCs w:val="20"/>
              </w:rPr>
            </w:pPr>
            <w:ins w:id="218" w:author="Aleta Haflett" w:date="2014-11-19T09:13:00Z">
              <w:r>
                <w:rPr>
                  <w:rFonts w:ascii="Gill Sans MT" w:hAnsi="Gill Sans MT"/>
                  <w:sz w:val="20"/>
                  <w:szCs w:val="20"/>
                </w:rPr>
                <w:t xml:space="preserve">97=Other, specify </w:t>
              </w:r>
            </w:ins>
          </w:p>
        </w:tc>
        <w:tc>
          <w:tcPr>
            <w:tcW w:w="900" w:type="dxa"/>
            <w:gridSpan w:val="3"/>
            <w:tcBorders>
              <w:top w:val="single" w:sz="18" w:space="0" w:color="000000"/>
              <w:left w:val="single" w:sz="18" w:space="0" w:color="000000"/>
              <w:bottom w:val="single" w:sz="4" w:space="0" w:color="000000"/>
              <w:right w:val="single" w:sz="18" w:space="0" w:color="000000"/>
            </w:tcBorders>
            <w:shd w:val="clear" w:color="auto" w:fill="D6E3BC" w:themeFill="accent3" w:themeFillTint="66"/>
          </w:tcPr>
          <w:p w14:paraId="56391493" w14:textId="77777777" w:rsidR="00F71A9A" w:rsidRPr="00F71A9A" w:rsidRDefault="00F71A9A" w:rsidP="00F71A9A">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33FAE" w:rsidRPr="00F71A9A" w14:paraId="7920B240" w14:textId="77777777" w:rsidTr="00392E02">
        <w:tblPrEx>
          <w:tblCellMar>
            <w:left w:w="29" w:type="dxa"/>
            <w:right w:w="29" w:type="dxa"/>
          </w:tblCellMar>
        </w:tblPrEx>
        <w:trPr>
          <w:trHeight w:val="20"/>
          <w:ins w:id="219" w:author="Aleta Haflett" w:date="2014-11-19T09:14:00Z"/>
        </w:trPr>
        <w:tc>
          <w:tcPr>
            <w:tcW w:w="574" w:type="dxa"/>
            <w:gridSpan w:val="2"/>
            <w:tcBorders>
              <w:top w:val="single" w:sz="4" w:space="0" w:color="000000"/>
              <w:left w:val="single" w:sz="4" w:space="0" w:color="000000"/>
              <w:bottom w:val="single" w:sz="4" w:space="0" w:color="000000"/>
              <w:right w:val="single" w:sz="4" w:space="0" w:color="auto"/>
            </w:tcBorders>
            <w:shd w:val="clear" w:color="auto" w:fill="D6E3BC" w:themeFill="accent3" w:themeFillTint="66"/>
          </w:tcPr>
          <w:p w14:paraId="56410543" w14:textId="3CCA02A4" w:rsidR="00B33FAE" w:rsidRPr="00F71A9A" w:rsidRDefault="00B33FAE" w:rsidP="00F71A9A">
            <w:pPr>
              <w:spacing w:after="0"/>
              <w:rPr>
                <w:ins w:id="220" w:author="Aleta Haflett" w:date="2014-11-19T09:14:00Z"/>
                <w:rFonts w:ascii="Gill Sans MT" w:eastAsia="Calibri" w:hAnsi="Gill Sans MT" w:cs="Times New Roman"/>
                <w:w w:val="105"/>
                <w:sz w:val="20"/>
                <w:szCs w:val="20"/>
              </w:rPr>
            </w:pPr>
            <w:ins w:id="221" w:author="Aleta Haflett" w:date="2014-11-19T09:14:00Z">
              <w:r>
                <w:rPr>
                  <w:rFonts w:ascii="Gill Sans MT" w:eastAsia="Calibri" w:hAnsi="Gill Sans MT" w:cs="Times New Roman"/>
                  <w:w w:val="105"/>
                  <w:sz w:val="20"/>
                  <w:szCs w:val="20"/>
                </w:rPr>
                <w:t>F.20b</w:t>
              </w:r>
            </w:ins>
          </w:p>
        </w:tc>
        <w:tc>
          <w:tcPr>
            <w:tcW w:w="5130" w:type="dxa"/>
            <w:tcBorders>
              <w:top w:val="single" w:sz="4" w:space="0" w:color="000000"/>
              <w:left w:val="single" w:sz="4" w:space="0" w:color="auto"/>
              <w:bottom w:val="single" w:sz="4" w:space="0" w:color="000000"/>
              <w:right w:val="single" w:sz="18" w:space="0" w:color="000000"/>
            </w:tcBorders>
            <w:shd w:val="clear" w:color="auto" w:fill="D6E3BC" w:themeFill="accent3" w:themeFillTint="66"/>
          </w:tcPr>
          <w:p w14:paraId="1773B3FC" w14:textId="2CD416A2" w:rsidR="00B33FAE" w:rsidRPr="00F71A9A" w:rsidRDefault="00B33FAE" w:rsidP="00F71A9A">
            <w:pPr>
              <w:spacing w:after="0"/>
              <w:rPr>
                <w:ins w:id="222" w:author="Aleta Haflett" w:date="2014-11-19T09:14:00Z"/>
                <w:rFonts w:ascii="Gill Sans MT" w:hAnsi="Gill Sans MT" w:cs="Arial"/>
                <w:sz w:val="20"/>
                <w:szCs w:val="20"/>
              </w:rPr>
            </w:pPr>
            <w:ins w:id="223" w:author="Aleta Haflett" w:date="2014-11-19T09:14:00Z">
              <w:r>
                <w:rPr>
                  <w:rFonts w:ascii="Gill Sans MT" w:hAnsi="Gill Sans MT" w:cs="Arial"/>
                  <w:sz w:val="20"/>
                  <w:szCs w:val="20"/>
                </w:rPr>
                <w:t xml:space="preserve">Other, specify </w:t>
              </w:r>
            </w:ins>
          </w:p>
        </w:tc>
        <w:tc>
          <w:tcPr>
            <w:tcW w:w="4410" w:type="dxa"/>
            <w:gridSpan w:val="4"/>
            <w:tcBorders>
              <w:top w:val="single" w:sz="4" w:space="0" w:color="000000"/>
              <w:left w:val="single" w:sz="18" w:space="0" w:color="000000"/>
              <w:bottom w:val="single" w:sz="4" w:space="0" w:color="000000"/>
              <w:right w:val="single" w:sz="18" w:space="0" w:color="000000"/>
            </w:tcBorders>
            <w:shd w:val="clear" w:color="auto" w:fill="D6E3BC" w:themeFill="accent3" w:themeFillTint="66"/>
          </w:tcPr>
          <w:p w14:paraId="5B5C25BD" w14:textId="77777777" w:rsidR="00B33FAE" w:rsidRPr="00F71A9A" w:rsidRDefault="00B33FAE" w:rsidP="00F71A9A">
            <w:pPr>
              <w:spacing w:after="0"/>
              <w:rPr>
                <w:ins w:id="224" w:author="Aleta Haflett" w:date="2014-11-19T09:14:00Z"/>
                <w:rFonts w:ascii="Gill Sans MT" w:eastAsia="Calibri" w:hAnsi="Gill Sans MT" w:cs="Times New Roman"/>
                <w:i/>
                <w:color w:val="A6A6A6"/>
                <w:sz w:val="20"/>
                <w:szCs w:val="20"/>
              </w:rPr>
            </w:pPr>
          </w:p>
        </w:tc>
      </w:tr>
    </w:tbl>
    <w:p w14:paraId="3287CC4D" w14:textId="77777777" w:rsidR="00392E02" w:rsidRDefault="00392E02" w:rsidP="00341470">
      <w:pPr>
        <w:rPr>
          <w:ins w:id="225" w:author="Aleta Haflett" w:date="2014-11-04T15:53:00Z"/>
          <w:rFonts w:ascii="Gill Sans MT" w:eastAsia="Times New Roman" w:hAnsi="Gill Sans MT" w:cs="Times New Roman"/>
          <w:b/>
          <w:bCs/>
          <w:color w:val="000000"/>
          <w:sz w:val="20"/>
          <w:szCs w:val="20"/>
        </w:rPr>
      </w:pPr>
    </w:p>
    <w:p w14:paraId="43E99BAB" w14:textId="5C8F0646" w:rsidR="0097103A" w:rsidRPr="00F71A9A" w:rsidRDefault="0097103A" w:rsidP="00341470">
      <w:pPr>
        <w:rPr>
          <w:rFonts w:ascii="Gill Sans MT" w:eastAsia="Times New Roman" w:hAnsi="Gill Sans MT" w:cs="Times New Roman"/>
          <w:b/>
          <w:bCs/>
          <w:color w:val="000000"/>
          <w:sz w:val="20"/>
          <w:szCs w:val="20"/>
          <w:lang w:eastAsia="zh-CN"/>
        </w:rPr>
      </w:pPr>
      <w:commentRangeStart w:id="226"/>
      <w:commentRangeStart w:id="227"/>
      <w:r w:rsidRPr="00F71A9A">
        <w:rPr>
          <w:rFonts w:ascii="Gill Sans MT" w:eastAsia="Times New Roman" w:hAnsi="Gill Sans MT" w:cs="Times New Roman"/>
          <w:b/>
          <w:bCs/>
          <w:color w:val="000000"/>
          <w:sz w:val="20"/>
          <w:szCs w:val="20"/>
        </w:rPr>
        <w:t xml:space="preserve">FOREST ROSTERS </w:t>
      </w:r>
      <w:commentRangeEnd w:id="226"/>
      <w:r w:rsidRPr="00F71A9A">
        <w:rPr>
          <w:rStyle w:val="CommentReference"/>
          <w:rFonts w:ascii="Gill Sans MT" w:hAnsi="Gill Sans MT"/>
          <w:sz w:val="20"/>
          <w:szCs w:val="20"/>
        </w:rPr>
        <w:commentReference w:id="226"/>
      </w:r>
      <w:commentRangeEnd w:id="227"/>
      <w:r w:rsidR="007A267C">
        <w:rPr>
          <w:rStyle w:val="CommentReference"/>
        </w:rPr>
        <w:commentReference w:id="227"/>
      </w:r>
    </w:p>
    <w:p w14:paraId="0FD04699" w14:textId="078F4AC7" w:rsidR="00520250" w:rsidRPr="00B87173" w:rsidRDefault="00B61294" w:rsidP="00520250">
      <w:pPr>
        <w:rPr>
          <w:rFonts w:ascii="Gill Sans MT" w:hAnsi="Gill Sans MT"/>
          <w:b/>
          <w:color w:val="000000" w:themeColor="text1"/>
          <w:sz w:val="20"/>
          <w:szCs w:val="20"/>
        </w:rPr>
      </w:pPr>
      <w:r w:rsidRPr="00F71A9A">
        <w:rPr>
          <w:rFonts w:ascii="Gill Sans MT" w:hAnsi="Gill Sans MT"/>
          <w:b/>
          <w:color w:val="000000" w:themeColor="text1"/>
          <w:sz w:val="20"/>
          <w:szCs w:val="20"/>
        </w:rPr>
        <w:t xml:space="preserve">DEFORESTATION &amp; CLIMATE CHANGE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90"/>
        <w:gridCol w:w="810"/>
      </w:tblGrid>
      <w:tr w:rsidR="00520250" w:rsidRPr="00F71A9A" w14:paraId="7B8A9E41" w14:textId="77777777" w:rsidTr="00B61294">
        <w:trPr>
          <w:trHeight w:val="20"/>
        </w:trPr>
        <w:tc>
          <w:tcPr>
            <w:tcW w:w="190" w:type="dxa"/>
            <w:tcBorders>
              <w:top w:val="single" w:sz="4" w:space="0" w:color="000000"/>
              <w:left w:val="single" w:sz="4" w:space="0" w:color="000000"/>
              <w:bottom w:val="single" w:sz="4" w:space="0" w:color="000000"/>
              <w:right w:val="single" w:sz="4" w:space="0" w:color="000000"/>
            </w:tcBorders>
          </w:tcPr>
          <w:p w14:paraId="14106735" w14:textId="77777777" w:rsidR="00520250" w:rsidRPr="00F71A9A" w:rsidRDefault="00520250" w:rsidP="00B61294">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545412CD" w14:textId="77777777" w:rsidR="00520250" w:rsidRDefault="00520250" w:rsidP="00B61294">
            <w:pPr>
              <w:spacing w:line="240" w:lineRule="auto"/>
              <w:ind w:right="-108"/>
              <w:contextualSpacing/>
              <w:rPr>
                <w:ins w:id="228" w:author="Aleta Haflett" w:date="2014-11-19T09:16:00Z"/>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your community? </w:t>
            </w:r>
          </w:p>
          <w:p w14:paraId="1712EB9A" w14:textId="2570E84A" w:rsidR="00392E02" w:rsidRPr="00392E02" w:rsidRDefault="00392E02" w:rsidP="00B61294">
            <w:pPr>
              <w:spacing w:line="240" w:lineRule="auto"/>
              <w:ind w:right="-108"/>
              <w:contextualSpacing/>
              <w:rPr>
                <w:rFonts w:ascii="Gill Sans MT" w:hAnsi="Gill Sans MT"/>
                <w:i/>
                <w:sz w:val="20"/>
                <w:szCs w:val="20"/>
              </w:rPr>
            </w:pPr>
            <w:ins w:id="229" w:author="Aleta Haflett" w:date="2014-11-19T09:16:00Z">
              <w:r>
                <w:rPr>
                  <w:rFonts w:ascii="Gill Sans MT" w:hAnsi="Gill Sans MT" w:cs="Arial"/>
                  <w:i/>
                  <w:sz w:val="20"/>
                  <w:szCs w:val="20"/>
                </w:rPr>
                <w:t xml:space="preserve">Select all that apply </w:t>
              </w:r>
            </w:ins>
          </w:p>
          <w:p w14:paraId="3862254E" w14:textId="77777777" w:rsidR="00520250" w:rsidRPr="00F71A9A" w:rsidRDefault="00520250" w:rsidP="00B61294">
            <w:pPr>
              <w:spacing w:line="240" w:lineRule="auto"/>
              <w:contextualSpacing/>
              <w:rPr>
                <w:rFonts w:ascii="Gill Sans MT" w:hAnsi="Gill Sans MT"/>
                <w:sz w:val="20"/>
                <w:szCs w:val="20"/>
              </w:rPr>
            </w:pPr>
          </w:p>
        </w:tc>
        <w:tc>
          <w:tcPr>
            <w:tcW w:w="4590" w:type="dxa"/>
            <w:tcBorders>
              <w:top w:val="single" w:sz="4" w:space="0" w:color="000000"/>
              <w:bottom w:val="single" w:sz="4" w:space="0" w:color="000000"/>
              <w:right w:val="single" w:sz="18" w:space="0" w:color="000000"/>
            </w:tcBorders>
          </w:tcPr>
          <w:p w14:paraId="283DEB38"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6A757A90" w14:textId="77777777" w:rsidR="00520250" w:rsidRPr="00F71A9A" w:rsidRDefault="00520250" w:rsidP="00B61294">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37EBE17F"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6F36904A"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1B4A47D8"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BB2DEBF"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810" w:type="dxa"/>
            <w:tcBorders>
              <w:top w:val="single" w:sz="18" w:space="0" w:color="000000"/>
              <w:left w:val="single" w:sz="18" w:space="0" w:color="000000"/>
              <w:bottom w:val="single" w:sz="18" w:space="0" w:color="000000"/>
              <w:right w:val="single" w:sz="18" w:space="0" w:color="000000"/>
            </w:tcBorders>
          </w:tcPr>
          <w:p w14:paraId="6817FE7B" w14:textId="77777777" w:rsidR="00520250" w:rsidRPr="00F71A9A" w:rsidRDefault="00520250" w:rsidP="00B61294">
            <w:pPr>
              <w:spacing w:line="240" w:lineRule="auto"/>
              <w:contextualSpacing/>
              <w:rPr>
                <w:rFonts w:ascii="Gill Sans MT" w:eastAsia="Calibri" w:hAnsi="Gill Sans MT" w:cs="Times New Roman"/>
                <w:i/>
                <w:color w:val="A6A6A6"/>
                <w:sz w:val="20"/>
                <w:szCs w:val="20"/>
              </w:rPr>
            </w:pPr>
          </w:p>
        </w:tc>
      </w:tr>
      <w:tr w:rsidR="00520250" w:rsidRPr="00F71A9A" w14:paraId="67DBF7BC" w14:textId="77777777" w:rsidTr="00B61294">
        <w:trPr>
          <w:trHeight w:val="20"/>
        </w:trPr>
        <w:tc>
          <w:tcPr>
            <w:tcW w:w="190" w:type="dxa"/>
            <w:tcBorders>
              <w:top w:val="single" w:sz="4" w:space="0" w:color="000000"/>
              <w:left w:val="single" w:sz="4" w:space="0" w:color="000000"/>
              <w:bottom w:val="single" w:sz="4" w:space="0" w:color="000000"/>
              <w:right w:val="single" w:sz="4" w:space="0" w:color="000000"/>
            </w:tcBorders>
          </w:tcPr>
          <w:p w14:paraId="0FE62132" w14:textId="77777777" w:rsidR="00520250" w:rsidRPr="00F71A9A" w:rsidRDefault="00520250" w:rsidP="00B61294">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0A943F21" w14:textId="4B4F0C45" w:rsidR="00520250" w:rsidRDefault="00520250" w:rsidP="00B61294">
            <w:pPr>
              <w:spacing w:line="240" w:lineRule="auto"/>
              <w:contextualSpacing/>
              <w:rPr>
                <w:ins w:id="230" w:author="Aleta Haflett" w:date="2014-11-19T09:16:00Z"/>
                <w:rFonts w:ascii="Gill Sans MT" w:hAnsi="Gill Sans MT" w:cs="Arial"/>
                <w:sz w:val="20"/>
                <w:szCs w:val="20"/>
              </w:rPr>
            </w:pPr>
            <w:r w:rsidRPr="00F71A9A">
              <w:rPr>
                <w:rFonts w:ascii="Gill Sans MT" w:hAnsi="Gill Sans MT" w:cs="Arial"/>
                <w:sz w:val="20"/>
                <w:szCs w:val="20"/>
              </w:rPr>
              <w:t>In the past 5 years, have you observed any of the following changes in the forest area that you think are due t</w:t>
            </w:r>
            <w:r w:rsidR="00B61294" w:rsidRPr="00F71A9A">
              <w:rPr>
                <w:rFonts w:ascii="Gill Sans MT" w:hAnsi="Gill Sans MT" w:cs="Arial"/>
                <w:sz w:val="20"/>
                <w:szCs w:val="20"/>
              </w:rPr>
              <w:t>o change in temperature or rainfall patterns</w:t>
            </w:r>
            <w:r w:rsidRPr="00F71A9A">
              <w:rPr>
                <w:rFonts w:ascii="Gill Sans MT" w:hAnsi="Gill Sans MT" w:cs="Arial"/>
                <w:sz w:val="20"/>
                <w:szCs w:val="20"/>
              </w:rPr>
              <w:t xml:space="preserve">? </w:t>
            </w:r>
          </w:p>
          <w:p w14:paraId="2AF726F9" w14:textId="5731D039" w:rsidR="00392E02" w:rsidRPr="00392E02" w:rsidRDefault="00392E02" w:rsidP="00B61294">
            <w:pPr>
              <w:spacing w:line="240" w:lineRule="auto"/>
              <w:contextualSpacing/>
              <w:rPr>
                <w:rFonts w:ascii="Gill Sans MT" w:hAnsi="Gill Sans MT" w:cs="Arial"/>
                <w:i/>
                <w:sz w:val="20"/>
                <w:szCs w:val="20"/>
              </w:rPr>
            </w:pPr>
            <w:ins w:id="231" w:author="Aleta Haflett" w:date="2014-11-19T09:16:00Z">
              <w:r>
                <w:rPr>
                  <w:rFonts w:ascii="Gill Sans MT" w:hAnsi="Gill Sans MT" w:cs="Arial"/>
                  <w:i/>
                  <w:sz w:val="20"/>
                  <w:szCs w:val="20"/>
                </w:rPr>
                <w:t xml:space="preserve">Select all that apply </w:t>
              </w:r>
            </w:ins>
          </w:p>
          <w:p w14:paraId="74467ECC" w14:textId="77777777" w:rsidR="00520250" w:rsidRPr="00F71A9A" w:rsidRDefault="00520250" w:rsidP="00B61294">
            <w:pPr>
              <w:spacing w:line="240" w:lineRule="auto"/>
              <w:ind w:right="-108"/>
              <w:contextualSpacing/>
              <w:rPr>
                <w:rFonts w:ascii="Gill Sans MT" w:hAnsi="Gill Sans MT" w:cs="Arial"/>
                <w:sz w:val="20"/>
                <w:szCs w:val="20"/>
              </w:rPr>
            </w:pPr>
          </w:p>
        </w:tc>
        <w:tc>
          <w:tcPr>
            <w:tcW w:w="4590" w:type="dxa"/>
            <w:tcBorders>
              <w:top w:val="single" w:sz="4" w:space="0" w:color="000000"/>
              <w:bottom w:val="single" w:sz="4" w:space="0" w:color="000000"/>
              <w:right w:val="single" w:sz="18" w:space="0" w:color="000000"/>
            </w:tcBorders>
          </w:tcPr>
          <w:p w14:paraId="4F7B3F96"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4643317D"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ACE53A4"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786B7C23"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4E864872"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810" w:type="dxa"/>
            <w:tcBorders>
              <w:top w:val="single" w:sz="18" w:space="0" w:color="000000"/>
              <w:left w:val="single" w:sz="18" w:space="0" w:color="000000"/>
              <w:bottom w:val="single" w:sz="18" w:space="0" w:color="000000"/>
              <w:right w:val="single" w:sz="18" w:space="0" w:color="000000"/>
            </w:tcBorders>
          </w:tcPr>
          <w:p w14:paraId="10960F77" w14:textId="77777777" w:rsidR="00520250" w:rsidRPr="00F71A9A" w:rsidRDefault="00520250" w:rsidP="00B61294">
            <w:pPr>
              <w:spacing w:line="240" w:lineRule="auto"/>
              <w:contextualSpacing/>
              <w:rPr>
                <w:rFonts w:ascii="Gill Sans MT" w:eastAsia="Calibri" w:hAnsi="Gill Sans MT" w:cs="Times New Roman"/>
                <w:i/>
                <w:color w:val="A6A6A6"/>
                <w:sz w:val="20"/>
                <w:szCs w:val="20"/>
              </w:rPr>
            </w:pPr>
          </w:p>
        </w:tc>
      </w:tr>
    </w:tbl>
    <w:p w14:paraId="678B28A5" w14:textId="0E593844" w:rsidR="00587890" w:rsidRDefault="00587890" w:rsidP="00341470">
      <w:pPr>
        <w:rPr>
          <w:ins w:id="232" w:author="Aleta Haflett" w:date="2014-11-19T09:16:00Z"/>
          <w:rFonts w:ascii="Gill Sans MT" w:eastAsia="Times New Roman" w:hAnsi="Gill Sans MT" w:cs="Times New Roman"/>
          <w:b/>
          <w:bCs/>
          <w:color w:val="000000"/>
          <w:sz w:val="20"/>
          <w:szCs w:val="20"/>
        </w:rPr>
      </w:pPr>
    </w:p>
    <w:p w14:paraId="46A993ED" w14:textId="77777777" w:rsidR="00392E02" w:rsidRPr="00F71A9A" w:rsidRDefault="00392E02" w:rsidP="00341470">
      <w:pPr>
        <w:rPr>
          <w:ins w:id="233" w:author="Aleta Haflett" w:date="2014-11-04T15:54:00Z"/>
          <w:rFonts w:ascii="Gill Sans MT" w:eastAsia="Times New Roman" w:hAnsi="Gill Sans MT" w:cs="Times New Roman"/>
          <w:b/>
          <w:bCs/>
          <w:color w:val="000000"/>
          <w:sz w:val="20"/>
          <w:szCs w:val="20"/>
        </w:rPr>
      </w:pPr>
    </w:p>
    <w:tbl>
      <w:tblPr>
        <w:tblW w:w="11080" w:type="dxa"/>
        <w:tblInd w:w="-5" w:type="dxa"/>
        <w:tblLayout w:type="fixed"/>
        <w:tblCellMar>
          <w:left w:w="0" w:type="dxa"/>
          <w:right w:w="0" w:type="dxa"/>
        </w:tblCellMar>
        <w:tblLook w:val="0000" w:firstRow="0" w:lastRow="0" w:firstColumn="0" w:lastColumn="0" w:noHBand="0" w:noVBand="0"/>
      </w:tblPr>
      <w:tblGrid>
        <w:gridCol w:w="370"/>
        <w:gridCol w:w="4500"/>
        <w:gridCol w:w="3150"/>
        <w:gridCol w:w="3060"/>
      </w:tblGrid>
      <w:tr w:rsidR="00D13B07" w:rsidRPr="00F71A9A" w14:paraId="0452D461"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7961E27D" w14:textId="77777777" w:rsidR="0026395C" w:rsidRPr="00F71A9A" w:rsidRDefault="0026395C" w:rsidP="0026395C">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B3AC55B" w14:textId="77777777" w:rsidR="0026395C" w:rsidRPr="00F71A9A" w:rsidRDefault="0026395C" w:rsidP="0026395C">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58B1F5EB"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3E342B9C"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7279E772"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49B0F035"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23FBFB65"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14E818E0"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270F1248"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083D23E2"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2C9652C5"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1DF215DA"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lastRenderedPageBreak/>
              <w:t>10=Shade</w:t>
            </w:r>
          </w:p>
        </w:tc>
        <w:tc>
          <w:tcPr>
            <w:tcW w:w="3060" w:type="dxa"/>
            <w:tcBorders>
              <w:top w:val="single" w:sz="18" w:space="0" w:color="000000"/>
              <w:bottom w:val="single" w:sz="18" w:space="0" w:color="000000"/>
              <w:right w:val="single" w:sz="18" w:space="0" w:color="000000"/>
            </w:tcBorders>
          </w:tcPr>
          <w:p w14:paraId="6B3D0E34"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lastRenderedPageBreak/>
              <w:t>11=Religious/spiritual</w:t>
            </w:r>
          </w:p>
          <w:p w14:paraId="2056E212"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402B85B6"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60B5614B"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296273B5"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40FDAB17"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5E995E01"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3CB84599"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D13B07" w:rsidRPr="00F71A9A" w14:paraId="7A9FE4D0"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78AA3FE3" w14:textId="0964B922"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lastRenderedPageBreak/>
              <w:t>F1a</w:t>
            </w:r>
          </w:p>
        </w:tc>
        <w:tc>
          <w:tcPr>
            <w:tcW w:w="7650" w:type="dxa"/>
            <w:gridSpan w:val="2"/>
            <w:tcBorders>
              <w:top w:val="single" w:sz="4" w:space="0" w:color="000000"/>
              <w:left w:val="single" w:sz="4" w:space="0" w:color="auto"/>
              <w:bottom w:val="single" w:sz="4" w:space="0" w:color="000000"/>
              <w:right w:val="single" w:sz="18" w:space="0" w:color="000000"/>
            </w:tcBorders>
          </w:tcPr>
          <w:p w14:paraId="3661DF93"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3060" w:type="dxa"/>
            <w:tcBorders>
              <w:top w:val="single" w:sz="18" w:space="0" w:color="000000"/>
              <w:left w:val="single" w:sz="18" w:space="0" w:color="000000"/>
              <w:bottom w:val="single" w:sz="18" w:space="0" w:color="000000"/>
              <w:right w:val="single" w:sz="18" w:space="0" w:color="000000"/>
            </w:tcBorders>
          </w:tcPr>
          <w:p w14:paraId="63CAEAD5"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r w:rsidR="00D13B07" w:rsidRPr="00F71A9A" w14:paraId="7160340F"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6319EDEE" w14:textId="781F0A6A"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74C9B2BA"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3060" w:type="dxa"/>
            <w:tcBorders>
              <w:top w:val="single" w:sz="18" w:space="0" w:color="000000"/>
              <w:left w:val="single" w:sz="18" w:space="0" w:color="000000"/>
              <w:bottom w:val="single" w:sz="18" w:space="0" w:color="000000"/>
              <w:right w:val="single" w:sz="18" w:space="0" w:color="000000"/>
            </w:tcBorders>
          </w:tcPr>
          <w:p w14:paraId="78DA7FA7"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r w:rsidR="00D13B07" w:rsidRPr="00F71A9A" w14:paraId="6B145B08"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12BA102C" w14:textId="59DF8622"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070B310B"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3060" w:type="dxa"/>
            <w:tcBorders>
              <w:top w:val="single" w:sz="18" w:space="0" w:color="000000"/>
              <w:left w:val="single" w:sz="18" w:space="0" w:color="000000"/>
              <w:bottom w:val="single" w:sz="18" w:space="0" w:color="000000"/>
              <w:right w:val="single" w:sz="18" w:space="0" w:color="000000"/>
            </w:tcBorders>
          </w:tcPr>
          <w:p w14:paraId="53652A4B"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bl>
    <w:p w14:paraId="7C5A7811" w14:textId="77777777" w:rsidR="00D13B07" w:rsidRPr="00F71A9A" w:rsidRDefault="00D13B07">
      <w:pPr>
        <w:rPr>
          <w:rFonts w:ascii="Gill Sans MT" w:hAnsi="Gill Sans MT"/>
          <w:sz w:val="20"/>
          <w:szCs w:val="20"/>
        </w:rPr>
      </w:pPr>
    </w:p>
    <w:tbl>
      <w:tblPr>
        <w:tblW w:w="11104" w:type="dxa"/>
        <w:tblInd w:w="-5" w:type="dxa"/>
        <w:tblLayout w:type="fixed"/>
        <w:tblCellMar>
          <w:left w:w="29" w:type="dxa"/>
          <w:right w:w="29" w:type="dxa"/>
        </w:tblCellMar>
        <w:tblLook w:val="0000" w:firstRow="0" w:lastRow="0" w:firstColumn="0" w:lastColumn="0" w:noHBand="0" w:noVBand="0"/>
      </w:tblPr>
      <w:tblGrid>
        <w:gridCol w:w="664"/>
        <w:gridCol w:w="4895"/>
        <w:gridCol w:w="3475"/>
        <w:gridCol w:w="810"/>
        <w:gridCol w:w="1260"/>
      </w:tblGrid>
      <w:tr w:rsidR="00FC5174" w:rsidRPr="00F71A9A" w14:paraId="27B3AF91" w14:textId="77777777" w:rsidTr="00B61294">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3DD21730" w14:textId="2FF18555"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F.2</w:t>
            </w:r>
          </w:p>
        </w:tc>
        <w:tc>
          <w:tcPr>
            <w:tcW w:w="9180" w:type="dxa"/>
            <w:gridSpan w:val="3"/>
            <w:tcBorders>
              <w:top w:val="single" w:sz="4" w:space="0" w:color="000000"/>
              <w:left w:val="single" w:sz="4" w:space="0" w:color="auto"/>
              <w:bottom w:val="single" w:sz="4" w:space="0" w:color="000000"/>
              <w:right w:val="single" w:sz="18" w:space="0" w:color="000000"/>
            </w:tcBorders>
          </w:tcPr>
          <w:p w14:paraId="5EE37A13" w14:textId="77777777" w:rsidR="00392E02" w:rsidRDefault="00FC5174" w:rsidP="00E57FAE">
            <w:pPr>
              <w:spacing w:after="0"/>
              <w:rPr>
                <w:ins w:id="234" w:author="Aleta Haflett" w:date="2014-11-19T09:19:00Z"/>
                <w:rFonts w:ascii="Gill Sans MT" w:hAnsi="Gill Sans MT" w:cs="Arial"/>
                <w:sz w:val="20"/>
                <w:szCs w:val="20"/>
              </w:rPr>
            </w:pPr>
            <w:commentRangeStart w:id="235"/>
            <w:commentRangeStart w:id="236"/>
            <w:r w:rsidRPr="00F71A9A">
              <w:rPr>
                <w:rFonts w:ascii="Gill Sans MT" w:hAnsi="Gill Sans MT" w:cs="Arial"/>
                <w:sz w:val="20"/>
                <w:szCs w:val="20"/>
              </w:rPr>
              <w:t xml:space="preserve">What do you think is the value of all the trees on a </w:t>
            </w:r>
            <w:proofErr w:type="gramStart"/>
            <w:r w:rsidRPr="00F71A9A">
              <w:rPr>
                <w:rFonts w:ascii="Gill Sans MT" w:hAnsi="Gill Sans MT" w:cs="Arial"/>
                <w:sz w:val="20"/>
                <w:szCs w:val="20"/>
              </w:rPr>
              <w:t>well-forested</w:t>
            </w:r>
            <w:proofErr w:type="gramEnd"/>
            <w:r w:rsidRPr="00F71A9A">
              <w:rPr>
                <w:rFonts w:ascii="Gill Sans MT" w:hAnsi="Gill Sans MT" w:cs="Arial"/>
                <w:sz w:val="20"/>
                <w:szCs w:val="20"/>
              </w:rPr>
              <w:t xml:space="preserve"> ha of your community land?</w:t>
            </w:r>
            <w:commentRangeEnd w:id="235"/>
            <w:r w:rsidR="0010097C">
              <w:rPr>
                <w:rStyle w:val="CommentReference"/>
              </w:rPr>
              <w:commentReference w:id="235"/>
            </w:r>
            <w:commentRangeEnd w:id="236"/>
          </w:p>
          <w:p w14:paraId="40CCA6F5" w14:textId="77777777" w:rsidR="00392E02" w:rsidRDefault="00392E02" w:rsidP="00392E02">
            <w:pPr>
              <w:spacing w:after="0"/>
              <w:rPr>
                <w:ins w:id="237" w:author="Aleta Haflett" w:date="2014-11-19T09:19:00Z"/>
                <w:rFonts w:ascii="Gill Sans MT" w:hAnsi="Gill Sans MT" w:cs="Arial"/>
                <w:i/>
                <w:sz w:val="20"/>
                <w:szCs w:val="20"/>
              </w:rPr>
            </w:pPr>
            <w:ins w:id="238" w:author="Aleta Haflett" w:date="2014-11-19T09:19:00Z">
              <w:r>
                <w:rPr>
                  <w:rFonts w:ascii="Gill Sans MT" w:hAnsi="Gill Sans MT" w:cs="Arial"/>
                  <w:i/>
                  <w:sz w:val="20"/>
                  <w:szCs w:val="20"/>
                </w:rPr>
                <w:t>In ZK</w:t>
              </w:r>
            </w:ins>
          </w:p>
          <w:p w14:paraId="3FD055DE" w14:textId="604B790D" w:rsidR="00FC5174" w:rsidRPr="00F71A9A" w:rsidRDefault="00392E02" w:rsidP="00392E02">
            <w:pPr>
              <w:spacing w:after="0"/>
              <w:rPr>
                <w:rFonts w:ascii="Gill Sans MT" w:hAnsi="Gill Sans MT"/>
                <w:w w:val="105"/>
                <w:sz w:val="20"/>
                <w:szCs w:val="20"/>
              </w:rPr>
            </w:pPr>
            <w:ins w:id="239" w:author="Aleta Haflett" w:date="2014-11-19T09:19:00Z">
              <w:r>
                <w:rPr>
                  <w:rFonts w:ascii="Gill Sans MT" w:hAnsi="Gill Sans MT" w:cs="Arial"/>
                  <w:i/>
                  <w:sz w:val="20"/>
                  <w:szCs w:val="20"/>
                </w:rPr>
                <w:t xml:space="preserve">Enumerator: Probe for the in-kind value of the trees if the respondent is confused – For example, in charcoal or </w:t>
              </w:r>
            </w:ins>
            <w:ins w:id="240" w:author="Aleta Haflett" w:date="2014-11-19T09:20:00Z">
              <w:r>
                <w:rPr>
                  <w:rFonts w:ascii="Gill Sans MT" w:hAnsi="Gill Sans MT" w:cs="Arial"/>
                  <w:i/>
                  <w:sz w:val="20"/>
                  <w:szCs w:val="20"/>
                </w:rPr>
                <w:t>fuel wood</w:t>
              </w:r>
            </w:ins>
            <w:r w:rsidR="007A267C">
              <w:rPr>
                <w:rStyle w:val="CommentReference"/>
              </w:rPr>
              <w:commentReference w:id="236"/>
            </w:r>
          </w:p>
        </w:tc>
        <w:tc>
          <w:tcPr>
            <w:tcW w:w="1260" w:type="dxa"/>
            <w:tcBorders>
              <w:top w:val="single" w:sz="18" w:space="0" w:color="000000"/>
              <w:left w:val="single" w:sz="18" w:space="0" w:color="000000"/>
              <w:bottom w:val="single" w:sz="18" w:space="0" w:color="000000"/>
              <w:right w:val="single" w:sz="18" w:space="0" w:color="000000"/>
            </w:tcBorders>
          </w:tcPr>
          <w:p w14:paraId="367AFFCA"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9283E" w:rsidRPr="00F71A9A" w14:paraId="0F6347BF" w14:textId="77777777" w:rsidTr="00B61294">
        <w:trPr>
          <w:trHeight w:val="20"/>
        </w:trPr>
        <w:tc>
          <w:tcPr>
            <w:tcW w:w="5559" w:type="dxa"/>
            <w:gridSpan w:val="2"/>
            <w:tcBorders>
              <w:top w:val="single" w:sz="4" w:space="0" w:color="000000"/>
              <w:left w:val="single" w:sz="4" w:space="0" w:color="000000"/>
              <w:bottom w:val="single" w:sz="4" w:space="0" w:color="000000"/>
            </w:tcBorders>
          </w:tcPr>
          <w:p w14:paraId="37AA3646" w14:textId="77777777" w:rsidR="00F9283E" w:rsidRPr="00F71A9A" w:rsidRDefault="00F9283E" w:rsidP="00F9283E">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5545" w:type="dxa"/>
            <w:gridSpan w:val="3"/>
            <w:tcBorders>
              <w:top w:val="single" w:sz="4" w:space="0" w:color="000000"/>
              <w:bottom w:val="single" w:sz="4" w:space="0" w:color="000000"/>
              <w:right w:val="single" w:sz="18" w:space="0" w:color="000000"/>
            </w:tcBorders>
          </w:tcPr>
          <w:p w14:paraId="17F0E3E3"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697A001F"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6EC41A6A"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3C6C5980" w14:textId="28E1C88D" w:rsidR="007A267C" w:rsidRDefault="007A267C" w:rsidP="00F9283E">
            <w:pPr>
              <w:spacing w:after="0"/>
              <w:rPr>
                <w:ins w:id="241" w:author="Heather Huntington" w:date="2014-11-18T09:58:00Z"/>
                <w:rFonts w:ascii="Gill Sans MT" w:hAnsi="Gill Sans MT" w:cs="Arial"/>
                <w:sz w:val="20"/>
                <w:szCs w:val="20"/>
              </w:rPr>
            </w:pPr>
            <w:ins w:id="242" w:author="Heather Huntington" w:date="2014-11-18T09:58:00Z">
              <w:r>
                <w:rPr>
                  <w:rFonts w:ascii="Gill Sans MT" w:hAnsi="Gill Sans MT" w:cs="Arial"/>
                  <w:sz w:val="20"/>
                  <w:szCs w:val="20"/>
                </w:rPr>
                <w:t xml:space="preserve">Damage to the forest (wildlife, wood, etc.) is a big problem facing this community. </w:t>
              </w:r>
            </w:ins>
          </w:p>
          <w:p w14:paraId="23B25C24" w14:textId="77777777" w:rsidR="007A267C" w:rsidRDefault="007A267C" w:rsidP="00F9283E">
            <w:pPr>
              <w:spacing w:after="0"/>
              <w:rPr>
                <w:ins w:id="243" w:author="Heather Huntington" w:date="2014-11-18T09:58:00Z"/>
                <w:rFonts w:ascii="Gill Sans MT" w:hAnsi="Gill Sans MT" w:cs="Arial"/>
                <w:sz w:val="20"/>
                <w:szCs w:val="20"/>
              </w:rPr>
            </w:pPr>
          </w:p>
          <w:p w14:paraId="00D12056" w14:textId="47C47F5E" w:rsidR="0097103A" w:rsidRPr="00F71A9A" w:rsidDel="007A267C" w:rsidRDefault="00F9283E" w:rsidP="00F9283E">
            <w:pPr>
              <w:spacing w:after="0"/>
              <w:rPr>
                <w:del w:id="244" w:author="Heather Huntington" w:date="2014-11-18T09:59:00Z"/>
                <w:rFonts w:ascii="Gill Sans MT" w:hAnsi="Gill Sans MT" w:cs="Arial"/>
                <w:sz w:val="20"/>
                <w:szCs w:val="20"/>
              </w:rPr>
            </w:pPr>
            <w:commentRangeStart w:id="245"/>
            <w:del w:id="246" w:author="Heather Huntington" w:date="2014-11-18T09:59:00Z">
              <w:r w:rsidRPr="00F71A9A" w:rsidDel="007A267C">
                <w:rPr>
                  <w:rFonts w:ascii="Gill Sans MT" w:hAnsi="Gill Sans MT" w:cs="Arial"/>
                  <w:sz w:val="20"/>
                  <w:szCs w:val="20"/>
                </w:rPr>
                <w:delText>Forest degradation is a big problem facing this community.</w:delText>
              </w:r>
            </w:del>
            <w:ins w:id="247" w:author="Vanessa Retana" w:date="2014-11-05T20:35:00Z">
              <w:del w:id="248" w:author="Heather Huntington" w:date="2014-11-18T09:59:00Z">
                <w:r w:rsidR="00DC4BD9" w:rsidRPr="00F71A9A" w:rsidDel="007A267C">
                  <w:rPr>
                    <w:rFonts w:ascii="Gill Sans MT" w:hAnsi="Gill Sans MT" w:cs="Arial"/>
                    <w:sz w:val="20"/>
                    <w:szCs w:val="20"/>
                  </w:rPr>
                  <w:delText xml:space="preserve"> </w:delText>
                </w:r>
              </w:del>
            </w:ins>
            <w:commentRangeEnd w:id="245"/>
            <w:del w:id="249" w:author="Heather Huntington" w:date="2014-11-18T09:59:00Z">
              <w:r w:rsidR="00EC2BD2" w:rsidDel="007A267C">
                <w:rPr>
                  <w:rStyle w:val="CommentReference"/>
                </w:rPr>
                <w:commentReference w:id="245"/>
              </w:r>
            </w:del>
          </w:p>
          <w:p w14:paraId="25D558AF" w14:textId="58570666" w:rsidR="0097103A" w:rsidRPr="00F71A9A" w:rsidDel="007A267C" w:rsidRDefault="0097103A" w:rsidP="00F9283E">
            <w:pPr>
              <w:spacing w:after="0"/>
              <w:rPr>
                <w:del w:id="250" w:author="Heather Huntington" w:date="2014-11-18T09:59:00Z"/>
                <w:rFonts w:ascii="Gill Sans MT" w:hAnsi="Gill Sans MT" w:cs="Arial"/>
                <w:sz w:val="20"/>
                <w:szCs w:val="20"/>
              </w:rPr>
            </w:pPr>
          </w:p>
          <w:p w14:paraId="74363EE7" w14:textId="39C46D05" w:rsidR="00F9283E" w:rsidRPr="00F71A9A" w:rsidRDefault="00DC4BD9" w:rsidP="00F9283E">
            <w:pPr>
              <w:spacing w:after="0"/>
              <w:rPr>
                <w:rFonts w:ascii="Gill Sans MT" w:hAnsi="Gill Sans MT" w:cs="Arial"/>
                <w:sz w:val="20"/>
                <w:szCs w:val="20"/>
              </w:rPr>
            </w:pPr>
            <w:del w:id="251" w:author="Heather Huntington" w:date="2014-11-18T09:59:00Z">
              <w:r w:rsidRPr="00F71A9A" w:rsidDel="007A267C">
                <w:rPr>
                  <w:rFonts w:ascii="Gill Sans MT" w:hAnsi="Gill Sans MT" w:cs="Arial"/>
                  <w:sz w:val="20"/>
                  <w:szCs w:val="20"/>
                </w:rPr>
                <w:delText xml:space="preserve">ALTERNATIVE WORDING: Reduction in the </w:delText>
              </w:r>
              <w:r w:rsidR="0097103A" w:rsidRPr="00F71A9A" w:rsidDel="007A267C">
                <w:rPr>
                  <w:rFonts w:ascii="Gill Sans MT" w:hAnsi="Gill Sans MT" w:cs="Arial"/>
                  <w:sz w:val="20"/>
                  <w:szCs w:val="20"/>
                </w:rPr>
                <w:delText>amount and quality of products</w:delText>
              </w:r>
              <w:r w:rsidRPr="00F71A9A" w:rsidDel="007A267C">
                <w:rPr>
                  <w:rFonts w:ascii="Gill Sans MT" w:hAnsi="Gill Sans MT" w:cs="Arial"/>
                  <w:sz w:val="20"/>
                  <w:szCs w:val="20"/>
                </w:rPr>
                <w:delText xml:space="preserve"> (wil</w:delText>
              </w:r>
              <w:r w:rsidR="0097103A" w:rsidRPr="00F71A9A" w:rsidDel="007A267C">
                <w:rPr>
                  <w:rFonts w:ascii="Gill Sans MT" w:hAnsi="Gill Sans MT" w:cs="Arial"/>
                  <w:sz w:val="20"/>
                  <w:szCs w:val="20"/>
                </w:rPr>
                <w:delText xml:space="preserve">dlife, wood, etc.) </w:delText>
              </w:r>
              <w:r w:rsidRPr="00F71A9A" w:rsidDel="007A267C">
                <w:rPr>
                  <w:rFonts w:ascii="Gill Sans MT" w:hAnsi="Gill Sans MT" w:cs="Arial"/>
                  <w:sz w:val="20"/>
                  <w:szCs w:val="20"/>
                </w:rPr>
                <w:delText>obtained from forests is a big problem facing this community.</w:delText>
              </w:r>
            </w:del>
          </w:p>
        </w:tc>
        <w:tc>
          <w:tcPr>
            <w:tcW w:w="3475" w:type="dxa"/>
            <w:tcBorders>
              <w:top w:val="single" w:sz="4" w:space="0" w:color="000000"/>
              <w:bottom w:val="single" w:sz="4" w:space="0" w:color="000000"/>
              <w:right w:val="single" w:sz="18" w:space="0" w:color="000000"/>
            </w:tcBorders>
          </w:tcPr>
          <w:p w14:paraId="6018216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18C70FA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27B0C806"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43F64AC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5AA04BED"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528D987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1D1DFC9F"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227123E0"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1E08CFDE"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08638480"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6CDED0CE" w14:textId="77777777" w:rsidR="00F9283E" w:rsidRPr="00F71A9A" w:rsidRDefault="00F9283E" w:rsidP="00F9283E">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AFD526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234F95C9"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3F31FB5D"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7B84F33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3673ED1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185C1A6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206C882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7EAF16C0" w14:textId="77777777" w:rsidR="00F9283E" w:rsidRPr="00F71A9A" w:rsidRDefault="00F9283E" w:rsidP="00F9283E">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9283E" w:rsidRPr="00F71A9A" w14:paraId="16504311"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531B44C0"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8295011" w14:textId="321E7F02" w:rsidR="00F9283E" w:rsidRPr="00F71A9A" w:rsidRDefault="0097103A" w:rsidP="00F9283E">
            <w:pPr>
              <w:spacing w:after="0"/>
              <w:rPr>
                <w:rFonts w:ascii="Gill Sans MT" w:hAnsi="Gill Sans MT" w:cs="Arial"/>
                <w:sz w:val="20"/>
                <w:szCs w:val="20"/>
              </w:rPr>
            </w:pPr>
            <w:r w:rsidRPr="00F71A9A">
              <w:rPr>
                <w:rFonts w:ascii="Gill Sans MT" w:hAnsi="Gill Sans MT" w:cs="Arial"/>
                <w:sz w:val="20"/>
                <w:szCs w:val="20"/>
              </w:rPr>
              <w:t xml:space="preserve">Changes in temperature and rainfall patterns are </w:t>
            </w:r>
            <w:r w:rsidR="00F9283E" w:rsidRPr="00F71A9A">
              <w:rPr>
                <w:rFonts w:ascii="Gill Sans MT" w:hAnsi="Gill Sans MT" w:cs="Arial"/>
                <w:sz w:val="20"/>
                <w:szCs w:val="20"/>
              </w:rPr>
              <w:t>a big problem facing this community.</w:t>
            </w:r>
          </w:p>
        </w:tc>
        <w:tc>
          <w:tcPr>
            <w:tcW w:w="3475" w:type="dxa"/>
            <w:tcBorders>
              <w:top w:val="single" w:sz="4" w:space="0" w:color="000000"/>
              <w:bottom w:val="single" w:sz="4" w:space="0" w:color="000000"/>
              <w:right w:val="single" w:sz="18" w:space="0" w:color="000000"/>
            </w:tcBorders>
          </w:tcPr>
          <w:p w14:paraId="43F17F9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22B93893"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36BC1C05"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698BC3A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31DCF332"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046A9AB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08BEE269"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1E008DE5"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4B039CE9"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2029917C"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5BEFF43" w14:textId="61AFD8D6" w:rsidR="00F9283E" w:rsidRPr="00F71A9A" w:rsidRDefault="00F9283E" w:rsidP="0097103A">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w:t>
            </w:r>
            <w:r w:rsidR="0097103A" w:rsidRPr="00F71A9A">
              <w:rPr>
                <w:rFonts w:ascii="Gill Sans MT" w:hAnsi="Gill Sans MT" w:cs="Arial"/>
                <w:sz w:val="20"/>
                <w:szCs w:val="20"/>
              </w:rPr>
              <w:t xml:space="preserve">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3B53968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10C306E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24EB7194"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7771091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675A3E6"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lastRenderedPageBreak/>
              <w:t>5=Strongly disagree</w:t>
            </w:r>
          </w:p>
          <w:p w14:paraId="2A1D766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47547B67"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F0EEF6B" w14:textId="77777777" w:rsidR="00F9283E" w:rsidRPr="00F71A9A" w:rsidRDefault="00F9283E" w:rsidP="00F9283E">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B61294" w:rsidRPr="00F71A9A" w14:paraId="736B5A2E"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03D17DA5" w14:textId="77777777" w:rsidR="00B61294" w:rsidRPr="00F71A9A" w:rsidRDefault="00B61294" w:rsidP="00B61294">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6CDCAF5" w14:textId="77777777" w:rsidR="00B61294" w:rsidRPr="00F71A9A" w:rsidRDefault="00B61294" w:rsidP="00B61294">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6FEFCC54"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1=Strongly agree</w:t>
            </w:r>
          </w:p>
          <w:p w14:paraId="5D7E9C9D"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2=Agree</w:t>
            </w:r>
          </w:p>
          <w:p w14:paraId="5D4B14AA"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3=Neither agree nor disagree</w:t>
            </w:r>
          </w:p>
          <w:p w14:paraId="2464B199"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5FE0D61"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5=Strongly disagree</w:t>
            </w:r>
          </w:p>
          <w:p w14:paraId="3E541110"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888=Don't know</w:t>
            </w:r>
          </w:p>
          <w:p w14:paraId="3A1F6FF3"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3168EA6" w14:textId="77777777" w:rsidR="00B61294" w:rsidRPr="00F71A9A" w:rsidRDefault="00B61294" w:rsidP="00B61294">
            <w:pPr>
              <w:spacing w:after="0"/>
              <w:rPr>
                <w:rFonts w:ascii="Gill Sans MT" w:eastAsia="Calibri" w:hAnsi="Gill Sans MT" w:cs="Times New Roman"/>
                <w:i/>
                <w:color w:val="A6A6A6"/>
                <w:sz w:val="20"/>
                <w:szCs w:val="20"/>
              </w:rPr>
            </w:pPr>
          </w:p>
        </w:tc>
      </w:tr>
    </w:tbl>
    <w:p w14:paraId="36ED047E" w14:textId="77777777" w:rsidR="00FC5174" w:rsidRPr="00F71A9A" w:rsidRDefault="00FC5174">
      <w:pPr>
        <w:rPr>
          <w:rFonts w:ascii="Gill Sans MT" w:hAnsi="Gill Sans MT"/>
          <w:sz w:val="20"/>
          <w:szCs w:val="20"/>
        </w:rPr>
      </w:pPr>
    </w:p>
    <w:p w14:paraId="7054ED32" w14:textId="451EF480" w:rsidR="0097103A" w:rsidRPr="00F71A9A" w:rsidRDefault="0097103A" w:rsidP="0097103A">
      <w:pPr>
        <w:rPr>
          <w:rFonts w:ascii="Gill Sans MT" w:hAnsi="Gill Sans MT"/>
          <w:b/>
          <w:sz w:val="20"/>
          <w:szCs w:val="20"/>
        </w:rPr>
      </w:pPr>
      <w:commentRangeStart w:id="252"/>
      <w:r w:rsidRPr="00F71A9A">
        <w:rPr>
          <w:rFonts w:ascii="Gill Sans MT" w:hAnsi="Gill Sans MT"/>
          <w:b/>
          <w:sz w:val="20"/>
          <w:szCs w:val="20"/>
        </w:rPr>
        <w:t xml:space="preserve">BENEFITS FROM FOREST SERVICES </w:t>
      </w:r>
      <w:commentRangeEnd w:id="252"/>
      <w:r w:rsidR="00DE0C5D">
        <w:rPr>
          <w:rStyle w:val="CommentReference"/>
        </w:rPr>
        <w:commentReference w:id="252"/>
      </w:r>
    </w:p>
    <w:tbl>
      <w:tblPr>
        <w:tblW w:w="11080" w:type="dxa"/>
        <w:tblInd w:w="-5" w:type="dxa"/>
        <w:tblLayout w:type="fixed"/>
        <w:tblCellMar>
          <w:left w:w="0" w:type="dxa"/>
          <w:right w:w="0" w:type="dxa"/>
        </w:tblCellMar>
        <w:tblLook w:val="0000" w:firstRow="0" w:lastRow="0" w:firstColumn="0" w:lastColumn="0" w:noHBand="0" w:noVBand="0"/>
      </w:tblPr>
      <w:tblGrid>
        <w:gridCol w:w="185"/>
        <w:gridCol w:w="1803"/>
        <w:gridCol w:w="1532"/>
        <w:gridCol w:w="90"/>
        <w:gridCol w:w="3150"/>
        <w:gridCol w:w="1980"/>
        <w:gridCol w:w="1260"/>
        <w:gridCol w:w="1080"/>
      </w:tblGrid>
      <w:tr w:rsidR="0097103A" w:rsidRPr="00F71A9A" w14:paraId="6A237C2A" w14:textId="77777777" w:rsidTr="00B61294">
        <w:trPr>
          <w:trHeight w:val="846"/>
        </w:trPr>
        <w:tc>
          <w:tcPr>
            <w:tcW w:w="185" w:type="dxa"/>
            <w:tcBorders>
              <w:top w:val="single" w:sz="4" w:space="0" w:color="000000"/>
              <w:left w:val="single" w:sz="4" w:space="0" w:color="000000"/>
              <w:bottom w:val="single" w:sz="4" w:space="0" w:color="auto"/>
              <w:right w:val="single" w:sz="4" w:space="0" w:color="000000"/>
            </w:tcBorders>
          </w:tcPr>
          <w:p w14:paraId="051C9413"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34694896" w14:textId="77777777" w:rsidR="0097103A" w:rsidRPr="00F71A9A" w:rsidRDefault="0097103A" w:rsidP="00520250">
            <w:pPr>
              <w:spacing w:line="240" w:lineRule="auto"/>
              <w:contextualSpacing/>
              <w:rPr>
                <w:rFonts w:ascii="Gill Sans MT" w:hAnsi="Gill Sans MT"/>
                <w:color w:val="000000" w:themeColor="text1"/>
                <w:sz w:val="20"/>
                <w:szCs w:val="20"/>
              </w:rPr>
            </w:pPr>
            <w:commentRangeStart w:id="253"/>
            <w:commentRangeStart w:id="254"/>
            <w:commentRangeStart w:id="255"/>
            <w:r w:rsidRPr="00F71A9A">
              <w:rPr>
                <w:rFonts w:ascii="Gill Sans MT" w:hAnsi="Gill Sans MT"/>
                <w:color w:val="000000" w:themeColor="text1"/>
                <w:sz w:val="20"/>
                <w:szCs w:val="20"/>
              </w:rPr>
              <w:t xml:space="preserve">Has the community received any direct benefits (in kind or in cash) related to the following forest services over the past 12 months? </w:t>
            </w:r>
            <w:commentRangeEnd w:id="253"/>
            <w:r w:rsidR="00C710F5">
              <w:rPr>
                <w:rStyle w:val="CommentReference"/>
              </w:rPr>
              <w:commentReference w:id="253"/>
            </w:r>
            <w:commentRangeEnd w:id="254"/>
            <w:r w:rsidR="007A267C">
              <w:rPr>
                <w:rStyle w:val="CommentReference"/>
              </w:rPr>
              <w:commentReference w:id="254"/>
            </w:r>
            <w:commentRangeEnd w:id="255"/>
            <w:r w:rsidR="00A516B8">
              <w:rPr>
                <w:rStyle w:val="CommentReference"/>
              </w:rPr>
              <w:commentReference w:id="255"/>
            </w:r>
          </w:p>
          <w:p w14:paraId="4612785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DA04168"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Select all that apply. </w:t>
            </w:r>
          </w:p>
          <w:p w14:paraId="17FA0069" w14:textId="77777777" w:rsidR="0097103A" w:rsidRPr="00F71A9A" w:rsidRDefault="0097103A" w:rsidP="00520250">
            <w:pPr>
              <w:spacing w:line="240" w:lineRule="auto"/>
              <w:contextualSpacing/>
              <w:rPr>
                <w:rFonts w:ascii="Gill Sans MT" w:eastAsia="Calibri" w:hAnsi="Gill Sans MT" w:cs="Times New Roman"/>
                <w:color w:val="000000" w:themeColor="text1"/>
                <w:sz w:val="20"/>
                <w:szCs w:val="20"/>
              </w:rPr>
            </w:pPr>
          </w:p>
        </w:tc>
        <w:tc>
          <w:tcPr>
            <w:tcW w:w="6480" w:type="dxa"/>
            <w:gridSpan w:val="4"/>
            <w:tcBorders>
              <w:top w:val="single" w:sz="4" w:space="0" w:color="000000"/>
              <w:bottom w:val="single" w:sz="4" w:space="0" w:color="auto"/>
              <w:right w:val="single" w:sz="18" w:space="0" w:color="000000"/>
            </w:tcBorders>
          </w:tcPr>
          <w:p w14:paraId="6CEE7683"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1=Tourism</w:t>
            </w:r>
          </w:p>
          <w:p w14:paraId="13456C8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2=Carbon sequestration </w:t>
            </w:r>
          </w:p>
          <w:p w14:paraId="6961A1C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3=Water catchment</w:t>
            </w:r>
          </w:p>
          <w:p w14:paraId="6189341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4=Biodiversity conservation</w:t>
            </w:r>
          </w:p>
          <w:p w14:paraId="67A0A23C"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5=Compensation from timber company </w:t>
            </w:r>
          </w:p>
          <w:p w14:paraId="187CBB0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6=Compensation from mining company </w:t>
            </w:r>
          </w:p>
          <w:p w14:paraId="041EDBBA" w14:textId="77777777" w:rsidR="0097103A" w:rsidRDefault="0097103A" w:rsidP="00520250">
            <w:pPr>
              <w:spacing w:line="240" w:lineRule="auto"/>
              <w:contextualSpacing/>
              <w:rPr>
                <w:ins w:id="256" w:author="Heather Huntington" w:date="2014-11-18T10:00:00Z"/>
                <w:rFonts w:ascii="Gill Sans MT" w:hAnsi="Gill Sans MT"/>
                <w:color w:val="000000" w:themeColor="text1"/>
                <w:sz w:val="20"/>
                <w:szCs w:val="20"/>
              </w:rPr>
            </w:pPr>
            <w:r w:rsidRPr="00F71A9A">
              <w:rPr>
                <w:rFonts w:ascii="Gill Sans MT" w:hAnsi="Gill Sans MT"/>
                <w:color w:val="000000" w:themeColor="text1"/>
                <w:sz w:val="20"/>
                <w:szCs w:val="20"/>
              </w:rPr>
              <w:t xml:space="preserve">7=Tree planting/afforestation </w:t>
            </w:r>
          </w:p>
          <w:p w14:paraId="79F8DE2A" w14:textId="5E61D657" w:rsidR="007A267C" w:rsidRDefault="00A516B8" w:rsidP="00520250">
            <w:pPr>
              <w:spacing w:line="240" w:lineRule="auto"/>
              <w:contextualSpacing/>
              <w:rPr>
                <w:ins w:id="257" w:author="Aleta Haflett" w:date="2014-11-19T09:41:00Z"/>
                <w:rFonts w:ascii="Gill Sans MT" w:hAnsi="Gill Sans MT"/>
                <w:color w:val="000000" w:themeColor="text1"/>
                <w:sz w:val="20"/>
                <w:szCs w:val="20"/>
              </w:rPr>
            </w:pPr>
            <w:ins w:id="258" w:author="Heather Huntington" w:date="2014-11-18T10:00:00Z">
              <w:r>
                <w:rPr>
                  <w:rFonts w:ascii="Gill Sans MT" w:hAnsi="Gill Sans MT"/>
                  <w:color w:val="000000" w:themeColor="text1"/>
                  <w:sz w:val="20"/>
                  <w:szCs w:val="20"/>
                </w:rPr>
                <w:t>8=</w:t>
              </w:r>
            </w:ins>
            <w:ins w:id="259" w:author="Heather Huntington" w:date="2014-11-18T10:01:00Z">
              <w:r w:rsidR="007A267C">
                <w:rPr>
                  <w:rFonts w:ascii="Gill Sans MT" w:hAnsi="Gill Sans MT"/>
                  <w:color w:val="000000" w:themeColor="text1"/>
                  <w:sz w:val="20"/>
                  <w:szCs w:val="20"/>
                </w:rPr>
                <w:t xml:space="preserve">Charcoaling </w:t>
              </w:r>
            </w:ins>
          </w:p>
          <w:p w14:paraId="5C4E7501" w14:textId="27D15F59" w:rsidR="00B82F24" w:rsidRDefault="00B82F24" w:rsidP="00520250">
            <w:pPr>
              <w:spacing w:line="240" w:lineRule="auto"/>
              <w:contextualSpacing/>
              <w:rPr>
                <w:ins w:id="260" w:author="Aleta Haflett" w:date="2014-11-19T09:48:00Z"/>
                <w:rFonts w:ascii="Gill Sans MT" w:hAnsi="Gill Sans MT"/>
                <w:color w:val="000000" w:themeColor="text1"/>
                <w:sz w:val="20"/>
                <w:szCs w:val="20"/>
              </w:rPr>
            </w:pPr>
            <w:ins w:id="261" w:author="Aleta Haflett" w:date="2014-11-19T09:41:00Z">
              <w:r>
                <w:rPr>
                  <w:rFonts w:ascii="Gill Sans MT" w:hAnsi="Gill Sans MT"/>
                  <w:color w:val="000000" w:themeColor="text1"/>
                  <w:sz w:val="20"/>
                  <w:szCs w:val="20"/>
                </w:rPr>
                <w:t xml:space="preserve">9=Eco-Charcoaling </w:t>
              </w:r>
            </w:ins>
          </w:p>
          <w:p w14:paraId="7BED0A34" w14:textId="56968483" w:rsidR="001A0EA1" w:rsidRPr="00F71A9A" w:rsidRDefault="001A0EA1" w:rsidP="00520250">
            <w:pPr>
              <w:spacing w:line="240" w:lineRule="auto"/>
              <w:contextualSpacing/>
              <w:rPr>
                <w:rFonts w:ascii="Gill Sans MT" w:hAnsi="Gill Sans MT"/>
                <w:color w:val="000000" w:themeColor="text1"/>
                <w:sz w:val="20"/>
                <w:szCs w:val="20"/>
              </w:rPr>
            </w:pPr>
            <w:ins w:id="262" w:author="Aleta Haflett" w:date="2014-11-19T09:48:00Z">
              <w:r>
                <w:rPr>
                  <w:rFonts w:ascii="Gill Sans MT" w:hAnsi="Gill Sans MT"/>
                  <w:color w:val="000000" w:themeColor="text1"/>
                  <w:sz w:val="20"/>
                  <w:szCs w:val="20"/>
                </w:rPr>
                <w:t xml:space="preserve">10= New farming or agriculture </w:t>
              </w:r>
            </w:ins>
            <w:ins w:id="263" w:author="Aleta Haflett" w:date="2014-11-19T09:49:00Z">
              <w:r>
                <w:rPr>
                  <w:rFonts w:ascii="Gill Sans MT" w:hAnsi="Gill Sans MT"/>
                  <w:color w:val="000000" w:themeColor="text1"/>
                  <w:sz w:val="20"/>
                  <w:szCs w:val="20"/>
                </w:rPr>
                <w:t>techniques (</w:t>
              </w:r>
            </w:ins>
            <w:ins w:id="264" w:author="Aleta Haflett" w:date="2014-11-19T09:50:00Z">
              <w:r>
                <w:rPr>
                  <w:rFonts w:ascii="Gill Sans MT" w:hAnsi="Gill Sans MT"/>
                  <w:color w:val="000000" w:themeColor="text1"/>
                  <w:sz w:val="20"/>
                  <w:szCs w:val="20"/>
                </w:rPr>
                <w:t>conservation</w:t>
              </w:r>
            </w:ins>
            <w:ins w:id="265" w:author="Aleta Haflett" w:date="2014-11-19T09:49:00Z">
              <w:r>
                <w:rPr>
                  <w:rFonts w:ascii="Gill Sans MT" w:hAnsi="Gill Sans MT"/>
                  <w:color w:val="000000" w:themeColor="text1"/>
                  <w:sz w:val="20"/>
                  <w:szCs w:val="20"/>
                </w:rPr>
                <w:t xml:space="preserve"> farming, fruit orchards, honey, </w:t>
              </w:r>
            </w:ins>
            <w:ins w:id="266" w:author="Aleta Haflett" w:date="2014-11-19T09:50:00Z">
              <w:r>
                <w:rPr>
                  <w:rFonts w:ascii="Gill Sans MT" w:hAnsi="Gill Sans MT"/>
                  <w:color w:val="000000" w:themeColor="text1"/>
                  <w:sz w:val="20"/>
                  <w:szCs w:val="20"/>
                </w:rPr>
                <w:t xml:space="preserve">crop diversification, </w:t>
              </w:r>
            </w:ins>
            <w:ins w:id="267" w:author="Aleta Haflett" w:date="2014-11-19T09:49:00Z">
              <w:r>
                <w:rPr>
                  <w:rFonts w:ascii="Gill Sans MT" w:hAnsi="Gill Sans MT"/>
                  <w:color w:val="000000" w:themeColor="text1"/>
                  <w:sz w:val="20"/>
                  <w:szCs w:val="20"/>
                </w:rPr>
                <w:t xml:space="preserve">woodlots, </w:t>
              </w:r>
              <w:proofErr w:type="spellStart"/>
              <w:r>
                <w:rPr>
                  <w:rFonts w:ascii="Gill Sans MT" w:hAnsi="Gill Sans MT"/>
                  <w:color w:val="000000" w:themeColor="text1"/>
                  <w:sz w:val="20"/>
                  <w:szCs w:val="20"/>
                </w:rPr>
                <w:t>etc</w:t>
              </w:r>
              <w:proofErr w:type="spellEnd"/>
              <w:r>
                <w:rPr>
                  <w:rFonts w:ascii="Gill Sans MT" w:hAnsi="Gill Sans MT"/>
                  <w:color w:val="000000" w:themeColor="text1"/>
                  <w:sz w:val="20"/>
                  <w:szCs w:val="20"/>
                </w:rPr>
                <w:t>)</w:t>
              </w:r>
            </w:ins>
          </w:p>
          <w:p w14:paraId="2EE01130" w14:textId="54E0EBC5" w:rsidR="0097103A" w:rsidRPr="00F71A9A" w:rsidRDefault="007A267C" w:rsidP="00520250">
            <w:pPr>
              <w:spacing w:line="240" w:lineRule="auto"/>
              <w:contextualSpacing/>
              <w:rPr>
                <w:rFonts w:ascii="Gill Sans MT" w:hAnsi="Gill Sans MT"/>
                <w:color w:val="000000" w:themeColor="text1"/>
                <w:sz w:val="20"/>
                <w:szCs w:val="20"/>
              </w:rPr>
            </w:pPr>
            <w:ins w:id="268" w:author="Heather Huntington" w:date="2014-11-18T10:00:00Z">
              <w:r>
                <w:rPr>
                  <w:rFonts w:ascii="Gill Sans MT" w:hAnsi="Gill Sans MT"/>
                  <w:color w:val="000000" w:themeColor="text1"/>
                  <w:sz w:val="20"/>
                  <w:szCs w:val="20"/>
                </w:rPr>
                <w:t>97</w:t>
              </w:r>
            </w:ins>
            <w:commentRangeStart w:id="269"/>
            <w:del w:id="270" w:author="Heather Huntington" w:date="2014-11-18T10:00:00Z">
              <w:r w:rsidR="0097103A" w:rsidRPr="00F71A9A" w:rsidDel="007A267C">
                <w:rPr>
                  <w:rFonts w:ascii="Gill Sans MT" w:hAnsi="Gill Sans MT"/>
                  <w:color w:val="000000" w:themeColor="text1"/>
                  <w:sz w:val="20"/>
                  <w:szCs w:val="20"/>
                </w:rPr>
                <w:delText>8</w:delText>
              </w:r>
            </w:del>
            <w:r w:rsidR="0097103A" w:rsidRPr="00F71A9A">
              <w:rPr>
                <w:rFonts w:ascii="Gill Sans MT" w:hAnsi="Gill Sans MT"/>
                <w:color w:val="000000" w:themeColor="text1"/>
                <w:sz w:val="20"/>
                <w:szCs w:val="20"/>
              </w:rPr>
              <w:t>=</w:t>
            </w:r>
            <w:commentRangeStart w:id="271"/>
            <w:r w:rsidR="0097103A" w:rsidRPr="00F71A9A">
              <w:rPr>
                <w:rFonts w:ascii="Gill Sans MT" w:hAnsi="Gill Sans MT"/>
                <w:color w:val="000000" w:themeColor="text1"/>
                <w:sz w:val="20"/>
                <w:szCs w:val="20"/>
              </w:rPr>
              <w:t xml:space="preserve">Other forest services, specify </w:t>
            </w:r>
            <w:commentRangeEnd w:id="269"/>
            <w:r w:rsidR="00C710F5">
              <w:rPr>
                <w:rStyle w:val="CommentReference"/>
              </w:rPr>
              <w:commentReference w:id="269"/>
            </w:r>
            <w:commentRangeEnd w:id="271"/>
            <w:r>
              <w:rPr>
                <w:rStyle w:val="CommentReference"/>
              </w:rPr>
              <w:commentReference w:id="271"/>
            </w:r>
          </w:p>
          <w:p w14:paraId="6500352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14F8C837" w14:textId="62A199D9"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4" w:space="0" w:color="auto"/>
              <w:right w:val="single" w:sz="18" w:space="0" w:color="000000"/>
            </w:tcBorders>
          </w:tcPr>
          <w:p w14:paraId="2725A479"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3AFB6799" w14:textId="77777777" w:rsidTr="00B61294">
        <w:trPr>
          <w:trHeight w:val="539"/>
        </w:trPr>
        <w:tc>
          <w:tcPr>
            <w:tcW w:w="185" w:type="dxa"/>
            <w:tcBorders>
              <w:top w:val="single" w:sz="4" w:space="0" w:color="auto"/>
              <w:left w:val="single" w:sz="4" w:space="0" w:color="000000"/>
              <w:bottom w:val="single" w:sz="4" w:space="0" w:color="auto"/>
              <w:right w:val="single" w:sz="4" w:space="0" w:color="000000"/>
            </w:tcBorders>
          </w:tcPr>
          <w:p w14:paraId="6E5F38A9"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auto"/>
            </w:tcBorders>
          </w:tcPr>
          <w:p w14:paraId="66405588" w14:textId="6963F36B"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For each benefit received, please f</w:t>
            </w:r>
            <w:r w:rsidR="00520250" w:rsidRPr="00F71A9A">
              <w:rPr>
                <w:rFonts w:ascii="Gill Sans MT" w:hAnsi="Gill Sans MT"/>
                <w:color w:val="000000" w:themeColor="text1"/>
                <w:sz w:val="20"/>
                <w:szCs w:val="20"/>
              </w:rPr>
              <w:t xml:space="preserve">ill in the following information. </w:t>
            </w:r>
          </w:p>
        </w:tc>
        <w:tc>
          <w:tcPr>
            <w:tcW w:w="6480" w:type="dxa"/>
            <w:gridSpan w:val="4"/>
            <w:tcBorders>
              <w:top w:val="single" w:sz="4" w:space="0" w:color="auto"/>
              <w:bottom w:val="single" w:sz="4" w:space="0" w:color="auto"/>
              <w:right w:val="single" w:sz="18" w:space="0" w:color="000000"/>
            </w:tcBorders>
          </w:tcPr>
          <w:p w14:paraId="4D1E3D70"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C27D54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F2D7AE7"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4ED0CAA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6E3D2340" w14:textId="77777777" w:rsidTr="00B61294">
        <w:trPr>
          <w:trHeight w:val="1331"/>
        </w:trPr>
        <w:tc>
          <w:tcPr>
            <w:tcW w:w="185" w:type="dxa"/>
            <w:tcBorders>
              <w:top w:val="single" w:sz="4" w:space="0" w:color="auto"/>
              <w:left w:val="single" w:sz="4" w:space="0" w:color="000000"/>
              <w:bottom w:val="single" w:sz="4" w:space="0" w:color="auto"/>
              <w:right w:val="single" w:sz="4" w:space="0" w:color="000000"/>
            </w:tcBorders>
          </w:tcPr>
          <w:p w14:paraId="59C226E1"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085A7ED3"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2C02C83" w14:textId="77777777" w:rsidR="0097103A" w:rsidRPr="00F71A9A" w:rsidRDefault="0097103A" w:rsidP="00520250">
            <w:pPr>
              <w:spacing w:line="240" w:lineRule="auto"/>
              <w:contextualSpacing/>
              <w:rPr>
                <w:rFonts w:ascii="Gill Sans MT" w:hAnsi="Gill Sans MT"/>
                <w:color w:val="000000" w:themeColor="text1"/>
                <w:sz w:val="20"/>
                <w:szCs w:val="20"/>
              </w:rPr>
            </w:pPr>
          </w:p>
          <w:p w14:paraId="7178587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0E75E0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70FB37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7064FCE0"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Type of payment: </w:t>
            </w:r>
          </w:p>
          <w:p w14:paraId="6D4607FF"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1=compensation;</w:t>
            </w:r>
          </w:p>
          <w:p w14:paraId="32ADADC2"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2=tax;</w:t>
            </w:r>
          </w:p>
          <w:p w14:paraId="4BEFC983"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3=permit fee; </w:t>
            </w:r>
          </w:p>
          <w:p w14:paraId="49127EDB"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4=royalty;</w:t>
            </w:r>
          </w:p>
          <w:p w14:paraId="65997059"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5=concession fee;</w:t>
            </w:r>
          </w:p>
          <w:p w14:paraId="4A77E989"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6=loans; </w:t>
            </w:r>
          </w:p>
          <w:p w14:paraId="7547197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i/>
                <w:sz w:val="20"/>
                <w:szCs w:val="20"/>
              </w:rPr>
              <w:t>7=technical assistance; 8=Other (specify):________</w:t>
            </w:r>
          </w:p>
          <w:p w14:paraId="43A9BFC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22E25F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1F72EF7D" w14:textId="77777777" w:rsidR="0097103A" w:rsidRPr="00F71A9A" w:rsidRDefault="0097103A" w:rsidP="00392E02">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From whom:</w:t>
            </w:r>
          </w:p>
          <w:p w14:paraId="175A4CD4"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 xml:space="preserve">1=international NGO; </w:t>
            </w:r>
          </w:p>
          <w:p w14:paraId="7E422040"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2=national NGO;</w:t>
            </w:r>
          </w:p>
          <w:p w14:paraId="49DC4324"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 xml:space="preserve"> 3=local NGO; </w:t>
            </w:r>
          </w:p>
          <w:p w14:paraId="22089AB7"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4=international government;</w:t>
            </w:r>
          </w:p>
          <w:p w14:paraId="3F2421C4"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 xml:space="preserve"> 5=national government; 6=provincial/state government;</w:t>
            </w:r>
          </w:p>
          <w:p w14:paraId="68303A63"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 xml:space="preserve"> 7=district/municipal government; 8=international company; </w:t>
            </w:r>
          </w:p>
          <w:p w14:paraId="1D3CCE2B"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9=national company;</w:t>
            </w:r>
          </w:p>
          <w:p w14:paraId="40BE182B"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lastRenderedPageBreak/>
              <w:t xml:space="preserve"> 10=local company (outside village); </w:t>
            </w:r>
          </w:p>
          <w:p w14:paraId="57B20D93"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 xml:space="preserve">11=local company (inside village); </w:t>
            </w:r>
          </w:p>
          <w:p w14:paraId="64BFA614" w14:textId="77777777" w:rsidR="0097103A" w:rsidRPr="00F71A9A" w:rsidRDefault="0097103A" w:rsidP="00392E02">
            <w:pPr>
              <w:spacing w:line="240" w:lineRule="auto"/>
              <w:ind w:left="-922" w:firstLine="922"/>
              <w:contextualSpacing/>
              <w:rPr>
                <w:rFonts w:ascii="Gill Sans MT" w:hAnsi="Gill Sans MT"/>
                <w:i/>
                <w:sz w:val="20"/>
                <w:szCs w:val="20"/>
              </w:rPr>
            </w:pPr>
            <w:r w:rsidRPr="00F71A9A">
              <w:rPr>
                <w:rFonts w:ascii="Gill Sans MT" w:hAnsi="Gill Sans MT"/>
                <w:i/>
                <w:sz w:val="20"/>
                <w:szCs w:val="20"/>
              </w:rPr>
              <w:t>12=individual users (outside village);</w:t>
            </w:r>
          </w:p>
          <w:p w14:paraId="275339C3"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13=individual users (from village); </w:t>
            </w:r>
          </w:p>
          <w:p w14:paraId="3EDBC847" w14:textId="77777777" w:rsidR="0097103A" w:rsidRPr="00F71A9A" w:rsidRDefault="0097103A" w:rsidP="00520250">
            <w:pPr>
              <w:spacing w:line="240" w:lineRule="auto"/>
              <w:ind w:left="-922" w:firstLine="922"/>
              <w:contextualSpacing/>
              <w:jc w:val="center"/>
              <w:rPr>
                <w:rFonts w:ascii="Gill Sans MT" w:hAnsi="Gill Sans MT"/>
                <w:color w:val="000000" w:themeColor="text1"/>
                <w:sz w:val="20"/>
                <w:szCs w:val="20"/>
              </w:rPr>
            </w:pPr>
            <w:r w:rsidRPr="00F71A9A">
              <w:rPr>
                <w:rFonts w:ascii="Gill Sans MT" w:hAnsi="Gill Sans MT"/>
                <w:i/>
                <w:sz w:val="20"/>
                <w:szCs w:val="20"/>
              </w:rPr>
              <w:t>14=Other (specify)</w:t>
            </w:r>
            <w:r w:rsidRPr="00F71A9A">
              <w:rPr>
                <w:rFonts w:ascii="Gill Sans MT" w:hAnsi="Gill Sans MT"/>
                <w:sz w:val="20"/>
                <w:szCs w:val="20"/>
              </w:rPr>
              <w:t>: ___</w:t>
            </w:r>
          </w:p>
        </w:tc>
        <w:tc>
          <w:tcPr>
            <w:tcW w:w="1980" w:type="dxa"/>
            <w:tcBorders>
              <w:top w:val="single" w:sz="4" w:space="0" w:color="auto"/>
              <w:bottom w:val="single" w:sz="4" w:space="0" w:color="auto"/>
              <w:right w:val="single" w:sz="4" w:space="0" w:color="auto"/>
            </w:tcBorders>
          </w:tcPr>
          <w:p w14:paraId="109F2ED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lastRenderedPageBreak/>
              <w:t>To whom:</w:t>
            </w:r>
          </w:p>
          <w:p w14:paraId="45D5199E"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1= village administration;</w:t>
            </w:r>
          </w:p>
          <w:p w14:paraId="247F7FBA"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2= village user group; </w:t>
            </w:r>
          </w:p>
          <w:p w14:paraId="1B4493A0" w14:textId="4A53C1F6"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3=all individual households;</w:t>
            </w:r>
          </w:p>
          <w:p w14:paraId="30E010B5"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4=a portion of households in the village;</w:t>
            </w:r>
          </w:p>
          <w:p w14:paraId="1EEDB058"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5=a local NGO;</w:t>
            </w:r>
          </w:p>
          <w:p w14:paraId="1F92E97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i/>
                <w:sz w:val="20"/>
                <w:szCs w:val="20"/>
              </w:rPr>
              <w:t xml:space="preserve"> 6=Other (specify)</w:t>
            </w:r>
            <w:r w:rsidRPr="00F71A9A">
              <w:rPr>
                <w:rFonts w:ascii="Gill Sans MT" w:hAnsi="Gill Sans MT"/>
                <w:sz w:val="20"/>
                <w:szCs w:val="20"/>
              </w:rPr>
              <w:t>: ________</w:t>
            </w:r>
          </w:p>
        </w:tc>
        <w:tc>
          <w:tcPr>
            <w:tcW w:w="1260" w:type="dxa"/>
            <w:tcBorders>
              <w:top w:val="single" w:sz="4" w:space="0" w:color="auto"/>
              <w:left w:val="single" w:sz="4" w:space="0" w:color="auto"/>
              <w:bottom w:val="single" w:sz="4" w:space="0" w:color="auto"/>
              <w:right w:val="single" w:sz="18" w:space="0" w:color="000000"/>
            </w:tcBorders>
          </w:tcPr>
          <w:p w14:paraId="6213A810"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Amount in</w:t>
            </w:r>
          </w:p>
          <w:p w14:paraId="2723573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Cash over the last 12 months </w:t>
            </w:r>
          </w:p>
        </w:tc>
        <w:tc>
          <w:tcPr>
            <w:tcW w:w="1080" w:type="dxa"/>
            <w:tcBorders>
              <w:top w:val="single" w:sz="4" w:space="0" w:color="auto"/>
              <w:left w:val="single" w:sz="18" w:space="0" w:color="000000"/>
              <w:bottom w:val="single" w:sz="4" w:space="0" w:color="auto"/>
              <w:right w:val="single" w:sz="18" w:space="0" w:color="000000"/>
            </w:tcBorders>
          </w:tcPr>
          <w:p w14:paraId="11D68871"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 xml:space="preserve">Amount in Kind over the last 12 months </w:t>
            </w:r>
          </w:p>
        </w:tc>
      </w:tr>
      <w:tr w:rsidR="00B61294" w:rsidRPr="00F71A9A" w14:paraId="5A4D08F6" w14:textId="77777777" w:rsidTr="00B61294">
        <w:trPr>
          <w:trHeight w:val="710"/>
        </w:trPr>
        <w:tc>
          <w:tcPr>
            <w:tcW w:w="185" w:type="dxa"/>
            <w:tcBorders>
              <w:top w:val="single" w:sz="4" w:space="0" w:color="auto"/>
              <w:left w:val="single" w:sz="4" w:space="0" w:color="000000"/>
              <w:bottom w:val="single" w:sz="4" w:space="0" w:color="auto"/>
              <w:right w:val="single" w:sz="4" w:space="0" w:color="000000"/>
            </w:tcBorders>
          </w:tcPr>
          <w:p w14:paraId="3A7E440A"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904FBC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F3C4B26"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Tourism</w:t>
            </w:r>
          </w:p>
          <w:p w14:paraId="771BD7AE" w14:textId="77777777" w:rsidR="0097103A" w:rsidRPr="00F71A9A" w:rsidRDefault="0097103A" w:rsidP="00520250">
            <w:pPr>
              <w:spacing w:line="240" w:lineRule="auto"/>
              <w:contextualSpacing/>
              <w:rPr>
                <w:rFonts w:ascii="Gill Sans MT" w:hAnsi="Gill Sans MT"/>
                <w:color w:val="000000" w:themeColor="text1"/>
                <w:sz w:val="20"/>
                <w:szCs w:val="20"/>
              </w:rPr>
            </w:pPr>
          </w:p>
          <w:p w14:paraId="022E1731"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D3C525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4E2FE5D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1E9255B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6EEED55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5B7B93F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EE771D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00085261"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576FC0BB" w14:textId="77777777" w:rsidTr="00B61294">
        <w:trPr>
          <w:trHeight w:val="538"/>
        </w:trPr>
        <w:tc>
          <w:tcPr>
            <w:tcW w:w="185" w:type="dxa"/>
            <w:tcBorders>
              <w:top w:val="single" w:sz="4" w:space="0" w:color="auto"/>
              <w:left w:val="single" w:sz="4" w:space="0" w:color="000000"/>
              <w:bottom w:val="single" w:sz="4" w:space="0" w:color="auto"/>
              <w:right w:val="single" w:sz="4" w:space="0" w:color="000000"/>
            </w:tcBorders>
          </w:tcPr>
          <w:p w14:paraId="585DA846"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C0D63EB"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Carbon sequestration </w:t>
            </w:r>
          </w:p>
          <w:p w14:paraId="48BEE3B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5E32F04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3386C8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06A801E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765E081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1068EF9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4BB2A6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3B556E2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2809C6CD" w14:textId="77777777" w:rsidTr="00B61294">
        <w:trPr>
          <w:trHeight w:val="523"/>
        </w:trPr>
        <w:tc>
          <w:tcPr>
            <w:tcW w:w="185" w:type="dxa"/>
            <w:tcBorders>
              <w:top w:val="single" w:sz="4" w:space="0" w:color="auto"/>
              <w:left w:val="single" w:sz="4" w:space="0" w:color="000000"/>
              <w:bottom w:val="single" w:sz="4" w:space="0" w:color="auto"/>
              <w:right w:val="single" w:sz="4" w:space="0" w:color="000000"/>
            </w:tcBorders>
          </w:tcPr>
          <w:p w14:paraId="7541BBB8"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75CB705C"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Water catchment</w:t>
            </w:r>
          </w:p>
          <w:p w14:paraId="18A276A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2BADC60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4937FB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9987D8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1A13A3C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7E7E713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53CB259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336E42E9"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07D4008A" w14:textId="77777777" w:rsidTr="00B61294">
        <w:trPr>
          <w:trHeight w:val="538"/>
        </w:trPr>
        <w:tc>
          <w:tcPr>
            <w:tcW w:w="185" w:type="dxa"/>
            <w:tcBorders>
              <w:top w:val="single" w:sz="4" w:space="0" w:color="auto"/>
              <w:left w:val="single" w:sz="4" w:space="0" w:color="000000"/>
              <w:bottom w:val="single" w:sz="4" w:space="0" w:color="auto"/>
              <w:right w:val="single" w:sz="4" w:space="0" w:color="000000"/>
            </w:tcBorders>
          </w:tcPr>
          <w:p w14:paraId="1A1C7E5E"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228921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Biodiversity conservation</w:t>
            </w:r>
          </w:p>
          <w:p w14:paraId="79799A87"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492A17E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EE3609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23FC733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26DDDFFA"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28E6341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26A228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5CBADD9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449755B3" w14:textId="77777777" w:rsidTr="00B61294">
        <w:trPr>
          <w:trHeight w:val="712"/>
        </w:trPr>
        <w:tc>
          <w:tcPr>
            <w:tcW w:w="185" w:type="dxa"/>
            <w:tcBorders>
              <w:top w:val="single" w:sz="4" w:space="0" w:color="auto"/>
              <w:left w:val="single" w:sz="4" w:space="0" w:color="000000"/>
              <w:bottom w:val="single" w:sz="4" w:space="0" w:color="auto"/>
              <w:right w:val="single" w:sz="4" w:space="0" w:color="000000"/>
            </w:tcBorders>
          </w:tcPr>
          <w:p w14:paraId="6B256C52"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5B97CD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Compensation from timber company – note the company </w:t>
            </w:r>
          </w:p>
          <w:p w14:paraId="07F782C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3D61B08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7BD7AB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B19923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4F0C7DF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2D482E3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4520C4A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1524ECA6"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34305E53" w14:textId="77777777" w:rsidTr="00B61294">
        <w:trPr>
          <w:trHeight w:val="523"/>
        </w:trPr>
        <w:tc>
          <w:tcPr>
            <w:tcW w:w="185" w:type="dxa"/>
            <w:tcBorders>
              <w:top w:val="single" w:sz="4" w:space="0" w:color="auto"/>
              <w:left w:val="single" w:sz="4" w:space="0" w:color="000000"/>
              <w:bottom w:val="single" w:sz="4" w:space="0" w:color="auto"/>
              <w:right w:val="single" w:sz="4" w:space="0" w:color="000000"/>
            </w:tcBorders>
          </w:tcPr>
          <w:p w14:paraId="7CBF931C"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C7B864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09DACA87"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Compensation from mining company – note the company </w:t>
            </w:r>
          </w:p>
          <w:p w14:paraId="29985F22"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558656C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DBB9EF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1CECDB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35B79B3C"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5FCB22E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0F06535B"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00B88B5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42C5AAA5"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07EA93A5" w14:textId="77777777" w:rsidTr="00B61294">
        <w:trPr>
          <w:trHeight w:val="393"/>
        </w:trPr>
        <w:tc>
          <w:tcPr>
            <w:tcW w:w="185" w:type="dxa"/>
            <w:tcBorders>
              <w:top w:val="single" w:sz="4" w:space="0" w:color="auto"/>
              <w:left w:val="single" w:sz="4" w:space="0" w:color="000000"/>
              <w:bottom w:val="single" w:sz="4" w:space="0" w:color="000000"/>
              <w:right w:val="single" w:sz="4" w:space="0" w:color="000000"/>
            </w:tcBorders>
          </w:tcPr>
          <w:p w14:paraId="3E9F680D"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000000"/>
              <w:right w:val="single" w:sz="4" w:space="0" w:color="auto"/>
            </w:tcBorders>
          </w:tcPr>
          <w:p w14:paraId="046782A8"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Tree planting/afforestation </w:t>
            </w:r>
          </w:p>
          <w:p w14:paraId="120C28E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000000"/>
            </w:tcBorders>
          </w:tcPr>
          <w:p w14:paraId="7789A611" w14:textId="77777777" w:rsidR="0097103A" w:rsidRPr="00F71A9A" w:rsidRDefault="0097103A" w:rsidP="00520250">
            <w:pPr>
              <w:spacing w:line="240" w:lineRule="auto"/>
              <w:contextualSpacing/>
              <w:rPr>
                <w:rFonts w:ascii="Gill Sans MT" w:hAnsi="Gill Sans MT"/>
                <w:color w:val="000000" w:themeColor="text1"/>
                <w:sz w:val="20"/>
                <w:szCs w:val="20"/>
              </w:rPr>
            </w:pPr>
          </w:p>
          <w:p w14:paraId="76B4C1F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000000"/>
              <w:right w:val="single" w:sz="4" w:space="0" w:color="auto"/>
            </w:tcBorders>
          </w:tcPr>
          <w:p w14:paraId="0F81772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000000"/>
              <w:right w:val="single" w:sz="4" w:space="0" w:color="auto"/>
            </w:tcBorders>
          </w:tcPr>
          <w:p w14:paraId="74C4A79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000000"/>
              <w:right w:val="single" w:sz="4" w:space="0" w:color="auto"/>
            </w:tcBorders>
          </w:tcPr>
          <w:p w14:paraId="375F6F2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000000"/>
              <w:right w:val="single" w:sz="18" w:space="0" w:color="000000"/>
            </w:tcBorders>
          </w:tcPr>
          <w:p w14:paraId="633816B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tcPr>
          <w:p w14:paraId="79CB50E0"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07E71E0E" w14:textId="77777777" w:rsidTr="00B61294">
        <w:trPr>
          <w:trHeight w:val="20"/>
        </w:trPr>
        <w:tc>
          <w:tcPr>
            <w:tcW w:w="185" w:type="dxa"/>
            <w:tcBorders>
              <w:top w:val="single" w:sz="4" w:space="0" w:color="000000"/>
              <w:left w:val="single" w:sz="4" w:space="0" w:color="000000"/>
              <w:bottom w:val="single" w:sz="4" w:space="0" w:color="000000"/>
              <w:right w:val="single" w:sz="4" w:space="0" w:color="000000"/>
            </w:tcBorders>
          </w:tcPr>
          <w:p w14:paraId="4D2ED491"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tcPr>
          <w:p w14:paraId="189D9E4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Has your community entered any formal agreements with government organizations, programs, etc. in the area of forest management in the past 5 years? </w:t>
            </w:r>
          </w:p>
          <w:p w14:paraId="71CE27AA"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000000"/>
              <w:right w:val="single" w:sz="18" w:space="0" w:color="000000"/>
            </w:tcBorders>
          </w:tcPr>
          <w:p w14:paraId="0CD49A19" w14:textId="148B6512" w:rsidR="0097103A" w:rsidRPr="00F71A9A" w:rsidRDefault="001A0EA1" w:rsidP="00520250">
            <w:pPr>
              <w:spacing w:line="240" w:lineRule="auto"/>
              <w:contextualSpacing/>
              <w:rPr>
                <w:rFonts w:ascii="Gill Sans MT" w:hAnsi="Gill Sans MT"/>
                <w:color w:val="000000" w:themeColor="text1"/>
                <w:sz w:val="20"/>
                <w:szCs w:val="20"/>
              </w:rPr>
            </w:pPr>
            <w:ins w:id="272" w:author="Aleta Haflett" w:date="2014-11-19T09:53:00Z">
              <w:r>
                <w:rPr>
                  <w:rFonts w:ascii="Gill Sans MT" w:hAnsi="Gill Sans MT"/>
                  <w:color w:val="000000" w:themeColor="text1"/>
                  <w:sz w:val="20"/>
                  <w:szCs w:val="20"/>
                </w:rPr>
                <w:t>0</w:t>
              </w:r>
            </w:ins>
            <w:del w:id="273" w:author="Aleta Haflett" w:date="2014-11-19T09:53:00Z">
              <w:r w:rsidR="0097103A" w:rsidRPr="00F71A9A" w:rsidDel="001A0EA1">
                <w:rPr>
                  <w:rFonts w:ascii="Gill Sans MT" w:hAnsi="Gill Sans MT"/>
                  <w:color w:val="000000" w:themeColor="text1"/>
                  <w:sz w:val="20"/>
                  <w:szCs w:val="20"/>
                </w:rPr>
                <w:delText>1</w:delText>
              </w:r>
            </w:del>
            <w:r w:rsidR="0097103A" w:rsidRPr="00F71A9A">
              <w:rPr>
                <w:rFonts w:ascii="Gill Sans MT" w:hAnsi="Gill Sans MT"/>
                <w:color w:val="000000" w:themeColor="text1"/>
                <w:sz w:val="20"/>
                <w:szCs w:val="20"/>
              </w:rPr>
              <w:t>=No</w:t>
            </w:r>
          </w:p>
          <w:p w14:paraId="532875F1" w14:textId="09F9F033" w:rsidR="0097103A" w:rsidRPr="00F71A9A" w:rsidRDefault="001A0EA1" w:rsidP="00520250">
            <w:pPr>
              <w:spacing w:line="240" w:lineRule="auto"/>
              <w:contextualSpacing/>
              <w:rPr>
                <w:rFonts w:ascii="Gill Sans MT" w:hAnsi="Gill Sans MT"/>
                <w:color w:val="000000" w:themeColor="text1"/>
                <w:sz w:val="20"/>
                <w:szCs w:val="20"/>
              </w:rPr>
            </w:pPr>
            <w:ins w:id="274" w:author="Aleta Haflett" w:date="2014-11-19T09:53:00Z">
              <w:r>
                <w:rPr>
                  <w:rFonts w:ascii="Gill Sans MT" w:hAnsi="Gill Sans MT"/>
                  <w:color w:val="000000" w:themeColor="text1"/>
                  <w:sz w:val="20"/>
                  <w:szCs w:val="20"/>
                </w:rPr>
                <w:t>1</w:t>
              </w:r>
            </w:ins>
            <w:del w:id="275" w:author="Aleta Haflett" w:date="2014-11-19T09:53:00Z">
              <w:r w:rsidR="0097103A" w:rsidRPr="00F71A9A" w:rsidDel="001A0EA1">
                <w:rPr>
                  <w:rFonts w:ascii="Gill Sans MT" w:hAnsi="Gill Sans MT"/>
                  <w:color w:val="000000" w:themeColor="text1"/>
                  <w:sz w:val="20"/>
                  <w:szCs w:val="20"/>
                </w:rPr>
                <w:delText>2</w:delText>
              </w:r>
            </w:del>
            <w:r w:rsidR="0097103A" w:rsidRPr="00F71A9A">
              <w:rPr>
                <w:rFonts w:ascii="Gill Sans MT" w:hAnsi="Gill Sans MT"/>
                <w:color w:val="000000" w:themeColor="text1"/>
                <w:sz w:val="20"/>
                <w:szCs w:val="20"/>
              </w:rPr>
              <w:t xml:space="preserve">=Yes </w:t>
            </w:r>
          </w:p>
          <w:p w14:paraId="5241759E"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344A0AC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8C9970"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028B3" w:rsidRPr="00F71A9A" w14:paraId="4418EFEA" w14:textId="77777777" w:rsidTr="00133728">
        <w:trPr>
          <w:trHeight w:val="214"/>
        </w:trPr>
        <w:tc>
          <w:tcPr>
            <w:tcW w:w="185" w:type="dxa"/>
            <w:vMerge w:val="restart"/>
            <w:tcBorders>
              <w:top w:val="single" w:sz="4" w:space="0" w:color="000000"/>
              <w:left w:val="single" w:sz="4" w:space="0" w:color="000000"/>
              <w:right w:val="single" w:sz="4" w:space="0" w:color="000000"/>
            </w:tcBorders>
            <w:shd w:val="clear" w:color="auto" w:fill="D6E3BC" w:themeFill="accent3" w:themeFillTint="66"/>
          </w:tcPr>
          <w:p w14:paraId="4878B3AF" w14:textId="77777777" w:rsidR="00B028B3" w:rsidRPr="00F71A9A" w:rsidRDefault="00B028B3"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shd w:val="clear" w:color="auto" w:fill="auto"/>
          </w:tcPr>
          <w:p w14:paraId="23462392" w14:textId="77777777" w:rsidR="00B028B3" w:rsidRDefault="00B028B3" w:rsidP="00520250">
            <w:pPr>
              <w:spacing w:line="240" w:lineRule="auto"/>
              <w:contextualSpacing/>
              <w:rPr>
                <w:ins w:id="276" w:author="Heather Huntington" w:date="2014-11-18T10:13:00Z"/>
                <w:rFonts w:ascii="Gill Sans MT" w:hAnsi="Gill Sans MT"/>
                <w:color w:val="000000" w:themeColor="text1"/>
                <w:sz w:val="20"/>
                <w:szCs w:val="20"/>
              </w:rPr>
            </w:pPr>
            <w:commentRangeStart w:id="277"/>
            <w:r w:rsidRPr="00F71A9A">
              <w:rPr>
                <w:rFonts w:ascii="Gill Sans MT" w:hAnsi="Gill Sans MT"/>
                <w:color w:val="000000" w:themeColor="text1"/>
                <w:sz w:val="20"/>
                <w:szCs w:val="20"/>
              </w:rPr>
              <w:t>What type of agreement</w:t>
            </w:r>
            <w:ins w:id="278" w:author="Heather Huntington" w:date="2014-11-18T10:13:00Z">
              <w:r>
                <w:rPr>
                  <w:rFonts w:ascii="Gill Sans MT" w:hAnsi="Gill Sans MT"/>
                  <w:color w:val="000000" w:themeColor="text1"/>
                  <w:sz w:val="20"/>
                  <w:szCs w:val="20"/>
                </w:rPr>
                <w:t xml:space="preserve">? </w:t>
              </w:r>
            </w:ins>
          </w:p>
          <w:p w14:paraId="6CF7EA1F" w14:textId="77777777" w:rsidR="00B028B3" w:rsidRDefault="00B028B3" w:rsidP="00520250">
            <w:pPr>
              <w:spacing w:line="240" w:lineRule="auto"/>
              <w:contextualSpacing/>
              <w:rPr>
                <w:ins w:id="279" w:author="Heather Huntington" w:date="2014-11-18T10:12:00Z"/>
                <w:rFonts w:ascii="Gill Sans MT" w:hAnsi="Gill Sans MT"/>
                <w:color w:val="000000" w:themeColor="text1"/>
                <w:sz w:val="20"/>
                <w:szCs w:val="20"/>
              </w:rPr>
            </w:pPr>
            <w:del w:id="280" w:author="Heather Huntington" w:date="2014-11-18T10:13:00Z">
              <w:r w:rsidRPr="00F71A9A" w:rsidDel="00B028B3">
                <w:rPr>
                  <w:rFonts w:ascii="Gill Sans MT" w:hAnsi="Gill Sans MT"/>
                  <w:color w:val="000000" w:themeColor="text1"/>
                  <w:sz w:val="20"/>
                  <w:szCs w:val="20"/>
                </w:rPr>
                <w:delText xml:space="preserve"> and </w:delText>
              </w:r>
            </w:del>
          </w:p>
          <w:p w14:paraId="3A435F6E" w14:textId="77777777" w:rsidR="00B028B3" w:rsidRDefault="00B028B3" w:rsidP="00520250">
            <w:pPr>
              <w:spacing w:line="240" w:lineRule="auto"/>
              <w:contextualSpacing/>
              <w:rPr>
                <w:ins w:id="281" w:author="Heather Huntington" w:date="2014-11-18T10:12:00Z"/>
                <w:rFonts w:ascii="Gill Sans MT" w:hAnsi="Gill Sans MT"/>
                <w:color w:val="000000" w:themeColor="text1"/>
                <w:sz w:val="20"/>
                <w:szCs w:val="20"/>
              </w:rPr>
            </w:pPr>
          </w:p>
          <w:p w14:paraId="59922E0B" w14:textId="5F97F25E" w:rsidR="00B028B3" w:rsidRPr="00F71A9A" w:rsidDel="00B028B3" w:rsidRDefault="00B028B3" w:rsidP="00520250">
            <w:pPr>
              <w:spacing w:line="240" w:lineRule="auto"/>
              <w:contextualSpacing/>
              <w:rPr>
                <w:del w:id="282" w:author="Heather Huntington" w:date="2014-11-18T10:13:00Z"/>
                <w:rFonts w:ascii="Gill Sans MT" w:hAnsi="Gill Sans MT"/>
                <w:color w:val="000000" w:themeColor="text1"/>
                <w:sz w:val="20"/>
                <w:szCs w:val="20"/>
              </w:rPr>
            </w:pPr>
            <w:del w:id="283" w:author="Heather Huntington" w:date="2014-11-18T10:13:00Z">
              <w:r w:rsidRPr="00F71A9A" w:rsidDel="00B028B3">
                <w:rPr>
                  <w:rFonts w:ascii="Gill Sans MT" w:hAnsi="Gill Sans MT"/>
                  <w:color w:val="000000" w:themeColor="text1"/>
                  <w:sz w:val="20"/>
                  <w:szCs w:val="20"/>
                </w:rPr>
                <w:delText xml:space="preserve">with </w:delText>
              </w:r>
              <w:commentRangeStart w:id="284"/>
              <w:r w:rsidRPr="00F71A9A" w:rsidDel="00B028B3">
                <w:rPr>
                  <w:rFonts w:ascii="Gill Sans MT" w:hAnsi="Gill Sans MT"/>
                  <w:color w:val="000000" w:themeColor="text1"/>
                  <w:sz w:val="20"/>
                  <w:szCs w:val="20"/>
                </w:rPr>
                <w:delText>whom</w:delText>
              </w:r>
              <w:commentRangeEnd w:id="284"/>
              <w:r w:rsidDel="00B028B3">
                <w:rPr>
                  <w:rStyle w:val="CommentReference"/>
                </w:rPr>
                <w:commentReference w:id="284"/>
              </w:r>
              <w:r w:rsidRPr="00F71A9A" w:rsidDel="00B028B3">
                <w:rPr>
                  <w:rFonts w:ascii="Gill Sans MT" w:hAnsi="Gill Sans MT"/>
                  <w:color w:val="000000" w:themeColor="text1"/>
                  <w:sz w:val="20"/>
                  <w:szCs w:val="20"/>
                </w:rPr>
                <w:delText xml:space="preserve">? </w:delText>
              </w:r>
              <w:commentRangeEnd w:id="277"/>
              <w:r w:rsidDel="00B028B3">
                <w:rPr>
                  <w:rStyle w:val="CommentReference"/>
                </w:rPr>
                <w:commentReference w:id="277"/>
              </w:r>
            </w:del>
          </w:p>
          <w:p w14:paraId="57FD444C" w14:textId="77777777" w:rsidR="00B028B3" w:rsidRPr="00F71A9A" w:rsidRDefault="00B028B3" w:rsidP="00B028B3">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auto"/>
              <w:right w:val="single" w:sz="18" w:space="0" w:color="000000"/>
            </w:tcBorders>
            <w:shd w:val="clear" w:color="auto" w:fill="auto"/>
          </w:tcPr>
          <w:p w14:paraId="2A31EB75" w14:textId="77777777" w:rsidR="00B028B3" w:rsidRPr="00F71A9A" w:rsidRDefault="00B028B3" w:rsidP="00520250">
            <w:pPr>
              <w:spacing w:line="240" w:lineRule="auto"/>
              <w:contextualSpacing/>
              <w:rPr>
                <w:rFonts w:ascii="Gill Sans MT" w:hAnsi="Gill Sans MT"/>
                <w:color w:val="000000" w:themeColor="text1"/>
                <w:sz w:val="20"/>
                <w:szCs w:val="20"/>
              </w:rPr>
            </w:pPr>
            <w:commentRangeStart w:id="285"/>
            <w:r w:rsidRPr="00F71A9A">
              <w:rPr>
                <w:rFonts w:ascii="Gill Sans MT" w:hAnsi="Gill Sans MT"/>
                <w:color w:val="000000" w:themeColor="text1"/>
                <w:sz w:val="20"/>
                <w:szCs w:val="20"/>
              </w:rPr>
              <w:t>TEXT</w:t>
            </w:r>
            <w:commentRangeEnd w:id="285"/>
            <w:r>
              <w:rPr>
                <w:rStyle w:val="CommentReference"/>
              </w:rPr>
              <w:commentReference w:id="285"/>
            </w:r>
          </w:p>
        </w:tc>
        <w:tc>
          <w:tcPr>
            <w:tcW w:w="1080" w:type="dxa"/>
            <w:tcBorders>
              <w:top w:val="single" w:sz="18" w:space="0" w:color="000000"/>
              <w:left w:val="single" w:sz="18" w:space="0" w:color="000000"/>
              <w:bottom w:val="single" w:sz="4" w:space="0" w:color="auto"/>
              <w:right w:val="single" w:sz="18" w:space="0" w:color="000000"/>
            </w:tcBorders>
            <w:shd w:val="clear" w:color="auto" w:fill="auto"/>
          </w:tcPr>
          <w:p w14:paraId="5822A4CB" w14:textId="77777777" w:rsidR="00B028B3" w:rsidRPr="00F71A9A" w:rsidRDefault="00B028B3" w:rsidP="00520250">
            <w:pPr>
              <w:spacing w:line="240" w:lineRule="auto"/>
              <w:contextualSpacing/>
              <w:rPr>
                <w:rFonts w:ascii="Gill Sans MT" w:eastAsia="Calibri" w:hAnsi="Gill Sans MT" w:cs="Times New Roman"/>
                <w:i/>
                <w:color w:val="A6A6A6"/>
                <w:sz w:val="20"/>
                <w:szCs w:val="20"/>
              </w:rPr>
            </w:pPr>
          </w:p>
        </w:tc>
      </w:tr>
      <w:tr w:rsidR="00B028B3" w:rsidRPr="00F71A9A" w14:paraId="3A709E49" w14:textId="77777777" w:rsidTr="00133728">
        <w:trPr>
          <w:trHeight w:val="933"/>
        </w:trPr>
        <w:tc>
          <w:tcPr>
            <w:tcW w:w="185" w:type="dxa"/>
            <w:vMerge/>
            <w:tcBorders>
              <w:left w:val="single" w:sz="4" w:space="0" w:color="000000"/>
              <w:bottom w:val="single" w:sz="4" w:space="0" w:color="000000"/>
              <w:right w:val="single" w:sz="4" w:space="0" w:color="000000"/>
            </w:tcBorders>
            <w:shd w:val="clear" w:color="auto" w:fill="D6E3BC" w:themeFill="accent3" w:themeFillTint="66"/>
          </w:tcPr>
          <w:p w14:paraId="35448909" w14:textId="77777777" w:rsidR="00B028B3" w:rsidRPr="00F71A9A" w:rsidRDefault="00B028B3"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000000"/>
            </w:tcBorders>
            <w:shd w:val="clear" w:color="auto" w:fill="auto"/>
          </w:tcPr>
          <w:p w14:paraId="6339EEE4" w14:textId="77777777" w:rsidR="00B028B3" w:rsidRPr="00F71A9A" w:rsidRDefault="00B028B3" w:rsidP="00B028B3">
            <w:pPr>
              <w:spacing w:line="240" w:lineRule="auto"/>
              <w:contextualSpacing/>
              <w:rPr>
                <w:ins w:id="286" w:author="Heather Huntington" w:date="2014-11-18T10:13:00Z"/>
                <w:rFonts w:ascii="Gill Sans MT" w:hAnsi="Gill Sans MT"/>
                <w:color w:val="000000" w:themeColor="text1"/>
                <w:sz w:val="20"/>
                <w:szCs w:val="20"/>
              </w:rPr>
            </w:pPr>
            <w:ins w:id="287" w:author="Heather Huntington" w:date="2014-11-18T10:13:00Z">
              <w:r>
                <w:rPr>
                  <w:rFonts w:ascii="Gill Sans MT" w:hAnsi="Gill Sans MT"/>
                  <w:color w:val="000000" w:themeColor="text1"/>
                  <w:sz w:val="20"/>
                  <w:szCs w:val="20"/>
                </w:rPr>
                <w:t>W</w:t>
              </w:r>
              <w:r w:rsidRPr="00F71A9A">
                <w:rPr>
                  <w:rFonts w:ascii="Gill Sans MT" w:hAnsi="Gill Sans MT"/>
                  <w:color w:val="000000" w:themeColor="text1"/>
                  <w:sz w:val="20"/>
                  <w:szCs w:val="20"/>
                </w:rPr>
                <w:t xml:space="preserve">ith </w:t>
              </w:r>
              <w:commentRangeStart w:id="288"/>
              <w:r w:rsidRPr="00F71A9A">
                <w:rPr>
                  <w:rFonts w:ascii="Gill Sans MT" w:hAnsi="Gill Sans MT"/>
                  <w:color w:val="000000" w:themeColor="text1"/>
                  <w:sz w:val="20"/>
                  <w:szCs w:val="20"/>
                </w:rPr>
                <w:t>whom</w:t>
              </w:r>
              <w:commentRangeEnd w:id="288"/>
              <w:r>
                <w:rPr>
                  <w:rStyle w:val="CommentReference"/>
                </w:rPr>
                <w:commentReference w:id="288"/>
              </w:r>
              <w:r w:rsidRPr="00F71A9A">
                <w:rPr>
                  <w:rFonts w:ascii="Gill Sans MT" w:hAnsi="Gill Sans MT"/>
                  <w:color w:val="000000" w:themeColor="text1"/>
                  <w:sz w:val="20"/>
                  <w:szCs w:val="20"/>
                </w:rPr>
                <w:t xml:space="preserve">? </w:t>
              </w:r>
              <w:r>
                <w:rPr>
                  <w:rStyle w:val="CommentReference"/>
                </w:rPr>
                <w:commentReference w:id="289"/>
              </w:r>
            </w:ins>
          </w:p>
          <w:p w14:paraId="2149FBDB" w14:textId="77777777" w:rsidR="00B028B3" w:rsidRPr="00F71A9A" w:rsidRDefault="00B028B3"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auto"/>
              <w:bottom w:val="single" w:sz="4" w:space="0" w:color="000000"/>
              <w:right w:val="single" w:sz="18" w:space="0" w:color="000000"/>
            </w:tcBorders>
            <w:shd w:val="clear" w:color="auto" w:fill="auto"/>
          </w:tcPr>
          <w:p w14:paraId="2E4FD561" w14:textId="77777777" w:rsidR="00B028B3" w:rsidRPr="00F71A9A" w:rsidRDefault="00B028B3"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shd w:val="clear" w:color="auto" w:fill="auto"/>
          </w:tcPr>
          <w:p w14:paraId="47B9B564" w14:textId="77777777" w:rsidR="00B028B3" w:rsidRPr="00F71A9A" w:rsidRDefault="00B028B3" w:rsidP="00520250">
            <w:pPr>
              <w:spacing w:line="240" w:lineRule="auto"/>
              <w:contextualSpacing/>
              <w:rPr>
                <w:rFonts w:ascii="Gill Sans MT" w:eastAsia="Calibri" w:hAnsi="Gill Sans MT" w:cs="Times New Roman"/>
                <w:i/>
                <w:color w:val="A6A6A6"/>
                <w:sz w:val="20"/>
                <w:szCs w:val="20"/>
              </w:rPr>
            </w:pPr>
          </w:p>
        </w:tc>
      </w:tr>
      <w:tr w:rsidR="0097103A" w:rsidRPr="00F71A9A" w14:paraId="5C1FD5EC" w14:textId="77777777" w:rsidTr="00133728">
        <w:trPr>
          <w:trHeight w:val="20"/>
        </w:trPr>
        <w:tc>
          <w:tcPr>
            <w:tcW w:w="185"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0BB8BAA1" w14:textId="54CF5B79"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shd w:val="clear" w:color="auto" w:fill="auto"/>
          </w:tcPr>
          <w:p w14:paraId="48DC651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Overall, how would you say the existence of the initiative has affected the benefit that you get from the forest? </w:t>
            </w:r>
          </w:p>
          <w:p w14:paraId="4A1E07F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000000"/>
              <w:right w:val="single" w:sz="18" w:space="0" w:color="000000"/>
            </w:tcBorders>
            <w:shd w:val="clear" w:color="auto" w:fill="auto"/>
          </w:tcPr>
          <w:p w14:paraId="5CF8B484" w14:textId="77777777" w:rsidR="0097103A" w:rsidRDefault="0097103A" w:rsidP="00520250">
            <w:pPr>
              <w:spacing w:line="240" w:lineRule="auto"/>
              <w:contextualSpacing/>
              <w:rPr>
                <w:ins w:id="290" w:author="Heather Huntington" w:date="2014-11-18T10:06:00Z"/>
                <w:rFonts w:ascii="Gill Sans MT" w:hAnsi="Gill Sans MT"/>
                <w:color w:val="000000" w:themeColor="text1"/>
                <w:sz w:val="20"/>
                <w:szCs w:val="20"/>
              </w:rPr>
            </w:pPr>
            <w:commentRangeStart w:id="291"/>
            <w:commentRangeStart w:id="292"/>
            <w:r w:rsidRPr="00F71A9A">
              <w:rPr>
                <w:rFonts w:ascii="Gill Sans MT" w:hAnsi="Gill Sans MT"/>
                <w:color w:val="000000" w:themeColor="text1"/>
                <w:sz w:val="20"/>
                <w:szCs w:val="20"/>
              </w:rPr>
              <w:t>TEXT</w:t>
            </w:r>
            <w:commentRangeEnd w:id="291"/>
            <w:r w:rsidR="00AA0122">
              <w:rPr>
                <w:rStyle w:val="CommentReference"/>
              </w:rPr>
              <w:commentReference w:id="291"/>
            </w:r>
            <w:commentRangeEnd w:id="292"/>
            <w:r w:rsidR="00A516B8">
              <w:rPr>
                <w:rStyle w:val="CommentReference"/>
              </w:rPr>
              <w:commentReference w:id="292"/>
            </w:r>
          </w:p>
          <w:p w14:paraId="4C32087D" w14:textId="7A28706A" w:rsidR="00A516B8" w:rsidRDefault="00A516B8" w:rsidP="00520250">
            <w:pPr>
              <w:spacing w:line="240" w:lineRule="auto"/>
              <w:contextualSpacing/>
              <w:rPr>
                <w:ins w:id="293" w:author="Heather Huntington" w:date="2014-11-18T10:06:00Z"/>
                <w:rFonts w:ascii="Gill Sans MT" w:hAnsi="Gill Sans MT"/>
                <w:color w:val="000000" w:themeColor="text1"/>
                <w:sz w:val="20"/>
                <w:szCs w:val="20"/>
              </w:rPr>
            </w:pPr>
            <w:ins w:id="294" w:author="Heather Huntington" w:date="2014-11-18T10:06:00Z">
              <w:r>
                <w:rPr>
                  <w:rFonts w:ascii="Gill Sans MT" w:hAnsi="Gill Sans MT"/>
                  <w:color w:val="000000" w:themeColor="text1"/>
                  <w:sz w:val="20"/>
                  <w:szCs w:val="20"/>
                </w:rPr>
                <w:t>1. Greatly improved</w:t>
              </w:r>
            </w:ins>
            <w:ins w:id="295" w:author="Heather Huntington" w:date="2014-11-18T10:08:00Z">
              <w:r>
                <w:rPr>
                  <w:rFonts w:ascii="Gill Sans MT" w:hAnsi="Gill Sans MT"/>
                  <w:color w:val="000000" w:themeColor="text1"/>
                  <w:sz w:val="20"/>
                  <w:szCs w:val="20"/>
                </w:rPr>
                <w:t>/i</w:t>
              </w:r>
            </w:ins>
            <w:ins w:id="296" w:author="Heather Huntington" w:date="2014-11-18T10:06:00Z">
              <w:r>
                <w:rPr>
                  <w:rFonts w:ascii="Gill Sans MT" w:hAnsi="Gill Sans MT"/>
                  <w:color w:val="000000" w:themeColor="text1"/>
                  <w:sz w:val="20"/>
                  <w:szCs w:val="20"/>
                </w:rPr>
                <w:t>ncreased forest benefits</w:t>
              </w:r>
            </w:ins>
          </w:p>
          <w:p w14:paraId="13BFAB12" w14:textId="7C6D8140" w:rsidR="00A516B8" w:rsidRDefault="00A516B8" w:rsidP="00520250">
            <w:pPr>
              <w:spacing w:line="240" w:lineRule="auto"/>
              <w:contextualSpacing/>
              <w:rPr>
                <w:ins w:id="297" w:author="Heather Huntington" w:date="2014-11-18T10:06:00Z"/>
                <w:rFonts w:ascii="Gill Sans MT" w:hAnsi="Gill Sans MT"/>
                <w:color w:val="000000" w:themeColor="text1"/>
                <w:sz w:val="20"/>
                <w:szCs w:val="20"/>
              </w:rPr>
            </w:pPr>
            <w:ins w:id="298" w:author="Heather Huntington" w:date="2014-11-18T10:06:00Z">
              <w:r>
                <w:rPr>
                  <w:rFonts w:ascii="Gill Sans MT" w:hAnsi="Gill Sans MT"/>
                  <w:color w:val="000000" w:themeColor="text1"/>
                  <w:sz w:val="20"/>
                  <w:szCs w:val="20"/>
                </w:rPr>
                <w:t>2. Improved</w:t>
              </w:r>
            </w:ins>
            <w:ins w:id="299" w:author="Heather Huntington" w:date="2014-11-18T10:08:00Z">
              <w:r>
                <w:rPr>
                  <w:rFonts w:ascii="Gill Sans MT" w:hAnsi="Gill Sans MT"/>
                  <w:color w:val="000000" w:themeColor="text1"/>
                  <w:sz w:val="20"/>
                  <w:szCs w:val="20"/>
                </w:rPr>
                <w:t>/increased</w:t>
              </w:r>
            </w:ins>
            <w:ins w:id="300" w:author="Heather Huntington" w:date="2014-11-18T10:06:00Z">
              <w:r>
                <w:rPr>
                  <w:rFonts w:ascii="Gill Sans MT" w:hAnsi="Gill Sans MT"/>
                  <w:color w:val="000000" w:themeColor="text1"/>
                  <w:sz w:val="20"/>
                  <w:szCs w:val="20"/>
                </w:rPr>
                <w:t xml:space="preserve"> forest benefits</w:t>
              </w:r>
            </w:ins>
          </w:p>
          <w:p w14:paraId="539F186E" w14:textId="77777777" w:rsidR="00A516B8" w:rsidRDefault="00A516B8" w:rsidP="00520250">
            <w:pPr>
              <w:spacing w:line="240" w:lineRule="auto"/>
              <w:contextualSpacing/>
              <w:rPr>
                <w:ins w:id="301" w:author="Heather Huntington" w:date="2014-11-18T10:07:00Z"/>
                <w:rFonts w:ascii="Gill Sans MT" w:hAnsi="Gill Sans MT"/>
                <w:color w:val="000000" w:themeColor="text1"/>
                <w:sz w:val="20"/>
                <w:szCs w:val="20"/>
              </w:rPr>
            </w:pPr>
            <w:ins w:id="302" w:author="Heather Huntington" w:date="2014-11-18T10:07:00Z">
              <w:r>
                <w:rPr>
                  <w:rFonts w:ascii="Gill Sans MT" w:hAnsi="Gill Sans MT"/>
                  <w:color w:val="000000" w:themeColor="text1"/>
                  <w:sz w:val="20"/>
                  <w:szCs w:val="20"/>
                </w:rPr>
                <w:t>3. No real change in forest benefits</w:t>
              </w:r>
            </w:ins>
          </w:p>
          <w:p w14:paraId="12E67B11" w14:textId="77777777" w:rsidR="00A516B8" w:rsidRDefault="00A516B8" w:rsidP="00520250">
            <w:pPr>
              <w:spacing w:line="240" w:lineRule="auto"/>
              <w:contextualSpacing/>
              <w:rPr>
                <w:ins w:id="303" w:author="Heather Huntington" w:date="2014-11-18T10:09:00Z"/>
                <w:rFonts w:ascii="Gill Sans MT" w:hAnsi="Gill Sans MT"/>
                <w:color w:val="000000" w:themeColor="text1"/>
                <w:sz w:val="20"/>
                <w:szCs w:val="20"/>
              </w:rPr>
            </w:pPr>
            <w:ins w:id="304" w:author="Heather Huntington" w:date="2014-11-18T10:07:00Z">
              <w:r>
                <w:rPr>
                  <w:rFonts w:ascii="Gill Sans MT" w:hAnsi="Gill Sans MT"/>
                  <w:color w:val="000000" w:themeColor="text1"/>
                  <w:sz w:val="20"/>
                  <w:szCs w:val="20"/>
                </w:rPr>
                <w:t xml:space="preserve">4. </w:t>
              </w:r>
            </w:ins>
            <w:ins w:id="305" w:author="Heather Huntington" w:date="2014-11-18T10:08:00Z">
              <w:r>
                <w:rPr>
                  <w:rFonts w:ascii="Gill Sans MT" w:hAnsi="Gill Sans MT"/>
                  <w:color w:val="000000" w:themeColor="text1"/>
                  <w:sz w:val="20"/>
                  <w:szCs w:val="20"/>
                </w:rPr>
                <w:t xml:space="preserve">Worsened/reduced forest benefits </w:t>
              </w:r>
            </w:ins>
          </w:p>
          <w:p w14:paraId="7D24001E" w14:textId="12AA8BFF" w:rsidR="00A516B8" w:rsidRPr="00F71A9A" w:rsidRDefault="00A516B8" w:rsidP="00A516B8">
            <w:pPr>
              <w:spacing w:line="240" w:lineRule="auto"/>
              <w:contextualSpacing/>
              <w:rPr>
                <w:rFonts w:ascii="Gill Sans MT" w:hAnsi="Gill Sans MT"/>
                <w:color w:val="000000" w:themeColor="text1"/>
                <w:sz w:val="20"/>
                <w:szCs w:val="20"/>
              </w:rPr>
            </w:pPr>
            <w:ins w:id="306" w:author="Heather Huntington" w:date="2014-11-18T10:09:00Z">
              <w:r>
                <w:rPr>
                  <w:rFonts w:ascii="Gill Sans MT" w:hAnsi="Gill Sans MT"/>
                  <w:color w:val="000000" w:themeColor="text1"/>
                  <w:sz w:val="20"/>
                  <w:szCs w:val="20"/>
                </w:rPr>
                <w:t xml:space="preserve">5. Greatly reduced </w:t>
              </w:r>
            </w:ins>
            <w:ins w:id="307" w:author="Heather Huntington" w:date="2014-11-18T10:10:00Z">
              <w:r>
                <w:rPr>
                  <w:rFonts w:ascii="Gill Sans MT" w:hAnsi="Gill Sans MT"/>
                  <w:color w:val="000000" w:themeColor="text1"/>
                  <w:sz w:val="20"/>
                  <w:szCs w:val="20"/>
                </w:rPr>
                <w:t>or eliminated benefits received from the forest</w:t>
              </w:r>
            </w:ins>
          </w:p>
        </w:tc>
        <w:tc>
          <w:tcPr>
            <w:tcW w:w="1080" w:type="dxa"/>
            <w:tcBorders>
              <w:top w:val="single" w:sz="18" w:space="0" w:color="000000"/>
              <w:left w:val="single" w:sz="18" w:space="0" w:color="000000"/>
              <w:bottom w:val="single" w:sz="18" w:space="0" w:color="000000"/>
              <w:right w:val="single" w:sz="18" w:space="0" w:color="000000"/>
            </w:tcBorders>
            <w:shd w:val="clear" w:color="auto" w:fill="auto"/>
          </w:tcPr>
          <w:p w14:paraId="69256EFD"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1B76EDF1" w14:textId="77777777" w:rsidTr="00B61294">
        <w:trPr>
          <w:trHeight w:val="1061"/>
        </w:trPr>
        <w:tc>
          <w:tcPr>
            <w:tcW w:w="185" w:type="dxa"/>
            <w:tcBorders>
              <w:top w:val="single" w:sz="4" w:space="0" w:color="000000"/>
              <w:left w:val="single" w:sz="4" w:space="0" w:color="000000"/>
              <w:bottom w:val="single" w:sz="4" w:space="0" w:color="auto"/>
              <w:right w:val="single" w:sz="4" w:space="0" w:color="000000"/>
            </w:tcBorders>
          </w:tcPr>
          <w:p w14:paraId="4C5E9BCB" w14:textId="19791AD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648BAB83" w14:textId="0808E7FB"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Has the community received any forestry related external support (technical assistance, free inputs,</w:t>
            </w:r>
            <w:r w:rsidR="00520250" w:rsidRPr="00F71A9A">
              <w:rPr>
                <w:rFonts w:ascii="Gill Sans MT" w:hAnsi="Gill Sans MT"/>
                <w:color w:val="000000" w:themeColor="text1"/>
                <w:sz w:val="20"/>
                <w:szCs w:val="20"/>
              </w:rPr>
              <w:t xml:space="preserve"> infrastructure,</w:t>
            </w:r>
            <w:r w:rsidRPr="00F71A9A">
              <w:rPr>
                <w:rFonts w:ascii="Gill Sans MT" w:hAnsi="Gill Sans MT"/>
                <w:color w:val="000000" w:themeColor="text1"/>
                <w:sz w:val="20"/>
                <w:szCs w:val="20"/>
              </w:rPr>
              <w:t xml:space="preserve"> </w:t>
            </w:r>
            <w:proofErr w:type="spellStart"/>
            <w:r w:rsidRPr="00F71A9A">
              <w:rPr>
                <w:rFonts w:ascii="Gill Sans MT" w:hAnsi="Gill Sans MT"/>
                <w:color w:val="000000" w:themeColor="text1"/>
                <w:sz w:val="20"/>
                <w:szCs w:val="20"/>
              </w:rPr>
              <w:t>etc</w:t>
            </w:r>
            <w:proofErr w:type="spellEnd"/>
            <w:r w:rsidRPr="00F71A9A">
              <w:rPr>
                <w:rFonts w:ascii="Gill Sans MT" w:hAnsi="Gill Sans MT"/>
                <w:color w:val="000000" w:themeColor="text1"/>
                <w:sz w:val="20"/>
                <w:szCs w:val="20"/>
              </w:rPr>
              <w:t xml:space="preserve">) from government, donors, NGOs, </w:t>
            </w:r>
            <w:proofErr w:type="spellStart"/>
            <w:r w:rsidRPr="00F71A9A">
              <w:rPr>
                <w:rFonts w:ascii="Gill Sans MT" w:hAnsi="Gill Sans MT"/>
                <w:color w:val="000000" w:themeColor="text1"/>
                <w:sz w:val="20"/>
                <w:szCs w:val="20"/>
              </w:rPr>
              <w:t>ect</w:t>
            </w:r>
            <w:proofErr w:type="spellEnd"/>
            <w:r w:rsidRPr="00F71A9A">
              <w:rPr>
                <w:rFonts w:ascii="Gill Sans MT" w:hAnsi="Gill Sans MT"/>
                <w:color w:val="000000" w:themeColor="text1"/>
                <w:sz w:val="20"/>
                <w:szCs w:val="20"/>
              </w:rPr>
              <w:t xml:space="preserve"> over the past 12 months?</w:t>
            </w:r>
          </w:p>
        </w:tc>
        <w:tc>
          <w:tcPr>
            <w:tcW w:w="6480" w:type="dxa"/>
            <w:gridSpan w:val="4"/>
            <w:tcBorders>
              <w:top w:val="single" w:sz="4" w:space="0" w:color="000000"/>
              <w:bottom w:val="single" w:sz="4" w:space="0" w:color="auto"/>
              <w:right w:val="single" w:sz="18" w:space="0" w:color="000000"/>
            </w:tcBorders>
          </w:tcPr>
          <w:p w14:paraId="5D3FA897" w14:textId="65CA5C18" w:rsidR="0097103A" w:rsidRPr="00F71A9A" w:rsidRDefault="001A0EA1" w:rsidP="00520250">
            <w:pPr>
              <w:spacing w:line="240" w:lineRule="auto"/>
              <w:contextualSpacing/>
              <w:rPr>
                <w:rFonts w:ascii="Gill Sans MT" w:hAnsi="Gill Sans MT"/>
                <w:color w:val="000000" w:themeColor="text1"/>
                <w:sz w:val="20"/>
                <w:szCs w:val="20"/>
              </w:rPr>
            </w:pPr>
            <w:ins w:id="308" w:author="Aleta Haflett" w:date="2014-11-19T09:55:00Z">
              <w:r>
                <w:rPr>
                  <w:rFonts w:ascii="Gill Sans MT" w:hAnsi="Gill Sans MT"/>
                  <w:color w:val="000000" w:themeColor="text1"/>
                  <w:sz w:val="20"/>
                  <w:szCs w:val="20"/>
                </w:rPr>
                <w:t>0</w:t>
              </w:r>
            </w:ins>
            <w:del w:id="309" w:author="Aleta Haflett" w:date="2014-11-19T09:55:00Z">
              <w:r w:rsidR="0097103A" w:rsidRPr="00F71A9A" w:rsidDel="001A0EA1">
                <w:rPr>
                  <w:rFonts w:ascii="Gill Sans MT" w:hAnsi="Gill Sans MT"/>
                  <w:color w:val="000000" w:themeColor="text1"/>
                  <w:sz w:val="20"/>
                  <w:szCs w:val="20"/>
                </w:rPr>
                <w:delText>1</w:delText>
              </w:r>
            </w:del>
            <w:r w:rsidR="0097103A" w:rsidRPr="00F71A9A">
              <w:rPr>
                <w:rFonts w:ascii="Gill Sans MT" w:hAnsi="Gill Sans MT"/>
                <w:color w:val="000000" w:themeColor="text1"/>
                <w:sz w:val="20"/>
                <w:szCs w:val="20"/>
              </w:rPr>
              <w:t>=No</w:t>
            </w:r>
          </w:p>
          <w:p w14:paraId="6E338730" w14:textId="1F3BE05C" w:rsidR="0097103A" w:rsidRPr="00F71A9A" w:rsidRDefault="001A0EA1" w:rsidP="00520250">
            <w:pPr>
              <w:spacing w:line="240" w:lineRule="auto"/>
              <w:contextualSpacing/>
              <w:rPr>
                <w:rFonts w:ascii="Gill Sans MT" w:hAnsi="Gill Sans MT"/>
                <w:color w:val="000000" w:themeColor="text1"/>
                <w:sz w:val="20"/>
                <w:szCs w:val="20"/>
              </w:rPr>
            </w:pPr>
            <w:ins w:id="310" w:author="Aleta Haflett" w:date="2014-11-19T09:55:00Z">
              <w:r>
                <w:rPr>
                  <w:rFonts w:ascii="Gill Sans MT" w:hAnsi="Gill Sans MT"/>
                  <w:color w:val="000000" w:themeColor="text1"/>
                  <w:sz w:val="20"/>
                  <w:szCs w:val="20"/>
                </w:rPr>
                <w:t>1</w:t>
              </w:r>
            </w:ins>
            <w:del w:id="311" w:author="Aleta Haflett" w:date="2014-11-19T09:55:00Z">
              <w:r w:rsidR="0097103A" w:rsidRPr="00F71A9A" w:rsidDel="001A0EA1">
                <w:rPr>
                  <w:rFonts w:ascii="Gill Sans MT" w:hAnsi="Gill Sans MT"/>
                  <w:color w:val="000000" w:themeColor="text1"/>
                  <w:sz w:val="20"/>
                  <w:szCs w:val="20"/>
                </w:rPr>
                <w:delText>2</w:delText>
              </w:r>
            </w:del>
            <w:r w:rsidR="0097103A" w:rsidRPr="00F71A9A">
              <w:rPr>
                <w:rFonts w:ascii="Gill Sans MT" w:hAnsi="Gill Sans MT"/>
                <w:color w:val="000000" w:themeColor="text1"/>
                <w:sz w:val="20"/>
                <w:szCs w:val="20"/>
              </w:rPr>
              <w:t xml:space="preserve">=Yes </w:t>
            </w:r>
          </w:p>
          <w:p w14:paraId="49D63093"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3912663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4" w:space="0" w:color="auto"/>
              <w:right w:val="single" w:sz="18" w:space="0" w:color="000000"/>
            </w:tcBorders>
          </w:tcPr>
          <w:p w14:paraId="11E864FD"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55ADDBB3" w14:textId="77777777" w:rsidTr="00B61294">
        <w:trPr>
          <w:trHeight w:val="393"/>
        </w:trPr>
        <w:tc>
          <w:tcPr>
            <w:tcW w:w="185"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C92FA96"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000000"/>
            </w:tcBorders>
            <w:shd w:val="clear" w:color="auto" w:fill="D6E3BC" w:themeFill="accent3" w:themeFillTint="66"/>
          </w:tcPr>
          <w:p w14:paraId="6DA423A2"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Please describe. </w:t>
            </w:r>
          </w:p>
        </w:tc>
        <w:tc>
          <w:tcPr>
            <w:tcW w:w="6480" w:type="dxa"/>
            <w:gridSpan w:val="4"/>
            <w:tcBorders>
              <w:top w:val="single" w:sz="4" w:space="0" w:color="auto"/>
              <w:bottom w:val="single" w:sz="4" w:space="0" w:color="000000"/>
              <w:right w:val="single" w:sz="18" w:space="0" w:color="000000"/>
            </w:tcBorders>
            <w:shd w:val="clear" w:color="auto" w:fill="D6E3BC" w:themeFill="accent3" w:themeFillTint="66"/>
          </w:tcPr>
          <w:p w14:paraId="4CF7E13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5C8782B2"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bl>
    <w:p w14:paraId="45DC7A26" w14:textId="77777777" w:rsidR="00FC5174" w:rsidRPr="00F71A9A" w:rsidRDefault="00FC5174" w:rsidP="00341470">
      <w:pPr>
        <w:rPr>
          <w:rFonts w:ascii="Gill Sans MT" w:eastAsia="Times New Roman" w:hAnsi="Gill Sans MT" w:cs="Times New Roman"/>
          <w:b/>
          <w:bCs/>
          <w:color w:val="000000"/>
          <w:sz w:val="20"/>
          <w:szCs w:val="20"/>
        </w:rPr>
      </w:pPr>
    </w:p>
    <w:p w14:paraId="42820EBE" w14:textId="374E9713" w:rsidR="00FC5174" w:rsidRPr="00F71A9A" w:rsidRDefault="00FC5174" w:rsidP="00FC5174">
      <w:pPr>
        <w:spacing w:after="0" w:line="240" w:lineRule="auto"/>
        <w:rPr>
          <w:rFonts w:ascii="Gill Sans MT" w:hAnsi="Gill Sans MT"/>
          <w:sz w:val="20"/>
          <w:szCs w:val="20"/>
        </w:rPr>
      </w:pPr>
      <w:commentRangeStart w:id="312"/>
      <w:r w:rsidRPr="00F71A9A">
        <w:rPr>
          <w:rFonts w:ascii="Gill Sans MT" w:hAnsi="Gill Sans MT" w:cs="Arial"/>
          <w:sz w:val="20"/>
          <w:szCs w:val="20"/>
        </w:rPr>
        <w:t>Please rank/ grade the following list of assets/resources</w:t>
      </w:r>
      <w:r w:rsidRPr="00F71A9A">
        <w:rPr>
          <w:rFonts w:ascii="Gill Sans MT" w:hAnsi="Gill Sans MT" w:cs="Arial"/>
          <w:b/>
          <w:sz w:val="20"/>
          <w:szCs w:val="20"/>
        </w:rPr>
        <w:t xml:space="preserve">/ </w:t>
      </w:r>
      <w:r w:rsidRPr="00F71A9A">
        <w:rPr>
          <w:rFonts w:ascii="Gill Sans MT" w:hAnsi="Gill Sans MT" w:cs="Arial"/>
          <w:sz w:val="20"/>
          <w:szCs w:val="20"/>
        </w:rPr>
        <w:t>properties in terms of most important to least important for the future/development of your community from first to third most important.</w:t>
      </w:r>
      <w:commentRangeEnd w:id="312"/>
      <w:r w:rsidR="00B028B3">
        <w:rPr>
          <w:rStyle w:val="CommentReference"/>
        </w:rPr>
        <w:commentReference w:id="312"/>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Change w:id="313">
          <w:tblGrid>
            <w:gridCol w:w="664"/>
            <w:gridCol w:w="7261"/>
            <w:gridCol w:w="1919"/>
          </w:tblGrid>
        </w:tblGridChange>
      </w:tblGrid>
      <w:tr w:rsidR="00FC5174" w:rsidRPr="00F71A9A" w14:paraId="529F21F6"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646E164" w14:textId="202AA60D"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F.16a</w:t>
            </w:r>
          </w:p>
        </w:tc>
        <w:tc>
          <w:tcPr>
            <w:tcW w:w="7261" w:type="dxa"/>
            <w:tcBorders>
              <w:top w:val="single" w:sz="4" w:space="0" w:color="000000"/>
              <w:left w:val="single" w:sz="4" w:space="0" w:color="auto"/>
              <w:bottom w:val="single" w:sz="4" w:space="0" w:color="000000"/>
              <w:right w:val="single" w:sz="18" w:space="0" w:color="000000"/>
            </w:tcBorders>
          </w:tcPr>
          <w:p w14:paraId="58418E2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65F712F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14B60D1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DE6B5DB" w14:textId="360F0370"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F.16b</w:t>
            </w:r>
          </w:p>
        </w:tc>
        <w:tc>
          <w:tcPr>
            <w:tcW w:w="7261" w:type="dxa"/>
            <w:tcBorders>
              <w:top w:val="single" w:sz="4" w:space="0" w:color="000000"/>
              <w:left w:val="single" w:sz="4" w:space="0" w:color="auto"/>
              <w:bottom w:val="single" w:sz="4" w:space="0" w:color="000000"/>
              <w:right w:val="single" w:sz="18" w:space="0" w:color="000000"/>
            </w:tcBorders>
          </w:tcPr>
          <w:p w14:paraId="56DB6414"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399B451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2A522D10"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7214316" w14:textId="1F69FC49"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F.16c</w:t>
            </w:r>
          </w:p>
        </w:tc>
        <w:tc>
          <w:tcPr>
            <w:tcW w:w="7261" w:type="dxa"/>
            <w:tcBorders>
              <w:top w:val="single" w:sz="4" w:space="0" w:color="000000"/>
              <w:left w:val="single" w:sz="4" w:space="0" w:color="auto"/>
              <w:bottom w:val="single" w:sz="4" w:space="0" w:color="000000"/>
              <w:right w:val="single" w:sz="18" w:space="0" w:color="000000"/>
            </w:tcBorders>
          </w:tcPr>
          <w:p w14:paraId="42177603"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191734D2"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0BD3FAF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D97914F" w14:textId="64FB7BC0"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F.16d</w:t>
            </w:r>
          </w:p>
        </w:tc>
        <w:tc>
          <w:tcPr>
            <w:tcW w:w="7261" w:type="dxa"/>
            <w:tcBorders>
              <w:top w:val="single" w:sz="4" w:space="0" w:color="000000"/>
              <w:left w:val="single" w:sz="4" w:space="0" w:color="auto"/>
              <w:bottom w:val="single" w:sz="4" w:space="0" w:color="000000"/>
              <w:right w:val="single" w:sz="18" w:space="0" w:color="000000"/>
            </w:tcBorders>
          </w:tcPr>
          <w:p w14:paraId="2AAE5D04"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7E3329B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C93AA0C"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E50AE06" w14:textId="6396D50E"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F.16e</w:t>
            </w:r>
          </w:p>
        </w:tc>
        <w:tc>
          <w:tcPr>
            <w:tcW w:w="7261" w:type="dxa"/>
            <w:tcBorders>
              <w:top w:val="single" w:sz="4" w:space="0" w:color="000000"/>
              <w:left w:val="single" w:sz="4" w:space="0" w:color="auto"/>
              <w:bottom w:val="single" w:sz="4" w:space="0" w:color="000000"/>
              <w:right w:val="single" w:sz="18" w:space="0" w:color="000000"/>
            </w:tcBorders>
          </w:tcPr>
          <w:p w14:paraId="58310E8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6D06E532"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1499913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7EF6402" w14:textId="20916D4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F.16f</w:t>
            </w:r>
          </w:p>
        </w:tc>
        <w:tc>
          <w:tcPr>
            <w:tcW w:w="7261" w:type="dxa"/>
            <w:tcBorders>
              <w:top w:val="single" w:sz="4" w:space="0" w:color="000000"/>
              <w:left w:val="single" w:sz="4" w:space="0" w:color="auto"/>
              <w:bottom w:val="single" w:sz="4" w:space="0" w:color="000000"/>
              <w:right w:val="single" w:sz="18" w:space="0" w:color="000000"/>
            </w:tcBorders>
          </w:tcPr>
          <w:p w14:paraId="05DC4572"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6E60DA0A"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ACDA2F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265C8AB" w14:textId="0A349F9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F.16g</w:t>
            </w:r>
          </w:p>
        </w:tc>
        <w:tc>
          <w:tcPr>
            <w:tcW w:w="7261" w:type="dxa"/>
            <w:tcBorders>
              <w:top w:val="single" w:sz="4" w:space="0" w:color="000000"/>
              <w:left w:val="single" w:sz="4" w:space="0" w:color="auto"/>
              <w:bottom w:val="single" w:sz="4" w:space="0" w:color="000000"/>
              <w:right w:val="single" w:sz="18" w:space="0" w:color="000000"/>
            </w:tcBorders>
          </w:tcPr>
          <w:p w14:paraId="75D03D7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50D29C93"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6C88082" w14:textId="77777777" w:rsidTr="00E57FAE">
        <w:trPr>
          <w:trHeight w:hRule="exact" w:val="453"/>
        </w:trPr>
        <w:tc>
          <w:tcPr>
            <w:tcW w:w="664" w:type="dxa"/>
            <w:tcBorders>
              <w:top w:val="single" w:sz="4" w:space="0" w:color="000000"/>
              <w:left w:val="single" w:sz="4" w:space="0" w:color="000000"/>
              <w:bottom w:val="single" w:sz="4" w:space="0" w:color="auto"/>
              <w:right w:val="single" w:sz="4" w:space="0" w:color="auto"/>
            </w:tcBorders>
          </w:tcPr>
          <w:tbl>
            <w:tblPr>
              <w:tblpPr w:leftFromText="180" w:rightFromText="180" w:vertAnchor="text" w:horzAnchor="page" w:tblpX="49" w:tblpY="173"/>
              <w:tblW w:w="10090" w:type="dxa"/>
              <w:tblLayout w:type="fixed"/>
              <w:tblCellMar>
                <w:left w:w="0" w:type="dxa"/>
                <w:right w:w="0" w:type="dxa"/>
              </w:tblCellMar>
              <w:tblLook w:val="0000" w:firstRow="0" w:lastRow="0" w:firstColumn="0" w:lastColumn="0" w:noHBand="0" w:noVBand="0"/>
            </w:tblPr>
            <w:tblGrid>
              <w:gridCol w:w="730"/>
              <w:gridCol w:w="4230"/>
              <w:gridCol w:w="85"/>
              <w:gridCol w:w="3695"/>
              <w:gridCol w:w="649"/>
              <w:gridCol w:w="687"/>
              <w:gridCol w:w="14"/>
            </w:tblGrid>
            <w:tr w:rsidR="00FF0B18" w:rsidRPr="00F71A9A" w14:paraId="22F31492" w14:textId="77777777" w:rsidTr="00FF0B18">
              <w:trPr>
                <w:trHeight w:val="1560"/>
              </w:trPr>
              <w:tc>
                <w:tcPr>
                  <w:tcW w:w="730" w:type="dxa"/>
                  <w:tcBorders>
                    <w:top w:val="single" w:sz="4" w:space="0" w:color="000000"/>
                    <w:left w:val="single" w:sz="4" w:space="0" w:color="000000"/>
                    <w:bottom w:val="single" w:sz="4" w:space="0" w:color="auto"/>
                    <w:right w:val="single" w:sz="4" w:space="0" w:color="auto"/>
                  </w:tcBorders>
                </w:tcPr>
                <w:p w14:paraId="44F36CB8"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G1</w:t>
                  </w:r>
                </w:p>
              </w:tc>
              <w:tc>
                <w:tcPr>
                  <w:tcW w:w="4315" w:type="dxa"/>
                  <w:gridSpan w:val="2"/>
                  <w:tcBorders>
                    <w:top w:val="single" w:sz="4" w:space="0" w:color="000000"/>
                    <w:left w:val="single" w:sz="4" w:space="0" w:color="auto"/>
                    <w:bottom w:val="single" w:sz="4" w:space="0" w:color="auto"/>
                  </w:tcBorders>
                </w:tcPr>
                <w:p w14:paraId="499EA875" w14:textId="77777777" w:rsidR="00FF0B18" w:rsidRPr="00F71A9A" w:rsidRDefault="00FF0B18" w:rsidP="00FF0B18">
                  <w:pPr>
                    <w:spacing w:after="0"/>
                    <w:rPr>
                      <w:rFonts w:ascii="Gill Sans MT" w:hAnsi="Gill Sans MT"/>
                      <w:bCs/>
                      <w:sz w:val="20"/>
                      <w:szCs w:val="20"/>
                    </w:rPr>
                  </w:pPr>
                  <w:r w:rsidRPr="00F71A9A">
                    <w:rPr>
                      <w:rFonts w:ascii="Gill Sans MT" w:hAnsi="Gill Sans MT"/>
                      <w:bCs/>
                      <w:sz w:val="20"/>
                      <w:szCs w:val="20"/>
                    </w:rPr>
                    <w:t>Are any members of the community involved in a group that organizes activities related to the management of the forest (</w:t>
                  </w:r>
                  <w:proofErr w:type="spellStart"/>
                  <w:r w:rsidRPr="00F71A9A">
                    <w:rPr>
                      <w:rFonts w:ascii="Gill Sans MT" w:hAnsi="Gill Sans MT"/>
                      <w:bCs/>
                      <w:sz w:val="20"/>
                      <w:szCs w:val="20"/>
                    </w:rPr>
                    <w:t>eg</w:t>
                  </w:r>
                  <w:proofErr w:type="spellEnd"/>
                  <w:r w:rsidRPr="00F71A9A">
                    <w:rPr>
                      <w:rFonts w:ascii="Gill Sans MT" w:hAnsi="Gill Sans MT"/>
                      <w:bCs/>
                      <w:sz w:val="20"/>
                      <w:szCs w:val="20"/>
                    </w:rPr>
                    <w:t xml:space="preserve"> firefighting, patrolling, tourism, tree planting, </w:t>
                  </w:r>
                  <w:proofErr w:type="spellStart"/>
                  <w:r w:rsidRPr="00F71A9A">
                    <w:rPr>
                      <w:rFonts w:ascii="Gill Sans MT" w:hAnsi="Gill Sans MT"/>
                      <w:bCs/>
                      <w:sz w:val="20"/>
                      <w:szCs w:val="20"/>
                    </w:rPr>
                    <w:t>etc</w:t>
                  </w:r>
                  <w:proofErr w:type="spellEnd"/>
                  <w:r w:rsidRPr="00F71A9A">
                    <w:rPr>
                      <w:rFonts w:ascii="Gill Sans MT" w:hAnsi="Gill Sans MT"/>
                      <w:bCs/>
                      <w:sz w:val="20"/>
                      <w:szCs w:val="20"/>
                    </w:rPr>
                    <w:t>)</w:t>
                  </w:r>
                </w:p>
                <w:p w14:paraId="66B173A2"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hAnsi="Gill Sans MT"/>
                      <w:bCs/>
                      <w:i/>
                      <w:sz w:val="20"/>
                      <w:szCs w:val="20"/>
                    </w:rPr>
                    <w:t>If 0, skip to G35</w:t>
                  </w:r>
                </w:p>
              </w:tc>
              <w:tc>
                <w:tcPr>
                  <w:tcW w:w="4344" w:type="dxa"/>
                  <w:gridSpan w:val="2"/>
                  <w:tcBorders>
                    <w:top w:val="single" w:sz="4" w:space="0" w:color="000000"/>
                    <w:bottom w:val="single" w:sz="4" w:space="0" w:color="auto"/>
                    <w:right w:val="single" w:sz="18" w:space="0" w:color="000000"/>
                  </w:tcBorders>
                </w:tcPr>
                <w:p w14:paraId="40ADF39B"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1=No</w:t>
                  </w:r>
                </w:p>
                <w:p w14:paraId="6C674E68"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5237E876"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45DDDA4C"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6B0C70DF" w14:textId="77777777" w:rsidR="00FF0B18" w:rsidRPr="00F71A9A" w:rsidRDefault="00FF0B18" w:rsidP="00FF0B18">
                  <w:pPr>
                    <w:spacing w:after="0" w:line="240" w:lineRule="auto"/>
                    <w:contextualSpacing/>
                    <w:rPr>
                      <w:rFonts w:ascii="Gill Sans MT" w:hAnsi="Gill Sans MT"/>
                      <w:sz w:val="20"/>
                      <w:szCs w:val="20"/>
                    </w:rPr>
                  </w:pPr>
                </w:p>
                <w:p w14:paraId="5752FDFE" w14:textId="77777777" w:rsidR="00FF0B18" w:rsidRPr="00F71A9A" w:rsidRDefault="00FF0B18" w:rsidP="00FF0B18">
                  <w:pPr>
                    <w:spacing w:after="0" w:line="240" w:lineRule="auto"/>
                    <w:contextualSpacing/>
                    <w:rPr>
                      <w:rFonts w:ascii="Gill Sans MT" w:hAnsi="Gill Sans MT"/>
                      <w:sz w:val="20"/>
                      <w:szCs w:val="20"/>
                    </w:rPr>
                  </w:pPr>
                </w:p>
              </w:tc>
              <w:tc>
                <w:tcPr>
                  <w:tcW w:w="701" w:type="dxa"/>
                  <w:gridSpan w:val="2"/>
                  <w:tcBorders>
                    <w:top w:val="single" w:sz="18" w:space="0" w:color="000000"/>
                    <w:left w:val="single" w:sz="18" w:space="0" w:color="000000"/>
                    <w:bottom w:val="single" w:sz="4" w:space="0" w:color="auto"/>
                    <w:right w:val="single" w:sz="18" w:space="0" w:color="000000"/>
                  </w:tcBorders>
                </w:tcPr>
                <w:p w14:paraId="25E6D12B" w14:textId="77777777" w:rsidR="00FF0B18" w:rsidRPr="00F71A9A" w:rsidRDefault="00FF0B18" w:rsidP="00FF0B18">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B18" w:rsidRPr="00F71A9A" w14:paraId="6E0C6EEF" w14:textId="77777777" w:rsidTr="00FF0B18">
              <w:trPr>
                <w:trHeight w:val="1106"/>
              </w:trPr>
              <w:tc>
                <w:tcPr>
                  <w:tcW w:w="730" w:type="dxa"/>
                  <w:tcBorders>
                    <w:top w:val="single" w:sz="4" w:space="0" w:color="auto"/>
                    <w:left w:val="single" w:sz="4" w:space="0" w:color="000000"/>
                    <w:bottom w:val="single" w:sz="4" w:space="0" w:color="000000"/>
                    <w:right w:val="single" w:sz="4" w:space="0" w:color="auto"/>
                  </w:tcBorders>
                </w:tcPr>
                <w:p w14:paraId="6268F67C"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G2</w:t>
                  </w:r>
                </w:p>
              </w:tc>
              <w:tc>
                <w:tcPr>
                  <w:tcW w:w="4315" w:type="dxa"/>
                  <w:gridSpan w:val="2"/>
                  <w:tcBorders>
                    <w:top w:val="single" w:sz="4" w:space="0" w:color="auto"/>
                    <w:left w:val="single" w:sz="4" w:space="0" w:color="auto"/>
                    <w:bottom w:val="single" w:sz="4" w:space="0" w:color="000000"/>
                  </w:tcBorders>
                </w:tcPr>
                <w:p w14:paraId="6FC4DDE4" w14:textId="77777777" w:rsidR="00FF0B18" w:rsidRPr="00F71A9A" w:rsidRDefault="00FF0B18" w:rsidP="00FF0B18">
                  <w:pPr>
                    <w:spacing w:after="0" w:line="240" w:lineRule="auto"/>
                    <w:contextualSpacing/>
                    <w:rPr>
                      <w:rFonts w:ascii="Gill Sans MT" w:eastAsiaTheme="minorEastAsia" w:hAnsi="Gill Sans MT"/>
                      <w:sz w:val="20"/>
                      <w:szCs w:val="20"/>
                      <w:lang w:eastAsia="zh-CN"/>
                    </w:rPr>
                  </w:pPr>
                  <w:r w:rsidRPr="00F71A9A">
                    <w:rPr>
                      <w:rFonts w:ascii="Gill Sans MT" w:eastAsiaTheme="minorEastAsia" w:hAnsi="Gill Sans MT"/>
                      <w:sz w:val="20"/>
                      <w:szCs w:val="20"/>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6E8174C7" w14:textId="77777777" w:rsidR="00FF0B18" w:rsidRPr="00F71A9A" w:rsidRDefault="00FF0B18" w:rsidP="00FF0B18">
                  <w:pPr>
                    <w:spacing w:after="0" w:line="240" w:lineRule="auto"/>
                    <w:contextualSpacing/>
                    <w:rPr>
                      <w:rFonts w:ascii="Gill Sans MT" w:hAnsi="Gill Sans MT"/>
                      <w:sz w:val="20"/>
                      <w:szCs w:val="20"/>
                    </w:rPr>
                  </w:pPr>
                </w:p>
                <w:p w14:paraId="7769E75B" w14:textId="77777777" w:rsidR="00FF0B18" w:rsidRPr="00F71A9A" w:rsidRDefault="00FF0B18" w:rsidP="00FF0B18">
                  <w:pPr>
                    <w:spacing w:after="0" w:line="240" w:lineRule="auto"/>
                    <w:contextualSpacing/>
                    <w:rPr>
                      <w:rFonts w:ascii="Gill Sans MT" w:hAnsi="Gill Sans MT"/>
                      <w:sz w:val="20"/>
                      <w:szCs w:val="20"/>
                    </w:rPr>
                  </w:pPr>
                </w:p>
                <w:p w14:paraId="34DD9202" w14:textId="77777777" w:rsidR="00FF0B18" w:rsidRPr="00F71A9A" w:rsidRDefault="00FF0B18" w:rsidP="00FF0B18">
                  <w:pPr>
                    <w:spacing w:after="0" w:line="240" w:lineRule="auto"/>
                    <w:contextualSpacing/>
                    <w:rPr>
                      <w:rFonts w:ascii="Gill Sans MT" w:hAnsi="Gill Sans MT"/>
                      <w:sz w:val="20"/>
                      <w:szCs w:val="20"/>
                    </w:rPr>
                  </w:pPr>
                </w:p>
                <w:p w14:paraId="33372B9F" w14:textId="77777777" w:rsidR="00FF0B18" w:rsidRPr="00F71A9A" w:rsidRDefault="00FF0B18" w:rsidP="00FF0B18">
                  <w:pPr>
                    <w:spacing w:after="0" w:line="240" w:lineRule="auto"/>
                    <w:contextualSpacing/>
                    <w:rPr>
                      <w:rFonts w:ascii="Gill Sans MT" w:hAnsi="Gill Sans MT"/>
                      <w:sz w:val="20"/>
                      <w:szCs w:val="20"/>
                    </w:rPr>
                  </w:pPr>
                </w:p>
              </w:tc>
              <w:tc>
                <w:tcPr>
                  <w:tcW w:w="701" w:type="dxa"/>
                  <w:gridSpan w:val="2"/>
                  <w:tcBorders>
                    <w:top w:val="single" w:sz="4" w:space="0" w:color="auto"/>
                    <w:left w:val="single" w:sz="18" w:space="0" w:color="000000"/>
                    <w:bottom w:val="single" w:sz="18" w:space="0" w:color="000000"/>
                    <w:right w:val="single" w:sz="18" w:space="0" w:color="000000"/>
                  </w:tcBorders>
                </w:tcPr>
                <w:p w14:paraId="669144E2" w14:textId="77777777" w:rsidR="00FF0B18" w:rsidRPr="00F71A9A" w:rsidRDefault="00FF0B18" w:rsidP="00FF0B18">
                  <w:pPr>
                    <w:spacing w:after="0" w:line="240" w:lineRule="auto"/>
                    <w:contextualSpacing/>
                    <w:rPr>
                      <w:rFonts w:ascii="Gill Sans MT" w:eastAsia="Calibri" w:hAnsi="Gill Sans MT" w:cs="Times New Roman"/>
                      <w:i/>
                      <w:color w:val="A6A6A6"/>
                      <w:sz w:val="20"/>
                      <w:szCs w:val="20"/>
                    </w:rPr>
                  </w:pPr>
                </w:p>
              </w:tc>
            </w:tr>
            <w:tr w:rsidR="00FF0B18" w:rsidRPr="00F71A9A" w14:paraId="299875A9"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6E08C90C"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G3</w:t>
                  </w:r>
                </w:p>
              </w:tc>
              <w:tc>
                <w:tcPr>
                  <w:tcW w:w="4230" w:type="dxa"/>
                  <w:tcBorders>
                    <w:top w:val="single" w:sz="4" w:space="0" w:color="000000"/>
                    <w:left w:val="single" w:sz="4" w:space="0" w:color="auto"/>
                    <w:bottom w:val="single" w:sz="4" w:space="0" w:color="000000"/>
                    <w:right w:val="single" w:sz="18" w:space="0" w:color="000000"/>
                  </w:tcBorders>
                </w:tcPr>
                <w:p w14:paraId="6215C5DF" w14:textId="77777777" w:rsidR="00FF0B18" w:rsidRPr="00F71A9A" w:rsidRDefault="00FF0B18" w:rsidP="00FF0B18">
                  <w:pPr>
                    <w:spacing w:after="0"/>
                    <w:rPr>
                      <w:rFonts w:ascii="Gill Sans MT" w:hAnsi="Gill Sans MT"/>
                      <w:bCs/>
                      <w:sz w:val="20"/>
                      <w:szCs w:val="20"/>
                    </w:rPr>
                  </w:pPr>
                  <w:r w:rsidRPr="00F71A9A">
                    <w:rPr>
                      <w:rFonts w:ascii="Gill Sans MT" w:hAnsi="Gill Sans MT"/>
                      <w:bCs/>
                      <w:sz w:val="20"/>
                      <w:szCs w:val="20"/>
                    </w:rPr>
                    <w:t xml:space="preserve">What type of activities does the group do? </w:t>
                  </w:r>
                </w:p>
                <w:p w14:paraId="7854E73B"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bCs/>
                      <w:i/>
                      <w:sz w:val="20"/>
                      <w:szCs w:val="20"/>
                    </w:rPr>
                    <w:t>Select all that apply</w:t>
                  </w:r>
                </w:p>
              </w:tc>
              <w:tc>
                <w:tcPr>
                  <w:tcW w:w="3780" w:type="dxa"/>
                  <w:gridSpan w:val="2"/>
                  <w:tcBorders>
                    <w:top w:val="single" w:sz="4" w:space="0" w:color="000000"/>
                    <w:left w:val="single" w:sz="4" w:space="0" w:color="auto"/>
                    <w:bottom w:val="single" w:sz="4" w:space="0" w:color="000000"/>
                    <w:right w:val="single" w:sz="18" w:space="0" w:color="000000"/>
                  </w:tcBorders>
                </w:tcPr>
                <w:p w14:paraId="6C37BFDC"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1=Planting trees</w:t>
                  </w:r>
                </w:p>
                <w:p w14:paraId="31C85DD3"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2=Cutting down undesired/competing trees</w:t>
                  </w:r>
                </w:p>
                <w:p w14:paraId="6EC427B7"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3=Protecting certain desired trees in the forest to promote the natural regeneration of the species</w:t>
                  </w:r>
                </w:p>
                <w:p w14:paraId="76347CEE"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4=Protecting areas of forest for particular environmental services, like water catchment</w:t>
                  </w:r>
                </w:p>
                <w:p w14:paraId="56A9B490"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5=Protecting areas of forest for particular beliefs/spiritual services</w:t>
                  </w:r>
                </w:p>
                <w:p w14:paraId="4780ED20"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6=Establishing clear use rights for a limited number of people to particular forest products (honey, trees)</w:t>
                  </w:r>
                </w:p>
                <w:p w14:paraId="3815C549"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7=Extension/education about forest management</w:t>
                  </w:r>
                </w:p>
                <w:p w14:paraId="363E4122"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8=Enacted bylaws (</w:t>
                  </w:r>
                  <w:proofErr w:type="spellStart"/>
                  <w:r w:rsidRPr="00F71A9A">
                    <w:rPr>
                      <w:rFonts w:ascii="Gill Sans MT" w:hAnsi="Gill Sans MT" w:cs="Times New Roman"/>
                      <w:w w:val="105"/>
                      <w:sz w:val="20"/>
                      <w:szCs w:val="20"/>
                    </w:rPr>
                    <w:t>eg</w:t>
                  </w:r>
                  <w:proofErr w:type="spellEnd"/>
                  <w:r w:rsidRPr="00F71A9A">
                    <w:rPr>
                      <w:rFonts w:ascii="Gill Sans MT" w:hAnsi="Gill Sans MT" w:cs="Times New Roman"/>
                      <w:w w:val="105"/>
                      <w:sz w:val="20"/>
                      <w:szCs w:val="20"/>
                    </w:rPr>
                    <w:t xml:space="preserve"> no bush burning in the forest)</w:t>
                  </w:r>
                </w:p>
                <w:p w14:paraId="0D55975C"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 xml:space="preserve">9=Mapping/inventory of forest resources </w:t>
                  </w:r>
                </w:p>
                <w:p w14:paraId="279C6E61"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s="Times New Roman"/>
                      <w:w w:val="105"/>
                      <w:sz w:val="20"/>
                      <w:szCs w:val="20"/>
                    </w:rPr>
                    <w:t>97=Other, specify</w:t>
                  </w:r>
                </w:p>
              </w:tc>
              <w:tc>
                <w:tcPr>
                  <w:tcW w:w="1336" w:type="dxa"/>
                  <w:gridSpan w:val="2"/>
                  <w:tcBorders>
                    <w:top w:val="single" w:sz="18" w:space="0" w:color="000000"/>
                    <w:left w:val="single" w:sz="18" w:space="0" w:color="000000"/>
                    <w:bottom w:val="single" w:sz="18" w:space="0" w:color="000000"/>
                    <w:right w:val="single" w:sz="18" w:space="0" w:color="000000"/>
                  </w:tcBorders>
                </w:tcPr>
                <w:p w14:paraId="37433D6E"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p>
              </w:tc>
            </w:tr>
            <w:tr w:rsidR="00FF0B18" w:rsidRPr="00F71A9A" w14:paraId="23AD84C7"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58E69FEC"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G4</w:t>
                  </w:r>
                </w:p>
              </w:tc>
              <w:tc>
                <w:tcPr>
                  <w:tcW w:w="4230" w:type="dxa"/>
                  <w:tcBorders>
                    <w:top w:val="single" w:sz="4" w:space="0" w:color="000000"/>
                    <w:left w:val="single" w:sz="4" w:space="0" w:color="auto"/>
                    <w:bottom w:val="single" w:sz="4" w:space="0" w:color="000000"/>
                    <w:right w:val="single" w:sz="18" w:space="0" w:color="000000"/>
                  </w:tcBorders>
                </w:tcPr>
                <w:p w14:paraId="2291FE2C"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there any forest or woodland management plan in place? </w:t>
                  </w:r>
                </w:p>
              </w:tc>
              <w:tc>
                <w:tcPr>
                  <w:tcW w:w="3780" w:type="dxa"/>
                  <w:gridSpan w:val="2"/>
                  <w:tcBorders>
                    <w:top w:val="single" w:sz="4" w:space="0" w:color="000000"/>
                    <w:left w:val="single" w:sz="4" w:space="0" w:color="auto"/>
                    <w:bottom w:val="single" w:sz="4" w:space="0" w:color="000000"/>
                    <w:right w:val="single" w:sz="18" w:space="0" w:color="000000"/>
                  </w:tcBorders>
                </w:tcPr>
                <w:p w14:paraId="55D0A4DE"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1=Yes, formal (legal regulations)</w:t>
                  </w:r>
                </w:p>
                <w:p w14:paraId="4051AC0B"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2=Yes, traditional community rules</w:t>
                  </w:r>
                </w:p>
                <w:p w14:paraId="18420235"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3=Yes, other</w:t>
                  </w:r>
                </w:p>
                <w:p w14:paraId="375B676C"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4=No</w:t>
                  </w:r>
                </w:p>
                <w:p w14:paraId="489B6E9A"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888= Do not know</w:t>
                  </w:r>
                </w:p>
              </w:tc>
              <w:tc>
                <w:tcPr>
                  <w:tcW w:w="1336" w:type="dxa"/>
                  <w:gridSpan w:val="2"/>
                  <w:tcBorders>
                    <w:top w:val="single" w:sz="18" w:space="0" w:color="000000"/>
                    <w:left w:val="single" w:sz="18" w:space="0" w:color="000000"/>
                    <w:bottom w:val="single" w:sz="18" w:space="0" w:color="000000"/>
                    <w:right w:val="single" w:sz="18" w:space="0" w:color="000000"/>
                  </w:tcBorders>
                </w:tcPr>
                <w:p w14:paraId="0DEEF80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p>
              </w:tc>
            </w:tr>
            <w:tr w:rsidR="00FF0B18" w:rsidRPr="00F71A9A" w14:paraId="6A4502D3"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52CB792B"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G5</w:t>
                  </w:r>
                </w:p>
              </w:tc>
              <w:tc>
                <w:tcPr>
                  <w:tcW w:w="8010" w:type="dxa"/>
                  <w:gridSpan w:val="3"/>
                  <w:tcBorders>
                    <w:top w:val="single" w:sz="4" w:space="0" w:color="000000"/>
                    <w:left w:val="single" w:sz="4" w:space="0" w:color="auto"/>
                    <w:bottom w:val="single" w:sz="4" w:space="0" w:color="000000"/>
                    <w:right w:val="single" w:sz="18" w:space="0" w:color="000000"/>
                  </w:tcBorders>
                </w:tcPr>
                <w:p w14:paraId="62F44D45"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are in the forest committee?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51454A6C"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063D4E00"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48A4093"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G6</w:t>
                  </w:r>
                </w:p>
              </w:tc>
              <w:tc>
                <w:tcPr>
                  <w:tcW w:w="8010" w:type="dxa"/>
                  <w:gridSpan w:val="3"/>
                  <w:tcBorders>
                    <w:top w:val="single" w:sz="4" w:space="0" w:color="000000"/>
                    <w:left w:val="single" w:sz="4" w:space="0" w:color="auto"/>
                    <w:bottom w:val="single" w:sz="4" w:space="0" w:color="000000"/>
                    <w:right w:val="single" w:sz="18" w:space="0" w:color="000000"/>
                  </w:tcBorders>
                </w:tcPr>
                <w:p w14:paraId="76DC4521"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of the forest management committee are women?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no_vlc_fem</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7B54FB6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361D9E6A"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8E616A9"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G7</w:t>
                  </w:r>
                </w:p>
              </w:tc>
              <w:tc>
                <w:tcPr>
                  <w:tcW w:w="8010" w:type="dxa"/>
                  <w:gridSpan w:val="3"/>
                  <w:tcBorders>
                    <w:top w:val="single" w:sz="4" w:space="0" w:color="000000"/>
                    <w:left w:val="single" w:sz="4" w:space="0" w:color="auto"/>
                    <w:bottom w:val="single" w:sz="4" w:space="0" w:color="000000"/>
                    <w:right w:val="single" w:sz="18" w:space="0" w:color="000000"/>
                  </w:tcBorders>
                </w:tcPr>
                <w:p w14:paraId="2E00483B"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of the forest management committee are under the age of 35?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no_vlc_youth</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5BDFDC91"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344F02C5"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9530607"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G8</w:t>
                  </w:r>
                </w:p>
              </w:tc>
              <w:tc>
                <w:tcPr>
                  <w:tcW w:w="8010" w:type="dxa"/>
                  <w:gridSpan w:val="3"/>
                  <w:tcBorders>
                    <w:top w:val="single" w:sz="4" w:space="0" w:color="000000"/>
                    <w:left w:val="single" w:sz="4" w:space="0" w:color="auto"/>
                    <w:bottom w:val="single" w:sz="4" w:space="0" w:color="000000"/>
                    <w:right w:val="single" w:sz="18" w:space="0" w:color="000000"/>
                  </w:tcBorders>
                </w:tcPr>
                <w:p w14:paraId="711AF2E3"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In the past year, how many forest management related meetings were held in your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hvmeet</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31E4DF1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7DF1EFB0" w14:textId="0E69103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F.16h</w:t>
            </w:r>
          </w:p>
        </w:tc>
        <w:tc>
          <w:tcPr>
            <w:tcW w:w="7261" w:type="dxa"/>
            <w:tcBorders>
              <w:top w:val="single" w:sz="4" w:space="0" w:color="000000"/>
              <w:left w:val="single" w:sz="4" w:space="0" w:color="auto"/>
              <w:bottom w:val="single" w:sz="4" w:space="0" w:color="auto"/>
              <w:right w:val="single" w:sz="18" w:space="0" w:color="000000"/>
            </w:tcBorders>
          </w:tcPr>
          <w:p w14:paraId="45852CD9"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Salary jobs</w:t>
            </w:r>
          </w:p>
          <w:p w14:paraId="211648B1" w14:textId="77777777" w:rsidR="00FC5174" w:rsidRPr="00F71A9A" w:rsidRDefault="00FC5174" w:rsidP="00E57FAE">
            <w:pPr>
              <w:spacing w:after="0"/>
              <w:rPr>
                <w:rFonts w:ascii="Gill Sans MT" w:hAnsi="Gill Sans MT"/>
                <w:w w:val="105"/>
                <w:sz w:val="20"/>
                <w:szCs w:val="20"/>
              </w:rPr>
            </w:pPr>
          </w:p>
          <w:p w14:paraId="6EEF6931" w14:textId="77777777" w:rsidR="00FC5174" w:rsidRPr="00F71A9A" w:rsidRDefault="00FC5174" w:rsidP="00E57FAE">
            <w:pPr>
              <w:spacing w:after="0"/>
              <w:rPr>
                <w:rFonts w:ascii="Gill Sans MT" w:hAnsi="Gill Sans MT"/>
                <w:w w:val="105"/>
                <w:sz w:val="20"/>
                <w:szCs w:val="20"/>
              </w:rPr>
            </w:pPr>
          </w:p>
          <w:p w14:paraId="71A37429" w14:textId="77777777" w:rsidR="00FC5174" w:rsidRPr="00F71A9A" w:rsidRDefault="00FC5174" w:rsidP="00E57FAE">
            <w:pPr>
              <w:spacing w:after="0"/>
              <w:rPr>
                <w:rFonts w:ascii="Gill Sans MT" w:hAnsi="Gill Sans MT"/>
                <w:w w:val="105"/>
                <w:sz w:val="20"/>
                <w:szCs w:val="20"/>
              </w:rPr>
            </w:pPr>
          </w:p>
        </w:tc>
        <w:tc>
          <w:tcPr>
            <w:tcW w:w="1919" w:type="dxa"/>
            <w:tcBorders>
              <w:top w:val="single" w:sz="18" w:space="0" w:color="000000"/>
              <w:left w:val="single" w:sz="18" w:space="0" w:color="000000"/>
              <w:bottom w:val="single" w:sz="4" w:space="0" w:color="auto"/>
              <w:right w:val="single" w:sz="18" w:space="0" w:color="000000"/>
            </w:tcBorders>
          </w:tcPr>
          <w:p w14:paraId="26AC305F"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6B569564" w14:textId="77777777" w:rsidTr="00B825DE">
        <w:tblPrEx>
          <w:tblW w:w="9844" w:type="dxa"/>
          <w:tblInd w:w="-5" w:type="dxa"/>
          <w:tblLayout w:type="fixed"/>
          <w:tblCellMar>
            <w:left w:w="29" w:type="dxa"/>
            <w:right w:w="29" w:type="dxa"/>
          </w:tblCellMar>
          <w:tblLook w:val="0000" w:firstRow="0" w:lastRow="0" w:firstColumn="0" w:lastColumn="0" w:noHBand="0" w:noVBand="0"/>
          <w:tblPrExChange w:id="314" w:author="Aleta Haflett" w:date="2014-11-19T09:55:00Z">
            <w:tblPrEx>
              <w:tblW w:w="9844" w:type="dxa"/>
              <w:tblInd w:w="-5" w:type="dxa"/>
              <w:tblLayout w:type="fixed"/>
              <w:tblCellMar>
                <w:left w:w="29" w:type="dxa"/>
                <w:right w:w="29" w:type="dxa"/>
              </w:tblCellMar>
              <w:tblLook w:val="0000" w:firstRow="0" w:lastRow="0" w:firstColumn="0" w:lastColumn="0" w:noHBand="0" w:noVBand="0"/>
            </w:tblPrEx>
          </w:tblPrExChange>
        </w:tblPrEx>
        <w:trPr>
          <w:trHeight w:hRule="exact" w:val="550"/>
          <w:trPrChange w:id="315" w:author="Aleta Haflett" w:date="2014-11-19T09:55:00Z">
            <w:trPr>
              <w:trHeight w:hRule="exact" w:val="550"/>
            </w:trPr>
          </w:trPrChange>
        </w:trPr>
        <w:tc>
          <w:tcPr>
            <w:tcW w:w="664" w:type="dxa"/>
            <w:tcBorders>
              <w:top w:val="single" w:sz="4" w:space="0" w:color="auto"/>
              <w:left w:val="single" w:sz="4" w:space="0" w:color="000000"/>
              <w:bottom w:val="single" w:sz="4" w:space="0" w:color="auto"/>
              <w:right w:val="single" w:sz="4" w:space="0" w:color="auto"/>
            </w:tcBorders>
            <w:tcPrChange w:id="316" w:author="Aleta Haflett" w:date="2014-11-19T09:55:00Z">
              <w:tcPr>
                <w:tcW w:w="664" w:type="dxa"/>
                <w:tcBorders>
                  <w:top w:val="single" w:sz="4" w:space="0" w:color="auto"/>
                  <w:left w:val="single" w:sz="4" w:space="0" w:color="000000"/>
                  <w:bottom w:val="single" w:sz="4" w:space="0" w:color="000000"/>
                  <w:right w:val="single" w:sz="4" w:space="0" w:color="auto"/>
                </w:tcBorders>
              </w:tcPr>
            </w:tcPrChange>
          </w:tcPr>
          <w:p w14:paraId="44F6C674" w14:textId="3C8E419F"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 xml:space="preserve">f.16i </w:t>
            </w:r>
          </w:p>
        </w:tc>
        <w:tc>
          <w:tcPr>
            <w:tcW w:w="7261" w:type="dxa"/>
            <w:tcBorders>
              <w:top w:val="single" w:sz="4" w:space="0" w:color="auto"/>
              <w:left w:val="single" w:sz="4" w:space="0" w:color="auto"/>
              <w:bottom w:val="single" w:sz="4" w:space="0" w:color="auto"/>
              <w:right w:val="single" w:sz="18" w:space="0" w:color="000000"/>
            </w:tcBorders>
            <w:tcPrChange w:id="317" w:author="Aleta Haflett" w:date="2014-11-19T09:55:00Z">
              <w:tcPr>
                <w:tcW w:w="7261" w:type="dxa"/>
                <w:tcBorders>
                  <w:top w:val="single" w:sz="4" w:space="0" w:color="auto"/>
                  <w:left w:val="single" w:sz="4" w:space="0" w:color="auto"/>
                  <w:bottom w:val="single" w:sz="4" w:space="0" w:color="000000"/>
                  <w:right w:val="single" w:sz="18" w:space="0" w:color="000000"/>
                </w:tcBorders>
              </w:tcPr>
            </w:tcPrChange>
          </w:tcPr>
          <w:p w14:paraId="4A283811" w14:textId="6637DC3C" w:rsidR="00FC5174" w:rsidRPr="00F71A9A" w:rsidRDefault="00490AD9" w:rsidP="00E57FAE">
            <w:pPr>
              <w:spacing w:after="0"/>
              <w:rPr>
                <w:rFonts w:ascii="Gill Sans MT" w:hAnsi="Gill Sans MT"/>
                <w:w w:val="105"/>
                <w:sz w:val="20"/>
                <w:szCs w:val="20"/>
              </w:rPr>
            </w:pPr>
            <w:r w:rsidRPr="00F71A9A">
              <w:rPr>
                <w:rFonts w:ascii="Gill Sans MT" w:hAnsi="Gill Sans MT"/>
                <w:w w:val="105"/>
                <w:sz w:val="20"/>
                <w:szCs w:val="20"/>
              </w:rPr>
              <w:t>Enhanced a</w:t>
            </w:r>
            <w:r w:rsidR="00FC5174" w:rsidRPr="00F71A9A">
              <w:rPr>
                <w:rFonts w:ascii="Gill Sans MT" w:hAnsi="Gill Sans MT"/>
                <w:w w:val="105"/>
                <w:sz w:val="20"/>
                <w:szCs w:val="20"/>
              </w:rPr>
              <w:t xml:space="preserve">ccess to markets to sell crops or products  </w:t>
            </w:r>
          </w:p>
        </w:tc>
        <w:tc>
          <w:tcPr>
            <w:tcW w:w="1919" w:type="dxa"/>
            <w:tcBorders>
              <w:top w:val="single" w:sz="4" w:space="0" w:color="auto"/>
              <w:left w:val="single" w:sz="18" w:space="0" w:color="000000"/>
              <w:bottom w:val="single" w:sz="4" w:space="0" w:color="auto"/>
              <w:right w:val="single" w:sz="18" w:space="0" w:color="000000"/>
            </w:tcBorders>
            <w:tcPrChange w:id="318" w:author="Aleta Haflett" w:date="2014-11-19T09:55:00Z">
              <w:tcPr>
                <w:tcW w:w="1919" w:type="dxa"/>
                <w:tcBorders>
                  <w:top w:val="single" w:sz="4" w:space="0" w:color="auto"/>
                  <w:left w:val="single" w:sz="18" w:space="0" w:color="000000"/>
                  <w:bottom w:val="single" w:sz="18" w:space="0" w:color="000000"/>
                  <w:right w:val="single" w:sz="18" w:space="0" w:color="000000"/>
                </w:tcBorders>
              </w:tcPr>
            </w:tcPrChange>
          </w:tcPr>
          <w:p w14:paraId="03FBBB8C" w14:textId="77777777" w:rsidR="00FC5174" w:rsidRPr="00F71A9A" w:rsidRDefault="00FC5174" w:rsidP="00E57FAE">
            <w:pPr>
              <w:spacing w:after="0"/>
              <w:rPr>
                <w:rFonts w:ascii="Gill Sans MT" w:hAnsi="Gill Sans MT"/>
                <w:i/>
                <w:color w:val="A6A6A6" w:themeColor="background1" w:themeShade="A6"/>
                <w:sz w:val="20"/>
                <w:szCs w:val="20"/>
              </w:rPr>
            </w:pPr>
          </w:p>
        </w:tc>
      </w:tr>
      <w:tr w:rsidR="00B825DE" w:rsidRPr="00F71A9A" w14:paraId="17078BFA" w14:textId="77777777" w:rsidTr="00B825DE">
        <w:tblPrEx>
          <w:tblW w:w="9844" w:type="dxa"/>
          <w:tblInd w:w="-5" w:type="dxa"/>
          <w:tblLayout w:type="fixed"/>
          <w:tblCellMar>
            <w:left w:w="29" w:type="dxa"/>
            <w:right w:w="29" w:type="dxa"/>
          </w:tblCellMar>
          <w:tblLook w:val="0000" w:firstRow="0" w:lastRow="0" w:firstColumn="0" w:lastColumn="0" w:noHBand="0" w:noVBand="0"/>
          <w:tblPrExChange w:id="319" w:author="Aleta Haflett" w:date="2014-11-19T09:55:00Z">
            <w:tblPrEx>
              <w:tblW w:w="9844" w:type="dxa"/>
              <w:tblInd w:w="-5" w:type="dxa"/>
              <w:tblLayout w:type="fixed"/>
              <w:tblCellMar>
                <w:left w:w="29" w:type="dxa"/>
                <w:right w:w="29" w:type="dxa"/>
              </w:tblCellMar>
              <w:tblLook w:val="0000" w:firstRow="0" w:lastRow="0" w:firstColumn="0" w:lastColumn="0" w:noHBand="0" w:noVBand="0"/>
            </w:tblPrEx>
          </w:tblPrExChange>
        </w:tblPrEx>
        <w:trPr>
          <w:trHeight w:hRule="exact" w:val="550"/>
          <w:ins w:id="320" w:author="Aleta Haflett" w:date="2014-11-19T09:55:00Z"/>
          <w:trPrChange w:id="321" w:author="Aleta Haflett" w:date="2014-11-19T09:55:00Z">
            <w:trPr>
              <w:trHeight w:hRule="exact" w:val="550"/>
            </w:trPr>
          </w:trPrChange>
        </w:trPr>
        <w:tc>
          <w:tcPr>
            <w:tcW w:w="664" w:type="dxa"/>
            <w:tcBorders>
              <w:top w:val="single" w:sz="4" w:space="0" w:color="auto"/>
              <w:left w:val="single" w:sz="4" w:space="0" w:color="000000"/>
              <w:bottom w:val="single" w:sz="4" w:space="0" w:color="auto"/>
              <w:right w:val="single" w:sz="4" w:space="0" w:color="auto"/>
            </w:tcBorders>
            <w:tcPrChange w:id="322" w:author="Aleta Haflett" w:date="2014-11-19T09:55:00Z">
              <w:tcPr>
                <w:tcW w:w="664" w:type="dxa"/>
                <w:tcBorders>
                  <w:top w:val="single" w:sz="4" w:space="0" w:color="auto"/>
                  <w:left w:val="single" w:sz="4" w:space="0" w:color="000000"/>
                  <w:bottom w:val="single" w:sz="4" w:space="0" w:color="000000"/>
                  <w:right w:val="single" w:sz="4" w:space="0" w:color="auto"/>
                </w:tcBorders>
              </w:tcPr>
            </w:tcPrChange>
          </w:tcPr>
          <w:p w14:paraId="49A52552" w14:textId="2C84D574" w:rsidR="00B825DE" w:rsidRPr="00F71A9A" w:rsidRDefault="00B825DE" w:rsidP="00E57FAE">
            <w:pPr>
              <w:rPr>
                <w:ins w:id="323" w:author="Aleta Haflett" w:date="2014-11-19T09:55:00Z"/>
                <w:rFonts w:ascii="Gill Sans MT" w:hAnsi="Gill Sans MT"/>
                <w:w w:val="105"/>
                <w:sz w:val="20"/>
                <w:szCs w:val="20"/>
              </w:rPr>
            </w:pPr>
            <w:proofErr w:type="spellStart"/>
            <w:ins w:id="324" w:author="Aleta Haflett" w:date="2014-11-19T09:56:00Z">
              <w:r>
                <w:rPr>
                  <w:rFonts w:ascii="Gill Sans MT" w:hAnsi="Gill Sans MT"/>
                  <w:w w:val="105"/>
                </w:rPr>
                <w:t>F.Ij</w:t>
              </w:r>
            </w:ins>
            <w:proofErr w:type="spellEnd"/>
          </w:p>
        </w:tc>
        <w:tc>
          <w:tcPr>
            <w:tcW w:w="7261" w:type="dxa"/>
            <w:tcBorders>
              <w:top w:val="single" w:sz="4" w:space="0" w:color="auto"/>
              <w:left w:val="single" w:sz="4" w:space="0" w:color="auto"/>
              <w:bottom w:val="single" w:sz="4" w:space="0" w:color="auto"/>
              <w:right w:val="single" w:sz="18" w:space="0" w:color="000000"/>
            </w:tcBorders>
            <w:tcPrChange w:id="325" w:author="Aleta Haflett" w:date="2014-11-19T09:55:00Z">
              <w:tcPr>
                <w:tcW w:w="7261" w:type="dxa"/>
                <w:tcBorders>
                  <w:top w:val="single" w:sz="4" w:space="0" w:color="auto"/>
                  <w:left w:val="single" w:sz="4" w:space="0" w:color="auto"/>
                  <w:bottom w:val="single" w:sz="4" w:space="0" w:color="000000"/>
                  <w:right w:val="single" w:sz="18" w:space="0" w:color="000000"/>
                </w:tcBorders>
              </w:tcPr>
            </w:tcPrChange>
          </w:tcPr>
          <w:p w14:paraId="5F959A52" w14:textId="7EFD8E5D" w:rsidR="00B825DE" w:rsidRPr="00F71A9A" w:rsidRDefault="00B825DE" w:rsidP="00E57FAE">
            <w:pPr>
              <w:spacing w:after="0"/>
              <w:rPr>
                <w:ins w:id="326" w:author="Aleta Haflett" w:date="2014-11-19T09:55:00Z"/>
                <w:rFonts w:ascii="Gill Sans MT" w:hAnsi="Gill Sans MT"/>
                <w:w w:val="105"/>
                <w:sz w:val="20"/>
                <w:szCs w:val="20"/>
              </w:rPr>
            </w:pPr>
            <w:ins w:id="327" w:author="Aleta Haflett" w:date="2014-11-19T09:56:00Z">
              <w:r>
                <w:rPr>
                  <w:rFonts w:ascii="Gill Sans MT" w:hAnsi="Gill Sans MT"/>
                  <w:w w:val="105"/>
                </w:rPr>
                <w:t xml:space="preserve">Farming and charcoaling practices that protect the environment </w:t>
              </w:r>
            </w:ins>
          </w:p>
        </w:tc>
        <w:tc>
          <w:tcPr>
            <w:tcW w:w="1919" w:type="dxa"/>
            <w:tcBorders>
              <w:top w:val="single" w:sz="4" w:space="0" w:color="auto"/>
              <w:left w:val="single" w:sz="18" w:space="0" w:color="000000"/>
              <w:bottom w:val="single" w:sz="4" w:space="0" w:color="auto"/>
              <w:right w:val="single" w:sz="18" w:space="0" w:color="000000"/>
            </w:tcBorders>
            <w:tcPrChange w:id="328" w:author="Aleta Haflett" w:date="2014-11-19T09:55:00Z">
              <w:tcPr>
                <w:tcW w:w="1919" w:type="dxa"/>
                <w:tcBorders>
                  <w:top w:val="single" w:sz="4" w:space="0" w:color="auto"/>
                  <w:left w:val="single" w:sz="18" w:space="0" w:color="000000"/>
                  <w:bottom w:val="single" w:sz="18" w:space="0" w:color="000000"/>
                  <w:right w:val="single" w:sz="18" w:space="0" w:color="000000"/>
                </w:tcBorders>
              </w:tcPr>
            </w:tcPrChange>
          </w:tcPr>
          <w:p w14:paraId="094E2C56" w14:textId="604B9413" w:rsidR="00B825DE" w:rsidRPr="00F71A9A" w:rsidRDefault="00B825DE" w:rsidP="00E57FAE">
            <w:pPr>
              <w:spacing w:after="0"/>
              <w:rPr>
                <w:ins w:id="329" w:author="Aleta Haflett" w:date="2014-11-19T09:55:00Z"/>
                <w:rFonts w:ascii="Gill Sans MT" w:hAnsi="Gill Sans MT"/>
                <w:i/>
                <w:color w:val="A6A6A6" w:themeColor="background1" w:themeShade="A6"/>
                <w:sz w:val="20"/>
                <w:szCs w:val="20"/>
              </w:rPr>
            </w:pPr>
            <w:ins w:id="330" w:author="Aleta Haflett" w:date="2014-11-19T09:56:00Z">
              <w:r w:rsidRPr="00BE068B">
                <w:rPr>
                  <w:rFonts w:ascii="Gill Sans MT" w:hAnsi="Gill Sans MT"/>
                  <w:i/>
                  <w:color w:val="A6A6A6" w:themeColor="background1" w:themeShade="A6"/>
                </w:rPr>
                <w:t>(Integer)</w:t>
              </w:r>
            </w:ins>
          </w:p>
        </w:tc>
      </w:tr>
      <w:tr w:rsidR="00B825DE" w:rsidRPr="00F71A9A" w14:paraId="0453336D" w14:textId="77777777" w:rsidTr="00E57FAE">
        <w:trPr>
          <w:trHeight w:hRule="exact" w:val="550"/>
          <w:ins w:id="331" w:author="Aleta Haflett" w:date="2014-11-19T09:55:00Z"/>
        </w:trPr>
        <w:tc>
          <w:tcPr>
            <w:tcW w:w="664" w:type="dxa"/>
            <w:tcBorders>
              <w:top w:val="single" w:sz="4" w:space="0" w:color="auto"/>
              <w:left w:val="single" w:sz="4" w:space="0" w:color="000000"/>
              <w:bottom w:val="single" w:sz="4" w:space="0" w:color="000000"/>
              <w:right w:val="single" w:sz="4" w:space="0" w:color="auto"/>
            </w:tcBorders>
          </w:tcPr>
          <w:p w14:paraId="17FF67B6" w14:textId="4E7C7458" w:rsidR="00B825DE" w:rsidRPr="00F71A9A" w:rsidRDefault="00B825DE" w:rsidP="00E57FAE">
            <w:pPr>
              <w:rPr>
                <w:ins w:id="332" w:author="Aleta Haflett" w:date="2014-11-19T09:55:00Z"/>
                <w:rFonts w:ascii="Gill Sans MT" w:hAnsi="Gill Sans MT"/>
                <w:w w:val="105"/>
                <w:sz w:val="20"/>
                <w:szCs w:val="20"/>
              </w:rPr>
            </w:pPr>
            <w:proofErr w:type="spellStart"/>
            <w:ins w:id="333" w:author="Aleta Haflett" w:date="2014-11-19T09:56:00Z">
              <w:r>
                <w:rPr>
                  <w:rFonts w:ascii="Gill Sans MT" w:hAnsi="Gill Sans MT"/>
                  <w:w w:val="105"/>
                </w:rPr>
                <w:t>F.Ik</w:t>
              </w:r>
            </w:ins>
            <w:proofErr w:type="spellEnd"/>
          </w:p>
        </w:tc>
        <w:tc>
          <w:tcPr>
            <w:tcW w:w="7261" w:type="dxa"/>
            <w:tcBorders>
              <w:top w:val="single" w:sz="4" w:space="0" w:color="auto"/>
              <w:left w:val="single" w:sz="4" w:space="0" w:color="auto"/>
              <w:bottom w:val="single" w:sz="4" w:space="0" w:color="000000"/>
              <w:right w:val="single" w:sz="18" w:space="0" w:color="000000"/>
            </w:tcBorders>
          </w:tcPr>
          <w:p w14:paraId="3C3A63C5" w14:textId="17882CD6" w:rsidR="00B825DE" w:rsidRPr="00F71A9A" w:rsidRDefault="00B825DE" w:rsidP="00E57FAE">
            <w:pPr>
              <w:spacing w:after="0"/>
              <w:rPr>
                <w:ins w:id="334" w:author="Aleta Haflett" w:date="2014-11-19T09:55:00Z"/>
                <w:rFonts w:ascii="Gill Sans MT" w:hAnsi="Gill Sans MT"/>
                <w:w w:val="105"/>
                <w:sz w:val="20"/>
                <w:szCs w:val="20"/>
              </w:rPr>
            </w:pPr>
            <w:ins w:id="335" w:author="Aleta Haflett" w:date="2014-11-19T09:56:00Z">
              <w:r>
                <w:rPr>
                  <w:rFonts w:ascii="Gill Sans MT" w:hAnsi="Gill Sans MT"/>
                  <w:w w:val="105"/>
                </w:rPr>
                <w:t xml:space="preserve">New farming techniques (ex: tree nursery, fruit orchards, vegetable production, crop diversification, wood lots, etc.) </w:t>
              </w:r>
            </w:ins>
          </w:p>
        </w:tc>
        <w:tc>
          <w:tcPr>
            <w:tcW w:w="1919" w:type="dxa"/>
            <w:tcBorders>
              <w:top w:val="single" w:sz="4" w:space="0" w:color="auto"/>
              <w:left w:val="single" w:sz="18" w:space="0" w:color="000000"/>
              <w:bottom w:val="single" w:sz="18" w:space="0" w:color="000000"/>
              <w:right w:val="single" w:sz="18" w:space="0" w:color="000000"/>
            </w:tcBorders>
          </w:tcPr>
          <w:p w14:paraId="27124E51" w14:textId="5E2CD18D" w:rsidR="00B825DE" w:rsidRPr="00F71A9A" w:rsidRDefault="00B825DE" w:rsidP="00E57FAE">
            <w:pPr>
              <w:spacing w:after="0"/>
              <w:rPr>
                <w:ins w:id="336" w:author="Aleta Haflett" w:date="2014-11-19T09:55:00Z"/>
                <w:rFonts w:ascii="Gill Sans MT" w:hAnsi="Gill Sans MT"/>
                <w:i/>
                <w:color w:val="A6A6A6" w:themeColor="background1" w:themeShade="A6"/>
                <w:sz w:val="20"/>
                <w:szCs w:val="20"/>
              </w:rPr>
            </w:pPr>
            <w:ins w:id="337" w:author="Aleta Haflett" w:date="2014-11-19T09:56:00Z">
              <w:r w:rsidRPr="00BE068B">
                <w:rPr>
                  <w:rFonts w:ascii="Gill Sans MT" w:hAnsi="Gill Sans MT"/>
                  <w:i/>
                  <w:color w:val="A6A6A6" w:themeColor="background1" w:themeShade="A6"/>
                </w:rPr>
                <w:t>(Integer)</w:t>
              </w:r>
            </w:ins>
          </w:p>
        </w:tc>
      </w:tr>
    </w:tbl>
    <w:p w14:paraId="25BB1227" w14:textId="77777777" w:rsidR="00FC5174" w:rsidRPr="00F71A9A" w:rsidDel="00B825DE" w:rsidRDefault="00FC5174" w:rsidP="00341470">
      <w:pPr>
        <w:rPr>
          <w:del w:id="338" w:author="Aleta Haflett" w:date="2014-11-19T09:56:00Z"/>
          <w:rFonts w:ascii="Gill Sans MT" w:eastAsia="Times New Roman" w:hAnsi="Gill Sans MT" w:cs="Times New Roman"/>
          <w:b/>
          <w:bCs/>
          <w:color w:val="000000"/>
          <w:sz w:val="20"/>
          <w:szCs w:val="20"/>
        </w:rPr>
      </w:pPr>
    </w:p>
    <w:p w14:paraId="0BA58F77" w14:textId="7EB75EF7" w:rsidR="002260EB" w:rsidRPr="00F71A9A" w:rsidRDefault="001630B2" w:rsidP="002260EB">
      <w:pPr>
        <w:pStyle w:val="Header"/>
        <w:tabs>
          <w:tab w:val="clear" w:pos="4680"/>
          <w:tab w:val="clear" w:pos="9360"/>
        </w:tabs>
        <w:contextualSpacing/>
        <w:rPr>
          <w:rFonts w:ascii="Gill Sans MT" w:eastAsia="Times New Roman" w:hAnsi="Gill Sans MT" w:cs="Times New Roman"/>
          <w:b/>
          <w:bCs/>
          <w:color w:val="000000"/>
          <w:sz w:val="20"/>
          <w:szCs w:val="20"/>
        </w:rPr>
      </w:pPr>
      <w:r w:rsidRPr="00F71A9A">
        <w:rPr>
          <w:rFonts w:ascii="Gill Sans MT" w:eastAsia="Times New Roman" w:hAnsi="Gill Sans MT" w:cs="Times New Roman"/>
          <w:b/>
          <w:bCs/>
          <w:color w:val="000000"/>
          <w:sz w:val="20"/>
          <w:szCs w:val="20"/>
        </w:rPr>
        <w:t>G</w:t>
      </w:r>
      <w:r w:rsidR="002260EB" w:rsidRPr="00F71A9A">
        <w:rPr>
          <w:rFonts w:ascii="Gill Sans MT" w:eastAsia="Times New Roman" w:hAnsi="Gill Sans MT" w:cs="Times New Roman"/>
          <w:b/>
          <w:bCs/>
          <w:color w:val="000000"/>
          <w:sz w:val="20"/>
          <w:szCs w:val="20"/>
        </w:rPr>
        <w:t xml:space="preserve">.FOREST MANAGEMENT </w:t>
      </w:r>
    </w:p>
    <w:p w14:paraId="001A83B8" w14:textId="2B2EBA9C" w:rsidR="00536957" w:rsidRDefault="002260EB" w:rsidP="00FF0B18">
      <w:pPr>
        <w:pStyle w:val="Header"/>
        <w:tabs>
          <w:tab w:val="clear" w:pos="4680"/>
          <w:tab w:val="clear" w:pos="9360"/>
        </w:tabs>
        <w:contextualSpacing/>
        <w:rPr>
          <w:rFonts w:ascii="Gill Sans MT" w:eastAsia="Calibri" w:hAnsi="Gill Sans MT" w:cs="Times New Roman"/>
          <w:sz w:val="20"/>
          <w:szCs w:val="20"/>
        </w:rPr>
      </w:pPr>
      <w:r w:rsidRPr="00F71A9A">
        <w:rPr>
          <w:rFonts w:ascii="Gill Sans MT" w:eastAsia="Calibri" w:hAnsi="Gill Sans MT" w:cs="Times New Roman"/>
          <w:sz w:val="20"/>
          <w:szCs w:val="20"/>
        </w:rPr>
        <w:t xml:space="preserve">Next, I am going to ask a series of questions about forest land management </w:t>
      </w:r>
    </w:p>
    <w:p w14:paraId="0C1D030E" w14:textId="77777777" w:rsidR="007D0669" w:rsidRPr="00297EDA" w:rsidRDefault="007D0669" w:rsidP="007D0669">
      <w:pPr>
        <w:spacing w:line="240" w:lineRule="auto"/>
        <w:contextualSpacing/>
        <w:rPr>
          <w:rFonts w:ascii="Gill Sans MT" w:hAnsi="Gill Sans MT"/>
          <w:color w:val="000000" w:themeColor="text1"/>
          <w:sz w:val="20"/>
          <w:szCs w:val="20"/>
        </w:rPr>
      </w:pPr>
    </w:p>
    <w:tbl>
      <w:tblPr>
        <w:tblW w:w="10080" w:type="dxa"/>
        <w:tblInd w:w="-5" w:type="dxa"/>
        <w:tblLayout w:type="fixed"/>
        <w:tblCellMar>
          <w:left w:w="0" w:type="dxa"/>
          <w:right w:w="0" w:type="dxa"/>
        </w:tblCellMar>
        <w:tblLook w:val="0000" w:firstRow="0" w:lastRow="0" w:firstColumn="0" w:lastColumn="0" w:noHBand="0" w:noVBand="0"/>
      </w:tblPr>
      <w:tblGrid>
        <w:gridCol w:w="211"/>
        <w:gridCol w:w="6081"/>
        <w:gridCol w:w="3788"/>
        <w:tblGridChange w:id="339">
          <w:tblGrid>
            <w:gridCol w:w="98"/>
            <w:gridCol w:w="113"/>
            <w:gridCol w:w="98"/>
            <w:gridCol w:w="5983"/>
            <w:gridCol w:w="98"/>
            <w:gridCol w:w="3690"/>
            <w:gridCol w:w="98"/>
          </w:tblGrid>
        </w:tblGridChange>
      </w:tblGrid>
      <w:tr w:rsidR="007D0669" w:rsidRPr="00297EDA" w14:paraId="11309B12" w14:textId="77777777" w:rsidTr="00C710F5">
        <w:trPr>
          <w:trHeight w:val="2141"/>
        </w:trPr>
        <w:tc>
          <w:tcPr>
            <w:tcW w:w="211" w:type="dxa"/>
            <w:tcBorders>
              <w:top w:val="single" w:sz="4" w:space="0" w:color="000000"/>
              <w:left w:val="single" w:sz="4" w:space="0" w:color="000000"/>
              <w:bottom w:val="single" w:sz="4" w:space="0" w:color="auto"/>
              <w:right w:val="single" w:sz="4" w:space="0" w:color="000000"/>
            </w:tcBorders>
          </w:tcPr>
          <w:p w14:paraId="500AE79B"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000000"/>
              <w:left w:val="single" w:sz="4" w:space="0" w:color="000000"/>
              <w:bottom w:val="single" w:sz="4" w:space="0" w:color="auto"/>
            </w:tcBorders>
          </w:tcPr>
          <w:p w14:paraId="4D64160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Who is primarily responsible for making rules about what community members can and cannot do in forests/wooded areas?</w:t>
            </w:r>
          </w:p>
          <w:p w14:paraId="13ACDF09" w14:textId="77777777" w:rsidR="007D0669" w:rsidRPr="00297EDA" w:rsidRDefault="007D0669" w:rsidP="007D0669">
            <w:pPr>
              <w:spacing w:line="240" w:lineRule="auto"/>
              <w:contextualSpacing/>
              <w:rPr>
                <w:rFonts w:ascii="Gill Sans MT" w:hAnsi="Gill Sans MT"/>
                <w:sz w:val="20"/>
                <w:szCs w:val="20"/>
              </w:rPr>
            </w:pPr>
          </w:p>
          <w:p w14:paraId="69F5185C" w14:textId="77777777" w:rsidR="007D0669" w:rsidRPr="00297EDA" w:rsidRDefault="007D0669" w:rsidP="007D0669">
            <w:pPr>
              <w:spacing w:line="240" w:lineRule="auto"/>
              <w:contextualSpacing/>
              <w:rPr>
                <w:rFonts w:ascii="Gill Sans MT" w:hAnsi="Gill Sans MT"/>
                <w:sz w:val="20"/>
                <w:szCs w:val="20"/>
              </w:rPr>
            </w:pPr>
          </w:p>
          <w:p w14:paraId="7AB4752F" w14:textId="77777777" w:rsidR="007D0669" w:rsidRPr="00297EDA" w:rsidRDefault="007D0669" w:rsidP="007D0669">
            <w:pPr>
              <w:spacing w:line="240" w:lineRule="auto"/>
              <w:contextualSpacing/>
              <w:rPr>
                <w:rFonts w:ascii="Gill Sans MT" w:hAnsi="Gill Sans MT"/>
                <w:color w:val="000000" w:themeColor="text1"/>
                <w:sz w:val="20"/>
                <w:szCs w:val="20"/>
              </w:rPr>
            </w:pPr>
          </w:p>
          <w:p w14:paraId="78007E4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5F8C9A6"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788" w:type="dxa"/>
            <w:tcBorders>
              <w:top w:val="single" w:sz="4" w:space="0" w:color="000000"/>
              <w:bottom w:val="single" w:sz="4" w:space="0" w:color="auto"/>
              <w:right w:val="single" w:sz="18" w:space="0" w:color="000000"/>
            </w:tcBorders>
          </w:tcPr>
          <w:p w14:paraId="745CC223"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1=Headman</w:t>
            </w:r>
          </w:p>
          <w:p w14:paraId="2590BAF1"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w:t>
            </w:r>
            <w:proofErr w:type="spellStart"/>
            <w:r w:rsidRPr="00297EDA">
              <w:rPr>
                <w:rFonts w:ascii="Gill Sans MT" w:eastAsia="Calibri" w:hAnsi="Gill Sans MT" w:cs="Times New Roman"/>
                <w:sz w:val="20"/>
                <w:szCs w:val="20"/>
              </w:rPr>
              <w:t>Induna</w:t>
            </w:r>
            <w:proofErr w:type="spellEnd"/>
          </w:p>
          <w:p w14:paraId="3C607DB4"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3=Chief</w:t>
            </w:r>
          </w:p>
          <w:p w14:paraId="5CC3272C"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4=Elders</w:t>
            </w:r>
          </w:p>
          <w:p w14:paraId="45C2B972"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5=Community Resource Board</w:t>
            </w:r>
          </w:p>
          <w:p w14:paraId="5A512AEC"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6=Local government</w:t>
            </w:r>
          </w:p>
          <w:p w14:paraId="76E877C6"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7=DFO</w:t>
            </w:r>
          </w:p>
          <w:p w14:paraId="4F47D12D"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eastAsia="Calibri" w:hAnsi="Gill Sans MT" w:cs="Times New Roman"/>
                <w:sz w:val="20"/>
                <w:szCs w:val="20"/>
              </w:rPr>
              <w:t xml:space="preserve">97=Other, please specify </w:t>
            </w:r>
          </w:p>
        </w:tc>
      </w:tr>
      <w:tr w:rsidR="007D0669" w:rsidRPr="00297EDA" w14:paraId="395B0400" w14:textId="77777777" w:rsidTr="00B028B3">
        <w:tblPrEx>
          <w:tblW w:w="10080" w:type="dxa"/>
          <w:tblInd w:w="-5" w:type="dxa"/>
          <w:tblLayout w:type="fixed"/>
          <w:tblCellMar>
            <w:left w:w="0" w:type="dxa"/>
            <w:right w:w="0" w:type="dxa"/>
          </w:tblCellMar>
          <w:tblLook w:val="0000" w:firstRow="0" w:lastRow="0" w:firstColumn="0" w:lastColumn="0" w:noHBand="0" w:noVBand="0"/>
          <w:tblPrExChange w:id="340" w:author="Heather Huntington" w:date="2014-11-18T10:15:00Z">
            <w:tblPrEx>
              <w:tblW w:w="10080" w:type="dxa"/>
              <w:tblInd w:w="-5" w:type="dxa"/>
              <w:tblLayout w:type="fixed"/>
              <w:tblCellMar>
                <w:left w:w="0" w:type="dxa"/>
                <w:right w:w="0" w:type="dxa"/>
              </w:tblCellMar>
              <w:tblLook w:val="0000" w:firstRow="0" w:lastRow="0" w:firstColumn="0" w:lastColumn="0" w:noHBand="0" w:noVBand="0"/>
            </w:tblPrEx>
          </w:tblPrExChange>
        </w:tblPrEx>
        <w:trPr>
          <w:trHeight w:val="1970"/>
          <w:trPrChange w:id="341" w:author="Heather Huntington" w:date="2014-11-18T10:15:00Z">
            <w:trPr>
              <w:gridAfter w:val="0"/>
              <w:trHeight w:val="2720"/>
            </w:trPr>
          </w:trPrChange>
        </w:trPr>
        <w:tc>
          <w:tcPr>
            <w:tcW w:w="211" w:type="dxa"/>
            <w:tcBorders>
              <w:top w:val="single" w:sz="4" w:space="0" w:color="auto"/>
              <w:left w:val="single" w:sz="4" w:space="0" w:color="000000"/>
              <w:bottom w:val="single" w:sz="4" w:space="0" w:color="auto"/>
              <w:right w:val="single" w:sz="4" w:space="0" w:color="000000"/>
            </w:tcBorders>
            <w:tcPrChange w:id="342" w:author="Heather Huntington" w:date="2014-11-18T10:15:00Z">
              <w:tcPr>
                <w:tcW w:w="211" w:type="dxa"/>
                <w:gridSpan w:val="2"/>
                <w:tcBorders>
                  <w:top w:val="single" w:sz="4" w:space="0" w:color="auto"/>
                  <w:left w:val="single" w:sz="4" w:space="0" w:color="000000"/>
                  <w:bottom w:val="single" w:sz="4" w:space="0" w:color="auto"/>
                  <w:right w:val="single" w:sz="4" w:space="0" w:color="000000"/>
                </w:tcBorders>
              </w:tcPr>
            </w:tcPrChange>
          </w:tcPr>
          <w:p w14:paraId="10B9AE59"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Change w:id="343" w:author="Heather Huntington" w:date="2014-11-18T10:15:00Z">
              <w:tcPr>
                <w:tcW w:w="6081" w:type="dxa"/>
                <w:gridSpan w:val="2"/>
                <w:tcBorders>
                  <w:top w:val="single" w:sz="4" w:space="0" w:color="auto"/>
                  <w:left w:val="single" w:sz="4" w:space="0" w:color="000000"/>
                  <w:bottom w:val="single" w:sz="4" w:space="0" w:color="auto"/>
                </w:tcBorders>
              </w:tcPr>
            </w:tcPrChange>
          </w:tcPr>
          <w:p w14:paraId="3E6257A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sz w:val="20"/>
                <w:szCs w:val="20"/>
              </w:rPr>
              <w:t xml:space="preserve">What </w:t>
            </w:r>
            <w:proofErr w:type="gramStart"/>
            <w:r w:rsidRPr="00297EDA">
              <w:rPr>
                <w:rFonts w:ascii="Gill Sans MT" w:hAnsi="Gill Sans MT"/>
                <w:sz w:val="20"/>
                <w:szCs w:val="20"/>
              </w:rPr>
              <w:t>are</w:t>
            </w:r>
            <w:proofErr w:type="gramEnd"/>
            <w:r w:rsidRPr="00297EDA">
              <w:rPr>
                <w:rFonts w:ascii="Gill Sans MT" w:hAnsi="Gill Sans MT"/>
                <w:sz w:val="20"/>
                <w:szCs w:val="20"/>
              </w:rPr>
              <w:t xml:space="preserve"> the main village decision-making bodies regarding forest management? </w:t>
            </w:r>
          </w:p>
          <w:p w14:paraId="5DC8D0BE"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Change w:id="344" w:author="Heather Huntington" w:date="2014-11-18T10:15:00Z">
              <w:tcPr>
                <w:tcW w:w="3788" w:type="dxa"/>
                <w:gridSpan w:val="2"/>
                <w:tcBorders>
                  <w:top w:val="single" w:sz="4" w:space="0" w:color="auto"/>
                  <w:bottom w:val="single" w:sz="4" w:space="0" w:color="auto"/>
                  <w:right w:val="single" w:sz="18" w:space="0" w:color="000000"/>
                </w:tcBorders>
              </w:tcPr>
            </w:tcPrChange>
          </w:tcPr>
          <w:p w14:paraId="7BFD02A1"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1=chief</w:t>
            </w:r>
          </w:p>
          <w:p w14:paraId="345AD320"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2=village council</w:t>
            </w:r>
          </w:p>
          <w:p w14:paraId="1B623730"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3=association</w:t>
            </w:r>
          </w:p>
          <w:p w14:paraId="21EBE7A2"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4=unions, </w:t>
            </w:r>
          </w:p>
          <w:p w14:paraId="7221F85B"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5=forest user groups, </w:t>
            </w:r>
          </w:p>
          <w:p w14:paraId="1C41B857"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6=community resource boards, 7=elders</w:t>
            </w:r>
          </w:p>
          <w:p w14:paraId="2049B00F"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8=Headman</w:t>
            </w:r>
          </w:p>
          <w:p w14:paraId="45F3E9BE"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97=Other, please specify</w:t>
            </w:r>
          </w:p>
        </w:tc>
      </w:tr>
      <w:tr w:rsidR="007D0669" w:rsidRPr="00297EDA" w14:paraId="7757B60D" w14:textId="77777777" w:rsidTr="00C710F5">
        <w:trPr>
          <w:trHeight w:val="809"/>
        </w:trPr>
        <w:tc>
          <w:tcPr>
            <w:tcW w:w="211" w:type="dxa"/>
            <w:tcBorders>
              <w:top w:val="single" w:sz="4" w:space="0" w:color="auto"/>
              <w:left w:val="single" w:sz="4" w:space="0" w:color="000000"/>
              <w:bottom w:val="single" w:sz="4" w:space="0" w:color="auto"/>
              <w:right w:val="single" w:sz="4" w:space="0" w:color="000000"/>
            </w:tcBorders>
          </w:tcPr>
          <w:p w14:paraId="73B5560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0EB154AF" w14:textId="77777777" w:rsidR="007D0669" w:rsidRPr="00297EDA" w:rsidRDefault="007D0669" w:rsidP="007D0669">
            <w:pPr>
              <w:spacing w:line="240" w:lineRule="auto"/>
              <w:contextualSpacing/>
              <w:rPr>
                <w:rFonts w:ascii="Gill Sans MT" w:hAnsi="Gill Sans MT"/>
                <w:sz w:val="20"/>
                <w:szCs w:val="20"/>
              </w:rPr>
            </w:pPr>
            <w:commentRangeStart w:id="345"/>
            <w:r w:rsidRPr="00297EDA">
              <w:rPr>
                <w:rFonts w:ascii="Gill Sans MT" w:hAnsi="Gill Sans MT"/>
                <w:sz w:val="20"/>
                <w:szCs w:val="20"/>
              </w:rPr>
              <w:t xml:space="preserve">Which </w:t>
            </w:r>
            <w:commentRangeEnd w:id="345"/>
            <w:r w:rsidR="00325D35">
              <w:rPr>
                <w:rStyle w:val="CommentReference"/>
              </w:rPr>
              <w:commentReference w:id="345"/>
            </w:r>
            <w:r w:rsidRPr="00297EDA">
              <w:rPr>
                <w:rFonts w:ascii="Gill Sans MT" w:hAnsi="Gill Sans MT"/>
                <w:sz w:val="20"/>
                <w:szCs w:val="20"/>
              </w:rPr>
              <w:t xml:space="preserve">of these is the most important? </w:t>
            </w:r>
          </w:p>
          <w:p w14:paraId="440A7BD7"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76FC37A5" w14:textId="77777777" w:rsidR="00B028B3" w:rsidRPr="00297EDA" w:rsidRDefault="00B028B3" w:rsidP="00B028B3">
            <w:pPr>
              <w:spacing w:line="240" w:lineRule="auto"/>
              <w:contextualSpacing/>
              <w:rPr>
                <w:ins w:id="346" w:author="Heather Huntington" w:date="2014-11-18T10:15:00Z"/>
                <w:rFonts w:ascii="Gill Sans MT" w:hAnsi="Gill Sans MT"/>
                <w:sz w:val="20"/>
                <w:szCs w:val="20"/>
              </w:rPr>
            </w:pPr>
            <w:ins w:id="347" w:author="Heather Huntington" w:date="2014-11-18T10:15:00Z">
              <w:r w:rsidRPr="00297EDA">
                <w:rPr>
                  <w:rFonts w:ascii="Gill Sans MT" w:hAnsi="Gill Sans MT"/>
                  <w:sz w:val="20"/>
                  <w:szCs w:val="20"/>
                </w:rPr>
                <w:t>1=chief</w:t>
              </w:r>
            </w:ins>
          </w:p>
          <w:p w14:paraId="44EFB25F" w14:textId="77777777" w:rsidR="00B028B3" w:rsidRPr="00297EDA" w:rsidRDefault="00B028B3" w:rsidP="00B028B3">
            <w:pPr>
              <w:spacing w:line="240" w:lineRule="auto"/>
              <w:contextualSpacing/>
              <w:rPr>
                <w:ins w:id="348" w:author="Heather Huntington" w:date="2014-11-18T10:15:00Z"/>
                <w:rFonts w:ascii="Gill Sans MT" w:hAnsi="Gill Sans MT"/>
                <w:sz w:val="20"/>
                <w:szCs w:val="20"/>
              </w:rPr>
            </w:pPr>
            <w:ins w:id="349" w:author="Heather Huntington" w:date="2014-11-18T10:15:00Z">
              <w:r w:rsidRPr="00297EDA">
                <w:rPr>
                  <w:rFonts w:ascii="Gill Sans MT" w:hAnsi="Gill Sans MT"/>
                  <w:sz w:val="20"/>
                  <w:szCs w:val="20"/>
                </w:rPr>
                <w:t>2=village council</w:t>
              </w:r>
            </w:ins>
          </w:p>
          <w:p w14:paraId="3A9AC30C" w14:textId="77777777" w:rsidR="00B028B3" w:rsidRPr="00297EDA" w:rsidRDefault="00B028B3" w:rsidP="00B028B3">
            <w:pPr>
              <w:spacing w:line="240" w:lineRule="auto"/>
              <w:contextualSpacing/>
              <w:rPr>
                <w:ins w:id="350" w:author="Heather Huntington" w:date="2014-11-18T10:15:00Z"/>
                <w:rFonts w:ascii="Gill Sans MT" w:hAnsi="Gill Sans MT"/>
                <w:sz w:val="20"/>
                <w:szCs w:val="20"/>
              </w:rPr>
            </w:pPr>
            <w:ins w:id="351" w:author="Heather Huntington" w:date="2014-11-18T10:15:00Z">
              <w:r w:rsidRPr="00297EDA">
                <w:rPr>
                  <w:rFonts w:ascii="Gill Sans MT" w:hAnsi="Gill Sans MT"/>
                  <w:sz w:val="20"/>
                  <w:szCs w:val="20"/>
                </w:rPr>
                <w:t>3=association</w:t>
              </w:r>
            </w:ins>
          </w:p>
          <w:p w14:paraId="5E3989B6" w14:textId="77777777" w:rsidR="00B028B3" w:rsidRPr="00297EDA" w:rsidRDefault="00B028B3" w:rsidP="00B028B3">
            <w:pPr>
              <w:spacing w:line="240" w:lineRule="auto"/>
              <w:contextualSpacing/>
              <w:rPr>
                <w:ins w:id="352" w:author="Heather Huntington" w:date="2014-11-18T10:15:00Z"/>
                <w:rFonts w:ascii="Gill Sans MT" w:hAnsi="Gill Sans MT"/>
                <w:sz w:val="20"/>
                <w:szCs w:val="20"/>
              </w:rPr>
            </w:pPr>
            <w:ins w:id="353" w:author="Heather Huntington" w:date="2014-11-18T10:15:00Z">
              <w:r w:rsidRPr="00297EDA">
                <w:rPr>
                  <w:rFonts w:ascii="Gill Sans MT" w:hAnsi="Gill Sans MT"/>
                  <w:sz w:val="20"/>
                  <w:szCs w:val="20"/>
                </w:rPr>
                <w:t xml:space="preserve">4=unions, </w:t>
              </w:r>
            </w:ins>
          </w:p>
          <w:p w14:paraId="6064E99A" w14:textId="77777777" w:rsidR="00B028B3" w:rsidRPr="00297EDA" w:rsidRDefault="00B028B3" w:rsidP="00B028B3">
            <w:pPr>
              <w:spacing w:line="240" w:lineRule="auto"/>
              <w:contextualSpacing/>
              <w:rPr>
                <w:ins w:id="354" w:author="Heather Huntington" w:date="2014-11-18T10:15:00Z"/>
                <w:rFonts w:ascii="Gill Sans MT" w:hAnsi="Gill Sans MT"/>
                <w:sz w:val="20"/>
                <w:szCs w:val="20"/>
              </w:rPr>
            </w:pPr>
            <w:ins w:id="355" w:author="Heather Huntington" w:date="2014-11-18T10:15:00Z">
              <w:r w:rsidRPr="00297EDA">
                <w:rPr>
                  <w:rFonts w:ascii="Gill Sans MT" w:hAnsi="Gill Sans MT"/>
                  <w:sz w:val="20"/>
                  <w:szCs w:val="20"/>
                </w:rPr>
                <w:t xml:space="preserve">5=forest user groups, </w:t>
              </w:r>
            </w:ins>
          </w:p>
          <w:p w14:paraId="1A6294A9" w14:textId="77777777" w:rsidR="00B028B3" w:rsidRPr="00297EDA" w:rsidRDefault="00B028B3" w:rsidP="00B028B3">
            <w:pPr>
              <w:spacing w:line="240" w:lineRule="auto"/>
              <w:contextualSpacing/>
              <w:rPr>
                <w:ins w:id="356" w:author="Heather Huntington" w:date="2014-11-18T10:15:00Z"/>
                <w:rFonts w:ascii="Gill Sans MT" w:hAnsi="Gill Sans MT"/>
                <w:sz w:val="20"/>
                <w:szCs w:val="20"/>
              </w:rPr>
            </w:pPr>
            <w:ins w:id="357" w:author="Heather Huntington" w:date="2014-11-18T10:15:00Z">
              <w:r w:rsidRPr="00297EDA">
                <w:rPr>
                  <w:rFonts w:ascii="Gill Sans MT" w:hAnsi="Gill Sans MT"/>
                  <w:sz w:val="20"/>
                  <w:szCs w:val="20"/>
                </w:rPr>
                <w:t>6=community resource boards, 7=elders</w:t>
              </w:r>
            </w:ins>
          </w:p>
          <w:p w14:paraId="52EDD775" w14:textId="77777777" w:rsidR="00B028B3" w:rsidRPr="00297EDA" w:rsidRDefault="00B028B3" w:rsidP="00B028B3">
            <w:pPr>
              <w:spacing w:line="240" w:lineRule="auto"/>
              <w:contextualSpacing/>
              <w:rPr>
                <w:ins w:id="358" w:author="Heather Huntington" w:date="2014-11-18T10:15:00Z"/>
                <w:rFonts w:ascii="Gill Sans MT" w:hAnsi="Gill Sans MT"/>
                <w:sz w:val="20"/>
                <w:szCs w:val="20"/>
              </w:rPr>
            </w:pPr>
            <w:ins w:id="359" w:author="Heather Huntington" w:date="2014-11-18T10:15:00Z">
              <w:r w:rsidRPr="00297EDA">
                <w:rPr>
                  <w:rFonts w:ascii="Gill Sans MT" w:hAnsi="Gill Sans MT"/>
                  <w:sz w:val="20"/>
                  <w:szCs w:val="20"/>
                </w:rPr>
                <w:t>8=Headman</w:t>
              </w:r>
            </w:ins>
          </w:p>
          <w:p w14:paraId="613DBEC5" w14:textId="096F88F6" w:rsidR="007D0669" w:rsidRPr="00297EDA" w:rsidRDefault="00B028B3" w:rsidP="00B028B3">
            <w:pPr>
              <w:spacing w:line="240" w:lineRule="auto"/>
              <w:contextualSpacing/>
              <w:rPr>
                <w:rFonts w:ascii="Gill Sans MT" w:hAnsi="Gill Sans MT"/>
                <w:sz w:val="20"/>
                <w:szCs w:val="20"/>
              </w:rPr>
            </w:pPr>
            <w:ins w:id="360" w:author="Heather Huntington" w:date="2014-11-18T10:15:00Z">
              <w:r w:rsidRPr="00297EDA">
                <w:rPr>
                  <w:rFonts w:ascii="Gill Sans MT" w:hAnsi="Gill Sans MT"/>
                  <w:sz w:val="20"/>
                  <w:szCs w:val="20"/>
                </w:rPr>
                <w:t>97=Other, please specify</w:t>
              </w:r>
            </w:ins>
          </w:p>
          <w:p w14:paraId="18CC7957"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0E57D296" w14:textId="77777777" w:rsidTr="00C710F5">
        <w:trPr>
          <w:trHeight w:val="305"/>
        </w:trPr>
        <w:tc>
          <w:tcPr>
            <w:tcW w:w="211" w:type="dxa"/>
            <w:tcBorders>
              <w:top w:val="single" w:sz="4" w:space="0" w:color="auto"/>
              <w:left w:val="single" w:sz="4" w:space="0" w:color="000000"/>
              <w:bottom w:val="single" w:sz="4" w:space="0" w:color="auto"/>
              <w:right w:val="single" w:sz="4" w:space="0" w:color="000000"/>
            </w:tcBorders>
          </w:tcPr>
          <w:p w14:paraId="7AEFFA7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6367CCA4" w14:textId="77777777" w:rsidR="007D0669" w:rsidRPr="00297EDA" w:rsidRDefault="007D0669" w:rsidP="007D0669">
            <w:pPr>
              <w:shd w:val="clear" w:color="auto" w:fill="FFFFFF"/>
              <w:spacing w:line="240" w:lineRule="auto"/>
              <w:contextualSpacing/>
              <w:rPr>
                <w:rFonts w:ascii="Gill Sans MT" w:hAnsi="Gill Sans MT"/>
                <w:sz w:val="20"/>
                <w:szCs w:val="20"/>
              </w:rPr>
            </w:pPr>
            <w:r w:rsidRPr="00297EDA">
              <w:rPr>
                <w:rFonts w:ascii="Gill Sans MT" w:hAnsi="Gill Sans MT"/>
                <w:sz w:val="20"/>
                <w:szCs w:val="20"/>
              </w:rPr>
              <w:t xml:space="preserve">How often does the </w:t>
            </w:r>
            <w:commentRangeStart w:id="361"/>
            <w:r w:rsidRPr="00297EDA">
              <w:rPr>
                <w:rFonts w:ascii="Gill Sans MT" w:hAnsi="Gill Sans MT"/>
                <w:sz w:val="20"/>
                <w:szCs w:val="20"/>
              </w:rPr>
              <w:t xml:space="preserve">body </w:t>
            </w:r>
            <w:commentRangeEnd w:id="361"/>
            <w:r w:rsidR="00325D35">
              <w:rPr>
                <w:rStyle w:val="CommentReference"/>
              </w:rPr>
              <w:commentReference w:id="361"/>
            </w:r>
            <w:r w:rsidRPr="00297EDA">
              <w:rPr>
                <w:rFonts w:ascii="Gill Sans MT" w:hAnsi="Gill Sans MT"/>
                <w:sz w:val="20"/>
                <w:szCs w:val="20"/>
              </w:rPr>
              <w:t>meet?</w:t>
            </w:r>
          </w:p>
          <w:p w14:paraId="202298B4"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0F320C06" w14:textId="77777777" w:rsidR="007D0669" w:rsidRDefault="00B028B3" w:rsidP="007D0669">
            <w:pPr>
              <w:spacing w:line="240" w:lineRule="auto"/>
              <w:contextualSpacing/>
              <w:rPr>
                <w:ins w:id="362" w:author="Heather Huntington" w:date="2014-11-18T10:16:00Z"/>
                <w:rFonts w:ascii="Gill Sans MT" w:hAnsi="Gill Sans MT"/>
                <w:sz w:val="20"/>
                <w:szCs w:val="20"/>
              </w:rPr>
            </w:pPr>
            <w:ins w:id="363" w:author="Heather Huntington" w:date="2014-11-18T10:16:00Z">
              <w:r>
                <w:rPr>
                  <w:rFonts w:ascii="Gill Sans MT" w:hAnsi="Gill Sans MT"/>
                  <w:sz w:val="20"/>
                  <w:szCs w:val="20"/>
                </w:rPr>
                <w:t>1 = Every week</w:t>
              </w:r>
            </w:ins>
          </w:p>
          <w:p w14:paraId="3E4150B5" w14:textId="1FB34573" w:rsidR="00B028B3" w:rsidRDefault="00B028B3" w:rsidP="007D0669">
            <w:pPr>
              <w:spacing w:line="240" w:lineRule="auto"/>
              <w:contextualSpacing/>
              <w:rPr>
                <w:ins w:id="364" w:author="Heather Huntington" w:date="2014-11-18T10:16:00Z"/>
                <w:rFonts w:ascii="Gill Sans MT" w:hAnsi="Gill Sans MT"/>
                <w:sz w:val="20"/>
                <w:szCs w:val="20"/>
              </w:rPr>
            </w:pPr>
            <w:ins w:id="365" w:author="Heather Huntington" w:date="2014-11-18T10:16:00Z">
              <w:r>
                <w:rPr>
                  <w:rFonts w:ascii="Gill Sans MT" w:hAnsi="Gill Sans MT"/>
                  <w:sz w:val="20"/>
                  <w:szCs w:val="20"/>
                </w:rPr>
                <w:t>2= About once per month</w:t>
              </w:r>
            </w:ins>
          </w:p>
          <w:p w14:paraId="1B0C9F05" w14:textId="77777777" w:rsidR="00B028B3" w:rsidRDefault="00B028B3" w:rsidP="007D0669">
            <w:pPr>
              <w:spacing w:line="240" w:lineRule="auto"/>
              <w:contextualSpacing/>
              <w:rPr>
                <w:ins w:id="366" w:author="Heather Huntington" w:date="2014-11-18T10:16:00Z"/>
                <w:rFonts w:ascii="Gill Sans MT" w:hAnsi="Gill Sans MT"/>
                <w:sz w:val="20"/>
                <w:szCs w:val="20"/>
              </w:rPr>
            </w:pPr>
            <w:ins w:id="367" w:author="Heather Huntington" w:date="2014-11-18T10:16:00Z">
              <w:r>
                <w:rPr>
                  <w:rFonts w:ascii="Gill Sans MT" w:hAnsi="Gill Sans MT"/>
                  <w:sz w:val="20"/>
                  <w:szCs w:val="20"/>
                </w:rPr>
                <w:t>3 = Once every 3-4 months</w:t>
              </w:r>
            </w:ins>
          </w:p>
          <w:p w14:paraId="1D9AC9F2" w14:textId="77777777" w:rsidR="00B028B3" w:rsidRDefault="00B028B3" w:rsidP="007D0669">
            <w:pPr>
              <w:spacing w:line="240" w:lineRule="auto"/>
              <w:contextualSpacing/>
              <w:rPr>
                <w:ins w:id="368" w:author="Heather Huntington" w:date="2014-11-18T10:17:00Z"/>
                <w:rFonts w:ascii="Gill Sans MT" w:hAnsi="Gill Sans MT"/>
                <w:sz w:val="20"/>
                <w:szCs w:val="20"/>
              </w:rPr>
            </w:pPr>
            <w:ins w:id="369" w:author="Heather Huntington" w:date="2014-11-18T10:17:00Z">
              <w:r>
                <w:rPr>
                  <w:rFonts w:ascii="Gill Sans MT" w:hAnsi="Gill Sans MT"/>
                  <w:sz w:val="20"/>
                  <w:szCs w:val="20"/>
                </w:rPr>
                <w:t>4=Once per year</w:t>
              </w:r>
            </w:ins>
          </w:p>
          <w:p w14:paraId="3F7617BB" w14:textId="77777777" w:rsidR="00B028B3" w:rsidRDefault="00B028B3" w:rsidP="007D0669">
            <w:pPr>
              <w:spacing w:line="240" w:lineRule="auto"/>
              <w:contextualSpacing/>
              <w:rPr>
                <w:ins w:id="370" w:author="Heather Huntington" w:date="2014-11-18T10:17:00Z"/>
                <w:rFonts w:ascii="Gill Sans MT" w:hAnsi="Gill Sans MT"/>
                <w:sz w:val="20"/>
                <w:szCs w:val="20"/>
              </w:rPr>
            </w:pPr>
            <w:ins w:id="371" w:author="Heather Huntington" w:date="2014-11-18T10:17:00Z">
              <w:r>
                <w:rPr>
                  <w:rFonts w:ascii="Gill Sans MT" w:hAnsi="Gill Sans MT"/>
                  <w:sz w:val="20"/>
                  <w:szCs w:val="20"/>
                </w:rPr>
                <w:t>5 = Less than once per year</w:t>
              </w:r>
            </w:ins>
          </w:p>
          <w:p w14:paraId="6DC4D6F1" w14:textId="77777777" w:rsidR="00B028B3" w:rsidRDefault="00B028B3" w:rsidP="007D0669">
            <w:pPr>
              <w:spacing w:line="240" w:lineRule="auto"/>
              <w:contextualSpacing/>
              <w:rPr>
                <w:ins w:id="372" w:author="Heather Huntington" w:date="2014-11-18T10:17:00Z"/>
                <w:rFonts w:ascii="Gill Sans MT" w:hAnsi="Gill Sans MT"/>
                <w:sz w:val="20"/>
                <w:szCs w:val="20"/>
              </w:rPr>
            </w:pPr>
            <w:ins w:id="373" w:author="Heather Huntington" w:date="2014-11-18T10:17:00Z">
              <w:r>
                <w:rPr>
                  <w:rFonts w:ascii="Gill Sans MT" w:hAnsi="Gill Sans MT"/>
                  <w:sz w:val="20"/>
                  <w:szCs w:val="20"/>
                </w:rPr>
                <w:t>888=Don’t know</w:t>
              </w:r>
            </w:ins>
          </w:p>
          <w:p w14:paraId="6A490528" w14:textId="0F9F4FCB" w:rsidR="00B028B3" w:rsidRPr="00297EDA" w:rsidRDefault="00B028B3" w:rsidP="007D0669">
            <w:pPr>
              <w:spacing w:line="240" w:lineRule="auto"/>
              <w:contextualSpacing/>
              <w:rPr>
                <w:rFonts w:ascii="Gill Sans MT" w:hAnsi="Gill Sans MT"/>
                <w:sz w:val="20"/>
                <w:szCs w:val="20"/>
              </w:rPr>
            </w:pPr>
          </w:p>
        </w:tc>
      </w:tr>
      <w:tr w:rsidR="007D0669" w:rsidRPr="00297EDA" w14:paraId="1BF9835B" w14:textId="77777777" w:rsidTr="00C710F5">
        <w:trPr>
          <w:trHeight w:val="567"/>
        </w:trPr>
        <w:tc>
          <w:tcPr>
            <w:tcW w:w="211" w:type="dxa"/>
            <w:tcBorders>
              <w:top w:val="single" w:sz="4" w:space="0" w:color="auto"/>
              <w:left w:val="single" w:sz="4" w:space="0" w:color="000000"/>
              <w:bottom w:val="single" w:sz="4" w:space="0" w:color="auto"/>
              <w:right w:val="single" w:sz="4" w:space="0" w:color="000000"/>
            </w:tcBorders>
          </w:tcPr>
          <w:p w14:paraId="5A366C0E" w14:textId="3376BE3C"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74DC2B53"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When was the last time the body met?  </w:t>
            </w:r>
            <w:r w:rsidRPr="00297EDA">
              <w:rPr>
                <w:rFonts w:ascii="Gill Sans MT" w:hAnsi="Gill Sans MT"/>
                <w:i/>
                <w:sz w:val="20"/>
                <w:szCs w:val="20"/>
              </w:rPr>
              <w:t>Specify month/year</w:t>
            </w:r>
          </w:p>
        </w:tc>
        <w:tc>
          <w:tcPr>
            <w:tcW w:w="3788" w:type="dxa"/>
            <w:tcBorders>
              <w:top w:val="single" w:sz="4" w:space="0" w:color="auto"/>
              <w:bottom w:val="single" w:sz="4" w:space="0" w:color="auto"/>
              <w:right w:val="single" w:sz="18" w:space="0" w:color="000000"/>
            </w:tcBorders>
          </w:tcPr>
          <w:p w14:paraId="3D7711FA"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36D5AC9F" w14:textId="77777777" w:rsidTr="00C710F5">
        <w:trPr>
          <w:trHeight w:val="1745"/>
        </w:trPr>
        <w:tc>
          <w:tcPr>
            <w:tcW w:w="211" w:type="dxa"/>
            <w:tcBorders>
              <w:top w:val="single" w:sz="4" w:space="0" w:color="auto"/>
              <w:left w:val="single" w:sz="4" w:space="0" w:color="000000"/>
              <w:bottom w:val="single" w:sz="4" w:space="0" w:color="auto"/>
              <w:right w:val="single" w:sz="4" w:space="0" w:color="000000"/>
            </w:tcBorders>
          </w:tcPr>
          <w:p w14:paraId="4E31043D"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497C6B41" w14:textId="77777777" w:rsidR="007D0669" w:rsidRPr="00297EDA" w:rsidRDefault="007D0669" w:rsidP="007D0669">
            <w:pPr>
              <w:shd w:val="clear" w:color="auto" w:fill="FFFFFF"/>
              <w:spacing w:line="240" w:lineRule="auto"/>
              <w:contextualSpacing/>
              <w:rPr>
                <w:rFonts w:ascii="Gill Sans MT" w:hAnsi="Gill Sans MT"/>
                <w:sz w:val="20"/>
                <w:szCs w:val="20"/>
              </w:rPr>
            </w:pPr>
            <w:r w:rsidRPr="00297EDA">
              <w:rPr>
                <w:rFonts w:ascii="Gill Sans MT" w:hAnsi="Gill Sans MT"/>
                <w:sz w:val="20"/>
                <w:szCs w:val="20"/>
              </w:rPr>
              <w:t xml:space="preserve">Who is invited to attend meetings? </w:t>
            </w:r>
          </w:p>
          <w:p w14:paraId="452B8750"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 xml:space="preserve">Entire village, </w:t>
            </w:r>
          </w:p>
          <w:p w14:paraId="31F2D4B7"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 xml:space="preserve">All adults </w:t>
            </w:r>
          </w:p>
          <w:p w14:paraId="4BD7435A"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All heads of household</w:t>
            </w:r>
          </w:p>
          <w:p w14:paraId="1C3FA97E"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Members of the body</w:t>
            </w:r>
          </w:p>
          <w:p w14:paraId="5155F96D"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A select group: _____________________</w:t>
            </w:r>
          </w:p>
          <w:p w14:paraId="6A4E9C58"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64D0BC53"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17FDBCB3" w14:textId="77777777" w:rsidTr="00C710F5">
        <w:trPr>
          <w:trHeight w:val="702"/>
        </w:trPr>
        <w:tc>
          <w:tcPr>
            <w:tcW w:w="211" w:type="dxa"/>
            <w:tcBorders>
              <w:top w:val="single" w:sz="4" w:space="0" w:color="auto"/>
              <w:left w:val="single" w:sz="4" w:space="0" w:color="auto"/>
              <w:bottom w:val="single" w:sz="4" w:space="0" w:color="auto"/>
              <w:right w:val="single" w:sz="4" w:space="0" w:color="000000"/>
            </w:tcBorders>
          </w:tcPr>
          <w:p w14:paraId="3E4C1BE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08D6C24A" w14:textId="77777777" w:rsidR="007D0669" w:rsidRPr="00297EDA" w:rsidRDefault="007D0669" w:rsidP="007D0669">
            <w:pPr>
              <w:numPr>
                <w:ilvl w:val="0"/>
                <w:numId w:val="9"/>
              </w:numPr>
              <w:shd w:val="clear" w:color="auto" w:fill="FFFFFF"/>
              <w:spacing w:after="0" w:line="240" w:lineRule="auto"/>
              <w:contextualSpacing/>
              <w:rPr>
                <w:rFonts w:ascii="Gill Sans MT" w:hAnsi="Gill Sans MT"/>
                <w:sz w:val="20"/>
                <w:szCs w:val="20"/>
              </w:rPr>
            </w:pPr>
            <w:r w:rsidRPr="00297EDA">
              <w:rPr>
                <w:rFonts w:ascii="Gill Sans MT" w:hAnsi="Gill Sans MT"/>
                <w:sz w:val="20"/>
                <w:szCs w:val="20"/>
              </w:rPr>
              <w:t xml:space="preserve">Does the body have a written budget? </w:t>
            </w:r>
          </w:p>
          <w:p w14:paraId="31E836CC" w14:textId="77777777" w:rsidR="007D0669" w:rsidRPr="00297EDA" w:rsidRDefault="007D0669" w:rsidP="007D0669">
            <w:pPr>
              <w:shd w:val="clear" w:color="auto" w:fill="FFFFFF"/>
              <w:spacing w:line="240" w:lineRule="auto"/>
              <w:ind w:left="360"/>
              <w:contextualSpacing/>
              <w:rPr>
                <w:rFonts w:ascii="Gill Sans MT" w:eastAsia="Times New Roman" w:hAnsi="Gill Sans MT" w:cs="Arial"/>
                <w:i/>
                <w:sz w:val="20"/>
                <w:szCs w:val="20"/>
              </w:rPr>
            </w:pPr>
            <w:r w:rsidRPr="00297EDA">
              <w:rPr>
                <w:rFonts w:ascii="Gill Sans MT" w:eastAsia="Times New Roman" w:hAnsi="Gill Sans MT" w:cs="Arial"/>
                <w:i/>
                <w:sz w:val="20"/>
                <w:szCs w:val="20"/>
              </w:rPr>
              <w:t>1 = yes; 0 = no</w:t>
            </w:r>
          </w:p>
          <w:p w14:paraId="348B0681"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548546E6"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675F52C4" w14:textId="77777777" w:rsidTr="00C710F5">
        <w:trPr>
          <w:trHeight w:val="764"/>
        </w:trPr>
        <w:tc>
          <w:tcPr>
            <w:tcW w:w="211" w:type="dxa"/>
            <w:tcBorders>
              <w:top w:val="single" w:sz="4" w:space="0" w:color="auto"/>
              <w:left w:val="single" w:sz="4" w:space="0" w:color="auto"/>
              <w:bottom w:val="single" w:sz="4" w:space="0" w:color="000000"/>
              <w:right w:val="single" w:sz="4" w:space="0" w:color="000000"/>
            </w:tcBorders>
          </w:tcPr>
          <w:p w14:paraId="7C3CDC0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000000"/>
            </w:tcBorders>
          </w:tcPr>
          <w:p w14:paraId="45D1801C"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Is there a process for addressing community grievances through this group? </w:t>
            </w:r>
          </w:p>
        </w:tc>
        <w:tc>
          <w:tcPr>
            <w:tcW w:w="3788" w:type="dxa"/>
            <w:tcBorders>
              <w:top w:val="single" w:sz="4" w:space="0" w:color="auto"/>
              <w:bottom w:val="single" w:sz="4" w:space="0" w:color="000000"/>
              <w:right w:val="single" w:sz="18" w:space="0" w:color="000000"/>
            </w:tcBorders>
          </w:tcPr>
          <w:p w14:paraId="112C995A"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0-No</w:t>
            </w:r>
          </w:p>
          <w:p w14:paraId="7703C9BD"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1-Yes</w:t>
            </w:r>
          </w:p>
        </w:tc>
      </w:tr>
    </w:tbl>
    <w:p w14:paraId="4EF713D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77C071B2" w14:textId="77777777" w:rsidR="007D0669" w:rsidRPr="00297EDA" w:rsidRDefault="007D0669" w:rsidP="007D0669">
      <w:pPr>
        <w:spacing w:line="240" w:lineRule="auto"/>
        <w:contextualSpacing/>
        <w:rPr>
          <w:rFonts w:ascii="Gill Sans MT" w:hAnsi="Gill Sans MT"/>
          <w:b/>
          <w:color w:val="000000" w:themeColor="text1"/>
          <w:sz w:val="20"/>
          <w:szCs w:val="20"/>
        </w:rPr>
      </w:pPr>
    </w:p>
    <w:p w14:paraId="2CD6B705" w14:textId="77777777" w:rsidR="007D0669" w:rsidRPr="00297EDA" w:rsidRDefault="007D0669" w:rsidP="007D0669">
      <w:pPr>
        <w:spacing w:line="240" w:lineRule="auto"/>
        <w:contextualSpacing/>
        <w:rPr>
          <w:rFonts w:ascii="Gill Sans MT" w:hAnsi="Gill Sans MT"/>
          <w:b/>
          <w:color w:val="000000" w:themeColor="text1"/>
          <w:sz w:val="20"/>
          <w:szCs w:val="20"/>
        </w:rPr>
      </w:pPr>
    </w:p>
    <w:tbl>
      <w:tblPr>
        <w:tblW w:w="10090" w:type="dxa"/>
        <w:tblInd w:w="-5" w:type="dxa"/>
        <w:tblLayout w:type="fixed"/>
        <w:tblCellMar>
          <w:left w:w="0" w:type="dxa"/>
          <w:right w:w="0" w:type="dxa"/>
        </w:tblCellMar>
        <w:tblLook w:val="0000" w:firstRow="0" w:lastRow="0" w:firstColumn="0" w:lastColumn="0" w:noHBand="0" w:noVBand="0"/>
      </w:tblPr>
      <w:tblGrid>
        <w:gridCol w:w="190"/>
        <w:gridCol w:w="5490"/>
        <w:gridCol w:w="3420"/>
        <w:gridCol w:w="990"/>
      </w:tblGrid>
      <w:tr w:rsidR="007D0669" w:rsidRPr="00297EDA" w14:paraId="429EF132" w14:textId="77777777" w:rsidTr="00C710F5">
        <w:trPr>
          <w:trHeight w:val="989"/>
        </w:trPr>
        <w:tc>
          <w:tcPr>
            <w:tcW w:w="190" w:type="dxa"/>
            <w:tcBorders>
              <w:top w:val="single" w:sz="4" w:space="0" w:color="000000"/>
              <w:left w:val="single" w:sz="4" w:space="0" w:color="000000"/>
              <w:bottom w:val="single" w:sz="4" w:space="0" w:color="auto"/>
              <w:right w:val="single" w:sz="4" w:space="0" w:color="000000"/>
            </w:tcBorders>
          </w:tcPr>
          <w:p w14:paraId="4438104F"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auto"/>
            </w:tcBorders>
          </w:tcPr>
          <w:p w14:paraId="35D68A34" w14:textId="77777777" w:rsidR="007D0669" w:rsidRPr="00297EDA" w:rsidRDefault="007D0669" w:rsidP="007D0669">
            <w:pPr>
              <w:spacing w:line="240" w:lineRule="auto"/>
              <w:contextualSpacing/>
              <w:rPr>
                <w:rFonts w:ascii="Gill Sans MT" w:hAnsi="Gill Sans MT" w:cs="Arial"/>
                <w:color w:val="1A1A1A"/>
                <w:sz w:val="20"/>
                <w:szCs w:val="20"/>
              </w:rPr>
            </w:pPr>
            <w:r w:rsidRPr="00297EDA">
              <w:rPr>
                <w:rFonts w:ascii="Gill Sans MT" w:hAnsi="Gill Sans MT" w:cs="Arial"/>
                <w:color w:val="1A1A1A"/>
                <w:sz w:val="20"/>
                <w:szCs w:val="20"/>
              </w:rPr>
              <w:t xml:space="preserve"> </w:t>
            </w:r>
            <w:r w:rsidRPr="00297EDA">
              <w:rPr>
                <w:rFonts w:ascii="Gill Sans MT" w:hAnsi="Gill Sans MT"/>
                <w:color w:val="000000" w:themeColor="text1"/>
                <w:sz w:val="20"/>
                <w:szCs w:val="20"/>
              </w:rPr>
              <w:t>Is there any forest or woodland management plan in place in your community?</w:t>
            </w:r>
          </w:p>
          <w:p w14:paraId="0280CF20" w14:textId="77777777" w:rsidR="007D0669" w:rsidRPr="00297EDA" w:rsidRDefault="007D0669" w:rsidP="007D0669">
            <w:pPr>
              <w:spacing w:line="240" w:lineRule="auto"/>
              <w:contextualSpacing/>
              <w:rPr>
                <w:rFonts w:ascii="Gill Sans MT" w:hAnsi="Gill Sans MT" w:cs="Arial"/>
                <w:color w:val="1A1A1A"/>
                <w:sz w:val="20"/>
                <w:szCs w:val="20"/>
              </w:rPr>
            </w:pPr>
          </w:p>
          <w:p w14:paraId="2296B720" w14:textId="77777777" w:rsidR="007D0669" w:rsidRPr="00297EDA" w:rsidRDefault="007D0669" w:rsidP="007D0669">
            <w:pPr>
              <w:spacing w:line="240" w:lineRule="auto"/>
              <w:contextualSpacing/>
              <w:rPr>
                <w:rFonts w:ascii="Gill Sans MT" w:hAnsi="Gill Sans MT" w:cs="Arial"/>
                <w:color w:val="1A1A1A"/>
                <w:sz w:val="20"/>
                <w:szCs w:val="20"/>
              </w:rPr>
            </w:pPr>
          </w:p>
        </w:tc>
        <w:tc>
          <w:tcPr>
            <w:tcW w:w="3420" w:type="dxa"/>
            <w:tcBorders>
              <w:top w:val="single" w:sz="4" w:space="0" w:color="000000"/>
              <w:bottom w:val="single" w:sz="4" w:space="0" w:color="auto"/>
              <w:right w:val="single" w:sz="18" w:space="0" w:color="000000"/>
            </w:tcBorders>
          </w:tcPr>
          <w:p w14:paraId="0AFBF875"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0=No</w:t>
            </w:r>
          </w:p>
          <w:p w14:paraId="7F7762F6"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1=Yes </w:t>
            </w:r>
          </w:p>
          <w:p w14:paraId="221C7BFE"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39CD863B"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1CA35FC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133728" w:rsidRPr="00297EDA" w14:paraId="3019E400" w14:textId="77777777" w:rsidTr="00133728">
        <w:trPr>
          <w:trHeight w:val="341"/>
        </w:trPr>
        <w:tc>
          <w:tcPr>
            <w:tcW w:w="190" w:type="dxa"/>
            <w:vMerge w:val="restart"/>
            <w:tcBorders>
              <w:top w:val="single" w:sz="4" w:space="0" w:color="auto"/>
              <w:left w:val="single" w:sz="4" w:space="0" w:color="000000"/>
              <w:right w:val="single" w:sz="4" w:space="0" w:color="000000"/>
            </w:tcBorders>
            <w:shd w:val="clear" w:color="auto" w:fill="D6E3BC" w:themeFill="accent3" w:themeFillTint="66"/>
          </w:tcPr>
          <w:p w14:paraId="6697EE11"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D6E3BC" w:themeFill="accent3" w:themeFillTint="66"/>
          </w:tcPr>
          <w:p w14:paraId="5A2536E7" w14:textId="3B58A1EF" w:rsidR="00133728" w:rsidRPr="00297EDA" w:rsidRDefault="00133728" w:rsidP="00133728">
            <w:pPr>
              <w:spacing w:line="240" w:lineRule="auto"/>
              <w:contextualSpacing/>
              <w:rPr>
                <w:rFonts w:ascii="Gill Sans MT" w:hAnsi="Gill Sans MT" w:cs="Arial"/>
                <w:color w:val="1A1A1A"/>
                <w:sz w:val="20"/>
                <w:szCs w:val="20"/>
              </w:rPr>
            </w:pPr>
            <w:r w:rsidRPr="00297EDA">
              <w:rPr>
                <w:rFonts w:ascii="Gill Sans MT" w:hAnsi="Gill Sans MT" w:cs="Arial"/>
                <w:color w:val="1A1A1A"/>
                <w:sz w:val="20"/>
                <w:szCs w:val="20"/>
              </w:rPr>
              <w:t xml:space="preserve">If yes, can </w:t>
            </w:r>
            <w:r>
              <w:rPr>
                <w:rFonts w:ascii="Gill Sans MT" w:hAnsi="Gill Sans MT" w:cs="Arial"/>
                <w:color w:val="1A1A1A"/>
                <w:sz w:val="20"/>
                <w:szCs w:val="20"/>
              </w:rPr>
              <w:t>you please describe this plan?</w:t>
            </w:r>
          </w:p>
        </w:tc>
        <w:tc>
          <w:tcPr>
            <w:tcW w:w="3420" w:type="dxa"/>
            <w:tcBorders>
              <w:top w:val="single" w:sz="4" w:space="0" w:color="auto"/>
              <w:bottom w:val="single" w:sz="4" w:space="0" w:color="auto"/>
              <w:right w:val="single" w:sz="18" w:space="0" w:color="000000"/>
            </w:tcBorders>
            <w:shd w:val="clear" w:color="auto" w:fill="D6E3BC" w:themeFill="accent3" w:themeFillTint="66"/>
          </w:tcPr>
          <w:p w14:paraId="60B82664" w14:textId="77777777" w:rsidR="00133728" w:rsidRPr="00297EDA" w:rsidRDefault="00133728"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TEXT </w:t>
            </w:r>
          </w:p>
          <w:p w14:paraId="13A5A871" w14:textId="77777777" w:rsidR="00133728" w:rsidRPr="00297EDA" w:rsidRDefault="00133728" w:rsidP="007D0669">
            <w:pPr>
              <w:spacing w:line="240" w:lineRule="auto"/>
              <w:contextualSpacing/>
              <w:rPr>
                <w:rFonts w:ascii="Gill Sans MT" w:eastAsia="Calibri" w:hAnsi="Gill Sans MT" w:cs="Times New Roman"/>
                <w:sz w:val="20"/>
                <w:szCs w:val="20"/>
              </w:rPr>
            </w:pPr>
          </w:p>
          <w:p w14:paraId="553BAFEC"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6DD8C567"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635F8E4F" w14:textId="77777777" w:rsidTr="00133728">
        <w:trPr>
          <w:trHeight w:val="539"/>
        </w:trPr>
        <w:tc>
          <w:tcPr>
            <w:tcW w:w="190" w:type="dxa"/>
            <w:vMerge/>
            <w:tcBorders>
              <w:top w:val="single" w:sz="4" w:space="0" w:color="auto"/>
              <w:left w:val="single" w:sz="4" w:space="0" w:color="000000"/>
              <w:right w:val="single" w:sz="4" w:space="0" w:color="000000"/>
            </w:tcBorders>
            <w:shd w:val="clear" w:color="auto" w:fill="D6E3BC" w:themeFill="accent3" w:themeFillTint="66"/>
          </w:tcPr>
          <w:p w14:paraId="787DCA9F"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auto"/>
          </w:tcPr>
          <w:p w14:paraId="62012758" w14:textId="77777777" w:rsidR="00133728" w:rsidRPr="00133728" w:rsidRDefault="00133728" w:rsidP="00133728">
            <w:pPr>
              <w:spacing w:line="240" w:lineRule="auto"/>
              <w:contextualSpacing/>
              <w:rPr>
                <w:rFonts w:ascii="Gill Sans MT" w:hAnsi="Gill Sans MT" w:cs="Arial"/>
                <w:i/>
                <w:color w:val="1A1A1A"/>
                <w:sz w:val="20"/>
                <w:szCs w:val="20"/>
              </w:rPr>
            </w:pPr>
            <w:r w:rsidRPr="00297EDA">
              <w:rPr>
                <w:rFonts w:ascii="Gill Sans MT" w:hAnsi="Gill Sans MT" w:cs="Arial"/>
                <w:i/>
                <w:color w:val="1A1A1A"/>
                <w:sz w:val="20"/>
                <w:szCs w:val="20"/>
              </w:rPr>
              <w:t>Who created the plan?</w:t>
            </w:r>
          </w:p>
          <w:p w14:paraId="0CD31D2B" w14:textId="77777777" w:rsidR="00133728" w:rsidRPr="00297EDA" w:rsidRDefault="00133728" w:rsidP="007D0669">
            <w:pPr>
              <w:spacing w:line="240" w:lineRule="auto"/>
              <w:contextualSpacing/>
              <w:rPr>
                <w:rFonts w:ascii="Gill Sans MT" w:hAnsi="Gill Sans MT" w:cs="Arial"/>
                <w:color w:val="1A1A1A"/>
                <w:sz w:val="20"/>
                <w:szCs w:val="20"/>
              </w:rPr>
            </w:pPr>
          </w:p>
        </w:tc>
        <w:tc>
          <w:tcPr>
            <w:tcW w:w="3420" w:type="dxa"/>
            <w:tcBorders>
              <w:top w:val="single" w:sz="4" w:space="0" w:color="auto"/>
              <w:bottom w:val="single" w:sz="4" w:space="0" w:color="auto"/>
              <w:right w:val="single" w:sz="18" w:space="0" w:color="000000"/>
            </w:tcBorders>
            <w:shd w:val="clear" w:color="auto" w:fill="auto"/>
          </w:tcPr>
          <w:p w14:paraId="4075621B" w14:textId="77777777" w:rsidR="00133728"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1-Community, together as a group</w:t>
            </w:r>
          </w:p>
          <w:p w14:paraId="38317BCD"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2-Village elders</w:t>
            </w:r>
          </w:p>
          <w:p w14:paraId="5B50221B" w14:textId="31838E5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3-Chief</w:t>
            </w:r>
          </w:p>
          <w:p w14:paraId="2E95CF16"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4- NGO</w:t>
            </w:r>
          </w:p>
          <w:p w14:paraId="1EF85D46"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5- DFO</w:t>
            </w:r>
          </w:p>
          <w:p w14:paraId="77378A7D" w14:textId="3D10000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6- ZAWA</w:t>
            </w:r>
          </w:p>
          <w:p w14:paraId="1A12A136" w14:textId="019A24C1" w:rsidR="00A243EE" w:rsidRPr="00297EDA"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97 – Other, specify</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57BF5CFF"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1ABCA565" w14:textId="77777777" w:rsidTr="00133728">
        <w:trPr>
          <w:trHeight w:val="350"/>
        </w:trPr>
        <w:tc>
          <w:tcPr>
            <w:tcW w:w="190" w:type="dxa"/>
            <w:vMerge/>
            <w:tcBorders>
              <w:top w:val="single" w:sz="4" w:space="0" w:color="auto"/>
              <w:left w:val="single" w:sz="4" w:space="0" w:color="000000"/>
              <w:right w:val="single" w:sz="4" w:space="0" w:color="000000"/>
            </w:tcBorders>
            <w:shd w:val="clear" w:color="auto" w:fill="D6E3BC" w:themeFill="accent3" w:themeFillTint="66"/>
          </w:tcPr>
          <w:p w14:paraId="6029FDAE" w14:textId="28C8DE9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auto"/>
          </w:tcPr>
          <w:p w14:paraId="64E5BF26" w14:textId="0D4B0F2E" w:rsidR="00133728" w:rsidRDefault="00133728" w:rsidP="00133728">
            <w:pPr>
              <w:spacing w:line="240" w:lineRule="auto"/>
              <w:contextualSpacing/>
              <w:rPr>
                <w:ins w:id="374" w:author="Heather Huntington" w:date="2014-11-18T10:18:00Z"/>
                <w:rFonts w:ascii="Gill Sans MT" w:hAnsi="Gill Sans MT" w:cs="Arial"/>
                <w:i/>
                <w:color w:val="1A1A1A"/>
                <w:sz w:val="20"/>
                <w:szCs w:val="20"/>
              </w:rPr>
            </w:pPr>
            <w:r>
              <w:rPr>
                <w:rFonts w:ascii="Gill Sans MT" w:hAnsi="Gill Sans MT" w:cs="Arial"/>
                <w:i/>
                <w:color w:val="1A1A1A"/>
                <w:sz w:val="20"/>
                <w:szCs w:val="20"/>
              </w:rPr>
              <w:t>What year was</w:t>
            </w:r>
            <w:r w:rsidRPr="00297EDA">
              <w:rPr>
                <w:rFonts w:ascii="Gill Sans MT" w:hAnsi="Gill Sans MT" w:cs="Arial"/>
                <w:i/>
                <w:color w:val="1A1A1A"/>
                <w:sz w:val="20"/>
                <w:szCs w:val="20"/>
              </w:rPr>
              <w:t xml:space="preserve"> the plan created?</w:t>
            </w:r>
          </w:p>
          <w:p w14:paraId="45F5F4EC" w14:textId="77777777" w:rsidR="00133728" w:rsidRPr="00297EDA" w:rsidRDefault="00133728" w:rsidP="007D0669">
            <w:pPr>
              <w:spacing w:line="240" w:lineRule="auto"/>
              <w:contextualSpacing/>
              <w:rPr>
                <w:rFonts w:ascii="Gill Sans MT" w:hAnsi="Gill Sans MT" w:cs="Arial"/>
                <w:color w:val="1A1A1A"/>
                <w:sz w:val="20"/>
                <w:szCs w:val="20"/>
              </w:rPr>
            </w:pPr>
          </w:p>
        </w:tc>
        <w:tc>
          <w:tcPr>
            <w:tcW w:w="3420" w:type="dxa"/>
            <w:tcBorders>
              <w:top w:val="single" w:sz="4" w:space="0" w:color="auto"/>
              <w:bottom w:val="single" w:sz="4" w:space="0" w:color="auto"/>
              <w:right w:val="single" w:sz="18" w:space="0" w:color="000000"/>
            </w:tcBorders>
            <w:shd w:val="clear" w:color="auto" w:fill="auto"/>
          </w:tcPr>
          <w:p w14:paraId="07C1CD1E" w14:textId="524921D1" w:rsidR="00133728" w:rsidRPr="00297EDA"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Integer</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30E6A109"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46EE0ABB" w14:textId="77777777" w:rsidTr="00133728">
        <w:trPr>
          <w:trHeight w:val="960"/>
        </w:trPr>
        <w:tc>
          <w:tcPr>
            <w:tcW w:w="190" w:type="dxa"/>
            <w:vMerge/>
            <w:tcBorders>
              <w:left w:val="single" w:sz="4" w:space="0" w:color="000000"/>
              <w:bottom w:val="single" w:sz="4" w:space="0" w:color="000000"/>
              <w:right w:val="single" w:sz="4" w:space="0" w:color="000000"/>
            </w:tcBorders>
            <w:shd w:val="clear" w:color="auto" w:fill="D6E3BC" w:themeFill="accent3" w:themeFillTint="66"/>
          </w:tcPr>
          <w:p w14:paraId="79414FE0"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000000"/>
            </w:tcBorders>
            <w:shd w:val="clear" w:color="auto" w:fill="auto"/>
          </w:tcPr>
          <w:p w14:paraId="59A22FF9" w14:textId="7E47EF92" w:rsidR="00133728" w:rsidRPr="00133728" w:rsidRDefault="00133728" w:rsidP="007D0669">
            <w:pPr>
              <w:spacing w:line="240" w:lineRule="auto"/>
              <w:contextualSpacing/>
              <w:rPr>
                <w:rFonts w:ascii="Gill Sans MT" w:hAnsi="Gill Sans MT" w:cs="Arial"/>
                <w:color w:val="1A1A1A"/>
                <w:sz w:val="20"/>
                <w:szCs w:val="20"/>
              </w:rPr>
            </w:pPr>
            <w:r w:rsidRPr="00133728">
              <w:rPr>
                <w:rFonts w:ascii="Gill Sans MT" w:hAnsi="Gill Sans MT" w:cs="Arial"/>
                <w:color w:val="1A1A1A"/>
                <w:sz w:val="20"/>
                <w:szCs w:val="20"/>
              </w:rPr>
              <w:t xml:space="preserve">Was the community involved in the development of the </w:t>
            </w:r>
            <w:commentRangeStart w:id="375"/>
            <w:r w:rsidRPr="00133728">
              <w:rPr>
                <w:rFonts w:ascii="Gill Sans MT" w:hAnsi="Gill Sans MT" w:cs="Arial"/>
                <w:color w:val="1A1A1A"/>
                <w:sz w:val="20"/>
                <w:szCs w:val="20"/>
              </w:rPr>
              <w:t>plan</w:t>
            </w:r>
            <w:commentRangeEnd w:id="375"/>
            <w:r w:rsidRPr="00133728">
              <w:rPr>
                <w:rStyle w:val="CommentReference"/>
              </w:rPr>
              <w:commentReference w:id="375"/>
            </w:r>
            <w:r w:rsidRPr="00133728">
              <w:rPr>
                <w:rFonts w:ascii="Gill Sans MT" w:hAnsi="Gill Sans MT" w:cs="Arial"/>
                <w:color w:val="1A1A1A"/>
                <w:sz w:val="20"/>
                <w:szCs w:val="20"/>
              </w:rPr>
              <w:t>?)</w:t>
            </w:r>
            <w:r w:rsidRPr="00133728">
              <w:rPr>
                <w:rStyle w:val="CommentReference"/>
              </w:rPr>
              <w:commentReference w:id="376"/>
            </w:r>
          </w:p>
        </w:tc>
        <w:tc>
          <w:tcPr>
            <w:tcW w:w="3420" w:type="dxa"/>
            <w:tcBorders>
              <w:top w:val="single" w:sz="4" w:space="0" w:color="auto"/>
              <w:bottom w:val="single" w:sz="4" w:space="0" w:color="000000"/>
              <w:right w:val="single" w:sz="18" w:space="0" w:color="000000"/>
            </w:tcBorders>
            <w:shd w:val="clear" w:color="auto" w:fill="auto"/>
          </w:tcPr>
          <w:p w14:paraId="233F494A"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0-No one from the community was involved</w:t>
            </w:r>
          </w:p>
          <w:p w14:paraId="30C5DD05" w14:textId="31BCE461"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1-Only the Chief was involved</w:t>
            </w:r>
          </w:p>
          <w:p w14:paraId="5C441D8B"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2-Only the Headperson and Elders were involved</w:t>
            </w:r>
          </w:p>
          <w:p w14:paraId="3C2E4B57"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3- Everyone from the community was involved</w:t>
            </w:r>
          </w:p>
          <w:p w14:paraId="3E173701" w14:textId="60E66EDF" w:rsidR="00133728" w:rsidRP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888-Don’t know</w:t>
            </w:r>
          </w:p>
        </w:tc>
        <w:tc>
          <w:tcPr>
            <w:tcW w:w="990" w:type="dxa"/>
            <w:tcBorders>
              <w:top w:val="single" w:sz="4" w:space="0" w:color="auto"/>
              <w:left w:val="single" w:sz="18" w:space="0" w:color="000000"/>
              <w:bottom w:val="single" w:sz="18" w:space="0" w:color="000000"/>
              <w:right w:val="single" w:sz="18" w:space="0" w:color="000000"/>
            </w:tcBorders>
            <w:shd w:val="clear" w:color="auto" w:fill="auto"/>
          </w:tcPr>
          <w:p w14:paraId="1BA5E926" w14:textId="77777777" w:rsidR="00133728" w:rsidRPr="00133728" w:rsidRDefault="00133728" w:rsidP="007D0669">
            <w:pPr>
              <w:spacing w:line="240" w:lineRule="auto"/>
              <w:contextualSpacing/>
              <w:rPr>
                <w:rFonts w:ascii="Gill Sans MT" w:eastAsia="Calibri" w:hAnsi="Gill Sans MT" w:cs="Times New Roman"/>
                <w:i/>
                <w:color w:val="A6A6A6"/>
                <w:sz w:val="20"/>
                <w:szCs w:val="20"/>
              </w:rPr>
            </w:pPr>
          </w:p>
        </w:tc>
      </w:tr>
      <w:tr w:rsidR="007D0669" w:rsidRPr="00297EDA" w14:paraId="1E614925"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6C4C96E9" w14:textId="04D0FF7F"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51464A5A" w14:textId="77777777" w:rsidR="007D0669" w:rsidRPr="00297EDA" w:rsidRDefault="007D0669" w:rsidP="007D0669">
            <w:pPr>
              <w:spacing w:line="240" w:lineRule="auto"/>
              <w:contextualSpacing/>
              <w:rPr>
                <w:rFonts w:ascii="Gill Sans MT" w:hAnsi="Gill Sans MT"/>
                <w:color w:val="000000" w:themeColor="text1"/>
                <w:sz w:val="20"/>
                <w:szCs w:val="20"/>
              </w:rPr>
            </w:pPr>
            <w:commentRangeStart w:id="377"/>
            <w:r w:rsidRPr="00297EDA">
              <w:rPr>
                <w:rFonts w:ascii="Gill Sans MT" w:hAnsi="Gill Sans MT"/>
                <w:color w:val="000000" w:themeColor="text1"/>
                <w:sz w:val="20"/>
                <w:szCs w:val="20"/>
              </w:rPr>
              <w:t xml:space="preserve">Are there </w:t>
            </w:r>
            <w:commentRangeStart w:id="378"/>
            <w:r w:rsidRPr="00297EDA">
              <w:rPr>
                <w:rFonts w:ascii="Gill Sans MT" w:hAnsi="Gill Sans MT"/>
                <w:color w:val="000000" w:themeColor="text1"/>
                <w:sz w:val="20"/>
                <w:szCs w:val="20"/>
              </w:rPr>
              <w:t xml:space="preserve">forest user groups </w:t>
            </w:r>
            <w:commentRangeEnd w:id="378"/>
            <w:r w:rsidRPr="00297EDA">
              <w:rPr>
                <w:rStyle w:val="CommentReference"/>
                <w:rFonts w:ascii="Gill Sans MT" w:hAnsi="Gill Sans MT"/>
                <w:sz w:val="20"/>
                <w:szCs w:val="20"/>
              </w:rPr>
              <w:commentReference w:id="378"/>
            </w:r>
            <w:r w:rsidRPr="00297EDA">
              <w:rPr>
                <w:rFonts w:ascii="Gill Sans MT" w:hAnsi="Gill Sans MT"/>
                <w:color w:val="000000" w:themeColor="text1"/>
                <w:sz w:val="20"/>
                <w:szCs w:val="20"/>
              </w:rPr>
              <w:t xml:space="preserve">in this community? </w:t>
            </w:r>
          </w:p>
          <w:p w14:paraId="109F3325"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679BAC1" w14:textId="77777777" w:rsidR="007D0669" w:rsidRDefault="007D0669" w:rsidP="007D0669">
            <w:pPr>
              <w:spacing w:line="240" w:lineRule="auto"/>
              <w:contextualSpacing/>
              <w:rPr>
                <w:ins w:id="379" w:author="Aleta Haflett" w:date="2014-11-19T10:09:00Z"/>
                <w:rFonts w:ascii="Gill Sans MT" w:hAnsi="Gill Sans MT"/>
                <w:color w:val="000000" w:themeColor="text1"/>
                <w:sz w:val="20"/>
                <w:szCs w:val="20"/>
              </w:rPr>
            </w:pPr>
            <w:r w:rsidRPr="00297EDA">
              <w:rPr>
                <w:rFonts w:ascii="Gill Sans MT" w:hAnsi="Gill Sans MT"/>
                <w:color w:val="000000" w:themeColor="text1"/>
                <w:sz w:val="20"/>
                <w:szCs w:val="20"/>
              </w:rPr>
              <w:t>Are there groups that manage activities related to the management of the forest (i.e. fire fighting, patrolling, tourism, tree planting, forest product harvesting</w:t>
            </w:r>
            <w:proofErr w:type="gramStart"/>
            <w:r w:rsidRPr="00297EDA">
              <w:rPr>
                <w:rFonts w:ascii="Gill Sans MT" w:hAnsi="Gill Sans MT"/>
                <w:color w:val="000000" w:themeColor="text1"/>
                <w:sz w:val="20"/>
                <w:szCs w:val="20"/>
              </w:rPr>
              <w:t>,  etc</w:t>
            </w:r>
            <w:proofErr w:type="gramEnd"/>
            <w:r w:rsidRPr="00297EDA">
              <w:rPr>
                <w:rFonts w:ascii="Gill Sans MT" w:hAnsi="Gill Sans MT"/>
                <w:color w:val="000000" w:themeColor="text1"/>
                <w:sz w:val="20"/>
                <w:szCs w:val="20"/>
              </w:rPr>
              <w:t>.)</w:t>
            </w:r>
          </w:p>
          <w:p w14:paraId="209FABED" w14:textId="4FDBF3B3" w:rsidR="00C739EB" w:rsidRPr="00C739EB" w:rsidRDefault="00C739EB" w:rsidP="007D0669">
            <w:pPr>
              <w:spacing w:line="240" w:lineRule="auto"/>
              <w:contextualSpacing/>
              <w:rPr>
                <w:rFonts w:ascii="Gill Sans MT" w:hAnsi="Gill Sans MT"/>
                <w:i/>
                <w:color w:val="000000" w:themeColor="text1"/>
                <w:sz w:val="20"/>
                <w:szCs w:val="20"/>
                <w:rPrChange w:id="380" w:author="Aleta Haflett" w:date="2014-11-19T10:09:00Z">
                  <w:rPr>
                    <w:rFonts w:ascii="Gill Sans MT" w:hAnsi="Gill Sans MT"/>
                    <w:color w:val="000000" w:themeColor="text1"/>
                    <w:sz w:val="20"/>
                    <w:szCs w:val="20"/>
                  </w:rPr>
                </w:rPrChange>
              </w:rPr>
            </w:pPr>
            <w:ins w:id="381" w:author="Aleta Haflett" w:date="2014-11-19T10:09:00Z">
              <w:r>
                <w:rPr>
                  <w:rFonts w:ascii="Gill Sans MT" w:hAnsi="Gill Sans MT"/>
                  <w:i/>
                  <w:color w:val="000000" w:themeColor="text1"/>
                  <w:sz w:val="20"/>
                  <w:szCs w:val="20"/>
                </w:rPr>
                <w:t xml:space="preserve">If 0, skip to X </w:t>
              </w:r>
            </w:ins>
          </w:p>
          <w:commentRangeEnd w:id="377"/>
          <w:p w14:paraId="46FE4D50" w14:textId="77777777" w:rsidR="007D0669" w:rsidRPr="00297EDA" w:rsidRDefault="00A243EE" w:rsidP="007D0669">
            <w:pPr>
              <w:spacing w:line="240" w:lineRule="auto"/>
              <w:contextualSpacing/>
              <w:rPr>
                <w:rFonts w:ascii="Gill Sans MT" w:hAnsi="Gill Sans MT" w:cs="Arial"/>
                <w:color w:val="1A1A1A"/>
                <w:sz w:val="20"/>
                <w:szCs w:val="20"/>
              </w:rPr>
            </w:pPr>
            <w:r>
              <w:rPr>
                <w:rStyle w:val="CommentReference"/>
              </w:rPr>
              <w:commentReference w:id="377"/>
            </w:r>
          </w:p>
        </w:tc>
        <w:tc>
          <w:tcPr>
            <w:tcW w:w="3420" w:type="dxa"/>
            <w:tcBorders>
              <w:top w:val="single" w:sz="4" w:space="0" w:color="000000"/>
              <w:bottom w:val="single" w:sz="4" w:space="0" w:color="000000"/>
              <w:right w:val="single" w:sz="18" w:space="0" w:color="000000"/>
            </w:tcBorders>
          </w:tcPr>
          <w:p w14:paraId="24E8CFAE"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lastRenderedPageBreak/>
              <w:t>0=No</w:t>
            </w:r>
          </w:p>
          <w:p w14:paraId="127402FB"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lastRenderedPageBreak/>
              <w:t xml:space="preserve">1=Yes </w:t>
            </w:r>
          </w:p>
          <w:p w14:paraId="07A31694"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6A5D282"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7289752E"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bl>
    <w:p w14:paraId="6090DBFF" w14:textId="24ED26A6" w:rsidR="00B825DE" w:rsidRDefault="00B825DE">
      <w:pPr>
        <w:rPr>
          <w:ins w:id="382" w:author="Aleta Haflett" w:date="2014-11-19T10:00:00Z"/>
        </w:rPr>
      </w:pPr>
      <w:ins w:id="383" w:author="Aleta Haflett" w:date="2014-11-19T10:00:00Z">
        <w:r>
          <w:lastRenderedPageBreak/>
          <w:t xml:space="preserve">Forest Management Group Roster </w:t>
        </w:r>
      </w:ins>
    </w:p>
    <w:tbl>
      <w:tblPr>
        <w:tblStyle w:val="TableGrid"/>
        <w:tblW w:w="0" w:type="auto"/>
        <w:tblLook w:val="04A0" w:firstRow="1" w:lastRow="0" w:firstColumn="1" w:lastColumn="0" w:noHBand="0" w:noVBand="1"/>
        <w:tblPrChange w:id="384" w:author="Aleta Haflett" w:date="2014-11-19T10:06:00Z">
          <w:tblPr>
            <w:tblStyle w:val="TableGrid"/>
            <w:tblW w:w="0" w:type="auto"/>
            <w:tblLook w:val="04A0" w:firstRow="1" w:lastRow="0" w:firstColumn="1" w:lastColumn="0" w:noHBand="0" w:noVBand="1"/>
          </w:tblPr>
        </w:tblPrChange>
      </w:tblPr>
      <w:tblGrid>
        <w:gridCol w:w="416"/>
        <w:gridCol w:w="1570"/>
        <w:gridCol w:w="1632"/>
        <w:gridCol w:w="988"/>
        <w:gridCol w:w="1739"/>
        <w:gridCol w:w="1691"/>
        <w:gridCol w:w="1581"/>
        <w:gridCol w:w="1371"/>
        <w:gridCol w:w="1371"/>
        <w:tblGridChange w:id="385">
          <w:tblGrid>
            <w:gridCol w:w="416"/>
            <w:gridCol w:w="1570"/>
            <w:gridCol w:w="1746"/>
            <w:gridCol w:w="1691"/>
            <w:gridCol w:w="1739"/>
            <w:gridCol w:w="1691"/>
            <w:gridCol w:w="1581"/>
            <w:gridCol w:w="1371"/>
            <w:gridCol w:w="1371"/>
          </w:tblGrid>
        </w:tblGridChange>
      </w:tblGrid>
      <w:tr w:rsidR="00B825DE" w14:paraId="6590C967" w14:textId="3C831958" w:rsidTr="00C739EB">
        <w:trPr>
          <w:ins w:id="386" w:author="Aleta Haflett" w:date="2014-11-19T10:02:00Z"/>
        </w:trPr>
        <w:tc>
          <w:tcPr>
            <w:tcW w:w="416" w:type="dxa"/>
            <w:tcPrChange w:id="387" w:author="Aleta Haflett" w:date="2014-11-19T10:06:00Z">
              <w:tcPr>
                <w:tcW w:w="416" w:type="dxa"/>
              </w:tcPr>
            </w:tcPrChange>
          </w:tcPr>
          <w:p w14:paraId="34EE46C1" w14:textId="77777777" w:rsidR="00B825DE" w:rsidRDefault="00B825DE">
            <w:pPr>
              <w:rPr>
                <w:ins w:id="388" w:author="Aleta Haflett" w:date="2014-11-19T10:02:00Z"/>
              </w:rPr>
            </w:pPr>
          </w:p>
        </w:tc>
        <w:tc>
          <w:tcPr>
            <w:tcW w:w="1570" w:type="dxa"/>
            <w:tcPrChange w:id="389" w:author="Aleta Haflett" w:date="2014-11-19T10:06:00Z">
              <w:tcPr>
                <w:tcW w:w="1570" w:type="dxa"/>
              </w:tcPr>
            </w:tcPrChange>
          </w:tcPr>
          <w:p w14:paraId="341D378D" w14:textId="3AB5245F" w:rsidR="00B825DE" w:rsidRDefault="00B825DE">
            <w:pPr>
              <w:rPr>
                <w:ins w:id="390" w:author="Aleta Haflett" w:date="2014-11-19T10:02:00Z"/>
              </w:rPr>
            </w:pPr>
            <w:proofErr w:type="spellStart"/>
            <w:ins w:id="391" w:author="Aleta Haflett" w:date="2014-11-19T10:02:00Z">
              <w:r>
                <w:t>X.x</w:t>
              </w:r>
              <w:proofErr w:type="spellEnd"/>
            </w:ins>
          </w:p>
        </w:tc>
        <w:tc>
          <w:tcPr>
            <w:tcW w:w="1632" w:type="dxa"/>
            <w:tcPrChange w:id="392" w:author="Aleta Haflett" w:date="2014-11-19T10:06:00Z">
              <w:tcPr>
                <w:tcW w:w="1746" w:type="dxa"/>
              </w:tcPr>
            </w:tcPrChange>
          </w:tcPr>
          <w:p w14:paraId="5FE8E31A" w14:textId="77777777" w:rsidR="00B825DE" w:rsidRDefault="00B825DE">
            <w:pPr>
              <w:rPr>
                <w:ins w:id="393" w:author="Aleta Haflett" w:date="2014-11-19T10:02:00Z"/>
              </w:rPr>
            </w:pPr>
          </w:p>
        </w:tc>
        <w:tc>
          <w:tcPr>
            <w:tcW w:w="988" w:type="dxa"/>
            <w:tcPrChange w:id="394" w:author="Aleta Haflett" w:date="2014-11-19T10:06:00Z">
              <w:tcPr>
                <w:tcW w:w="1691" w:type="dxa"/>
              </w:tcPr>
            </w:tcPrChange>
          </w:tcPr>
          <w:p w14:paraId="045D5635" w14:textId="77777777" w:rsidR="00B825DE" w:rsidRDefault="00B825DE">
            <w:pPr>
              <w:rPr>
                <w:ins w:id="395" w:author="Aleta Haflett" w:date="2014-11-19T10:02:00Z"/>
              </w:rPr>
            </w:pPr>
          </w:p>
        </w:tc>
        <w:tc>
          <w:tcPr>
            <w:tcW w:w="1739" w:type="dxa"/>
            <w:tcPrChange w:id="396" w:author="Aleta Haflett" w:date="2014-11-19T10:06:00Z">
              <w:tcPr>
                <w:tcW w:w="1739" w:type="dxa"/>
              </w:tcPr>
            </w:tcPrChange>
          </w:tcPr>
          <w:p w14:paraId="0BC0E91A" w14:textId="77777777" w:rsidR="00B825DE" w:rsidRDefault="00B825DE">
            <w:pPr>
              <w:rPr>
                <w:ins w:id="397" w:author="Aleta Haflett" w:date="2014-11-19T10:02:00Z"/>
              </w:rPr>
            </w:pPr>
          </w:p>
        </w:tc>
        <w:tc>
          <w:tcPr>
            <w:tcW w:w="1691" w:type="dxa"/>
            <w:tcPrChange w:id="398" w:author="Aleta Haflett" w:date="2014-11-19T10:06:00Z">
              <w:tcPr>
                <w:tcW w:w="1691" w:type="dxa"/>
              </w:tcPr>
            </w:tcPrChange>
          </w:tcPr>
          <w:p w14:paraId="02BB469E" w14:textId="77777777" w:rsidR="00B825DE" w:rsidRDefault="00B825DE">
            <w:pPr>
              <w:rPr>
                <w:ins w:id="399" w:author="Aleta Haflett" w:date="2014-11-19T10:02:00Z"/>
              </w:rPr>
            </w:pPr>
          </w:p>
        </w:tc>
        <w:tc>
          <w:tcPr>
            <w:tcW w:w="1581" w:type="dxa"/>
            <w:tcPrChange w:id="400" w:author="Aleta Haflett" w:date="2014-11-19T10:06:00Z">
              <w:tcPr>
                <w:tcW w:w="1581" w:type="dxa"/>
              </w:tcPr>
            </w:tcPrChange>
          </w:tcPr>
          <w:p w14:paraId="36F4092E" w14:textId="77777777" w:rsidR="00B825DE" w:rsidRDefault="00B825DE">
            <w:pPr>
              <w:rPr>
                <w:ins w:id="401" w:author="Aleta Haflett" w:date="2014-11-19T10:04:00Z"/>
              </w:rPr>
            </w:pPr>
          </w:p>
        </w:tc>
        <w:tc>
          <w:tcPr>
            <w:tcW w:w="1371" w:type="dxa"/>
            <w:tcPrChange w:id="402" w:author="Aleta Haflett" w:date="2014-11-19T10:06:00Z">
              <w:tcPr>
                <w:tcW w:w="1371" w:type="dxa"/>
              </w:tcPr>
            </w:tcPrChange>
          </w:tcPr>
          <w:p w14:paraId="732F0499" w14:textId="77777777" w:rsidR="00B825DE" w:rsidRDefault="00B825DE">
            <w:pPr>
              <w:rPr>
                <w:ins w:id="403" w:author="Aleta Haflett" w:date="2014-11-19T10:04:00Z"/>
              </w:rPr>
            </w:pPr>
          </w:p>
        </w:tc>
        <w:tc>
          <w:tcPr>
            <w:tcW w:w="1371" w:type="dxa"/>
            <w:tcPrChange w:id="404" w:author="Aleta Haflett" w:date="2014-11-19T10:06:00Z">
              <w:tcPr>
                <w:tcW w:w="1371" w:type="dxa"/>
              </w:tcPr>
            </w:tcPrChange>
          </w:tcPr>
          <w:p w14:paraId="0C700915" w14:textId="77777777" w:rsidR="00B825DE" w:rsidRDefault="00B825DE">
            <w:pPr>
              <w:rPr>
                <w:ins w:id="405" w:author="Aleta Haflett" w:date="2014-11-19T10:05:00Z"/>
              </w:rPr>
            </w:pPr>
          </w:p>
        </w:tc>
      </w:tr>
      <w:tr w:rsidR="00B825DE" w14:paraId="65595F71" w14:textId="41192260" w:rsidTr="00C739EB">
        <w:trPr>
          <w:ins w:id="406" w:author="Aleta Haflett" w:date="2014-11-19T10:02:00Z"/>
        </w:trPr>
        <w:tc>
          <w:tcPr>
            <w:tcW w:w="416" w:type="dxa"/>
            <w:tcPrChange w:id="407" w:author="Aleta Haflett" w:date="2014-11-19T10:06:00Z">
              <w:tcPr>
                <w:tcW w:w="416" w:type="dxa"/>
              </w:tcPr>
            </w:tcPrChange>
          </w:tcPr>
          <w:p w14:paraId="1B9071AC" w14:textId="77777777" w:rsidR="00B825DE" w:rsidRPr="00B825DE" w:rsidRDefault="00B825DE">
            <w:pPr>
              <w:rPr>
                <w:ins w:id="408" w:author="Aleta Haflett" w:date="2014-11-19T10:02:00Z"/>
                <w:sz w:val="20"/>
                <w:szCs w:val="20"/>
              </w:rPr>
            </w:pPr>
          </w:p>
        </w:tc>
        <w:tc>
          <w:tcPr>
            <w:tcW w:w="1570" w:type="dxa"/>
            <w:tcPrChange w:id="409" w:author="Aleta Haflett" w:date="2014-11-19T10:06:00Z">
              <w:tcPr>
                <w:tcW w:w="1570" w:type="dxa"/>
              </w:tcPr>
            </w:tcPrChange>
          </w:tcPr>
          <w:p w14:paraId="0F6598B9" w14:textId="524127A7" w:rsidR="00B825DE" w:rsidRPr="00B825DE" w:rsidRDefault="00B825DE">
            <w:pPr>
              <w:rPr>
                <w:ins w:id="410" w:author="Aleta Haflett" w:date="2014-11-19T10:02:00Z"/>
                <w:sz w:val="20"/>
                <w:szCs w:val="20"/>
              </w:rPr>
            </w:pPr>
            <w:ins w:id="411" w:author="Aleta Haflett" w:date="2014-11-19T10:03:00Z">
              <w:r w:rsidRPr="00B825DE">
                <w:rPr>
                  <w:sz w:val="20"/>
                  <w:szCs w:val="20"/>
                </w:rPr>
                <w:t>Name of the group</w:t>
              </w:r>
            </w:ins>
          </w:p>
        </w:tc>
        <w:tc>
          <w:tcPr>
            <w:tcW w:w="1632" w:type="dxa"/>
            <w:tcPrChange w:id="412" w:author="Aleta Haflett" w:date="2014-11-19T10:06:00Z">
              <w:tcPr>
                <w:tcW w:w="1746" w:type="dxa"/>
              </w:tcPr>
            </w:tcPrChange>
          </w:tcPr>
          <w:p w14:paraId="3D7F54C1" w14:textId="77777777" w:rsidR="00C739EB" w:rsidRDefault="00B825DE" w:rsidP="00B825DE">
            <w:pPr>
              <w:contextualSpacing/>
              <w:rPr>
                <w:ins w:id="413" w:author="Aleta Haflett" w:date="2014-11-19T10:06:00Z"/>
                <w:rFonts w:ascii="Gill Sans MT" w:hAnsi="Gill Sans MT"/>
                <w:color w:val="000000" w:themeColor="text1"/>
                <w:sz w:val="20"/>
                <w:szCs w:val="20"/>
              </w:rPr>
            </w:pPr>
            <w:ins w:id="414" w:author="Aleta Haflett" w:date="2014-11-19T10:03:00Z">
              <w:r w:rsidRPr="00B825DE">
                <w:rPr>
                  <w:rFonts w:ascii="Gill Sans MT" w:hAnsi="Gill Sans MT"/>
                  <w:color w:val="000000" w:themeColor="text1"/>
                  <w:sz w:val="20"/>
                  <w:szCs w:val="20"/>
                </w:rPr>
                <w:t xml:space="preserve">Which community members are involved? </w:t>
              </w:r>
            </w:ins>
          </w:p>
          <w:p w14:paraId="32DA2617" w14:textId="58E3369F" w:rsidR="00B825DE" w:rsidRPr="00B825DE" w:rsidRDefault="00B825DE" w:rsidP="00C739EB">
            <w:pPr>
              <w:tabs>
                <w:tab w:val="left" w:pos="1344"/>
              </w:tabs>
              <w:ind w:right="96"/>
              <w:contextualSpacing/>
              <w:rPr>
                <w:ins w:id="415" w:author="Aleta Haflett" w:date="2014-11-19T10:03:00Z"/>
                <w:rFonts w:ascii="Gill Sans MT" w:hAnsi="Gill Sans MT"/>
                <w:color w:val="000000" w:themeColor="text1"/>
                <w:sz w:val="20"/>
                <w:szCs w:val="20"/>
              </w:rPr>
            </w:pPr>
            <w:ins w:id="416" w:author="Aleta Haflett" w:date="2014-11-19T10:03:00Z">
              <w:r w:rsidRPr="00B825DE">
                <w:rPr>
                  <w:rFonts w:ascii="Gill Sans MT" w:hAnsi="Gill Sans MT"/>
                  <w:color w:val="000000" w:themeColor="text1"/>
                  <w:sz w:val="20"/>
                  <w:szCs w:val="20"/>
                </w:rPr>
                <w:t>1. All</w:t>
              </w:r>
            </w:ins>
          </w:p>
          <w:p w14:paraId="30502554" w14:textId="1100DA8C" w:rsidR="00B825DE" w:rsidRPr="00B825DE" w:rsidRDefault="00B825DE" w:rsidP="00B825DE">
            <w:pPr>
              <w:contextualSpacing/>
              <w:rPr>
                <w:ins w:id="417" w:author="Aleta Haflett" w:date="2014-11-19T10:03:00Z"/>
                <w:rFonts w:ascii="Gill Sans MT" w:hAnsi="Gill Sans MT"/>
                <w:color w:val="000000" w:themeColor="text1"/>
                <w:sz w:val="20"/>
                <w:szCs w:val="20"/>
              </w:rPr>
            </w:pPr>
            <w:ins w:id="418" w:author="Aleta Haflett" w:date="2014-11-19T10:03:00Z">
              <w:r w:rsidRPr="00B825DE">
                <w:rPr>
                  <w:rFonts w:ascii="Gill Sans MT" w:hAnsi="Gill Sans MT"/>
                  <w:color w:val="000000" w:themeColor="text1"/>
                  <w:sz w:val="20"/>
                  <w:szCs w:val="20"/>
                </w:rPr>
                <w:t>2. Just Men</w:t>
              </w:r>
            </w:ins>
          </w:p>
          <w:p w14:paraId="09FC65CD" w14:textId="0DB4DD29" w:rsidR="00B825DE" w:rsidRPr="00B825DE" w:rsidRDefault="00B825DE" w:rsidP="00B825DE">
            <w:pPr>
              <w:contextualSpacing/>
              <w:rPr>
                <w:ins w:id="419" w:author="Aleta Haflett" w:date="2014-11-19T10:03:00Z"/>
                <w:rFonts w:ascii="Gill Sans MT" w:hAnsi="Gill Sans MT"/>
                <w:color w:val="000000" w:themeColor="text1"/>
                <w:sz w:val="20"/>
                <w:szCs w:val="20"/>
              </w:rPr>
            </w:pPr>
            <w:ins w:id="420" w:author="Aleta Haflett" w:date="2014-11-19T10:03:00Z">
              <w:r w:rsidRPr="00B825DE">
                <w:rPr>
                  <w:rFonts w:ascii="Gill Sans MT" w:hAnsi="Gill Sans MT"/>
                  <w:color w:val="000000" w:themeColor="text1"/>
                  <w:sz w:val="20"/>
                  <w:szCs w:val="20"/>
                </w:rPr>
                <w:t xml:space="preserve">3. A mix of men and women </w:t>
              </w:r>
            </w:ins>
          </w:p>
          <w:p w14:paraId="47A09E63" w14:textId="77777777" w:rsidR="00B825DE" w:rsidRPr="00B825DE" w:rsidRDefault="00B825DE">
            <w:pPr>
              <w:rPr>
                <w:ins w:id="421" w:author="Aleta Haflett" w:date="2014-11-19T10:02:00Z"/>
                <w:sz w:val="20"/>
                <w:szCs w:val="20"/>
              </w:rPr>
            </w:pPr>
          </w:p>
        </w:tc>
        <w:tc>
          <w:tcPr>
            <w:tcW w:w="988" w:type="dxa"/>
            <w:tcPrChange w:id="422" w:author="Aleta Haflett" w:date="2014-11-19T10:06:00Z">
              <w:tcPr>
                <w:tcW w:w="1691" w:type="dxa"/>
              </w:tcPr>
            </w:tcPrChange>
          </w:tcPr>
          <w:p w14:paraId="77E92A1B" w14:textId="669D57A8" w:rsidR="00B825DE" w:rsidRPr="00B825DE" w:rsidRDefault="00B825DE">
            <w:pPr>
              <w:rPr>
                <w:ins w:id="423" w:author="Aleta Haflett" w:date="2014-11-19T10:02:00Z"/>
                <w:sz w:val="20"/>
                <w:szCs w:val="20"/>
              </w:rPr>
            </w:pPr>
            <w:ins w:id="424" w:author="Aleta Haflett" w:date="2014-11-19T10:03:00Z">
              <w:r w:rsidRPr="00B825DE">
                <w:rPr>
                  <w:sz w:val="20"/>
                  <w:szCs w:val="20"/>
                </w:rPr>
                <w:t>How many members are in the group?</w:t>
              </w:r>
            </w:ins>
          </w:p>
        </w:tc>
        <w:tc>
          <w:tcPr>
            <w:tcW w:w="1739" w:type="dxa"/>
            <w:tcPrChange w:id="425" w:author="Aleta Haflett" w:date="2014-11-19T10:06:00Z">
              <w:tcPr>
                <w:tcW w:w="1739" w:type="dxa"/>
              </w:tcPr>
            </w:tcPrChange>
          </w:tcPr>
          <w:p w14:paraId="3038E6C4" w14:textId="77777777" w:rsidR="00B825DE" w:rsidRPr="00B825DE" w:rsidRDefault="00B825DE" w:rsidP="00B825DE">
            <w:pPr>
              <w:contextualSpacing/>
              <w:rPr>
                <w:ins w:id="426" w:author="Aleta Haflett" w:date="2014-11-19T10:04:00Z"/>
                <w:rFonts w:ascii="Gill Sans MT" w:hAnsi="Gill Sans MT"/>
                <w:color w:val="000000" w:themeColor="text1"/>
                <w:sz w:val="20"/>
                <w:szCs w:val="20"/>
              </w:rPr>
            </w:pPr>
            <w:ins w:id="427" w:author="Aleta Haflett" w:date="2014-11-19T10:04:00Z">
              <w:r w:rsidRPr="00B825DE">
                <w:rPr>
                  <w:rFonts w:ascii="Gill Sans MT" w:hAnsi="Gill Sans MT"/>
                  <w:color w:val="000000" w:themeColor="text1"/>
                  <w:sz w:val="20"/>
                  <w:szCs w:val="20"/>
                </w:rPr>
                <w:t>How many times per year does the group have meetings?</w:t>
              </w:r>
            </w:ins>
          </w:p>
          <w:p w14:paraId="11F9C5D9" w14:textId="77777777" w:rsidR="00B825DE" w:rsidRPr="00B825DE" w:rsidRDefault="00B825DE" w:rsidP="00B825DE">
            <w:pPr>
              <w:contextualSpacing/>
              <w:rPr>
                <w:ins w:id="428" w:author="Aleta Haflett" w:date="2014-11-19T10:04:00Z"/>
                <w:rFonts w:ascii="Gill Sans MT" w:hAnsi="Gill Sans MT"/>
                <w:sz w:val="20"/>
                <w:szCs w:val="20"/>
              </w:rPr>
            </w:pPr>
            <w:ins w:id="429" w:author="Aleta Haflett" w:date="2014-11-19T10:04:00Z">
              <w:r w:rsidRPr="00B825DE">
                <w:rPr>
                  <w:rFonts w:ascii="Gill Sans MT" w:hAnsi="Gill Sans MT"/>
                  <w:sz w:val="20"/>
                  <w:szCs w:val="20"/>
                </w:rPr>
                <w:t>1 = Every week</w:t>
              </w:r>
            </w:ins>
          </w:p>
          <w:p w14:paraId="3627C4BD" w14:textId="77777777" w:rsidR="00B825DE" w:rsidRPr="00B825DE" w:rsidRDefault="00B825DE" w:rsidP="00B825DE">
            <w:pPr>
              <w:contextualSpacing/>
              <w:rPr>
                <w:ins w:id="430" w:author="Aleta Haflett" w:date="2014-11-19T10:04:00Z"/>
                <w:rFonts w:ascii="Gill Sans MT" w:hAnsi="Gill Sans MT"/>
                <w:sz w:val="20"/>
                <w:szCs w:val="20"/>
              </w:rPr>
            </w:pPr>
            <w:ins w:id="431" w:author="Aleta Haflett" w:date="2014-11-19T10:04:00Z">
              <w:r w:rsidRPr="00B825DE">
                <w:rPr>
                  <w:rFonts w:ascii="Gill Sans MT" w:hAnsi="Gill Sans MT"/>
                  <w:sz w:val="20"/>
                  <w:szCs w:val="20"/>
                </w:rPr>
                <w:t>2= About once per month</w:t>
              </w:r>
            </w:ins>
          </w:p>
          <w:p w14:paraId="2EB35543" w14:textId="77777777" w:rsidR="00B825DE" w:rsidRPr="00B825DE" w:rsidRDefault="00B825DE" w:rsidP="00B825DE">
            <w:pPr>
              <w:contextualSpacing/>
              <w:rPr>
                <w:ins w:id="432" w:author="Aleta Haflett" w:date="2014-11-19T10:04:00Z"/>
                <w:rFonts w:ascii="Gill Sans MT" w:hAnsi="Gill Sans MT"/>
                <w:sz w:val="20"/>
                <w:szCs w:val="20"/>
              </w:rPr>
            </w:pPr>
            <w:ins w:id="433" w:author="Aleta Haflett" w:date="2014-11-19T10:04:00Z">
              <w:r w:rsidRPr="00B825DE">
                <w:rPr>
                  <w:rFonts w:ascii="Gill Sans MT" w:hAnsi="Gill Sans MT"/>
                  <w:sz w:val="20"/>
                  <w:szCs w:val="20"/>
                </w:rPr>
                <w:t>3 = Once every 3-4 months</w:t>
              </w:r>
            </w:ins>
          </w:p>
          <w:p w14:paraId="30DAB392" w14:textId="77777777" w:rsidR="00B825DE" w:rsidRPr="00B825DE" w:rsidRDefault="00B825DE" w:rsidP="00B825DE">
            <w:pPr>
              <w:contextualSpacing/>
              <w:rPr>
                <w:ins w:id="434" w:author="Aleta Haflett" w:date="2014-11-19T10:04:00Z"/>
                <w:rFonts w:ascii="Gill Sans MT" w:hAnsi="Gill Sans MT"/>
                <w:sz w:val="20"/>
                <w:szCs w:val="20"/>
              </w:rPr>
            </w:pPr>
            <w:ins w:id="435" w:author="Aleta Haflett" w:date="2014-11-19T10:04:00Z">
              <w:r w:rsidRPr="00B825DE">
                <w:rPr>
                  <w:rFonts w:ascii="Gill Sans MT" w:hAnsi="Gill Sans MT"/>
                  <w:sz w:val="20"/>
                  <w:szCs w:val="20"/>
                </w:rPr>
                <w:t>4=Once per year</w:t>
              </w:r>
            </w:ins>
          </w:p>
          <w:p w14:paraId="5127C5C6" w14:textId="77777777" w:rsidR="00B825DE" w:rsidRPr="00B825DE" w:rsidRDefault="00B825DE" w:rsidP="00B825DE">
            <w:pPr>
              <w:contextualSpacing/>
              <w:rPr>
                <w:ins w:id="436" w:author="Aleta Haflett" w:date="2014-11-19T10:04:00Z"/>
                <w:rFonts w:ascii="Gill Sans MT" w:hAnsi="Gill Sans MT"/>
                <w:sz w:val="20"/>
                <w:szCs w:val="20"/>
              </w:rPr>
            </w:pPr>
            <w:ins w:id="437" w:author="Aleta Haflett" w:date="2014-11-19T10:04:00Z">
              <w:r w:rsidRPr="00B825DE">
                <w:rPr>
                  <w:rFonts w:ascii="Gill Sans MT" w:hAnsi="Gill Sans MT"/>
                  <w:sz w:val="20"/>
                  <w:szCs w:val="20"/>
                </w:rPr>
                <w:t>5 = Less than once per year</w:t>
              </w:r>
            </w:ins>
          </w:p>
          <w:p w14:paraId="7DDB1FAF" w14:textId="77777777" w:rsidR="00B825DE" w:rsidRPr="00B825DE" w:rsidRDefault="00B825DE" w:rsidP="00B825DE">
            <w:pPr>
              <w:contextualSpacing/>
              <w:rPr>
                <w:ins w:id="438" w:author="Aleta Haflett" w:date="2014-11-19T10:04:00Z"/>
                <w:rFonts w:ascii="Gill Sans MT" w:hAnsi="Gill Sans MT"/>
                <w:sz w:val="20"/>
                <w:szCs w:val="20"/>
              </w:rPr>
            </w:pPr>
            <w:ins w:id="439" w:author="Aleta Haflett" w:date="2014-11-19T10:04:00Z">
              <w:r w:rsidRPr="00B825DE">
                <w:rPr>
                  <w:rFonts w:ascii="Gill Sans MT" w:hAnsi="Gill Sans MT"/>
                  <w:sz w:val="20"/>
                  <w:szCs w:val="20"/>
                </w:rPr>
                <w:t>888=Don’t know</w:t>
              </w:r>
            </w:ins>
          </w:p>
          <w:p w14:paraId="47014E76" w14:textId="77777777" w:rsidR="00B825DE" w:rsidRPr="00B825DE" w:rsidRDefault="00B825DE">
            <w:pPr>
              <w:rPr>
                <w:ins w:id="440" w:author="Aleta Haflett" w:date="2014-11-19T10:02:00Z"/>
                <w:sz w:val="20"/>
                <w:szCs w:val="20"/>
              </w:rPr>
            </w:pPr>
          </w:p>
        </w:tc>
        <w:tc>
          <w:tcPr>
            <w:tcW w:w="1691" w:type="dxa"/>
            <w:tcPrChange w:id="441" w:author="Aleta Haflett" w:date="2014-11-19T10:06:00Z">
              <w:tcPr>
                <w:tcW w:w="1691" w:type="dxa"/>
              </w:tcPr>
            </w:tcPrChange>
          </w:tcPr>
          <w:p w14:paraId="182BDA10" w14:textId="2602B82F" w:rsidR="00B825DE" w:rsidRPr="00B825DE" w:rsidRDefault="00B825DE">
            <w:pPr>
              <w:rPr>
                <w:ins w:id="442" w:author="Aleta Haflett" w:date="2014-11-19T10:02:00Z"/>
                <w:sz w:val="20"/>
                <w:szCs w:val="20"/>
              </w:rPr>
            </w:pPr>
            <w:ins w:id="443" w:author="Aleta Haflett" w:date="2014-11-19T10:04:00Z">
              <w:r>
                <w:rPr>
                  <w:sz w:val="20"/>
                  <w:szCs w:val="20"/>
                </w:rPr>
                <w:t xml:space="preserve">How are leaders and members selected? </w:t>
              </w:r>
            </w:ins>
          </w:p>
        </w:tc>
        <w:tc>
          <w:tcPr>
            <w:tcW w:w="1581" w:type="dxa"/>
            <w:tcPrChange w:id="444" w:author="Aleta Haflett" w:date="2014-11-19T10:06:00Z">
              <w:tcPr>
                <w:tcW w:w="1581" w:type="dxa"/>
              </w:tcPr>
            </w:tcPrChange>
          </w:tcPr>
          <w:p w14:paraId="5AE555ED" w14:textId="77777777" w:rsidR="00B825DE" w:rsidRDefault="00B825DE" w:rsidP="00B825DE">
            <w:pPr>
              <w:contextualSpacing/>
              <w:rPr>
                <w:ins w:id="445" w:author="Aleta Haflett" w:date="2014-11-19T10:04:00Z"/>
                <w:rFonts w:ascii="Gill Sans MT" w:eastAsia="Times New Roman" w:hAnsi="Gill Sans MT" w:cs="Times New Roman"/>
                <w:sz w:val="20"/>
                <w:szCs w:val="20"/>
              </w:rPr>
            </w:pPr>
            <w:ins w:id="446" w:author="Aleta Haflett" w:date="2014-11-19T10:04:00Z">
              <w:r w:rsidRPr="00297EDA">
                <w:rPr>
                  <w:rFonts w:ascii="Gill Sans MT" w:eastAsia="Times New Roman" w:hAnsi="Gill Sans MT" w:cs="Times New Roman"/>
                  <w:sz w:val="20"/>
                  <w:szCs w:val="20"/>
                </w:rPr>
                <w:t xml:space="preserve">Does the group have any support from government, company or NGOs? </w:t>
              </w:r>
              <w:r>
                <w:rPr>
                  <w:rFonts w:ascii="Gill Sans MT" w:eastAsia="Times New Roman" w:hAnsi="Gill Sans MT" w:cs="Times New Roman"/>
                  <w:sz w:val="20"/>
                  <w:szCs w:val="20"/>
                </w:rPr>
                <w:t xml:space="preserve"> </w:t>
              </w:r>
            </w:ins>
          </w:p>
          <w:p w14:paraId="4B4A1825" w14:textId="77777777" w:rsidR="00B825DE" w:rsidRDefault="00B825DE" w:rsidP="00B825DE">
            <w:pPr>
              <w:contextualSpacing/>
              <w:rPr>
                <w:ins w:id="447" w:author="Aleta Haflett" w:date="2014-11-19T10:04:00Z"/>
                <w:rFonts w:ascii="Gill Sans MT" w:eastAsia="Times New Roman" w:hAnsi="Gill Sans MT" w:cs="Times New Roman"/>
                <w:sz w:val="20"/>
                <w:szCs w:val="20"/>
              </w:rPr>
            </w:pPr>
            <w:ins w:id="448" w:author="Aleta Haflett" w:date="2014-11-19T10:04:00Z">
              <w:r>
                <w:rPr>
                  <w:rFonts w:ascii="Gill Sans MT" w:eastAsia="Times New Roman" w:hAnsi="Gill Sans MT" w:cs="Times New Roman"/>
                  <w:sz w:val="20"/>
                  <w:szCs w:val="20"/>
                </w:rPr>
                <w:t>0-No</w:t>
              </w:r>
            </w:ins>
          </w:p>
          <w:p w14:paraId="1C6B8181" w14:textId="77777777" w:rsidR="00B825DE" w:rsidRDefault="00B825DE" w:rsidP="00B825DE">
            <w:pPr>
              <w:contextualSpacing/>
              <w:rPr>
                <w:ins w:id="449" w:author="Aleta Haflett" w:date="2014-11-19T10:04:00Z"/>
                <w:rFonts w:ascii="Gill Sans MT" w:eastAsia="Times New Roman" w:hAnsi="Gill Sans MT" w:cs="Times New Roman"/>
                <w:sz w:val="20"/>
                <w:szCs w:val="20"/>
              </w:rPr>
            </w:pPr>
            <w:ins w:id="450" w:author="Aleta Haflett" w:date="2014-11-19T10:04:00Z">
              <w:r>
                <w:rPr>
                  <w:rFonts w:ascii="Gill Sans MT" w:eastAsia="Times New Roman" w:hAnsi="Gill Sans MT" w:cs="Times New Roman"/>
                  <w:sz w:val="20"/>
                  <w:szCs w:val="20"/>
                </w:rPr>
                <w:t>1-Yes</w:t>
              </w:r>
            </w:ins>
          </w:p>
          <w:p w14:paraId="1CB45BF6" w14:textId="65FC5591" w:rsidR="00B825DE" w:rsidRDefault="00B825DE" w:rsidP="00B825DE">
            <w:pPr>
              <w:contextualSpacing/>
              <w:rPr>
                <w:ins w:id="451" w:author="Aleta Haflett" w:date="2014-11-19T10:04:00Z"/>
                <w:rFonts w:ascii="Gill Sans MT" w:eastAsia="Times New Roman" w:hAnsi="Gill Sans MT" w:cs="Times New Roman"/>
                <w:sz w:val="20"/>
                <w:szCs w:val="20"/>
              </w:rPr>
            </w:pPr>
            <w:ins w:id="452" w:author="Aleta Haflett" w:date="2014-11-19T10:04:00Z">
              <w:r>
                <w:rPr>
                  <w:rFonts w:ascii="Gill Sans MT" w:eastAsia="Times New Roman" w:hAnsi="Gill Sans MT" w:cs="Times New Roman"/>
                  <w:sz w:val="20"/>
                  <w:szCs w:val="20"/>
                </w:rPr>
                <w:t>888- Don’t know</w:t>
              </w:r>
            </w:ins>
          </w:p>
          <w:p w14:paraId="4E38AD08" w14:textId="77777777" w:rsidR="00B825DE" w:rsidRDefault="00B825DE" w:rsidP="00B825DE">
            <w:pPr>
              <w:contextualSpacing/>
              <w:rPr>
                <w:ins w:id="453" w:author="Aleta Haflett" w:date="2014-11-19T10:04:00Z"/>
                <w:rFonts w:ascii="Gill Sans MT" w:eastAsia="Times New Roman" w:hAnsi="Gill Sans MT" w:cs="Times New Roman"/>
                <w:sz w:val="20"/>
                <w:szCs w:val="20"/>
              </w:rPr>
            </w:pPr>
          </w:p>
          <w:p w14:paraId="67ECFC71" w14:textId="77777777" w:rsidR="00B825DE" w:rsidRDefault="00B825DE">
            <w:pPr>
              <w:rPr>
                <w:ins w:id="454" w:author="Aleta Haflett" w:date="2014-11-19T10:04:00Z"/>
                <w:sz w:val="20"/>
                <w:szCs w:val="20"/>
              </w:rPr>
            </w:pPr>
          </w:p>
        </w:tc>
        <w:tc>
          <w:tcPr>
            <w:tcW w:w="1371" w:type="dxa"/>
            <w:tcPrChange w:id="455" w:author="Aleta Haflett" w:date="2014-11-19T10:06:00Z">
              <w:tcPr>
                <w:tcW w:w="1371" w:type="dxa"/>
              </w:tcPr>
            </w:tcPrChange>
          </w:tcPr>
          <w:p w14:paraId="69DCB337" w14:textId="77777777" w:rsidR="00B825DE" w:rsidRDefault="00B825DE">
            <w:pPr>
              <w:rPr>
                <w:ins w:id="456" w:author="Aleta Haflett" w:date="2014-11-19T10:05:00Z"/>
                <w:sz w:val="20"/>
                <w:szCs w:val="20"/>
              </w:rPr>
            </w:pPr>
            <w:ins w:id="457" w:author="Aleta Haflett" w:date="2014-11-19T10:05:00Z">
              <w:r>
                <w:rPr>
                  <w:sz w:val="20"/>
                  <w:szCs w:val="20"/>
                </w:rPr>
                <w:t>Which companies or NGOs?</w:t>
              </w:r>
            </w:ins>
          </w:p>
          <w:p w14:paraId="0A0E1657" w14:textId="77777777" w:rsidR="00B825DE" w:rsidRDefault="00B825DE">
            <w:pPr>
              <w:rPr>
                <w:ins w:id="458" w:author="Aleta Haflett" w:date="2014-11-19T10:05:00Z"/>
                <w:sz w:val="20"/>
                <w:szCs w:val="20"/>
              </w:rPr>
            </w:pPr>
          </w:p>
          <w:p w14:paraId="6D52B8A1" w14:textId="6D87B3EA" w:rsidR="00B825DE" w:rsidRDefault="00B825DE">
            <w:pPr>
              <w:rPr>
                <w:ins w:id="459" w:author="Aleta Haflett" w:date="2014-11-19T10:04:00Z"/>
                <w:sz w:val="20"/>
                <w:szCs w:val="20"/>
              </w:rPr>
            </w:pPr>
            <w:ins w:id="460" w:author="Aleta Haflett" w:date="2014-11-19T10:05:00Z">
              <w:r>
                <w:rPr>
                  <w:sz w:val="20"/>
                  <w:szCs w:val="20"/>
                </w:rPr>
                <w:t>888=Don’t know</w:t>
              </w:r>
            </w:ins>
          </w:p>
        </w:tc>
        <w:tc>
          <w:tcPr>
            <w:tcW w:w="1371" w:type="dxa"/>
            <w:tcPrChange w:id="461" w:author="Aleta Haflett" w:date="2014-11-19T10:06:00Z">
              <w:tcPr>
                <w:tcW w:w="1371" w:type="dxa"/>
              </w:tcPr>
            </w:tcPrChange>
          </w:tcPr>
          <w:p w14:paraId="7C1C6F09" w14:textId="77777777" w:rsidR="00B825DE" w:rsidRPr="00297EDA" w:rsidRDefault="00B825DE" w:rsidP="00B825DE">
            <w:pPr>
              <w:contextualSpacing/>
              <w:rPr>
                <w:ins w:id="462" w:author="Aleta Haflett" w:date="2014-11-19T10:05:00Z"/>
                <w:rFonts w:ascii="Gill Sans MT" w:hAnsi="Gill Sans MT"/>
                <w:color w:val="000000" w:themeColor="text1"/>
                <w:sz w:val="20"/>
                <w:szCs w:val="20"/>
              </w:rPr>
            </w:pPr>
            <w:ins w:id="463" w:author="Aleta Haflett" w:date="2014-11-19T10:05:00Z">
              <w:r w:rsidRPr="00297EDA">
                <w:rPr>
                  <w:rFonts w:ascii="Gill Sans MT" w:hAnsi="Gill Sans MT"/>
                  <w:color w:val="000000" w:themeColor="text1"/>
                  <w:sz w:val="20"/>
                  <w:szCs w:val="20"/>
                </w:rPr>
                <w:t>What type of activities does each group do?</w:t>
              </w:r>
            </w:ins>
          </w:p>
          <w:p w14:paraId="5DC54E36" w14:textId="77777777" w:rsidR="00B825DE" w:rsidRDefault="00B825DE">
            <w:pPr>
              <w:rPr>
                <w:ins w:id="464" w:author="Aleta Haflett" w:date="2014-11-19T10:05:00Z"/>
                <w:sz w:val="20"/>
                <w:szCs w:val="20"/>
              </w:rPr>
            </w:pPr>
          </w:p>
          <w:p w14:paraId="08C72B04" w14:textId="755FF74F" w:rsidR="00B825DE" w:rsidRPr="00B825DE" w:rsidRDefault="00B825DE">
            <w:pPr>
              <w:rPr>
                <w:ins w:id="465" w:author="Aleta Haflett" w:date="2014-11-19T10:05:00Z"/>
                <w:i/>
                <w:sz w:val="20"/>
                <w:szCs w:val="20"/>
              </w:rPr>
            </w:pPr>
            <w:ins w:id="466" w:author="Aleta Haflett" w:date="2014-11-19T10:05:00Z">
              <w:r w:rsidRPr="00B825DE">
                <w:rPr>
                  <w:i/>
                  <w:sz w:val="20"/>
                  <w:szCs w:val="20"/>
                </w:rPr>
                <w:t>See codes below</w:t>
              </w:r>
            </w:ins>
          </w:p>
          <w:p w14:paraId="7C489C1B" w14:textId="608C7DE9" w:rsidR="00B825DE" w:rsidRPr="00B825DE" w:rsidRDefault="00B825DE">
            <w:pPr>
              <w:rPr>
                <w:ins w:id="467" w:author="Aleta Haflett" w:date="2014-11-19T10:05:00Z"/>
                <w:i/>
                <w:sz w:val="20"/>
                <w:szCs w:val="20"/>
              </w:rPr>
            </w:pPr>
            <w:ins w:id="468" w:author="Aleta Haflett" w:date="2014-11-19T10:05:00Z">
              <w:r>
                <w:rPr>
                  <w:i/>
                  <w:sz w:val="20"/>
                  <w:szCs w:val="20"/>
                </w:rPr>
                <w:t xml:space="preserve">Probe and code, select all that apply. </w:t>
              </w:r>
            </w:ins>
          </w:p>
        </w:tc>
      </w:tr>
      <w:tr w:rsidR="00B825DE" w14:paraId="16F7E4CB" w14:textId="0899B2D8" w:rsidTr="00C739EB">
        <w:trPr>
          <w:ins w:id="469" w:author="Aleta Haflett" w:date="2014-11-19T10:02:00Z"/>
        </w:trPr>
        <w:tc>
          <w:tcPr>
            <w:tcW w:w="416" w:type="dxa"/>
            <w:tcPrChange w:id="470" w:author="Aleta Haflett" w:date="2014-11-19T10:06:00Z">
              <w:tcPr>
                <w:tcW w:w="416" w:type="dxa"/>
              </w:tcPr>
            </w:tcPrChange>
          </w:tcPr>
          <w:p w14:paraId="30AF64C4" w14:textId="635405EE" w:rsidR="00B825DE" w:rsidRDefault="00B825DE">
            <w:pPr>
              <w:rPr>
                <w:ins w:id="471" w:author="Aleta Haflett" w:date="2014-11-19T10:02:00Z"/>
              </w:rPr>
            </w:pPr>
          </w:p>
        </w:tc>
        <w:tc>
          <w:tcPr>
            <w:tcW w:w="1570" w:type="dxa"/>
            <w:tcPrChange w:id="472" w:author="Aleta Haflett" w:date="2014-11-19T10:06:00Z">
              <w:tcPr>
                <w:tcW w:w="1570" w:type="dxa"/>
              </w:tcPr>
            </w:tcPrChange>
          </w:tcPr>
          <w:p w14:paraId="53B99090" w14:textId="77777777" w:rsidR="00B825DE" w:rsidRDefault="00B825DE">
            <w:pPr>
              <w:rPr>
                <w:ins w:id="473" w:author="Aleta Haflett" w:date="2014-11-19T10:02:00Z"/>
              </w:rPr>
            </w:pPr>
          </w:p>
        </w:tc>
        <w:tc>
          <w:tcPr>
            <w:tcW w:w="1632" w:type="dxa"/>
            <w:tcPrChange w:id="474" w:author="Aleta Haflett" w:date="2014-11-19T10:06:00Z">
              <w:tcPr>
                <w:tcW w:w="1746" w:type="dxa"/>
              </w:tcPr>
            </w:tcPrChange>
          </w:tcPr>
          <w:p w14:paraId="10EBCA98" w14:textId="77777777" w:rsidR="00B825DE" w:rsidRDefault="00B825DE">
            <w:pPr>
              <w:rPr>
                <w:ins w:id="475" w:author="Aleta Haflett" w:date="2014-11-19T10:02:00Z"/>
              </w:rPr>
            </w:pPr>
          </w:p>
        </w:tc>
        <w:tc>
          <w:tcPr>
            <w:tcW w:w="988" w:type="dxa"/>
            <w:tcPrChange w:id="476" w:author="Aleta Haflett" w:date="2014-11-19T10:06:00Z">
              <w:tcPr>
                <w:tcW w:w="1691" w:type="dxa"/>
              </w:tcPr>
            </w:tcPrChange>
          </w:tcPr>
          <w:p w14:paraId="40C7DA5F" w14:textId="77777777" w:rsidR="00B825DE" w:rsidRDefault="00B825DE">
            <w:pPr>
              <w:rPr>
                <w:ins w:id="477" w:author="Aleta Haflett" w:date="2014-11-19T10:02:00Z"/>
              </w:rPr>
            </w:pPr>
          </w:p>
        </w:tc>
        <w:tc>
          <w:tcPr>
            <w:tcW w:w="1739" w:type="dxa"/>
            <w:tcPrChange w:id="478" w:author="Aleta Haflett" w:date="2014-11-19T10:06:00Z">
              <w:tcPr>
                <w:tcW w:w="1739" w:type="dxa"/>
              </w:tcPr>
            </w:tcPrChange>
          </w:tcPr>
          <w:p w14:paraId="4E114E58" w14:textId="77777777" w:rsidR="00B825DE" w:rsidRDefault="00B825DE">
            <w:pPr>
              <w:rPr>
                <w:ins w:id="479" w:author="Aleta Haflett" w:date="2014-11-19T10:02:00Z"/>
              </w:rPr>
            </w:pPr>
          </w:p>
        </w:tc>
        <w:tc>
          <w:tcPr>
            <w:tcW w:w="1691" w:type="dxa"/>
            <w:tcPrChange w:id="480" w:author="Aleta Haflett" w:date="2014-11-19T10:06:00Z">
              <w:tcPr>
                <w:tcW w:w="1691" w:type="dxa"/>
              </w:tcPr>
            </w:tcPrChange>
          </w:tcPr>
          <w:p w14:paraId="08F76C06" w14:textId="77777777" w:rsidR="00B825DE" w:rsidRDefault="00B825DE">
            <w:pPr>
              <w:rPr>
                <w:ins w:id="481" w:author="Aleta Haflett" w:date="2014-11-19T10:02:00Z"/>
              </w:rPr>
            </w:pPr>
          </w:p>
        </w:tc>
        <w:tc>
          <w:tcPr>
            <w:tcW w:w="1581" w:type="dxa"/>
            <w:tcPrChange w:id="482" w:author="Aleta Haflett" w:date="2014-11-19T10:06:00Z">
              <w:tcPr>
                <w:tcW w:w="1581" w:type="dxa"/>
              </w:tcPr>
            </w:tcPrChange>
          </w:tcPr>
          <w:p w14:paraId="78800A70" w14:textId="77777777" w:rsidR="00B825DE" w:rsidRDefault="00B825DE">
            <w:pPr>
              <w:rPr>
                <w:ins w:id="483" w:author="Aleta Haflett" w:date="2014-11-19T10:04:00Z"/>
              </w:rPr>
            </w:pPr>
          </w:p>
        </w:tc>
        <w:tc>
          <w:tcPr>
            <w:tcW w:w="1371" w:type="dxa"/>
            <w:tcPrChange w:id="484" w:author="Aleta Haflett" w:date="2014-11-19T10:06:00Z">
              <w:tcPr>
                <w:tcW w:w="1371" w:type="dxa"/>
              </w:tcPr>
            </w:tcPrChange>
          </w:tcPr>
          <w:p w14:paraId="258E2555" w14:textId="77777777" w:rsidR="00B825DE" w:rsidRDefault="00B825DE">
            <w:pPr>
              <w:rPr>
                <w:ins w:id="485" w:author="Aleta Haflett" w:date="2014-11-19T10:04:00Z"/>
              </w:rPr>
            </w:pPr>
          </w:p>
        </w:tc>
        <w:tc>
          <w:tcPr>
            <w:tcW w:w="1371" w:type="dxa"/>
            <w:tcPrChange w:id="486" w:author="Aleta Haflett" w:date="2014-11-19T10:06:00Z">
              <w:tcPr>
                <w:tcW w:w="1371" w:type="dxa"/>
              </w:tcPr>
            </w:tcPrChange>
          </w:tcPr>
          <w:p w14:paraId="0B6EC5D7" w14:textId="77777777" w:rsidR="00B825DE" w:rsidRDefault="00B825DE">
            <w:pPr>
              <w:rPr>
                <w:ins w:id="487" w:author="Aleta Haflett" w:date="2014-11-19T10:05:00Z"/>
              </w:rPr>
            </w:pPr>
          </w:p>
        </w:tc>
      </w:tr>
      <w:tr w:rsidR="00B825DE" w14:paraId="1BD8688C" w14:textId="33A87384" w:rsidTr="00C739EB">
        <w:trPr>
          <w:ins w:id="488" w:author="Aleta Haflett" w:date="2014-11-19T10:02:00Z"/>
        </w:trPr>
        <w:tc>
          <w:tcPr>
            <w:tcW w:w="416" w:type="dxa"/>
            <w:tcPrChange w:id="489" w:author="Aleta Haflett" w:date="2014-11-19T10:06:00Z">
              <w:tcPr>
                <w:tcW w:w="416" w:type="dxa"/>
              </w:tcPr>
            </w:tcPrChange>
          </w:tcPr>
          <w:p w14:paraId="3F110594" w14:textId="45E91F31" w:rsidR="00B825DE" w:rsidRDefault="00C739EB">
            <w:pPr>
              <w:rPr>
                <w:ins w:id="490" w:author="Aleta Haflett" w:date="2014-11-19T10:02:00Z"/>
              </w:rPr>
            </w:pPr>
            <w:ins w:id="491" w:author="Aleta Haflett" w:date="2014-11-19T10:06:00Z">
              <w:r>
                <w:t>1</w:t>
              </w:r>
            </w:ins>
          </w:p>
        </w:tc>
        <w:tc>
          <w:tcPr>
            <w:tcW w:w="1570" w:type="dxa"/>
            <w:tcPrChange w:id="492" w:author="Aleta Haflett" w:date="2014-11-19T10:06:00Z">
              <w:tcPr>
                <w:tcW w:w="1570" w:type="dxa"/>
              </w:tcPr>
            </w:tcPrChange>
          </w:tcPr>
          <w:p w14:paraId="0B0FE3B3" w14:textId="77777777" w:rsidR="00B825DE" w:rsidRDefault="00B825DE">
            <w:pPr>
              <w:rPr>
                <w:ins w:id="493" w:author="Aleta Haflett" w:date="2014-11-19T10:02:00Z"/>
              </w:rPr>
            </w:pPr>
          </w:p>
        </w:tc>
        <w:tc>
          <w:tcPr>
            <w:tcW w:w="1632" w:type="dxa"/>
            <w:tcPrChange w:id="494" w:author="Aleta Haflett" w:date="2014-11-19T10:06:00Z">
              <w:tcPr>
                <w:tcW w:w="1746" w:type="dxa"/>
              </w:tcPr>
            </w:tcPrChange>
          </w:tcPr>
          <w:p w14:paraId="7B9EF0D6" w14:textId="77777777" w:rsidR="00B825DE" w:rsidRDefault="00B825DE">
            <w:pPr>
              <w:rPr>
                <w:ins w:id="495" w:author="Aleta Haflett" w:date="2014-11-19T10:02:00Z"/>
              </w:rPr>
            </w:pPr>
          </w:p>
        </w:tc>
        <w:tc>
          <w:tcPr>
            <w:tcW w:w="988" w:type="dxa"/>
            <w:tcPrChange w:id="496" w:author="Aleta Haflett" w:date="2014-11-19T10:06:00Z">
              <w:tcPr>
                <w:tcW w:w="1691" w:type="dxa"/>
              </w:tcPr>
            </w:tcPrChange>
          </w:tcPr>
          <w:p w14:paraId="1B8A4565" w14:textId="77777777" w:rsidR="00B825DE" w:rsidRDefault="00B825DE">
            <w:pPr>
              <w:rPr>
                <w:ins w:id="497" w:author="Aleta Haflett" w:date="2014-11-19T10:02:00Z"/>
              </w:rPr>
            </w:pPr>
          </w:p>
        </w:tc>
        <w:tc>
          <w:tcPr>
            <w:tcW w:w="1739" w:type="dxa"/>
            <w:tcPrChange w:id="498" w:author="Aleta Haflett" w:date="2014-11-19T10:06:00Z">
              <w:tcPr>
                <w:tcW w:w="1739" w:type="dxa"/>
              </w:tcPr>
            </w:tcPrChange>
          </w:tcPr>
          <w:p w14:paraId="2294ECB7" w14:textId="77777777" w:rsidR="00B825DE" w:rsidRDefault="00B825DE">
            <w:pPr>
              <w:rPr>
                <w:ins w:id="499" w:author="Aleta Haflett" w:date="2014-11-19T10:02:00Z"/>
              </w:rPr>
            </w:pPr>
          </w:p>
        </w:tc>
        <w:tc>
          <w:tcPr>
            <w:tcW w:w="1691" w:type="dxa"/>
            <w:tcPrChange w:id="500" w:author="Aleta Haflett" w:date="2014-11-19T10:06:00Z">
              <w:tcPr>
                <w:tcW w:w="1691" w:type="dxa"/>
              </w:tcPr>
            </w:tcPrChange>
          </w:tcPr>
          <w:p w14:paraId="4649E4B9" w14:textId="77777777" w:rsidR="00B825DE" w:rsidRDefault="00B825DE">
            <w:pPr>
              <w:rPr>
                <w:ins w:id="501" w:author="Aleta Haflett" w:date="2014-11-19T10:02:00Z"/>
              </w:rPr>
            </w:pPr>
          </w:p>
        </w:tc>
        <w:tc>
          <w:tcPr>
            <w:tcW w:w="1581" w:type="dxa"/>
            <w:tcPrChange w:id="502" w:author="Aleta Haflett" w:date="2014-11-19T10:06:00Z">
              <w:tcPr>
                <w:tcW w:w="1581" w:type="dxa"/>
              </w:tcPr>
            </w:tcPrChange>
          </w:tcPr>
          <w:p w14:paraId="7B18F8E2" w14:textId="77777777" w:rsidR="00B825DE" w:rsidRDefault="00B825DE">
            <w:pPr>
              <w:rPr>
                <w:ins w:id="503" w:author="Aleta Haflett" w:date="2014-11-19T10:04:00Z"/>
              </w:rPr>
            </w:pPr>
          </w:p>
        </w:tc>
        <w:tc>
          <w:tcPr>
            <w:tcW w:w="1371" w:type="dxa"/>
            <w:tcPrChange w:id="504" w:author="Aleta Haflett" w:date="2014-11-19T10:06:00Z">
              <w:tcPr>
                <w:tcW w:w="1371" w:type="dxa"/>
              </w:tcPr>
            </w:tcPrChange>
          </w:tcPr>
          <w:p w14:paraId="4559B568" w14:textId="77777777" w:rsidR="00B825DE" w:rsidRDefault="00B825DE">
            <w:pPr>
              <w:rPr>
                <w:ins w:id="505" w:author="Aleta Haflett" w:date="2014-11-19T10:04:00Z"/>
              </w:rPr>
            </w:pPr>
          </w:p>
        </w:tc>
        <w:tc>
          <w:tcPr>
            <w:tcW w:w="1371" w:type="dxa"/>
            <w:tcPrChange w:id="506" w:author="Aleta Haflett" w:date="2014-11-19T10:06:00Z">
              <w:tcPr>
                <w:tcW w:w="1371" w:type="dxa"/>
              </w:tcPr>
            </w:tcPrChange>
          </w:tcPr>
          <w:p w14:paraId="60646173" w14:textId="77777777" w:rsidR="00B825DE" w:rsidRDefault="00B825DE">
            <w:pPr>
              <w:rPr>
                <w:ins w:id="507" w:author="Aleta Haflett" w:date="2014-11-19T10:05:00Z"/>
              </w:rPr>
            </w:pPr>
          </w:p>
        </w:tc>
      </w:tr>
      <w:tr w:rsidR="00B825DE" w14:paraId="39BC9798" w14:textId="05FB5219" w:rsidTr="00C739EB">
        <w:trPr>
          <w:ins w:id="508" w:author="Aleta Haflett" w:date="2014-11-19T10:02:00Z"/>
        </w:trPr>
        <w:tc>
          <w:tcPr>
            <w:tcW w:w="416" w:type="dxa"/>
            <w:tcPrChange w:id="509" w:author="Aleta Haflett" w:date="2014-11-19T10:06:00Z">
              <w:tcPr>
                <w:tcW w:w="416" w:type="dxa"/>
              </w:tcPr>
            </w:tcPrChange>
          </w:tcPr>
          <w:p w14:paraId="582F8672" w14:textId="1B5E6CC6" w:rsidR="00B825DE" w:rsidRDefault="00C739EB">
            <w:pPr>
              <w:rPr>
                <w:ins w:id="510" w:author="Aleta Haflett" w:date="2014-11-19T10:02:00Z"/>
              </w:rPr>
            </w:pPr>
            <w:ins w:id="511" w:author="Aleta Haflett" w:date="2014-11-19T10:06:00Z">
              <w:r>
                <w:t>2</w:t>
              </w:r>
            </w:ins>
          </w:p>
        </w:tc>
        <w:tc>
          <w:tcPr>
            <w:tcW w:w="1570" w:type="dxa"/>
            <w:tcPrChange w:id="512" w:author="Aleta Haflett" w:date="2014-11-19T10:06:00Z">
              <w:tcPr>
                <w:tcW w:w="1570" w:type="dxa"/>
              </w:tcPr>
            </w:tcPrChange>
          </w:tcPr>
          <w:p w14:paraId="3245971C" w14:textId="77777777" w:rsidR="00B825DE" w:rsidRDefault="00B825DE">
            <w:pPr>
              <w:rPr>
                <w:ins w:id="513" w:author="Aleta Haflett" w:date="2014-11-19T10:02:00Z"/>
              </w:rPr>
            </w:pPr>
          </w:p>
        </w:tc>
        <w:tc>
          <w:tcPr>
            <w:tcW w:w="1632" w:type="dxa"/>
            <w:tcPrChange w:id="514" w:author="Aleta Haflett" w:date="2014-11-19T10:06:00Z">
              <w:tcPr>
                <w:tcW w:w="1746" w:type="dxa"/>
              </w:tcPr>
            </w:tcPrChange>
          </w:tcPr>
          <w:p w14:paraId="32C2E2E4" w14:textId="77777777" w:rsidR="00B825DE" w:rsidRDefault="00B825DE">
            <w:pPr>
              <w:rPr>
                <w:ins w:id="515" w:author="Aleta Haflett" w:date="2014-11-19T10:02:00Z"/>
              </w:rPr>
            </w:pPr>
          </w:p>
        </w:tc>
        <w:tc>
          <w:tcPr>
            <w:tcW w:w="988" w:type="dxa"/>
            <w:tcPrChange w:id="516" w:author="Aleta Haflett" w:date="2014-11-19T10:06:00Z">
              <w:tcPr>
                <w:tcW w:w="1691" w:type="dxa"/>
              </w:tcPr>
            </w:tcPrChange>
          </w:tcPr>
          <w:p w14:paraId="798716DF" w14:textId="77777777" w:rsidR="00B825DE" w:rsidRDefault="00B825DE">
            <w:pPr>
              <w:rPr>
                <w:ins w:id="517" w:author="Aleta Haflett" w:date="2014-11-19T10:02:00Z"/>
              </w:rPr>
            </w:pPr>
          </w:p>
        </w:tc>
        <w:tc>
          <w:tcPr>
            <w:tcW w:w="1739" w:type="dxa"/>
            <w:tcPrChange w:id="518" w:author="Aleta Haflett" w:date="2014-11-19T10:06:00Z">
              <w:tcPr>
                <w:tcW w:w="1739" w:type="dxa"/>
              </w:tcPr>
            </w:tcPrChange>
          </w:tcPr>
          <w:p w14:paraId="4E85653E" w14:textId="77777777" w:rsidR="00B825DE" w:rsidRDefault="00B825DE">
            <w:pPr>
              <w:rPr>
                <w:ins w:id="519" w:author="Aleta Haflett" w:date="2014-11-19T10:02:00Z"/>
              </w:rPr>
            </w:pPr>
          </w:p>
        </w:tc>
        <w:tc>
          <w:tcPr>
            <w:tcW w:w="1691" w:type="dxa"/>
            <w:tcPrChange w:id="520" w:author="Aleta Haflett" w:date="2014-11-19T10:06:00Z">
              <w:tcPr>
                <w:tcW w:w="1691" w:type="dxa"/>
              </w:tcPr>
            </w:tcPrChange>
          </w:tcPr>
          <w:p w14:paraId="6E89DBA7" w14:textId="77777777" w:rsidR="00B825DE" w:rsidRDefault="00B825DE">
            <w:pPr>
              <w:rPr>
                <w:ins w:id="521" w:author="Aleta Haflett" w:date="2014-11-19T10:02:00Z"/>
              </w:rPr>
            </w:pPr>
          </w:p>
        </w:tc>
        <w:tc>
          <w:tcPr>
            <w:tcW w:w="1581" w:type="dxa"/>
            <w:tcPrChange w:id="522" w:author="Aleta Haflett" w:date="2014-11-19T10:06:00Z">
              <w:tcPr>
                <w:tcW w:w="1581" w:type="dxa"/>
              </w:tcPr>
            </w:tcPrChange>
          </w:tcPr>
          <w:p w14:paraId="0A92A505" w14:textId="77777777" w:rsidR="00B825DE" w:rsidRDefault="00B825DE">
            <w:pPr>
              <w:rPr>
                <w:ins w:id="523" w:author="Aleta Haflett" w:date="2014-11-19T10:04:00Z"/>
              </w:rPr>
            </w:pPr>
          </w:p>
        </w:tc>
        <w:tc>
          <w:tcPr>
            <w:tcW w:w="1371" w:type="dxa"/>
            <w:tcPrChange w:id="524" w:author="Aleta Haflett" w:date="2014-11-19T10:06:00Z">
              <w:tcPr>
                <w:tcW w:w="1371" w:type="dxa"/>
              </w:tcPr>
            </w:tcPrChange>
          </w:tcPr>
          <w:p w14:paraId="68AC56C8" w14:textId="77777777" w:rsidR="00B825DE" w:rsidRDefault="00B825DE">
            <w:pPr>
              <w:rPr>
                <w:ins w:id="525" w:author="Aleta Haflett" w:date="2014-11-19T10:04:00Z"/>
              </w:rPr>
            </w:pPr>
          </w:p>
        </w:tc>
        <w:tc>
          <w:tcPr>
            <w:tcW w:w="1371" w:type="dxa"/>
            <w:tcPrChange w:id="526" w:author="Aleta Haflett" w:date="2014-11-19T10:06:00Z">
              <w:tcPr>
                <w:tcW w:w="1371" w:type="dxa"/>
              </w:tcPr>
            </w:tcPrChange>
          </w:tcPr>
          <w:p w14:paraId="158929FA" w14:textId="77777777" w:rsidR="00B825DE" w:rsidRDefault="00B825DE">
            <w:pPr>
              <w:rPr>
                <w:ins w:id="527" w:author="Aleta Haflett" w:date="2014-11-19T10:05:00Z"/>
              </w:rPr>
            </w:pPr>
          </w:p>
        </w:tc>
      </w:tr>
      <w:tr w:rsidR="00B825DE" w14:paraId="154D0D56" w14:textId="4A1C2BB2" w:rsidTr="00C739EB">
        <w:trPr>
          <w:ins w:id="528" w:author="Aleta Haflett" w:date="2014-11-19T10:02:00Z"/>
        </w:trPr>
        <w:tc>
          <w:tcPr>
            <w:tcW w:w="416" w:type="dxa"/>
            <w:tcPrChange w:id="529" w:author="Aleta Haflett" w:date="2014-11-19T10:06:00Z">
              <w:tcPr>
                <w:tcW w:w="416" w:type="dxa"/>
              </w:tcPr>
            </w:tcPrChange>
          </w:tcPr>
          <w:p w14:paraId="13107ADD" w14:textId="107FB6D5" w:rsidR="00B825DE" w:rsidRDefault="00C739EB">
            <w:pPr>
              <w:rPr>
                <w:ins w:id="530" w:author="Aleta Haflett" w:date="2014-11-19T10:02:00Z"/>
              </w:rPr>
            </w:pPr>
            <w:ins w:id="531" w:author="Aleta Haflett" w:date="2014-11-19T10:06:00Z">
              <w:r>
                <w:t>3</w:t>
              </w:r>
            </w:ins>
          </w:p>
        </w:tc>
        <w:tc>
          <w:tcPr>
            <w:tcW w:w="1570" w:type="dxa"/>
            <w:tcPrChange w:id="532" w:author="Aleta Haflett" w:date="2014-11-19T10:06:00Z">
              <w:tcPr>
                <w:tcW w:w="1570" w:type="dxa"/>
              </w:tcPr>
            </w:tcPrChange>
          </w:tcPr>
          <w:p w14:paraId="7A461F30" w14:textId="77777777" w:rsidR="00B825DE" w:rsidRDefault="00B825DE">
            <w:pPr>
              <w:rPr>
                <w:ins w:id="533" w:author="Aleta Haflett" w:date="2014-11-19T10:02:00Z"/>
              </w:rPr>
            </w:pPr>
          </w:p>
        </w:tc>
        <w:tc>
          <w:tcPr>
            <w:tcW w:w="1632" w:type="dxa"/>
            <w:tcPrChange w:id="534" w:author="Aleta Haflett" w:date="2014-11-19T10:06:00Z">
              <w:tcPr>
                <w:tcW w:w="1746" w:type="dxa"/>
              </w:tcPr>
            </w:tcPrChange>
          </w:tcPr>
          <w:p w14:paraId="6F276966" w14:textId="77777777" w:rsidR="00B825DE" w:rsidRDefault="00B825DE">
            <w:pPr>
              <w:rPr>
                <w:ins w:id="535" w:author="Aleta Haflett" w:date="2014-11-19T10:02:00Z"/>
              </w:rPr>
            </w:pPr>
          </w:p>
        </w:tc>
        <w:tc>
          <w:tcPr>
            <w:tcW w:w="988" w:type="dxa"/>
            <w:tcPrChange w:id="536" w:author="Aleta Haflett" w:date="2014-11-19T10:06:00Z">
              <w:tcPr>
                <w:tcW w:w="1691" w:type="dxa"/>
              </w:tcPr>
            </w:tcPrChange>
          </w:tcPr>
          <w:p w14:paraId="56035CB9" w14:textId="77777777" w:rsidR="00B825DE" w:rsidRDefault="00B825DE">
            <w:pPr>
              <w:rPr>
                <w:ins w:id="537" w:author="Aleta Haflett" w:date="2014-11-19T10:02:00Z"/>
              </w:rPr>
            </w:pPr>
          </w:p>
        </w:tc>
        <w:tc>
          <w:tcPr>
            <w:tcW w:w="1739" w:type="dxa"/>
            <w:tcPrChange w:id="538" w:author="Aleta Haflett" w:date="2014-11-19T10:06:00Z">
              <w:tcPr>
                <w:tcW w:w="1739" w:type="dxa"/>
              </w:tcPr>
            </w:tcPrChange>
          </w:tcPr>
          <w:p w14:paraId="5A0909FC" w14:textId="77777777" w:rsidR="00B825DE" w:rsidRDefault="00B825DE">
            <w:pPr>
              <w:rPr>
                <w:ins w:id="539" w:author="Aleta Haflett" w:date="2014-11-19T10:02:00Z"/>
              </w:rPr>
            </w:pPr>
          </w:p>
        </w:tc>
        <w:tc>
          <w:tcPr>
            <w:tcW w:w="1691" w:type="dxa"/>
            <w:tcPrChange w:id="540" w:author="Aleta Haflett" w:date="2014-11-19T10:06:00Z">
              <w:tcPr>
                <w:tcW w:w="1691" w:type="dxa"/>
              </w:tcPr>
            </w:tcPrChange>
          </w:tcPr>
          <w:p w14:paraId="27D0EE27" w14:textId="77777777" w:rsidR="00B825DE" w:rsidRDefault="00B825DE">
            <w:pPr>
              <w:rPr>
                <w:ins w:id="541" w:author="Aleta Haflett" w:date="2014-11-19T10:02:00Z"/>
              </w:rPr>
            </w:pPr>
          </w:p>
        </w:tc>
        <w:tc>
          <w:tcPr>
            <w:tcW w:w="1581" w:type="dxa"/>
            <w:tcPrChange w:id="542" w:author="Aleta Haflett" w:date="2014-11-19T10:06:00Z">
              <w:tcPr>
                <w:tcW w:w="1581" w:type="dxa"/>
              </w:tcPr>
            </w:tcPrChange>
          </w:tcPr>
          <w:p w14:paraId="19D0851E" w14:textId="77777777" w:rsidR="00B825DE" w:rsidRDefault="00B825DE">
            <w:pPr>
              <w:rPr>
                <w:ins w:id="543" w:author="Aleta Haflett" w:date="2014-11-19T10:04:00Z"/>
              </w:rPr>
            </w:pPr>
          </w:p>
        </w:tc>
        <w:tc>
          <w:tcPr>
            <w:tcW w:w="1371" w:type="dxa"/>
            <w:tcPrChange w:id="544" w:author="Aleta Haflett" w:date="2014-11-19T10:06:00Z">
              <w:tcPr>
                <w:tcW w:w="1371" w:type="dxa"/>
              </w:tcPr>
            </w:tcPrChange>
          </w:tcPr>
          <w:p w14:paraId="6CB2A6C2" w14:textId="77777777" w:rsidR="00B825DE" w:rsidRDefault="00B825DE">
            <w:pPr>
              <w:rPr>
                <w:ins w:id="545" w:author="Aleta Haflett" w:date="2014-11-19T10:04:00Z"/>
              </w:rPr>
            </w:pPr>
          </w:p>
        </w:tc>
        <w:tc>
          <w:tcPr>
            <w:tcW w:w="1371" w:type="dxa"/>
            <w:tcPrChange w:id="546" w:author="Aleta Haflett" w:date="2014-11-19T10:06:00Z">
              <w:tcPr>
                <w:tcW w:w="1371" w:type="dxa"/>
              </w:tcPr>
            </w:tcPrChange>
          </w:tcPr>
          <w:p w14:paraId="35C51745" w14:textId="77777777" w:rsidR="00B825DE" w:rsidRDefault="00B825DE">
            <w:pPr>
              <w:rPr>
                <w:ins w:id="547" w:author="Aleta Haflett" w:date="2014-11-19T10:05:00Z"/>
              </w:rPr>
            </w:pPr>
          </w:p>
        </w:tc>
      </w:tr>
    </w:tbl>
    <w:p w14:paraId="3054ABFD" w14:textId="77777777" w:rsidR="00B825DE" w:rsidRDefault="00B825DE">
      <w:pPr>
        <w:rPr>
          <w:ins w:id="548" w:author="Aleta Haflett" w:date="2014-11-19T10:07:00Z"/>
        </w:rPr>
      </w:pPr>
    </w:p>
    <w:tbl>
      <w:tblPr>
        <w:tblStyle w:val="TableGrid"/>
        <w:tblW w:w="0" w:type="auto"/>
        <w:tblLook w:val="04A0" w:firstRow="1" w:lastRow="0" w:firstColumn="1" w:lastColumn="0" w:noHBand="0" w:noVBand="1"/>
      </w:tblPr>
      <w:tblGrid>
        <w:gridCol w:w="4392"/>
        <w:gridCol w:w="4392"/>
      </w:tblGrid>
      <w:tr w:rsidR="00C739EB" w14:paraId="694436A8" w14:textId="77777777" w:rsidTr="00C739EB">
        <w:trPr>
          <w:ins w:id="549" w:author="Aleta Haflett" w:date="2014-11-19T10:07:00Z"/>
        </w:trPr>
        <w:tc>
          <w:tcPr>
            <w:tcW w:w="8784" w:type="dxa"/>
            <w:gridSpan w:val="2"/>
          </w:tcPr>
          <w:p w14:paraId="7FC5D243" w14:textId="5C7CB8FD" w:rsidR="00C739EB" w:rsidRPr="00C739EB" w:rsidRDefault="00C739EB">
            <w:pPr>
              <w:rPr>
                <w:ins w:id="550" w:author="Aleta Haflett" w:date="2014-11-19T10:07:00Z"/>
                <w:b/>
                <w:rPrChange w:id="551" w:author="Aleta Haflett" w:date="2014-11-19T10:09:00Z">
                  <w:rPr>
                    <w:ins w:id="552" w:author="Aleta Haflett" w:date="2014-11-19T10:07:00Z"/>
                  </w:rPr>
                </w:rPrChange>
              </w:rPr>
            </w:pPr>
            <w:proofErr w:type="spellStart"/>
            <w:ins w:id="553" w:author="Aleta Haflett" w:date="2014-11-19T10:09:00Z">
              <w:r>
                <w:rPr>
                  <w:b/>
                </w:rPr>
                <w:t>X.x</w:t>
              </w:r>
              <w:proofErr w:type="spellEnd"/>
              <w:r>
                <w:rPr>
                  <w:b/>
                </w:rPr>
                <w:t xml:space="preserve"> Group activities</w:t>
              </w:r>
            </w:ins>
          </w:p>
        </w:tc>
      </w:tr>
      <w:tr w:rsidR="00C739EB" w14:paraId="0224EDFD" w14:textId="77777777" w:rsidTr="00C739EB">
        <w:trPr>
          <w:ins w:id="554" w:author="Aleta Haflett" w:date="2014-11-19T10:07:00Z"/>
        </w:trPr>
        <w:tc>
          <w:tcPr>
            <w:tcW w:w="4392" w:type="dxa"/>
          </w:tcPr>
          <w:p w14:paraId="077B090E" w14:textId="77777777" w:rsidR="00C739EB" w:rsidRPr="00297EDA" w:rsidRDefault="00C739EB" w:rsidP="00C739EB">
            <w:pPr>
              <w:contextualSpacing/>
              <w:rPr>
                <w:ins w:id="555" w:author="Aleta Haflett" w:date="2014-11-19T10:08:00Z"/>
                <w:rFonts w:ascii="Gill Sans MT" w:hAnsi="Gill Sans MT"/>
                <w:color w:val="000000" w:themeColor="text1"/>
                <w:sz w:val="20"/>
                <w:szCs w:val="20"/>
              </w:rPr>
            </w:pPr>
            <w:ins w:id="556" w:author="Aleta Haflett" w:date="2014-11-19T10:08:00Z">
              <w:r w:rsidRPr="00297EDA">
                <w:rPr>
                  <w:rFonts w:ascii="Gill Sans MT" w:hAnsi="Gill Sans MT"/>
                  <w:color w:val="000000" w:themeColor="text1"/>
                  <w:sz w:val="20"/>
                  <w:szCs w:val="20"/>
                </w:rPr>
                <w:t>1=Planting of trees</w:t>
              </w:r>
            </w:ins>
          </w:p>
          <w:p w14:paraId="161716E2" w14:textId="77777777" w:rsidR="00C739EB" w:rsidRPr="00297EDA" w:rsidRDefault="00C739EB" w:rsidP="00C739EB">
            <w:pPr>
              <w:contextualSpacing/>
              <w:rPr>
                <w:ins w:id="557" w:author="Aleta Haflett" w:date="2014-11-19T10:08:00Z"/>
                <w:rFonts w:ascii="Gill Sans MT" w:hAnsi="Gill Sans MT"/>
                <w:color w:val="000000" w:themeColor="text1"/>
                <w:sz w:val="20"/>
                <w:szCs w:val="20"/>
              </w:rPr>
            </w:pPr>
            <w:ins w:id="558" w:author="Aleta Haflett" w:date="2014-11-19T10:08:00Z">
              <w:r w:rsidRPr="00297EDA">
                <w:rPr>
                  <w:rFonts w:ascii="Gill Sans MT" w:hAnsi="Gill Sans MT"/>
                  <w:color w:val="000000" w:themeColor="text1"/>
                  <w:sz w:val="20"/>
                  <w:szCs w:val="20"/>
                </w:rPr>
                <w:t>2=Cutting down undesired (competing) trees</w:t>
              </w:r>
            </w:ins>
          </w:p>
          <w:p w14:paraId="0ED5A9CE" w14:textId="77777777" w:rsidR="00C739EB" w:rsidRPr="00297EDA" w:rsidRDefault="00C739EB" w:rsidP="00C739EB">
            <w:pPr>
              <w:contextualSpacing/>
              <w:rPr>
                <w:ins w:id="559" w:author="Aleta Haflett" w:date="2014-11-19T10:08:00Z"/>
                <w:rFonts w:ascii="Gill Sans MT" w:hAnsi="Gill Sans MT"/>
                <w:color w:val="000000" w:themeColor="text1"/>
                <w:sz w:val="20"/>
                <w:szCs w:val="20"/>
              </w:rPr>
            </w:pPr>
            <w:ins w:id="560" w:author="Aleta Haflett" w:date="2014-11-19T10:08:00Z">
              <w:r w:rsidRPr="00297EDA">
                <w:rPr>
                  <w:rFonts w:ascii="Gill Sans MT" w:hAnsi="Gill Sans MT"/>
                  <w:color w:val="000000" w:themeColor="text1"/>
                  <w:sz w:val="20"/>
                  <w:szCs w:val="20"/>
                </w:rPr>
                <w:t>3=Protecting certain desired (patches of) trees in the forest to promote the natural regeneration of these species</w:t>
              </w:r>
            </w:ins>
          </w:p>
          <w:p w14:paraId="35E0052D" w14:textId="77777777" w:rsidR="00C739EB" w:rsidRPr="00297EDA" w:rsidRDefault="00C739EB" w:rsidP="00C739EB">
            <w:pPr>
              <w:contextualSpacing/>
              <w:rPr>
                <w:ins w:id="561" w:author="Aleta Haflett" w:date="2014-11-19T10:08:00Z"/>
                <w:rFonts w:ascii="Gill Sans MT" w:hAnsi="Gill Sans MT"/>
                <w:color w:val="000000" w:themeColor="text1"/>
                <w:sz w:val="20"/>
                <w:szCs w:val="20"/>
              </w:rPr>
            </w:pPr>
            <w:ins w:id="562" w:author="Aleta Haflett" w:date="2014-11-19T10:08:00Z">
              <w:r w:rsidRPr="00297EDA">
                <w:rPr>
                  <w:rFonts w:ascii="Gill Sans MT" w:hAnsi="Gill Sans MT"/>
                  <w:color w:val="000000" w:themeColor="text1"/>
                  <w:sz w:val="20"/>
                  <w:szCs w:val="20"/>
                </w:rPr>
                <w:t>4=Protecting areas of forest for particular environmental services, like water</w:t>
              </w:r>
            </w:ins>
          </w:p>
          <w:p w14:paraId="6E3351CE" w14:textId="77777777" w:rsidR="00C739EB" w:rsidRPr="00297EDA" w:rsidRDefault="00C739EB" w:rsidP="00C739EB">
            <w:pPr>
              <w:contextualSpacing/>
              <w:rPr>
                <w:ins w:id="563" w:author="Aleta Haflett" w:date="2014-11-19T10:08:00Z"/>
                <w:rFonts w:ascii="Gill Sans MT" w:hAnsi="Gill Sans MT"/>
                <w:color w:val="000000" w:themeColor="text1"/>
                <w:sz w:val="20"/>
                <w:szCs w:val="20"/>
              </w:rPr>
            </w:pPr>
            <w:ins w:id="564" w:author="Aleta Haflett" w:date="2014-11-19T10:08:00Z">
              <w:r w:rsidRPr="00297EDA">
                <w:rPr>
                  <w:rFonts w:ascii="Gill Sans MT" w:hAnsi="Gill Sans MT"/>
                  <w:color w:val="000000" w:themeColor="text1"/>
                  <w:sz w:val="20"/>
                  <w:szCs w:val="20"/>
                </w:rPr>
                <w:t>5=Protecting areas of forest for particular beliefs/ spiritual services /sacred sites</w:t>
              </w:r>
            </w:ins>
          </w:p>
          <w:p w14:paraId="78F1B760" w14:textId="77777777" w:rsidR="00C739EB" w:rsidRDefault="00C739EB">
            <w:pPr>
              <w:rPr>
                <w:ins w:id="565" w:author="Aleta Haflett" w:date="2014-11-19T10:07:00Z"/>
              </w:rPr>
            </w:pPr>
          </w:p>
        </w:tc>
        <w:tc>
          <w:tcPr>
            <w:tcW w:w="4392" w:type="dxa"/>
          </w:tcPr>
          <w:p w14:paraId="6E8C7F94" w14:textId="77777777" w:rsidR="00C739EB" w:rsidRPr="00297EDA" w:rsidRDefault="00C739EB" w:rsidP="00C739EB">
            <w:pPr>
              <w:contextualSpacing/>
              <w:rPr>
                <w:ins w:id="566" w:author="Aleta Haflett" w:date="2014-11-19T10:08:00Z"/>
                <w:rFonts w:ascii="Gill Sans MT" w:hAnsi="Gill Sans MT"/>
                <w:color w:val="000000" w:themeColor="text1"/>
                <w:sz w:val="20"/>
                <w:szCs w:val="20"/>
              </w:rPr>
            </w:pPr>
            <w:ins w:id="567" w:author="Aleta Haflett" w:date="2014-11-19T10:08:00Z">
              <w:r w:rsidRPr="00297EDA">
                <w:rPr>
                  <w:rFonts w:ascii="Gill Sans MT" w:hAnsi="Gill Sans MT"/>
                  <w:color w:val="000000" w:themeColor="text1"/>
                  <w:sz w:val="20"/>
                  <w:szCs w:val="20"/>
                </w:rPr>
                <w:t>6=Establishing clear use rights for a limited number of people to particular forest products (e.g., honey, trees)</w:t>
              </w:r>
            </w:ins>
          </w:p>
          <w:p w14:paraId="1F0750F8" w14:textId="77777777" w:rsidR="00C739EB" w:rsidRPr="00297EDA" w:rsidRDefault="00C739EB" w:rsidP="00C739EB">
            <w:pPr>
              <w:contextualSpacing/>
              <w:rPr>
                <w:ins w:id="568" w:author="Aleta Haflett" w:date="2014-11-19T10:08:00Z"/>
                <w:rFonts w:ascii="Gill Sans MT" w:hAnsi="Gill Sans MT"/>
                <w:color w:val="000000" w:themeColor="text1"/>
                <w:sz w:val="20"/>
                <w:szCs w:val="20"/>
              </w:rPr>
            </w:pPr>
            <w:ins w:id="569" w:author="Aleta Haflett" w:date="2014-11-19T10:08:00Z">
              <w:r w:rsidRPr="00297EDA">
                <w:rPr>
                  <w:rFonts w:ascii="Gill Sans MT" w:hAnsi="Gill Sans MT"/>
                  <w:color w:val="000000" w:themeColor="text1"/>
                  <w:sz w:val="20"/>
                  <w:szCs w:val="20"/>
                </w:rPr>
                <w:t xml:space="preserve"> 7=Extension/education about forest management</w:t>
              </w:r>
            </w:ins>
          </w:p>
          <w:p w14:paraId="76BA0BD6" w14:textId="77777777" w:rsidR="00C739EB" w:rsidRPr="00297EDA" w:rsidRDefault="00C739EB" w:rsidP="00C739EB">
            <w:pPr>
              <w:contextualSpacing/>
              <w:rPr>
                <w:ins w:id="570" w:author="Aleta Haflett" w:date="2014-11-19T10:08:00Z"/>
                <w:rFonts w:ascii="Gill Sans MT" w:hAnsi="Gill Sans MT"/>
                <w:color w:val="000000" w:themeColor="text1"/>
                <w:sz w:val="20"/>
                <w:szCs w:val="20"/>
              </w:rPr>
            </w:pPr>
            <w:ins w:id="571" w:author="Aleta Haflett" w:date="2014-11-19T10:08:00Z">
              <w:r w:rsidRPr="00297EDA">
                <w:rPr>
                  <w:rFonts w:ascii="Gill Sans MT" w:hAnsi="Gill Sans MT"/>
                  <w:color w:val="000000" w:themeColor="text1"/>
                  <w:sz w:val="20"/>
                  <w:szCs w:val="20"/>
                </w:rPr>
                <w:t>8=Enacted bylaw (e.g., no bush burning in or near forest)</w:t>
              </w:r>
            </w:ins>
          </w:p>
          <w:p w14:paraId="5A651776" w14:textId="77777777" w:rsidR="00C739EB" w:rsidRPr="00297EDA" w:rsidRDefault="00C739EB" w:rsidP="00C739EB">
            <w:pPr>
              <w:contextualSpacing/>
              <w:rPr>
                <w:ins w:id="572" w:author="Aleta Haflett" w:date="2014-11-19T10:08:00Z"/>
                <w:rFonts w:ascii="Gill Sans MT" w:hAnsi="Gill Sans MT"/>
                <w:color w:val="000000" w:themeColor="text1"/>
                <w:sz w:val="20"/>
                <w:szCs w:val="20"/>
              </w:rPr>
            </w:pPr>
            <w:ins w:id="573" w:author="Aleta Haflett" w:date="2014-11-19T10:08:00Z">
              <w:r w:rsidRPr="00297EDA">
                <w:rPr>
                  <w:rFonts w:ascii="Gill Sans MT" w:hAnsi="Gill Sans MT"/>
                  <w:color w:val="000000" w:themeColor="text1"/>
                  <w:sz w:val="20"/>
                  <w:szCs w:val="20"/>
                </w:rPr>
                <w:t>9=Mapping/inventory forest resources (e.g. mapping forest products areas)</w:t>
              </w:r>
            </w:ins>
          </w:p>
          <w:p w14:paraId="7341FA7B" w14:textId="77777777" w:rsidR="00C739EB" w:rsidRPr="00297EDA" w:rsidRDefault="00C739EB" w:rsidP="00C739EB">
            <w:pPr>
              <w:contextualSpacing/>
              <w:rPr>
                <w:ins w:id="574" w:author="Aleta Haflett" w:date="2014-11-19T10:08:00Z"/>
                <w:rFonts w:ascii="Gill Sans MT" w:hAnsi="Gill Sans MT"/>
                <w:color w:val="000000" w:themeColor="text1"/>
                <w:sz w:val="20"/>
                <w:szCs w:val="20"/>
              </w:rPr>
            </w:pPr>
            <w:ins w:id="575" w:author="Aleta Haflett" w:date="2014-11-19T10:08:00Z">
              <w:r w:rsidRPr="00297EDA">
                <w:rPr>
                  <w:rFonts w:ascii="Gill Sans MT" w:hAnsi="Gill Sans MT"/>
                  <w:color w:val="000000" w:themeColor="text1"/>
                  <w:sz w:val="20"/>
                  <w:szCs w:val="20"/>
                </w:rPr>
                <w:t>10=Other</w:t>
              </w:r>
            </w:ins>
          </w:p>
          <w:p w14:paraId="4533411C" w14:textId="77777777" w:rsidR="00C739EB" w:rsidRPr="00297EDA" w:rsidRDefault="00C739EB" w:rsidP="00C739EB">
            <w:pPr>
              <w:contextualSpacing/>
              <w:rPr>
                <w:ins w:id="576" w:author="Aleta Haflett" w:date="2014-11-19T10:08:00Z"/>
                <w:rFonts w:ascii="Gill Sans MT" w:eastAsia="Calibri" w:hAnsi="Gill Sans MT" w:cs="Times New Roman"/>
                <w:sz w:val="20"/>
                <w:szCs w:val="20"/>
              </w:rPr>
            </w:pPr>
            <w:ins w:id="577" w:author="Aleta Haflett" w:date="2014-11-19T10:08:00Z">
              <w:r w:rsidRPr="00297EDA">
                <w:rPr>
                  <w:rFonts w:ascii="Gill Sans MT" w:eastAsia="Calibri" w:hAnsi="Gill Sans MT" w:cs="Times New Roman"/>
                  <w:sz w:val="20"/>
                  <w:szCs w:val="20"/>
                </w:rPr>
                <w:t>888=Don’t know</w:t>
              </w:r>
            </w:ins>
          </w:p>
          <w:p w14:paraId="6C14D0BD" w14:textId="5A55B5E6" w:rsidR="00C739EB" w:rsidRDefault="00C739EB" w:rsidP="00C739EB">
            <w:pPr>
              <w:rPr>
                <w:ins w:id="578" w:author="Aleta Haflett" w:date="2014-11-19T10:07:00Z"/>
              </w:rPr>
            </w:pPr>
            <w:ins w:id="579" w:author="Aleta Haflett" w:date="2014-11-19T10:08:00Z">
              <w:r w:rsidRPr="00297EDA">
                <w:rPr>
                  <w:rFonts w:ascii="Gill Sans MT" w:eastAsia="Calibri" w:hAnsi="Gill Sans MT" w:cs="Times New Roman"/>
                  <w:sz w:val="20"/>
                  <w:szCs w:val="20"/>
                </w:rPr>
                <w:t>999=Prefer not to respond</w:t>
              </w:r>
            </w:ins>
          </w:p>
        </w:tc>
      </w:tr>
    </w:tbl>
    <w:p w14:paraId="3B56E765" w14:textId="77777777" w:rsidR="00B825DE" w:rsidRDefault="00B825DE">
      <w:pPr>
        <w:rPr>
          <w:ins w:id="580" w:author="Aleta Haflett" w:date="2014-11-19T10:00:00Z"/>
        </w:rPr>
      </w:pPr>
    </w:p>
    <w:p w14:paraId="307864D9" w14:textId="77777777" w:rsidR="007D0669" w:rsidRPr="00297EDA" w:rsidRDefault="007D0669" w:rsidP="007D0669">
      <w:pPr>
        <w:spacing w:line="240" w:lineRule="auto"/>
        <w:contextualSpacing/>
        <w:rPr>
          <w:rFonts w:ascii="Gill Sans MT" w:hAnsi="Gill Sans MT"/>
          <w:b/>
          <w:sz w:val="20"/>
          <w:szCs w:val="20"/>
        </w:rPr>
      </w:pPr>
      <w:r w:rsidRPr="00297EDA">
        <w:rPr>
          <w:rFonts w:ascii="Gill Sans MT" w:hAnsi="Gill Sans MT"/>
          <w:b/>
          <w:sz w:val="20"/>
          <w:szCs w:val="20"/>
        </w:rPr>
        <w:t>Traditional Community Rules</w:t>
      </w:r>
    </w:p>
    <w:tbl>
      <w:tblPr>
        <w:tblStyle w:val="TableGrid"/>
        <w:tblW w:w="12840" w:type="dxa"/>
        <w:tblLook w:val="04A0" w:firstRow="1" w:lastRow="0" w:firstColumn="1" w:lastColumn="0" w:noHBand="0" w:noVBand="1"/>
      </w:tblPr>
      <w:tblGrid>
        <w:gridCol w:w="1662"/>
        <w:gridCol w:w="1788"/>
        <w:gridCol w:w="1422"/>
        <w:gridCol w:w="1951"/>
        <w:gridCol w:w="1687"/>
        <w:gridCol w:w="2454"/>
        <w:gridCol w:w="1876"/>
      </w:tblGrid>
      <w:tr w:rsidR="007D0669" w:rsidRPr="00297EDA" w14:paraId="348F3C6D" w14:textId="77777777" w:rsidTr="00C710F5">
        <w:tc>
          <w:tcPr>
            <w:tcW w:w="1662" w:type="dxa"/>
          </w:tcPr>
          <w:p w14:paraId="15C1AACE"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Activity</w:t>
            </w:r>
          </w:p>
        </w:tc>
        <w:tc>
          <w:tcPr>
            <w:tcW w:w="1788" w:type="dxa"/>
          </w:tcPr>
          <w:p w14:paraId="41C26FB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Are there </w:t>
            </w:r>
            <w:r w:rsidRPr="00297EDA">
              <w:rPr>
                <w:rFonts w:ascii="Gill Sans MT" w:hAnsi="Gill Sans MT"/>
                <w:b/>
                <w:color w:val="000000" w:themeColor="text1"/>
                <w:sz w:val="20"/>
                <w:szCs w:val="20"/>
              </w:rPr>
              <w:t>traditional community rules</w:t>
            </w:r>
            <w:r w:rsidRPr="00297EDA">
              <w:rPr>
                <w:rFonts w:ascii="Gill Sans MT" w:hAnsi="Gill Sans MT"/>
                <w:color w:val="000000" w:themeColor="text1"/>
                <w:sz w:val="20"/>
                <w:szCs w:val="20"/>
              </w:rPr>
              <w:t xml:space="preserve"> in this village that regulate or restrict the following activity in forest/wooded areas? </w:t>
            </w:r>
          </w:p>
          <w:p w14:paraId="5B456366" w14:textId="77777777" w:rsidR="007D0669" w:rsidRPr="00297EDA" w:rsidRDefault="007D0669" w:rsidP="007D0669">
            <w:pPr>
              <w:contextualSpacing/>
              <w:rPr>
                <w:rFonts w:ascii="Gill Sans MT" w:hAnsi="Gill Sans MT"/>
                <w:color w:val="000000" w:themeColor="text1"/>
                <w:sz w:val="20"/>
                <w:szCs w:val="20"/>
              </w:rPr>
            </w:pPr>
          </w:p>
          <w:p w14:paraId="100333AC" w14:textId="02D1698A" w:rsidR="007D0669" w:rsidRPr="00297EDA" w:rsidRDefault="00C739EB" w:rsidP="007D0669">
            <w:pPr>
              <w:contextualSpacing/>
              <w:rPr>
                <w:rFonts w:ascii="Gill Sans MT" w:eastAsia="Calibri" w:hAnsi="Gill Sans MT" w:cs="Times New Roman"/>
                <w:sz w:val="20"/>
                <w:szCs w:val="20"/>
              </w:rPr>
            </w:pPr>
            <w:ins w:id="581" w:author="Aleta Haflett" w:date="2014-11-19T10:10:00Z">
              <w:r>
                <w:rPr>
                  <w:rFonts w:ascii="Gill Sans MT" w:eastAsia="Calibri" w:hAnsi="Gill Sans MT" w:cs="Times New Roman"/>
                  <w:sz w:val="20"/>
                  <w:szCs w:val="20"/>
                </w:rPr>
                <w:t>0</w:t>
              </w:r>
            </w:ins>
            <w:del w:id="582" w:author="Aleta Haflett" w:date="2014-11-19T10:10:00Z">
              <w:r w:rsidR="007D0669" w:rsidRPr="00297EDA" w:rsidDel="00C739EB">
                <w:rPr>
                  <w:rFonts w:ascii="Gill Sans MT" w:eastAsia="Calibri" w:hAnsi="Gill Sans MT" w:cs="Times New Roman"/>
                  <w:sz w:val="20"/>
                  <w:szCs w:val="20"/>
                </w:rPr>
                <w:delText>1</w:delText>
              </w:r>
            </w:del>
            <w:r w:rsidR="007D0669" w:rsidRPr="00297EDA">
              <w:rPr>
                <w:rFonts w:ascii="Gill Sans MT" w:eastAsia="Calibri" w:hAnsi="Gill Sans MT" w:cs="Times New Roman"/>
                <w:sz w:val="20"/>
                <w:szCs w:val="20"/>
              </w:rPr>
              <w:t>=No</w:t>
            </w:r>
          </w:p>
          <w:p w14:paraId="65E20B60" w14:textId="36CA8137" w:rsidR="007D0669" w:rsidRPr="00297EDA" w:rsidRDefault="00C739EB" w:rsidP="007D0669">
            <w:pPr>
              <w:contextualSpacing/>
              <w:rPr>
                <w:rFonts w:ascii="Gill Sans MT" w:eastAsia="Calibri" w:hAnsi="Gill Sans MT" w:cs="Times New Roman"/>
                <w:sz w:val="20"/>
                <w:szCs w:val="20"/>
              </w:rPr>
            </w:pPr>
            <w:ins w:id="583" w:author="Aleta Haflett" w:date="2014-11-19T10:10:00Z">
              <w:r>
                <w:rPr>
                  <w:rFonts w:ascii="Gill Sans MT" w:eastAsia="Calibri" w:hAnsi="Gill Sans MT" w:cs="Times New Roman"/>
                  <w:sz w:val="20"/>
                  <w:szCs w:val="20"/>
                </w:rPr>
                <w:t>1</w:t>
              </w:r>
            </w:ins>
            <w:del w:id="584" w:author="Aleta Haflett" w:date="2014-11-19T10:10:00Z">
              <w:r w:rsidR="007D0669" w:rsidRPr="00297EDA" w:rsidDel="00C739EB">
                <w:rPr>
                  <w:rFonts w:ascii="Gill Sans MT" w:eastAsia="Calibri" w:hAnsi="Gill Sans MT" w:cs="Times New Roman"/>
                  <w:sz w:val="20"/>
                  <w:szCs w:val="20"/>
                </w:rPr>
                <w:delText>2</w:delText>
              </w:r>
            </w:del>
            <w:r w:rsidR="007D0669" w:rsidRPr="00297EDA">
              <w:rPr>
                <w:rFonts w:ascii="Gill Sans MT" w:eastAsia="Calibri" w:hAnsi="Gill Sans MT" w:cs="Times New Roman"/>
                <w:sz w:val="20"/>
                <w:szCs w:val="20"/>
              </w:rPr>
              <w:t xml:space="preserve">=Yes </w:t>
            </w:r>
          </w:p>
          <w:p w14:paraId="2BDB3D1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4C26AD4"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0188FC98" w14:textId="77777777" w:rsidR="007D0669" w:rsidRPr="00297EDA" w:rsidRDefault="007D0669" w:rsidP="007D0669">
            <w:pPr>
              <w:contextualSpacing/>
              <w:rPr>
                <w:rFonts w:ascii="Gill Sans MT" w:hAnsi="Gill Sans MT"/>
                <w:sz w:val="20"/>
                <w:szCs w:val="20"/>
              </w:rPr>
            </w:pPr>
          </w:p>
        </w:tc>
        <w:tc>
          <w:tcPr>
            <w:tcW w:w="1422" w:type="dxa"/>
          </w:tcPr>
          <w:p w14:paraId="7F4F01D2" w14:textId="717135D8"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If yes, please describe the rules. </w:t>
            </w:r>
            <w:ins w:id="585" w:author="Aleta Haflett" w:date="2014-11-19T10:10:00Z">
              <w:r w:rsidR="00C739EB">
                <w:rPr>
                  <w:rFonts w:ascii="Gill Sans MT" w:hAnsi="Gill Sans MT"/>
                  <w:color w:val="000000" w:themeColor="text1"/>
                  <w:sz w:val="20"/>
                  <w:szCs w:val="20"/>
                </w:rPr>
                <w:t>(</w:t>
              </w:r>
              <w:proofErr w:type="gramStart"/>
              <w:r w:rsidR="00C739EB">
                <w:rPr>
                  <w:rFonts w:ascii="Gill Sans MT" w:hAnsi="Gill Sans MT"/>
                  <w:color w:val="000000" w:themeColor="text1"/>
                  <w:sz w:val="20"/>
                  <w:szCs w:val="20"/>
                </w:rPr>
                <w:t>text</w:t>
              </w:r>
              <w:proofErr w:type="gramEnd"/>
              <w:r w:rsidR="00C739EB">
                <w:rPr>
                  <w:rFonts w:ascii="Gill Sans MT" w:hAnsi="Gill Sans MT"/>
                  <w:color w:val="000000" w:themeColor="text1"/>
                  <w:sz w:val="20"/>
                  <w:szCs w:val="20"/>
                </w:rPr>
                <w:t>)</w:t>
              </w:r>
            </w:ins>
          </w:p>
        </w:tc>
        <w:tc>
          <w:tcPr>
            <w:tcW w:w="1951" w:type="dxa"/>
          </w:tcPr>
          <w:p w14:paraId="1505D4B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Have these rules changes over the past # years? </w:t>
            </w:r>
          </w:p>
          <w:p w14:paraId="1BBF615B" w14:textId="77777777" w:rsidR="007D0669" w:rsidRPr="00297EDA" w:rsidRDefault="007D0669" w:rsidP="007D0669">
            <w:pPr>
              <w:contextualSpacing/>
              <w:rPr>
                <w:rFonts w:ascii="Gill Sans MT" w:hAnsi="Gill Sans MT"/>
                <w:color w:val="000000" w:themeColor="text1"/>
                <w:sz w:val="20"/>
                <w:szCs w:val="20"/>
              </w:rPr>
            </w:pPr>
          </w:p>
          <w:p w14:paraId="18069BDB" w14:textId="3E334CB2" w:rsidR="007D0669" w:rsidRPr="00297EDA" w:rsidRDefault="00C739EB" w:rsidP="007D0669">
            <w:pPr>
              <w:contextualSpacing/>
              <w:rPr>
                <w:rFonts w:ascii="Gill Sans MT" w:eastAsia="Calibri" w:hAnsi="Gill Sans MT" w:cs="Times New Roman"/>
                <w:sz w:val="20"/>
                <w:szCs w:val="20"/>
              </w:rPr>
            </w:pPr>
            <w:ins w:id="586" w:author="Aleta Haflett" w:date="2014-11-19T10:10:00Z">
              <w:r>
                <w:rPr>
                  <w:rFonts w:ascii="Gill Sans MT" w:eastAsia="Calibri" w:hAnsi="Gill Sans MT" w:cs="Times New Roman"/>
                  <w:sz w:val="20"/>
                  <w:szCs w:val="20"/>
                </w:rPr>
                <w:t>0</w:t>
              </w:r>
            </w:ins>
            <w:del w:id="587" w:author="Aleta Haflett" w:date="2014-11-19T10:10:00Z">
              <w:r w:rsidR="007D0669" w:rsidRPr="00297EDA" w:rsidDel="00C739EB">
                <w:rPr>
                  <w:rFonts w:ascii="Gill Sans MT" w:eastAsia="Calibri" w:hAnsi="Gill Sans MT" w:cs="Times New Roman"/>
                  <w:sz w:val="20"/>
                  <w:szCs w:val="20"/>
                </w:rPr>
                <w:delText>1</w:delText>
              </w:r>
            </w:del>
            <w:r w:rsidR="007D0669" w:rsidRPr="00297EDA">
              <w:rPr>
                <w:rFonts w:ascii="Gill Sans MT" w:eastAsia="Calibri" w:hAnsi="Gill Sans MT" w:cs="Times New Roman"/>
                <w:sz w:val="20"/>
                <w:szCs w:val="20"/>
              </w:rPr>
              <w:t>=No</w:t>
            </w:r>
          </w:p>
          <w:p w14:paraId="5095D216" w14:textId="5112207B" w:rsidR="007D0669" w:rsidRPr="00297EDA" w:rsidRDefault="00C739EB" w:rsidP="007D0669">
            <w:pPr>
              <w:contextualSpacing/>
              <w:rPr>
                <w:rFonts w:ascii="Gill Sans MT" w:eastAsia="Calibri" w:hAnsi="Gill Sans MT" w:cs="Times New Roman"/>
                <w:sz w:val="20"/>
                <w:szCs w:val="20"/>
              </w:rPr>
            </w:pPr>
            <w:ins w:id="588" w:author="Aleta Haflett" w:date="2014-11-19T10:10:00Z">
              <w:r>
                <w:rPr>
                  <w:rFonts w:ascii="Gill Sans MT" w:eastAsia="Calibri" w:hAnsi="Gill Sans MT" w:cs="Times New Roman"/>
                  <w:sz w:val="20"/>
                  <w:szCs w:val="20"/>
                </w:rPr>
                <w:t>1</w:t>
              </w:r>
            </w:ins>
            <w:del w:id="589" w:author="Aleta Haflett" w:date="2014-11-19T10:10:00Z">
              <w:r w:rsidR="007D0669" w:rsidRPr="00297EDA" w:rsidDel="00C739EB">
                <w:rPr>
                  <w:rFonts w:ascii="Gill Sans MT" w:eastAsia="Calibri" w:hAnsi="Gill Sans MT" w:cs="Times New Roman"/>
                  <w:sz w:val="20"/>
                  <w:szCs w:val="20"/>
                </w:rPr>
                <w:delText>2</w:delText>
              </w:r>
            </w:del>
            <w:r w:rsidR="007D0669" w:rsidRPr="00297EDA">
              <w:rPr>
                <w:rFonts w:ascii="Gill Sans MT" w:eastAsia="Calibri" w:hAnsi="Gill Sans MT" w:cs="Times New Roman"/>
                <w:sz w:val="20"/>
                <w:szCs w:val="20"/>
              </w:rPr>
              <w:t xml:space="preserve">=Yes </w:t>
            </w:r>
          </w:p>
          <w:p w14:paraId="1EA9724E"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6592EBC8"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c>
          <w:tcPr>
            <w:tcW w:w="1687" w:type="dxa"/>
          </w:tcPr>
          <w:p w14:paraId="506C428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Are there penalties for rule breaking?</w:t>
            </w:r>
          </w:p>
          <w:p w14:paraId="6440297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0=No</w:t>
            </w:r>
          </w:p>
          <w:p w14:paraId="0C8311C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1=Yes</w:t>
            </w:r>
          </w:p>
        </w:tc>
        <w:tc>
          <w:tcPr>
            <w:tcW w:w="2454" w:type="dxa"/>
          </w:tcPr>
          <w:p w14:paraId="1B4D891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What is the traditional community penalty for breaking the rules? </w:t>
            </w:r>
          </w:p>
          <w:p w14:paraId="0891C92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1-Seize the product</w:t>
            </w:r>
          </w:p>
          <w:p w14:paraId="5BDE5F57"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2-Seize tools </w:t>
            </w:r>
          </w:p>
          <w:p w14:paraId="7CFC70B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3-Cash fine; note the amount</w:t>
            </w:r>
          </w:p>
          <w:p w14:paraId="7B7CC35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4- Labor contribution; please specify the number of days</w:t>
            </w:r>
          </w:p>
          <w:p w14:paraId="7C5FD179"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5- Social shaming</w:t>
            </w:r>
          </w:p>
          <w:p w14:paraId="02F4178E"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6 – In-kind contribution; pleas specify the product and amount </w:t>
            </w:r>
          </w:p>
          <w:p w14:paraId="69385B28"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7-Harvesting/collection restrictions</w:t>
            </w:r>
          </w:p>
          <w:p w14:paraId="320DECB2"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8- Corporeal punishment</w:t>
            </w:r>
          </w:p>
          <w:p w14:paraId="5B3E270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9-Sent to jail</w:t>
            </w:r>
          </w:p>
          <w:p w14:paraId="7A6B2FF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10-Sent to DFO</w:t>
            </w:r>
          </w:p>
          <w:p w14:paraId="7D1D3348" w14:textId="77777777" w:rsidR="007D0669" w:rsidRDefault="007D0669" w:rsidP="007D0669">
            <w:pPr>
              <w:contextualSpacing/>
              <w:rPr>
                <w:ins w:id="590" w:author="Heather Huntington" w:date="2014-11-18T10:30:00Z"/>
                <w:rFonts w:ascii="Gill Sans MT" w:hAnsi="Gill Sans MT"/>
                <w:color w:val="000000" w:themeColor="text1"/>
                <w:sz w:val="20"/>
                <w:szCs w:val="20"/>
              </w:rPr>
            </w:pPr>
            <w:r w:rsidRPr="00297EDA">
              <w:rPr>
                <w:rFonts w:ascii="Gill Sans MT" w:hAnsi="Gill Sans MT"/>
                <w:color w:val="000000" w:themeColor="text1"/>
                <w:sz w:val="20"/>
                <w:szCs w:val="20"/>
              </w:rPr>
              <w:t>11- Sent to chief</w:t>
            </w:r>
          </w:p>
          <w:p w14:paraId="27217433" w14:textId="65F64FAF" w:rsidR="00A243EE" w:rsidRPr="00297EDA" w:rsidRDefault="00A243EE" w:rsidP="007D0669">
            <w:pPr>
              <w:contextualSpacing/>
              <w:rPr>
                <w:rFonts w:ascii="Gill Sans MT" w:hAnsi="Gill Sans MT"/>
                <w:color w:val="000000" w:themeColor="text1"/>
                <w:sz w:val="20"/>
                <w:szCs w:val="20"/>
              </w:rPr>
            </w:pPr>
            <w:ins w:id="591" w:author="Heather Huntington" w:date="2014-11-18T10:30:00Z">
              <w:r>
                <w:rPr>
                  <w:rFonts w:ascii="Gill Sans MT" w:hAnsi="Gill Sans MT"/>
                  <w:color w:val="000000" w:themeColor="text1"/>
                  <w:sz w:val="20"/>
                  <w:szCs w:val="20"/>
                </w:rPr>
                <w:t>12 – Forced to leave the village</w:t>
              </w:r>
            </w:ins>
          </w:p>
          <w:p w14:paraId="644555DA" w14:textId="77777777" w:rsidR="007D0669" w:rsidRPr="00297EDA" w:rsidRDefault="007D0669" w:rsidP="007D0669">
            <w:pPr>
              <w:contextualSpacing/>
              <w:rPr>
                <w:rFonts w:ascii="Gill Sans MT" w:hAnsi="Gill Sans MT"/>
                <w:color w:val="000000" w:themeColor="text1"/>
                <w:sz w:val="20"/>
                <w:szCs w:val="20"/>
              </w:rPr>
            </w:pPr>
            <w:commentRangeStart w:id="592"/>
            <w:r w:rsidRPr="00297EDA">
              <w:rPr>
                <w:rFonts w:ascii="Gill Sans MT" w:hAnsi="Gill Sans MT"/>
                <w:color w:val="000000" w:themeColor="text1"/>
                <w:sz w:val="20"/>
                <w:szCs w:val="20"/>
              </w:rPr>
              <w:t xml:space="preserve">97- </w:t>
            </w:r>
            <w:commentRangeStart w:id="593"/>
            <w:r w:rsidRPr="00297EDA">
              <w:rPr>
                <w:rFonts w:ascii="Gill Sans MT" w:hAnsi="Gill Sans MT"/>
                <w:color w:val="000000" w:themeColor="text1"/>
                <w:sz w:val="20"/>
                <w:szCs w:val="20"/>
              </w:rPr>
              <w:t>Other</w:t>
            </w:r>
            <w:commentRangeEnd w:id="593"/>
            <w:r w:rsidR="00C710F5">
              <w:rPr>
                <w:rStyle w:val="CommentReference"/>
              </w:rPr>
              <w:commentReference w:id="593"/>
            </w:r>
            <w:commentRangeEnd w:id="592"/>
            <w:r w:rsidR="00A243EE">
              <w:rPr>
                <w:rStyle w:val="CommentReference"/>
              </w:rPr>
              <w:commentReference w:id="592"/>
            </w:r>
          </w:p>
          <w:p w14:paraId="52FB8069" w14:textId="77777777" w:rsidR="007D0669" w:rsidRPr="00297EDA" w:rsidRDefault="007D0669" w:rsidP="007D0669">
            <w:pPr>
              <w:contextualSpacing/>
              <w:rPr>
                <w:rFonts w:ascii="Gill Sans MT" w:hAnsi="Gill Sans MT"/>
                <w:color w:val="000000" w:themeColor="text1"/>
                <w:sz w:val="20"/>
                <w:szCs w:val="20"/>
              </w:rPr>
            </w:pPr>
          </w:p>
        </w:tc>
        <w:tc>
          <w:tcPr>
            <w:tcW w:w="1876" w:type="dxa"/>
          </w:tcPr>
          <w:p w14:paraId="157A0B6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In your opinion, how many community members adhere to/follow these rules? </w:t>
            </w:r>
          </w:p>
          <w:p w14:paraId="0614E875" w14:textId="77777777" w:rsidR="007D0669" w:rsidRPr="00297EDA" w:rsidRDefault="007D0669" w:rsidP="007D0669">
            <w:pPr>
              <w:contextualSpacing/>
              <w:rPr>
                <w:rFonts w:ascii="Gill Sans MT" w:hAnsi="Gill Sans MT"/>
                <w:color w:val="000000" w:themeColor="text1"/>
                <w:sz w:val="20"/>
                <w:szCs w:val="20"/>
              </w:rPr>
            </w:pPr>
          </w:p>
          <w:p w14:paraId="6B268926"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1-Nearly everyone in the community</w:t>
            </w:r>
          </w:p>
          <w:p w14:paraId="40685CEF"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 Most community members</w:t>
            </w:r>
          </w:p>
          <w:p w14:paraId="7EC2067A"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 About half of the community</w:t>
            </w:r>
          </w:p>
          <w:p w14:paraId="747F655C"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4- Some/a few</w:t>
            </w:r>
            <w:del w:id="594" w:author="Rebecca Nicodemus" w:date="2014-11-12T12:59:00Z">
              <w:r w:rsidRPr="00297EDA" w:rsidDel="00C710F5">
                <w:rPr>
                  <w:rFonts w:ascii="Gill Sans MT" w:eastAsia="Calibri" w:hAnsi="Gill Sans MT" w:cs="Times New Roman"/>
                  <w:sz w:val="20"/>
                  <w:szCs w:val="20"/>
                </w:rPr>
                <w:delText>e</w:delText>
              </w:r>
            </w:del>
            <w:r w:rsidRPr="00297EDA">
              <w:rPr>
                <w:rFonts w:ascii="Gill Sans MT" w:eastAsia="Calibri" w:hAnsi="Gill Sans MT" w:cs="Times New Roman"/>
                <w:sz w:val="20"/>
                <w:szCs w:val="20"/>
              </w:rPr>
              <w:t xml:space="preserve"> members of the community</w:t>
            </w:r>
          </w:p>
          <w:p w14:paraId="5660821E"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5 – No one follows the rules </w:t>
            </w:r>
          </w:p>
          <w:p w14:paraId="4F6C90F0" w14:textId="77777777" w:rsidR="007D0669" w:rsidRPr="00297EDA" w:rsidRDefault="007D0669" w:rsidP="007D0669">
            <w:pPr>
              <w:contextualSpacing/>
              <w:rPr>
                <w:rFonts w:ascii="Gill Sans MT" w:eastAsia="Calibri" w:hAnsi="Gill Sans MT" w:cs="Times New Roman"/>
                <w:sz w:val="20"/>
                <w:szCs w:val="20"/>
              </w:rPr>
            </w:pPr>
          </w:p>
          <w:p w14:paraId="1301317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2FD25EE5"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r>
      <w:tr w:rsidR="007D0669" w:rsidRPr="00297EDA" w14:paraId="66371008" w14:textId="77777777" w:rsidTr="00C710F5">
        <w:tc>
          <w:tcPr>
            <w:tcW w:w="1662" w:type="dxa"/>
          </w:tcPr>
          <w:p w14:paraId="760DF524"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Clearing land for agriculture</w:t>
            </w:r>
          </w:p>
        </w:tc>
        <w:tc>
          <w:tcPr>
            <w:tcW w:w="1788" w:type="dxa"/>
          </w:tcPr>
          <w:p w14:paraId="1082543A"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72E5E925" w14:textId="65AB0D50"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TEXT </w:t>
            </w:r>
          </w:p>
        </w:tc>
        <w:tc>
          <w:tcPr>
            <w:tcW w:w="1951" w:type="dxa"/>
          </w:tcPr>
          <w:p w14:paraId="792E137E" w14:textId="77777777" w:rsidR="007D0669" w:rsidRPr="00297EDA" w:rsidRDefault="007D0669" w:rsidP="007D0669">
            <w:pPr>
              <w:contextualSpacing/>
              <w:rPr>
                <w:rFonts w:ascii="Gill Sans MT" w:hAnsi="Gill Sans MT"/>
                <w:sz w:val="20"/>
                <w:szCs w:val="20"/>
              </w:rPr>
            </w:pPr>
          </w:p>
        </w:tc>
        <w:tc>
          <w:tcPr>
            <w:tcW w:w="1687" w:type="dxa"/>
          </w:tcPr>
          <w:p w14:paraId="77AECE11" w14:textId="77777777" w:rsidR="007D0669" w:rsidRPr="00297EDA" w:rsidRDefault="007D0669" w:rsidP="007D0669">
            <w:pPr>
              <w:contextualSpacing/>
              <w:rPr>
                <w:rFonts w:ascii="Gill Sans MT" w:hAnsi="Gill Sans MT"/>
                <w:sz w:val="20"/>
                <w:szCs w:val="20"/>
              </w:rPr>
            </w:pPr>
          </w:p>
        </w:tc>
        <w:tc>
          <w:tcPr>
            <w:tcW w:w="2454" w:type="dxa"/>
          </w:tcPr>
          <w:p w14:paraId="082467C7" w14:textId="77777777" w:rsidR="007D0669" w:rsidRPr="00297EDA" w:rsidRDefault="007D0669" w:rsidP="007D0669">
            <w:pPr>
              <w:contextualSpacing/>
              <w:rPr>
                <w:rFonts w:ascii="Gill Sans MT" w:hAnsi="Gill Sans MT"/>
                <w:sz w:val="20"/>
                <w:szCs w:val="20"/>
              </w:rPr>
            </w:pPr>
          </w:p>
        </w:tc>
        <w:tc>
          <w:tcPr>
            <w:tcW w:w="1876" w:type="dxa"/>
          </w:tcPr>
          <w:p w14:paraId="77ADEBAC" w14:textId="77777777" w:rsidR="007D0669" w:rsidRPr="00297EDA" w:rsidRDefault="007D0669" w:rsidP="007D0669">
            <w:pPr>
              <w:contextualSpacing/>
              <w:rPr>
                <w:rFonts w:ascii="Gill Sans MT" w:hAnsi="Gill Sans MT"/>
                <w:sz w:val="20"/>
                <w:szCs w:val="20"/>
              </w:rPr>
            </w:pPr>
          </w:p>
        </w:tc>
      </w:tr>
      <w:tr w:rsidR="007D0669" w:rsidRPr="00297EDA" w14:paraId="3DF5E663" w14:textId="77777777" w:rsidTr="00C710F5">
        <w:tc>
          <w:tcPr>
            <w:tcW w:w="1662" w:type="dxa"/>
          </w:tcPr>
          <w:p w14:paraId="696EE82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for poaching/hunting (include hunting relish(mice))</w:t>
            </w:r>
          </w:p>
        </w:tc>
        <w:tc>
          <w:tcPr>
            <w:tcW w:w="1788" w:type="dxa"/>
          </w:tcPr>
          <w:p w14:paraId="5ECC496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5E28C13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5C896226" w14:textId="77777777" w:rsidR="007D0669" w:rsidRPr="00297EDA" w:rsidRDefault="007D0669" w:rsidP="007D0669">
            <w:pPr>
              <w:contextualSpacing/>
              <w:rPr>
                <w:rFonts w:ascii="Gill Sans MT" w:hAnsi="Gill Sans MT"/>
                <w:sz w:val="20"/>
                <w:szCs w:val="20"/>
              </w:rPr>
            </w:pPr>
          </w:p>
        </w:tc>
        <w:tc>
          <w:tcPr>
            <w:tcW w:w="1687" w:type="dxa"/>
          </w:tcPr>
          <w:p w14:paraId="1D873FB9" w14:textId="77777777" w:rsidR="007D0669" w:rsidRPr="00297EDA" w:rsidRDefault="007D0669" w:rsidP="007D0669">
            <w:pPr>
              <w:contextualSpacing/>
              <w:rPr>
                <w:rFonts w:ascii="Gill Sans MT" w:hAnsi="Gill Sans MT"/>
                <w:sz w:val="20"/>
                <w:szCs w:val="20"/>
              </w:rPr>
            </w:pPr>
          </w:p>
        </w:tc>
        <w:tc>
          <w:tcPr>
            <w:tcW w:w="2454" w:type="dxa"/>
          </w:tcPr>
          <w:p w14:paraId="68A44F9B" w14:textId="77777777" w:rsidR="007D0669" w:rsidRPr="00297EDA" w:rsidRDefault="007D0669" w:rsidP="007D0669">
            <w:pPr>
              <w:contextualSpacing/>
              <w:rPr>
                <w:rFonts w:ascii="Gill Sans MT" w:hAnsi="Gill Sans MT"/>
                <w:sz w:val="20"/>
                <w:szCs w:val="20"/>
              </w:rPr>
            </w:pPr>
          </w:p>
        </w:tc>
        <w:tc>
          <w:tcPr>
            <w:tcW w:w="1876" w:type="dxa"/>
          </w:tcPr>
          <w:p w14:paraId="028EDE61" w14:textId="77777777" w:rsidR="007D0669" w:rsidRPr="00297EDA" w:rsidRDefault="007D0669" w:rsidP="007D0669">
            <w:pPr>
              <w:contextualSpacing/>
              <w:rPr>
                <w:rFonts w:ascii="Gill Sans MT" w:hAnsi="Gill Sans MT"/>
                <w:sz w:val="20"/>
                <w:szCs w:val="20"/>
              </w:rPr>
            </w:pPr>
          </w:p>
        </w:tc>
      </w:tr>
      <w:tr w:rsidR="007D0669" w:rsidRPr="00297EDA" w14:paraId="1EB4A553" w14:textId="77777777" w:rsidTr="00C710F5">
        <w:tc>
          <w:tcPr>
            <w:tcW w:w="1662" w:type="dxa"/>
          </w:tcPr>
          <w:p w14:paraId="1D9431D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Pit sawing</w:t>
            </w:r>
          </w:p>
        </w:tc>
        <w:tc>
          <w:tcPr>
            <w:tcW w:w="1788" w:type="dxa"/>
          </w:tcPr>
          <w:p w14:paraId="59480534"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3AFC736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01E43C9E" w14:textId="77777777" w:rsidR="007D0669" w:rsidRPr="00297EDA" w:rsidRDefault="007D0669" w:rsidP="007D0669">
            <w:pPr>
              <w:contextualSpacing/>
              <w:rPr>
                <w:rFonts w:ascii="Gill Sans MT" w:hAnsi="Gill Sans MT"/>
                <w:sz w:val="20"/>
                <w:szCs w:val="20"/>
              </w:rPr>
            </w:pPr>
          </w:p>
        </w:tc>
        <w:tc>
          <w:tcPr>
            <w:tcW w:w="1687" w:type="dxa"/>
          </w:tcPr>
          <w:p w14:paraId="2BF63917" w14:textId="77777777" w:rsidR="007D0669" w:rsidRPr="00297EDA" w:rsidRDefault="007D0669" w:rsidP="007D0669">
            <w:pPr>
              <w:contextualSpacing/>
              <w:rPr>
                <w:rFonts w:ascii="Gill Sans MT" w:hAnsi="Gill Sans MT"/>
                <w:sz w:val="20"/>
                <w:szCs w:val="20"/>
              </w:rPr>
            </w:pPr>
          </w:p>
        </w:tc>
        <w:tc>
          <w:tcPr>
            <w:tcW w:w="2454" w:type="dxa"/>
          </w:tcPr>
          <w:p w14:paraId="1FF8E9F9" w14:textId="77777777" w:rsidR="007D0669" w:rsidRPr="00297EDA" w:rsidRDefault="007D0669" w:rsidP="007D0669">
            <w:pPr>
              <w:contextualSpacing/>
              <w:rPr>
                <w:rFonts w:ascii="Gill Sans MT" w:hAnsi="Gill Sans MT"/>
                <w:sz w:val="20"/>
                <w:szCs w:val="20"/>
              </w:rPr>
            </w:pPr>
          </w:p>
        </w:tc>
        <w:tc>
          <w:tcPr>
            <w:tcW w:w="1876" w:type="dxa"/>
          </w:tcPr>
          <w:p w14:paraId="2B34ABEE" w14:textId="77777777" w:rsidR="007D0669" w:rsidRPr="00297EDA" w:rsidRDefault="007D0669" w:rsidP="007D0669">
            <w:pPr>
              <w:contextualSpacing/>
              <w:rPr>
                <w:rFonts w:ascii="Gill Sans MT" w:hAnsi="Gill Sans MT"/>
                <w:sz w:val="20"/>
                <w:szCs w:val="20"/>
              </w:rPr>
            </w:pPr>
          </w:p>
        </w:tc>
      </w:tr>
      <w:tr w:rsidR="007D0669" w:rsidRPr="00297EDA" w14:paraId="51FFAC64" w14:textId="77777777" w:rsidTr="00C710F5">
        <w:tc>
          <w:tcPr>
            <w:tcW w:w="1662" w:type="dxa"/>
          </w:tcPr>
          <w:p w14:paraId="13372F2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Collecting wood for fuel</w:t>
            </w:r>
          </w:p>
        </w:tc>
        <w:tc>
          <w:tcPr>
            <w:tcW w:w="1788" w:type="dxa"/>
          </w:tcPr>
          <w:p w14:paraId="4718C861"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CCC099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5A985286" w14:textId="77777777" w:rsidR="007D0669" w:rsidRPr="00297EDA" w:rsidRDefault="007D0669" w:rsidP="007D0669">
            <w:pPr>
              <w:contextualSpacing/>
              <w:rPr>
                <w:rFonts w:ascii="Gill Sans MT" w:hAnsi="Gill Sans MT"/>
                <w:sz w:val="20"/>
                <w:szCs w:val="20"/>
              </w:rPr>
            </w:pPr>
          </w:p>
        </w:tc>
        <w:tc>
          <w:tcPr>
            <w:tcW w:w="1687" w:type="dxa"/>
          </w:tcPr>
          <w:p w14:paraId="20A2BDC4" w14:textId="77777777" w:rsidR="007D0669" w:rsidRPr="00297EDA" w:rsidRDefault="007D0669" w:rsidP="007D0669">
            <w:pPr>
              <w:contextualSpacing/>
              <w:rPr>
                <w:rFonts w:ascii="Gill Sans MT" w:hAnsi="Gill Sans MT"/>
                <w:sz w:val="20"/>
                <w:szCs w:val="20"/>
              </w:rPr>
            </w:pPr>
          </w:p>
        </w:tc>
        <w:tc>
          <w:tcPr>
            <w:tcW w:w="2454" w:type="dxa"/>
          </w:tcPr>
          <w:p w14:paraId="1E56CEF0" w14:textId="77777777" w:rsidR="007D0669" w:rsidRPr="00297EDA" w:rsidRDefault="007D0669" w:rsidP="007D0669">
            <w:pPr>
              <w:contextualSpacing/>
              <w:rPr>
                <w:rFonts w:ascii="Gill Sans MT" w:hAnsi="Gill Sans MT"/>
                <w:sz w:val="20"/>
                <w:szCs w:val="20"/>
              </w:rPr>
            </w:pPr>
          </w:p>
        </w:tc>
        <w:tc>
          <w:tcPr>
            <w:tcW w:w="1876" w:type="dxa"/>
          </w:tcPr>
          <w:p w14:paraId="034D92A6" w14:textId="77777777" w:rsidR="007D0669" w:rsidRPr="00297EDA" w:rsidRDefault="007D0669" w:rsidP="007D0669">
            <w:pPr>
              <w:contextualSpacing/>
              <w:rPr>
                <w:rFonts w:ascii="Gill Sans MT" w:hAnsi="Gill Sans MT"/>
                <w:sz w:val="20"/>
                <w:szCs w:val="20"/>
              </w:rPr>
            </w:pPr>
          </w:p>
        </w:tc>
      </w:tr>
      <w:tr w:rsidR="007D0669" w:rsidRPr="00297EDA" w14:paraId="681B3933" w14:textId="77777777" w:rsidTr="00C710F5">
        <w:trPr>
          <w:trHeight w:val="647"/>
        </w:trPr>
        <w:tc>
          <w:tcPr>
            <w:tcW w:w="1662" w:type="dxa"/>
          </w:tcPr>
          <w:p w14:paraId="58855A1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before harvesting</w:t>
            </w:r>
          </w:p>
        </w:tc>
        <w:tc>
          <w:tcPr>
            <w:tcW w:w="1788" w:type="dxa"/>
          </w:tcPr>
          <w:p w14:paraId="0EDED697"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5DB205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1274A05F" w14:textId="77777777" w:rsidR="007D0669" w:rsidRPr="00297EDA" w:rsidRDefault="007D0669" w:rsidP="007D0669">
            <w:pPr>
              <w:contextualSpacing/>
              <w:rPr>
                <w:rFonts w:ascii="Gill Sans MT" w:hAnsi="Gill Sans MT"/>
                <w:sz w:val="20"/>
                <w:szCs w:val="20"/>
              </w:rPr>
            </w:pPr>
          </w:p>
        </w:tc>
        <w:tc>
          <w:tcPr>
            <w:tcW w:w="1687" w:type="dxa"/>
          </w:tcPr>
          <w:p w14:paraId="1F390C2B" w14:textId="77777777" w:rsidR="007D0669" w:rsidRPr="00297EDA" w:rsidRDefault="007D0669" w:rsidP="007D0669">
            <w:pPr>
              <w:contextualSpacing/>
              <w:rPr>
                <w:rFonts w:ascii="Gill Sans MT" w:hAnsi="Gill Sans MT"/>
                <w:sz w:val="20"/>
                <w:szCs w:val="20"/>
              </w:rPr>
            </w:pPr>
          </w:p>
        </w:tc>
        <w:tc>
          <w:tcPr>
            <w:tcW w:w="2454" w:type="dxa"/>
          </w:tcPr>
          <w:p w14:paraId="6A94952D" w14:textId="77777777" w:rsidR="007D0669" w:rsidRPr="00297EDA" w:rsidRDefault="007D0669" w:rsidP="007D0669">
            <w:pPr>
              <w:contextualSpacing/>
              <w:rPr>
                <w:rFonts w:ascii="Gill Sans MT" w:hAnsi="Gill Sans MT"/>
                <w:sz w:val="20"/>
                <w:szCs w:val="20"/>
              </w:rPr>
            </w:pPr>
          </w:p>
        </w:tc>
        <w:tc>
          <w:tcPr>
            <w:tcW w:w="1876" w:type="dxa"/>
          </w:tcPr>
          <w:p w14:paraId="612BCB18" w14:textId="77777777" w:rsidR="007D0669" w:rsidRPr="00297EDA" w:rsidRDefault="007D0669" w:rsidP="007D0669">
            <w:pPr>
              <w:contextualSpacing/>
              <w:rPr>
                <w:rFonts w:ascii="Gill Sans MT" w:hAnsi="Gill Sans MT"/>
                <w:sz w:val="20"/>
                <w:szCs w:val="20"/>
              </w:rPr>
            </w:pPr>
          </w:p>
        </w:tc>
      </w:tr>
      <w:tr w:rsidR="007D0669" w:rsidRPr="00297EDA" w14:paraId="7AAE2AAA" w14:textId="77777777" w:rsidTr="00C710F5">
        <w:trPr>
          <w:trHeight w:val="654"/>
        </w:trPr>
        <w:tc>
          <w:tcPr>
            <w:tcW w:w="1662" w:type="dxa"/>
          </w:tcPr>
          <w:p w14:paraId="776E3F6D"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Cutting trees for charcoaling</w:t>
            </w:r>
          </w:p>
          <w:p w14:paraId="5B8439FF" w14:textId="77777777" w:rsidR="007D0669" w:rsidRPr="00297EDA" w:rsidRDefault="007D0669" w:rsidP="007D0669">
            <w:pPr>
              <w:contextualSpacing/>
              <w:rPr>
                <w:rFonts w:ascii="Gill Sans MT" w:hAnsi="Gill Sans MT"/>
                <w:sz w:val="20"/>
                <w:szCs w:val="20"/>
              </w:rPr>
            </w:pPr>
          </w:p>
        </w:tc>
        <w:tc>
          <w:tcPr>
            <w:tcW w:w="1788" w:type="dxa"/>
          </w:tcPr>
          <w:p w14:paraId="7AB1E02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4F0FCF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7C24ECE3" w14:textId="77777777" w:rsidR="007D0669" w:rsidRPr="00297EDA" w:rsidRDefault="007D0669" w:rsidP="007D0669">
            <w:pPr>
              <w:contextualSpacing/>
              <w:rPr>
                <w:rFonts w:ascii="Gill Sans MT" w:hAnsi="Gill Sans MT"/>
                <w:sz w:val="20"/>
                <w:szCs w:val="20"/>
              </w:rPr>
            </w:pPr>
          </w:p>
        </w:tc>
        <w:tc>
          <w:tcPr>
            <w:tcW w:w="1687" w:type="dxa"/>
          </w:tcPr>
          <w:p w14:paraId="2FA0AEE9" w14:textId="77777777" w:rsidR="007D0669" w:rsidRPr="00297EDA" w:rsidRDefault="007D0669" w:rsidP="007D0669">
            <w:pPr>
              <w:contextualSpacing/>
              <w:rPr>
                <w:rFonts w:ascii="Gill Sans MT" w:hAnsi="Gill Sans MT"/>
                <w:sz w:val="20"/>
                <w:szCs w:val="20"/>
              </w:rPr>
            </w:pPr>
          </w:p>
        </w:tc>
        <w:tc>
          <w:tcPr>
            <w:tcW w:w="2454" w:type="dxa"/>
          </w:tcPr>
          <w:p w14:paraId="4262F098" w14:textId="77777777" w:rsidR="007D0669" w:rsidRPr="00297EDA" w:rsidRDefault="007D0669" w:rsidP="007D0669">
            <w:pPr>
              <w:contextualSpacing/>
              <w:rPr>
                <w:rFonts w:ascii="Gill Sans MT" w:hAnsi="Gill Sans MT"/>
                <w:sz w:val="20"/>
                <w:szCs w:val="20"/>
              </w:rPr>
            </w:pPr>
          </w:p>
        </w:tc>
        <w:tc>
          <w:tcPr>
            <w:tcW w:w="1876" w:type="dxa"/>
          </w:tcPr>
          <w:p w14:paraId="68B4C9CA" w14:textId="77777777" w:rsidR="007D0669" w:rsidRPr="00297EDA" w:rsidRDefault="007D0669" w:rsidP="007D0669">
            <w:pPr>
              <w:contextualSpacing/>
              <w:rPr>
                <w:rFonts w:ascii="Gill Sans MT" w:hAnsi="Gill Sans MT"/>
                <w:sz w:val="20"/>
                <w:szCs w:val="20"/>
              </w:rPr>
            </w:pPr>
          </w:p>
        </w:tc>
      </w:tr>
      <w:tr w:rsidR="007D0669" w:rsidRPr="00297EDA" w14:paraId="70B18D64" w14:textId="77777777" w:rsidTr="00C710F5">
        <w:trPr>
          <w:trHeight w:val="611"/>
        </w:trPr>
        <w:tc>
          <w:tcPr>
            <w:tcW w:w="1662" w:type="dxa"/>
          </w:tcPr>
          <w:p w14:paraId="06A7A543"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lastRenderedPageBreak/>
              <w:t xml:space="preserve">Grazing livestock </w:t>
            </w:r>
          </w:p>
          <w:p w14:paraId="687BA539" w14:textId="77777777" w:rsidR="007D0669" w:rsidRPr="00297EDA" w:rsidRDefault="007D0669" w:rsidP="007D0669">
            <w:pPr>
              <w:contextualSpacing/>
              <w:rPr>
                <w:rFonts w:ascii="Gill Sans MT" w:hAnsi="Gill Sans MT"/>
                <w:sz w:val="20"/>
                <w:szCs w:val="20"/>
              </w:rPr>
            </w:pPr>
          </w:p>
        </w:tc>
        <w:tc>
          <w:tcPr>
            <w:tcW w:w="1788" w:type="dxa"/>
          </w:tcPr>
          <w:p w14:paraId="6A7E6A2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0EBB29F8" w14:textId="77777777" w:rsidR="007D0669" w:rsidRPr="00297EDA" w:rsidRDefault="007D0669" w:rsidP="007D0669">
            <w:pPr>
              <w:contextualSpacing/>
              <w:rPr>
                <w:rFonts w:ascii="Gill Sans MT" w:hAnsi="Gill Sans MT"/>
                <w:sz w:val="20"/>
                <w:szCs w:val="20"/>
              </w:rPr>
            </w:pPr>
          </w:p>
        </w:tc>
        <w:tc>
          <w:tcPr>
            <w:tcW w:w="1951" w:type="dxa"/>
          </w:tcPr>
          <w:p w14:paraId="3D45D3BB" w14:textId="77777777" w:rsidR="007D0669" w:rsidRPr="00297EDA" w:rsidRDefault="007D0669" w:rsidP="007D0669">
            <w:pPr>
              <w:contextualSpacing/>
              <w:rPr>
                <w:rFonts w:ascii="Gill Sans MT" w:hAnsi="Gill Sans MT"/>
                <w:sz w:val="20"/>
                <w:szCs w:val="20"/>
              </w:rPr>
            </w:pPr>
          </w:p>
        </w:tc>
        <w:tc>
          <w:tcPr>
            <w:tcW w:w="1687" w:type="dxa"/>
          </w:tcPr>
          <w:p w14:paraId="3AD86F19" w14:textId="77777777" w:rsidR="007D0669" w:rsidRPr="00297EDA" w:rsidRDefault="007D0669" w:rsidP="007D0669">
            <w:pPr>
              <w:contextualSpacing/>
              <w:rPr>
                <w:rFonts w:ascii="Gill Sans MT" w:hAnsi="Gill Sans MT"/>
                <w:sz w:val="20"/>
                <w:szCs w:val="20"/>
              </w:rPr>
            </w:pPr>
          </w:p>
        </w:tc>
        <w:tc>
          <w:tcPr>
            <w:tcW w:w="2454" w:type="dxa"/>
          </w:tcPr>
          <w:p w14:paraId="1C2AD479" w14:textId="77777777" w:rsidR="007D0669" w:rsidRPr="00297EDA" w:rsidRDefault="007D0669" w:rsidP="007D0669">
            <w:pPr>
              <w:contextualSpacing/>
              <w:rPr>
                <w:rFonts w:ascii="Gill Sans MT" w:hAnsi="Gill Sans MT"/>
                <w:sz w:val="20"/>
                <w:szCs w:val="20"/>
              </w:rPr>
            </w:pPr>
          </w:p>
        </w:tc>
        <w:tc>
          <w:tcPr>
            <w:tcW w:w="1876" w:type="dxa"/>
          </w:tcPr>
          <w:p w14:paraId="3225D6E3" w14:textId="77777777" w:rsidR="007D0669" w:rsidRPr="00297EDA" w:rsidRDefault="007D0669" w:rsidP="007D0669">
            <w:pPr>
              <w:contextualSpacing/>
              <w:rPr>
                <w:rFonts w:ascii="Gill Sans MT" w:hAnsi="Gill Sans MT"/>
                <w:sz w:val="20"/>
                <w:szCs w:val="20"/>
              </w:rPr>
            </w:pPr>
          </w:p>
        </w:tc>
      </w:tr>
    </w:tbl>
    <w:p w14:paraId="668A27BE" w14:textId="77777777" w:rsidR="007D0669" w:rsidRPr="00297EDA" w:rsidRDefault="007D0669" w:rsidP="007D0669">
      <w:pPr>
        <w:spacing w:line="240" w:lineRule="auto"/>
        <w:contextualSpacing/>
        <w:rPr>
          <w:rFonts w:ascii="Gill Sans MT" w:hAnsi="Gill Sans MT"/>
          <w:sz w:val="20"/>
          <w:szCs w:val="20"/>
        </w:rPr>
      </w:pPr>
    </w:p>
    <w:p w14:paraId="5D238BF3" w14:textId="77777777" w:rsidR="007D0669" w:rsidRPr="00297EDA" w:rsidRDefault="007D0669" w:rsidP="007D0669">
      <w:pPr>
        <w:spacing w:line="240" w:lineRule="auto"/>
        <w:contextualSpacing/>
        <w:rPr>
          <w:rFonts w:ascii="Gill Sans MT" w:hAnsi="Gill Sans MT"/>
          <w:sz w:val="20"/>
          <w:szCs w:val="20"/>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Change w:id="595">
          <w:tblGrid>
            <w:gridCol w:w="98"/>
            <w:gridCol w:w="92"/>
            <w:gridCol w:w="98"/>
            <w:gridCol w:w="5842"/>
            <w:gridCol w:w="98"/>
            <w:gridCol w:w="3592"/>
            <w:gridCol w:w="98"/>
            <w:gridCol w:w="892"/>
            <w:gridCol w:w="98"/>
          </w:tblGrid>
        </w:tblGridChange>
      </w:tblGrid>
      <w:tr w:rsidR="007D0669" w:rsidRPr="00297EDA" w14:paraId="395FD67F"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37BCC0A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5F374BD6"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Who is primarily responsible for the enforcement of these traditional community rules related to forest/wooded land? </w:t>
            </w:r>
          </w:p>
          <w:p w14:paraId="67653F09"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3230247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1=Headperson</w:t>
            </w:r>
          </w:p>
          <w:p w14:paraId="7BF4E90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2=</w:t>
            </w:r>
            <w:proofErr w:type="spellStart"/>
            <w:r w:rsidRPr="00297EDA">
              <w:rPr>
                <w:rFonts w:ascii="Gill Sans MT" w:hAnsi="Gill Sans MT"/>
                <w:color w:val="000000" w:themeColor="text1"/>
                <w:sz w:val="20"/>
                <w:szCs w:val="20"/>
              </w:rPr>
              <w:t>Induna</w:t>
            </w:r>
            <w:proofErr w:type="spellEnd"/>
          </w:p>
          <w:p w14:paraId="7D9BFFD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3=Chief</w:t>
            </w:r>
          </w:p>
          <w:p w14:paraId="64B3B12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4=Elders</w:t>
            </w:r>
          </w:p>
          <w:p w14:paraId="5CA0065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5=Community Resource Board</w:t>
            </w:r>
          </w:p>
          <w:p w14:paraId="022074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6=Village group(forest user group or village action committee); please specify</w:t>
            </w:r>
          </w:p>
          <w:p w14:paraId="322AC8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97=Other, please specify</w:t>
            </w:r>
          </w:p>
        </w:tc>
        <w:tc>
          <w:tcPr>
            <w:tcW w:w="990" w:type="dxa"/>
            <w:tcBorders>
              <w:top w:val="single" w:sz="18" w:space="0" w:color="000000"/>
              <w:left w:val="single" w:sz="18" w:space="0" w:color="000000"/>
              <w:bottom w:val="single" w:sz="18" w:space="0" w:color="000000"/>
              <w:right w:val="single" w:sz="18" w:space="0" w:color="000000"/>
            </w:tcBorders>
          </w:tcPr>
          <w:p w14:paraId="2E637A84"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6AFC98E9"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2CB496FC"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27111B0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How effectively are traditional community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enforced?</w:t>
            </w:r>
          </w:p>
          <w:p w14:paraId="5646174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59F81326" w14:textId="15939A1D" w:rsidR="007D0669" w:rsidRPr="00297EDA" w:rsidRDefault="00A243EE" w:rsidP="007D0669">
            <w:pPr>
              <w:spacing w:line="240" w:lineRule="auto"/>
              <w:contextualSpacing/>
              <w:rPr>
                <w:rFonts w:ascii="Gill Sans MT" w:hAnsi="Gill Sans MT"/>
                <w:color w:val="000000" w:themeColor="text1"/>
                <w:sz w:val="20"/>
                <w:szCs w:val="20"/>
              </w:rPr>
            </w:pPr>
            <w:ins w:id="596"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1D038B86" w14:textId="5A8C123E" w:rsidR="007D0669" w:rsidRPr="00297EDA" w:rsidRDefault="00A243EE" w:rsidP="007D0669">
            <w:pPr>
              <w:spacing w:line="240" w:lineRule="auto"/>
              <w:contextualSpacing/>
              <w:rPr>
                <w:rFonts w:ascii="Gill Sans MT" w:hAnsi="Gill Sans MT"/>
                <w:color w:val="000000" w:themeColor="text1"/>
                <w:sz w:val="20"/>
                <w:szCs w:val="20"/>
              </w:rPr>
            </w:pPr>
            <w:ins w:id="597"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2C0C4AAE"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6E99B51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19C66425"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3DC4E81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778308B2"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78F17DC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Do you think these traditional community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 xml:space="preserve">are fair? </w:t>
            </w:r>
          </w:p>
        </w:tc>
        <w:tc>
          <w:tcPr>
            <w:tcW w:w="3690" w:type="dxa"/>
            <w:tcBorders>
              <w:top w:val="single" w:sz="4" w:space="0" w:color="000000"/>
              <w:bottom w:val="single" w:sz="4" w:space="0" w:color="000000"/>
              <w:right w:val="single" w:sz="18" w:space="0" w:color="000000"/>
            </w:tcBorders>
          </w:tcPr>
          <w:p w14:paraId="6373823A" w14:textId="2D3A5B02" w:rsidR="007D0669" w:rsidRPr="00297EDA" w:rsidRDefault="00A243EE" w:rsidP="007D0669">
            <w:pPr>
              <w:spacing w:line="240" w:lineRule="auto"/>
              <w:contextualSpacing/>
              <w:rPr>
                <w:rFonts w:ascii="Gill Sans MT" w:hAnsi="Gill Sans MT"/>
                <w:color w:val="000000" w:themeColor="text1"/>
                <w:sz w:val="20"/>
                <w:szCs w:val="20"/>
              </w:rPr>
            </w:pPr>
            <w:ins w:id="598"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6157CECC" w14:textId="5BD93806" w:rsidR="007D0669" w:rsidRPr="00297EDA" w:rsidRDefault="00A243EE" w:rsidP="007D0669">
            <w:pPr>
              <w:spacing w:line="240" w:lineRule="auto"/>
              <w:contextualSpacing/>
              <w:rPr>
                <w:rFonts w:ascii="Gill Sans MT" w:hAnsi="Gill Sans MT"/>
                <w:color w:val="000000" w:themeColor="text1"/>
                <w:sz w:val="20"/>
                <w:szCs w:val="20"/>
              </w:rPr>
            </w:pPr>
            <w:ins w:id="599"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00A55F4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6343C66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A1E76EB"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A077E9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4608A893" w14:textId="77777777" w:rsidR="007D0669" w:rsidRPr="00297EDA" w:rsidRDefault="007D0669" w:rsidP="007D0669">
            <w:pPr>
              <w:spacing w:line="240" w:lineRule="auto"/>
              <w:contextualSpacing/>
              <w:rPr>
                <w:rFonts w:ascii="Gill Sans MT" w:eastAsia="Calibri" w:hAnsi="Gill Sans MT" w:cs="Times New Roman"/>
                <w:sz w:val="20"/>
                <w:szCs w:val="20"/>
              </w:rPr>
            </w:pPr>
            <w:commentRangeStart w:id="600"/>
          </w:p>
        </w:tc>
        <w:tc>
          <w:tcPr>
            <w:tcW w:w="5940" w:type="dxa"/>
            <w:tcBorders>
              <w:top w:val="single" w:sz="4" w:space="0" w:color="000000"/>
              <w:left w:val="single" w:sz="4" w:space="0" w:color="000000"/>
              <w:bottom w:val="single" w:sz="4" w:space="0" w:color="000000"/>
            </w:tcBorders>
          </w:tcPr>
          <w:p w14:paraId="5537F0A9" w14:textId="4D21886C"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commentRangeStart w:id="601"/>
            <w:del w:id="602" w:author="Heather Huntington" w:date="2014-11-18T10:32:00Z">
              <w:r w:rsidRPr="00297EDA" w:rsidDel="00A243EE">
                <w:rPr>
                  <w:rFonts w:ascii="Gill Sans MT" w:eastAsia="Calibri" w:hAnsi="Gill Sans MT" w:cs="Times New Roman"/>
                  <w:color w:val="000000" w:themeColor="text1"/>
                  <w:sz w:val="20"/>
                  <w:szCs w:val="20"/>
                </w:rPr>
                <w:delText>How often are</w:delText>
              </w:r>
            </w:del>
            <w:del w:id="603" w:author="Heather Huntington" w:date="2014-11-18T10:34:00Z">
              <w:r w:rsidRPr="00297EDA" w:rsidDel="000A6B61">
                <w:rPr>
                  <w:rFonts w:ascii="Gill Sans MT" w:eastAsia="Calibri" w:hAnsi="Gill Sans MT" w:cs="Times New Roman"/>
                  <w:color w:val="000000" w:themeColor="text1"/>
                  <w:sz w:val="20"/>
                  <w:szCs w:val="20"/>
                </w:rPr>
                <w:delText xml:space="preserve"> the traditional/local </w:delText>
              </w:r>
              <w:r w:rsidRPr="00297EDA" w:rsidDel="000A6B61">
                <w:rPr>
                  <w:rFonts w:ascii="Gill Sans MT" w:eastAsia="Calibri" w:hAnsi="Gill Sans MT" w:cs="Times New Roman"/>
                  <w:b/>
                  <w:color w:val="000000" w:themeColor="text1"/>
                  <w:sz w:val="20"/>
                  <w:szCs w:val="20"/>
                </w:rPr>
                <w:delText>penalties</w:delText>
              </w:r>
              <w:r w:rsidRPr="00297EDA" w:rsidDel="000A6B61">
                <w:rPr>
                  <w:rFonts w:ascii="Gill Sans MT" w:eastAsia="Calibri" w:hAnsi="Gill Sans MT" w:cs="Times New Roman"/>
                  <w:color w:val="000000" w:themeColor="text1"/>
                  <w:sz w:val="20"/>
                  <w:szCs w:val="20"/>
                </w:rPr>
                <w:delText xml:space="preserve"> enforced equally across different groups in your community?</w:delText>
              </w:r>
              <w:commentRangeEnd w:id="601"/>
              <w:r w:rsidR="00C710F5" w:rsidDel="000A6B61">
                <w:rPr>
                  <w:rStyle w:val="CommentReference"/>
                </w:rPr>
                <w:commentReference w:id="601"/>
              </w:r>
            </w:del>
            <w:commentRangeEnd w:id="600"/>
            <w:r w:rsidR="000A6B61">
              <w:rPr>
                <w:rStyle w:val="CommentReference"/>
              </w:rPr>
              <w:commentReference w:id="600"/>
            </w:r>
          </w:p>
        </w:tc>
        <w:tc>
          <w:tcPr>
            <w:tcW w:w="3690" w:type="dxa"/>
            <w:tcBorders>
              <w:top w:val="single" w:sz="4" w:space="0" w:color="000000"/>
              <w:bottom w:val="single" w:sz="4" w:space="0" w:color="000000"/>
              <w:right w:val="single" w:sz="18" w:space="0" w:color="000000"/>
            </w:tcBorders>
          </w:tcPr>
          <w:p w14:paraId="5E185464" w14:textId="12722856" w:rsidR="007D0669" w:rsidRPr="00297EDA" w:rsidDel="000A6B61" w:rsidRDefault="007D0669">
            <w:pPr>
              <w:spacing w:line="240" w:lineRule="auto"/>
              <w:contextualSpacing/>
              <w:rPr>
                <w:del w:id="604" w:author="Heather Huntington" w:date="2014-11-18T10:34:00Z"/>
                <w:rFonts w:ascii="Gill Sans MT" w:hAnsi="Gill Sans MT"/>
                <w:color w:val="000000" w:themeColor="text1"/>
                <w:sz w:val="20"/>
                <w:szCs w:val="20"/>
              </w:rPr>
            </w:pPr>
            <w:del w:id="605" w:author="Heather Huntington" w:date="2014-11-18T10:34:00Z">
              <w:r w:rsidRPr="00297EDA" w:rsidDel="000A6B61">
                <w:rPr>
                  <w:rFonts w:ascii="Gill Sans MT" w:hAnsi="Gill Sans MT"/>
                  <w:color w:val="000000" w:themeColor="text1"/>
                  <w:sz w:val="20"/>
                  <w:szCs w:val="20"/>
                </w:rPr>
                <w:delText>=No</w:delText>
              </w:r>
            </w:del>
          </w:p>
          <w:p w14:paraId="666A67BA" w14:textId="4DAC0A45" w:rsidR="007D0669" w:rsidRPr="00297EDA" w:rsidDel="000A6B61" w:rsidRDefault="007D0669">
            <w:pPr>
              <w:spacing w:line="240" w:lineRule="auto"/>
              <w:contextualSpacing/>
              <w:rPr>
                <w:del w:id="606" w:author="Heather Huntington" w:date="2014-11-18T10:34:00Z"/>
                <w:rFonts w:ascii="Gill Sans MT" w:hAnsi="Gill Sans MT"/>
                <w:color w:val="000000" w:themeColor="text1"/>
                <w:sz w:val="20"/>
                <w:szCs w:val="20"/>
              </w:rPr>
            </w:pPr>
            <w:del w:id="607" w:author="Heather Huntington" w:date="2014-11-18T10:34:00Z">
              <w:r w:rsidRPr="00297EDA" w:rsidDel="000A6B61">
                <w:rPr>
                  <w:rFonts w:ascii="Gill Sans MT" w:hAnsi="Gill Sans MT"/>
                  <w:color w:val="000000" w:themeColor="text1"/>
                  <w:sz w:val="20"/>
                  <w:szCs w:val="20"/>
                </w:rPr>
                <w:delText xml:space="preserve">=Yes </w:delText>
              </w:r>
            </w:del>
          </w:p>
          <w:p w14:paraId="1B1A3DE3" w14:textId="5C12DFB7" w:rsidR="007D0669" w:rsidRPr="00297EDA" w:rsidDel="000A6B61" w:rsidRDefault="007D0669">
            <w:pPr>
              <w:spacing w:line="240" w:lineRule="auto"/>
              <w:contextualSpacing/>
              <w:rPr>
                <w:del w:id="608" w:author="Heather Huntington" w:date="2014-11-18T10:34:00Z"/>
                <w:rFonts w:ascii="Gill Sans MT" w:hAnsi="Gill Sans MT"/>
                <w:color w:val="000000" w:themeColor="text1"/>
                <w:sz w:val="20"/>
                <w:szCs w:val="20"/>
              </w:rPr>
            </w:pPr>
            <w:del w:id="609" w:author="Heather Huntington" w:date="2014-11-18T10:34:00Z">
              <w:r w:rsidRPr="00297EDA" w:rsidDel="000A6B61">
                <w:rPr>
                  <w:rFonts w:ascii="Gill Sans MT" w:hAnsi="Gill Sans MT"/>
                  <w:color w:val="000000" w:themeColor="text1"/>
                  <w:sz w:val="20"/>
                  <w:szCs w:val="20"/>
                </w:rPr>
                <w:delText>888=Don’t know</w:delText>
              </w:r>
            </w:del>
          </w:p>
          <w:p w14:paraId="58C4F5D8" w14:textId="5B1D69D6" w:rsidR="007D0669" w:rsidRPr="00297EDA" w:rsidRDefault="007D0669" w:rsidP="000A6B61">
            <w:pPr>
              <w:spacing w:line="240" w:lineRule="auto"/>
              <w:contextualSpacing/>
              <w:rPr>
                <w:rFonts w:ascii="Gill Sans MT" w:hAnsi="Gill Sans MT"/>
                <w:color w:val="000000" w:themeColor="text1"/>
                <w:sz w:val="20"/>
                <w:szCs w:val="20"/>
              </w:rPr>
            </w:pPr>
            <w:del w:id="610" w:author="Heather Huntington" w:date="2014-11-18T10:34:00Z">
              <w:r w:rsidRPr="00297EDA" w:rsidDel="000A6B61">
                <w:rPr>
                  <w:rFonts w:ascii="Gill Sans MT" w:hAnsi="Gill Sans MT"/>
                  <w:color w:val="000000" w:themeColor="text1"/>
                  <w:sz w:val="20"/>
                  <w:szCs w:val="20"/>
                </w:rPr>
                <w:delText>999=Prefer not to respond</w:delText>
              </w:r>
            </w:del>
          </w:p>
        </w:tc>
        <w:tc>
          <w:tcPr>
            <w:tcW w:w="990" w:type="dxa"/>
            <w:tcBorders>
              <w:top w:val="single" w:sz="18" w:space="0" w:color="000000"/>
              <w:left w:val="single" w:sz="18" w:space="0" w:color="000000"/>
              <w:bottom w:val="single" w:sz="18" w:space="0" w:color="000000"/>
              <w:right w:val="single" w:sz="18" w:space="0" w:color="000000"/>
            </w:tcBorders>
          </w:tcPr>
          <w:p w14:paraId="17184B25"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459D88B3" w14:textId="77777777" w:rsidTr="00C710F5">
        <w:trPr>
          <w:trHeight w:val="960"/>
        </w:trPr>
        <w:tc>
          <w:tcPr>
            <w:tcW w:w="190" w:type="dxa"/>
            <w:tcBorders>
              <w:top w:val="single" w:sz="4" w:space="0" w:color="000000"/>
              <w:left w:val="single" w:sz="4" w:space="0" w:color="000000"/>
              <w:bottom w:val="single" w:sz="4" w:space="0" w:color="auto"/>
              <w:right w:val="single" w:sz="4" w:space="0" w:color="000000"/>
            </w:tcBorders>
          </w:tcPr>
          <w:p w14:paraId="2C9050E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377BA267"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Do you think these traditional community </w:t>
            </w:r>
            <w:r w:rsidRPr="00297EDA">
              <w:rPr>
                <w:rFonts w:ascii="Gill Sans MT" w:eastAsia="Calibri" w:hAnsi="Gill Sans MT" w:cs="Times New Roman"/>
                <w:b/>
                <w:color w:val="000000" w:themeColor="text1"/>
                <w:sz w:val="20"/>
                <w:szCs w:val="20"/>
              </w:rPr>
              <w:t xml:space="preserve">penalties </w:t>
            </w:r>
            <w:r w:rsidRPr="00297EDA">
              <w:rPr>
                <w:rFonts w:ascii="Gill Sans MT" w:eastAsia="Calibri" w:hAnsi="Gill Sans MT" w:cs="Times New Roman"/>
                <w:color w:val="000000" w:themeColor="text1"/>
                <w:sz w:val="20"/>
                <w:szCs w:val="20"/>
              </w:rPr>
              <w:t>are fair?</w:t>
            </w:r>
          </w:p>
          <w:p w14:paraId="1D121B04"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auto"/>
              <w:right w:val="single" w:sz="18" w:space="0" w:color="000000"/>
            </w:tcBorders>
          </w:tcPr>
          <w:p w14:paraId="5AA33ADF" w14:textId="31B168AD" w:rsidR="007D0669" w:rsidRPr="00297EDA" w:rsidRDefault="00A243EE" w:rsidP="007D0669">
            <w:pPr>
              <w:spacing w:line="240" w:lineRule="auto"/>
              <w:contextualSpacing/>
              <w:rPr>
                <w:rFonts w:ascii="Gill Sans MT" w:hAnsi="Gill Sans MT"/>
                <w:color w:val="000000" w:themeColor="text1"/>
                <w:sz w:val="20"/>
                <w:szCs w:val="20"/>
              </w:rPr>
            </w:pPr>
            <w:ins w:id="611"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431675B9" w14:textId="5065FF97" w:rsidR="007D0669" w:rsidRPr="00297EDA" w:rsidRDefault="00A243EE" w:rsidP="007D0669">
            <w:pPr>
              <w:spacing w:line="240" w:lineRule="auto"/>
              <w:contextualSpacing/>
              <w:rPr>
                <w:rFonts w:ascii="Gill Sans MT" w:hAnsi="Gill Sans MT"/>
                <w:color w:val="000000" w:themeColor="text1"/>
                <w:sz w:val="20"/>
                <w:szCs w:val="20"/>
              </w:rPr>
            </w:pPr>
            <w:ins w:id="612"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4FAF0596"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08761AF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35F65166"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35116C9" w14:textId="77777777" w:rsidTr="000A6B61">
        <w:tblPrEx>
          <w:tblW w:w="10810" w:type="dxa"/>
          <w:tblInd w:w="-5" w:type="dxa"/>
          <w:tblLayout w:type="fixed"/>
          <w:tblCellMar>
            <w:left w:w="0" w:type="dxa"/>
            <w:right w:w="0" w:type="dxa"/>
          </w:tblCellMar>
          <w:tblLook w:val="0000" w:firstRow="0" w:lastRow="0" w:firstColumn="0" w:lastColumn="0" w:noHBand="0" w:noVBand="0"/>
          <w:tblPrExChange w:id="613" w:author="Heather Huntington" w:date="2014-11-18T10:39: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1082"/>
          <w:trPrChange w:id="614" w:author="Heather Huntington" w:date="2014-11-18T10:39:00Z">
            <w:trPr>
              <w:gridAfter w:val="0"/>
              <w:trHeight w:val="1082"/>
            </w:trPr>
          </w:trPrChange>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Change w:id="615" w:author="Heather Huntington" w:date="2014-11-18T10:39:00Z">
              <w:tcPr>
                <w:tcW w:w="190" w:type="dxa"/>
                <w:gridSpan w:val="2"/>
                <w:tcBorders>
                  <w:top w:val="single" w:sz="4" w:space="0" w:color="auto"/>
                  <w:left w:val="single" w:sz="4" w:space="0" w:color="000000"/>
                  <w:bottom w:val="single" w:sz="4" w:space="0" w:color="auto"/>
                  <w:right w:val="single" w:sz="4" w:space="0" w:color="000000"/>
                </w:tcBorders>
                <w:shd w:val="clear" w:color="auto" w:fill="D6E3BC" w:themeFill="accent3" w:themeFillTint="66"/>
              </w:tcPr>
            </w:tcPrChange>
          </w:tcPr>
          <w:p w14:paraId="47922247"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auto"/>
            </w:tcBorders>
            <w:shd w:val="clear" w:color="auto" w:fill="auto"/>
            <w:tcPrChange w:id="616" w:author="Heather Huntington" w:date="2014-11-18T10:39:00Z">
              <w:tcPr>
                <w:tcW w:w="5940" w:type="dxa"/>
                <w:gridSpan w:val="2"/>
                <w:tcBorders>
                  <w:top w:val="single" w:sz="4" w:space="0" w:color="auto"/>
                  <w:left w:val="single" w:sz="4" w:space="0" w:color="000000"/>
                  <w:bottom w:val="single" w:sz="4" w:space="0" w:color="auto"/>
                </w:tcBorders>
                <w:shd w:val="clear" w:color="auto" w:fill="D6E3BC" w:themeFill="accent3" w:themeFillTint="66"/>
              </w:tcPr>
            </w:tcPrChange>
          </w:tcPr>
          <w:p w14:paraId="2A52A567" w14:textId="77777777" w:rsidR="000A6B61" w:rsidRDefault="007D0669" w:rsidP="007D0669">
            <w:pPr>
              <w:spacing w:line="240" w:lineRule="auto"/>
              <w:contextualSpacing/>
              <w:rPr>
                <w:ins w:id="617" w:author="Heather Huntington" w:date="2014-11-18T10:36:00Z"/>
                <w:rFonts w:ascii="Gill Sans MT" w:hAnsi="Gill Sans MT"/>
                <w:sz w:val="20"/>
                <w:szCs w:val="20"/>
              </w:rPr>
            </w:pPr>
            <w:r w:rsidRPr="00297EDA">
              <w:rPr>
                <w:rFonts w:ascii="Gill Sans MT" w:hAnsi="Gill Sans MT"/>
                <w:sz w:val="20"/>
                <w:szCs w:val="20"/>
              </w:rPr>
              <w:t xml:space="preserve">What is the process that outsiders/strangers must follow for using the forests? </w:t>
            </w:r>
          </w:p>
          <w:p w14:paraId="0088EBEC" w14:textId="77777777" w:rsidR="000A6B61" w:rsidRDefault="000A6B61" w:rsidP="007D0669">
            <w:pPr>
              <w:spacing w:line="240" w:lineRule="auto"/>
              <w:contextualSpacing/>
              <w:rPr>
                <w:ins w:id="618" w:author="Heather Huntington" w:date="2014-11-18T10:36:00Z"/>
                <w:rFonts w:ascii="Gill Sans MT" w:hAnsi="Gill Sans MT"/>
                <w:sz w:val="20"/>
                <w:szCs w:val="20"/>
              </w:rPr>
            </w:pPr>
          </w:p>
          <w:p w14:paraId="1FCF5E4E" w14:textId="77777777" w:rsidR="000A6B61" w:rsidRDefault="000A6B61" w:rsidP="007D0669">
            <w:pPr>
              <w:spacing w:line="240" w:lineRule="auto"/>
              <w:contextualSpacing/>
              <w:rPr>
                <w:ins w:id="619" w:author="Heather Huntington" w:date="2014-11-18T10:36:00Z"/>
                <w:rFonts w:ascii="Gill Sans MT" w:hAnsi="Gill Sans MT"/>
                <w:sz w:val="20"/>
                <w:szCs w:val="20"/>
              </w:rPr>
            </w:pPr>
          </w:p>
          <w:p w14:paraId="71619832" w14:textId="2FA581BF" w:rsidR="000A6B61" w:rsidRDefault="007D0669" w:rsidP="007D0669">
            <w:pPr>
              <w:spacing w:line="240" w:lineRule="auto"/>
              <w:contextualSpacing/>
              <w:rPr>
                <w:ins w:id="620" w:author="Heather Huntington" w:date="2014-11-18T10:36:00Z"/>
                <w:rFonts w:ascii="Gill Sans MT" w:hAnsi="Gill Sans MT"/>
                <w:sz w:val="20"/>
                <w:szCs w:val="20"/>
              </w:rPr>
            </w:pPr>
            <w:r w:rsidRPr="00297EDA">
              <w:rPr>
                <w:rFonts w:ascii="Gill Sans MT" w:hAnsi="Gill Sans MT"/>
                <w:sz w:val="20"/>
                <w:szCs w:val="20"/>
              </w:rPr>
              <w:t xml:space="preserve">Are there rules that are different for locals versus outsiders? </w:t>
            </w:r>
            <w:ins w:id="621" w:author="Heather Huntington" w:date="2014-11-18T10:36:00Z">
              <w:r w:rsidR="000A6B61">
                <w:rPr>
                  <w:rFonts w:ascii="Gill Sans MT" w:hAnsi="Gill Sans MT"/>
                  <w:sz w:val="20"/>
                  <w:szCs w:val="20"/>
                </w:rPr>
                <w:t>0-No, 1-Yes</w:t>
              </w:r>
            </w:ins>
          </w:p>
          <w:p w14:paraId="76E0F860" w14:textId="77777777" w:rsidR="000A6B61" w:rsidRDefault="000A6B61" w:rsidP="007D0669">
            <w:pPr>
              <w:spacing w:line="240" w:lineRule="auto"/>
              <w:contextualSpacing/>
              <w:rPr>
                <w:ins w:id="622" w:author="Heather Huntington" w:date="2014-11-18T10:36:00Z"/>
                <w:rFonts w:ascii="Gill Sans MT" w:hAnsi="Gill Sans MT"/>
                <w:sz w:val="20"/>
                <w:szCs w:val="20"/>
              </w:rPr>
            </w:pPr>
          </w:p>
          <w:p w14:paraId="4C39E32C" w14:textId="7B6F546D" w:rsidR="007D0669" w:rsidRPr="00297EDA" w:rsidRDefault="000A6B61" w:rsidP="007D0669">
            <w:pPr>
              <w:spacing w:line="240" w:lineRule="auto"/>
              <w:contextualSpacing/>
              <w:rPr>
                <w:rFonts w:ascii="Gill Sans MT" w:hAnsi="Gill Sans MT"/>
                <w:sz w:val="20"/>
                <w:szCs w:val="20"/>
              </w:rPr>
            </w:pPr>
            <w:ins w:id="623" w:author="Heather Huntington" w:date="2014-11-18T10:36:00Z">
              <w:r>
                <w:rPr>
                  <w:rFonts w:ascii="Gill Sans MT" w:hAnsi="Gill Sans MT"/>
                  <w:sz w:val="20"/>
                  <w:szCs w:val="20"/>
                </w:rPr>
                <w:t xml:space="preserve">If yes, </w:t>
              </w:r>
            </w:ins>
            <w:r w:rsidR="007D0669" w:rsidRPr="00297EDA">
              <w:rPr>
                <w:rFonts w:ascii="Gill Sans MT" w:hAnsi="Gill Sans MT"/>
                <w:sz w:val="20"/>
                <w:szCs w:val="20"/>
              </w:rPr>
              <w:t>Please describe.</w:t>
            </w:r>
          </w:p>
        </w:tc>
        <w:tc>
          <w:tcPr>
            <w:tcW w:w="3690" w:type="dxa"/>
            <w:tcBorders>
              <w:top w:val="single" w:sz="4" w:space="0" w:color="auto"/>
              <w:bottom w:val="single" w:sz="4" w:space="0" w:color="auto"/>
              <w:right w:val="single" w:sz="18" w:space="0" w:color="000000"/>
            </w:tcBorders>
            <w:shd w:val="clear" w:color="auto" w:fill="auto"/>
            <w:tcPrChange w:id="624" w:author="Heather Huntington" w:date="2014-11-18T10:39:00Z">
              <w:tcPr>
                <w:tcW w:w="3690" w:type="dxa"/>
                <w:gridSpan w:val="2"/>
                <w:tcBorders>
                  <w:top w:val="single" w:sz="4" w:space="0" w:color="auto"/>
                  <w:bottom w:val="single" w:sz="4" w:space="0" w:color="auto"/>
                  <w:right w:val="single" w:sz="18" w:space="0" w:color="000000"/>
                </w:tcBorders>
                <w:shd w:val="clear" w:color="auto" w:fill="D6E3BC" w:themeFill="accent3" w:themeFillTint="66"/>
              </w:tcPr>
            </w:tcPrChange>
          </w:tcPr>
          <w:p w14:paraId="63CCDF9B"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5AB283B"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Change w:id="625" w:author="Heather Huntington" w:date="2014-11-18T10:39:00Z">
              <w:tcPr>
                <w:tcW w:w="990" w:type="dxa"/>
                <w:gridSpan w:val="2"/>
                <w:tcBorders>
                  <w:top w:val="single" w:sz="4" w:space="0" w:color="auto"/>
                  <w:left w:val="single" w:sz="18" w:space="0" w:color="000000"/>
                  <w:bottom w:val="single" w:sz="4" w:space="0" w:color="auto"/>
                  <w:right w:val="single" w:sz="18" w:space="0" w:color="000000"/>
                </w:tcBorders>
                <w:shd w:val="clear" w:color="auto" w:fill="D6E3BC" w:themeFill="accent3" w:themeFillTint="66"/>
              </w:tcPr>
            </w:tcPrChange>
          </w:tcPr>
          <w:p w14:paraId="523340F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TEXT</w:t>
            </w:r>
          </w:p>
        </w:tc>
      </w:tr>
      <w:tr w:rsidR="007D0669" w:rsidRPr="00297EDA" w14:paraId="731F0D3A" w14:textId="77777777" w:rsidTr="000A6B61">
        <w:tblPrEx>
          <w:tblW w:w="10810" w:type="dxa"/>
          <w:tblInd w:w="-5" w:type="dxa"/>
          <w:tblLayout w:type="fixed"/>
          <w:tblCellMar>
            <w:left w:w="0" w:type="dxa"/>
            <w:right w:w="0" w:type="dxa"/>
          </w:tblCellMar>
          <w:tblLook w:val="0000" w:firstRow="0" w:lastRow="0" w:firstColumn="0" w:lastColumn="0" w:noHBand="0" w:noVBand="0"/>
          <w:tblPrExChange w:id="626" w:author="Heather Huntington" w:date="2014-11-18T10:39: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1061"/>
          <w:trPrChange w:id="627" w:author="Heather Huntington" w:date="2014-11-18T10:39:00Z">
            <w:trPr>
              <w:gridAfter w:val="0"/>
              <w:trHeight w:val="1061"/>
            </w:trPr>
          </w:trPrChange>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Change w:id="628" w:author="Heather Huntington" w:date="2014-11-18T10:39:00Z">
              <w:tcPr>
                <w:tcW w:w="190" w:type="dxa"/>
                <w:gridSpan w:val="2"/>
                <w:tcBorders>
                  <w:top w:val="single" w:sz="4" w:space="0" w:color="auto"/>
                  <w:left w:val="single" w:sz="4" w:space="0" w:color="000000"/>
                  <w:bottom w:val="single" w:sz="4" w:space="0" w:color="auto"/>
                  <w:right w:val="single" w:sz="4" w:space="0" w:color="000000"/>
                </w:tcBorders>
                <w:shd w:val="clear" w:color="auto" w:fill="D6E3BC" w:themeFill="accent3" w:themeFillTint="66"/>
              </w:tcPr>
            </w:tcPrChange>
          </w:tcPr>
          <w:p w14:paraId="28E3CD93"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auto"/>
            </w:tcBorders>
            <w:shd w:val="clear" w:color="auto" w:fill="auto"/>
            <w:tcPrChange w:id="629" w:author="Heather Huntington" w:date="2014-11-18T10:39:00Z">
              <w:tcPr>
                <w:tcW w:w="5940" w:type="dxa"/>
                <w:gridSpan w:val="2"/>
                <w:tcBorders>
                  <w:top w:val="single" w:sz="4" w:space="0" w:color="auto"/>
                  <w:left w:val="single" w:sz="4" w:space="0" w:color="000000"/>
                  <w:bottom w:val="single" w:sz="4" w:space="0" w:color="auto"/>
                </w:tcBorders>
                <w:shd w:val="clear" w:color="auto" w:fill="D6E3BC" w:themeFill="accent3" w:themeFillTint="66"/>
              </w:tcPr>
            </w:tcPrChange>
          </w:tcPr>
          <w:p w14:paraId="7906C3D8" w14:textId="77777777" w:rsidR="000A6B61" w:rsidRDefault="007D0669" w:rsidP="007D0669">
            <w:pPr>
              <w:spacing w:line="240" w:lineRule="auto"/>
              <w:contextualSpacing/>
              <w:rPr>
                <w:ins w:id="630" w:author="Heather Huntington" w:date="2014-11-18T10:36:00Z"/>
                <w:rFonts w:ascii="Gill Sans MT" w:hAnsi="Gill Sans MT"/>
                <w:sz w:val="20"/>
                <w:szCs w:val="20"/>
              </w:rPr>
            </w:pPr>
            <w:r w:rsidRPr="00297EDA">
              <w:rPr>
                <w:rFonts w:ascii="Gill Sans MT" w:hAnsi="Gill Sans MT"/>
                <w:sz w:val="20"/>
                <w:szCs w:val="20"/>
              </w:rPr>
              <w:t xml:space="preserve">What rules are specific to strangers in the community wishing to access forest/wooded land? </w:t>
            </w:r>
          </w:p>
          <w:p w14:paraId="356375AF" w14:textId="77777777" w:rsidR="000A6B61" w:rsidRDefault="000A6B61" w:rsidP="007D0669">
            <w:pPr>
              <w:spacing w:line="240" w:lineRule="auto"/>
              <w:contextualSpacing/>
              <w:rPr>
                <w:ins w:id="631" w:author="Heather Huntington" w:date="2014-11-18T10:36:00Z"/>
                <w:rFonts w:ascii="Gill Sans MT" w:hAnsi="Gill Sans MT"/>
                <w:sz w:val="20"/>
                <w:szCs w:val="20"/>
              </w:rPr>
            </w:pPr>
          </w:p>
          <w:p w14:paraId="78758735" w14:textId="77777777" w:rsidR="000A6B61" w:rsidRDefault="000A6B61" w:rsidP="000A6B61">
            <w:pPr>
              <w:spacing w:line="240" w:lineRule="auto"/>
              <w:contextualSpacing/>
              <w:rPr>
                <w:ins w:id="632" w:author="Heather Huntington" w:date="2014-11-18T10:38:00Z"/>
                <w:rFonts w:ascii="Gill Sans MT" w:hAnsi="Gill Sans MT"/>
                <w:sz w:val="20"/>
                <w:szCs w:val="20"/>
              </w:rPr>
            </w:pPr>
            <w:ins w:id="633" w:author="Heather Huntington" w:date="2014-11-18T10:38:00Z">
              <w:r w:rsidRPr="00297EDA">
                <w:rPr>
                  <w:rFonts w:ascii="Gill Sans MT" w:hAnsi="Gill Sans MT"/>
                  <w:sz w:val="20"/>
                  <w:szCs w:val="20"/>
                </w:rPr>
                <w:t>Are members of the community involved in the negotiation process with outsiders wishing to acquire access?</w:t>
              </w:r>
              <w:r>
                <w:rPr>
                  <w:rFonts w:ascii="Gill Sans MT" w:hAnsi="Gill Sans MT"/>
                  <w:sz w:val="20"/>
                  <w:szCs w:val="20"/>
                </w:rPr>
                <w:t xml:space="preserve"> 0-No, 1-Yes</w:t>
              </w:r>
            </w:ins>
          </w:p>
          <w:p w14:paraId="4FD0FCAE" w14:textId="77777777" w:rsidR="000A6B61" w:rsidRDefault="000A6B61" w:rsidP="000A6B61">
            <w:pPr>
              <w:spacing w:line="240" w:lineRule="auto"/>
              <w:contextualSpacing/>
              <w:rPr>
                <w:ins w:id="634" w:author="Heather Huntington" w:date="2014-11-18T10:38:00Z"/>
                <w:rFonts w:ascii="Gill Sans MT" w:hAnsi="Gill Sans MT"/>
                <w:sz w:val="20"/>
                <w:szCs w:val="20"/>
              </w:rPr>
            </w:pPr>
          </w:p>
          <w:p w14:paraId="1F7A85F1" w14:textId="77777777" w:rsidR="000A6B61" w:rsidRPr="00297EDA" w:rsidRDefault="000A6B61" w:rsidP="000A6B61">
            <w:pPr>
              <w:spacing w:line="240" w:lineRule="auto"/>
              <w:contextualSpacing/>
              <w:rPr>
                <w:ins w:id="635" w:author="Heather Huntington" w:date="2014-11-18T10:38:00Z"/>
                <w:rFonts w:ascii="Gill Sans MT" w:hAnsi="Gill Sans MT"/>
                <w:sz w:val="20"/>
                <w:szCs w:val="20"/>
              </w:rPr>
            </w:pPr>
            <w:ins w:id="636" w:author="Heather Huntington" w:date="2014-11-18T10:38:00Z">
              <w:r w:rsidRPr="00297EDA">
                <w:rPr>
                  <w:rFonts w:ascii="Gill Sans MT" w:hAnsi="Gill Sans MT"/>
                  <w:sz w:val="20"/>
                  <w:szCs w:val="20"/>
                </w:rPr>
                <w:t xml:space="preserve"> If yes, who?</w:t>
              </w:r>
              <w:r>
                <w:rPr>
                  <w:rFonts w:ascii="Gill Sans MT" w:hAnsi="Gill Sans MT"/>
                  <w:sz w:val="20"/>
                  <w:szCs w:val="20"/>
                </w:rPr>
                <w:t xml:space="preserve"> Select all that apply. 1.Headperson, 2. Chief, 3. Village elders, 5. Community, together as a whole, 6. </w:t>
              </w:r>
              <w:proofErr w:type="spellStart"/>
              <w:r>
                <w:rPr>
                  <w:rFonts w:ascii="Gill Sans MT" w:hAnsi="Gill Sans MT"/>
                  <w:sz w:val="20"/>
                  <w:szCs w:val="20"/>
                </w:rPr>
                <w:t>Induna</w:t>
              </w:r>
              <w:proofErr w:type="spellEnd"/>
              <w:r>
                <w:rPr>
                  <w:rFonts w:ascii="Gill Sans MT" w:hAnsi="Gill Sans MT"/>
                  <w:sz w:val="20"/>
                  <w:szCs w:val="20"/>
                </w:rPr>
                <w:t>, 97. Other, specify</w:t>
              </w:r>
            </w:ins>
          </w:p>
          <w:p w14:paraId="46524EDA" w14:textId="345BADC0" w:rsidR="007D0669" w:rsidRPr="00297EDA" w:rsidDel="000A6B61" w:rsidRDefault="007D0669" w:rsidP="007D0669">
            <w:pPr>
              <w:spacing w:line="240" w:lineRule="auto"/>
              <w:contextualSpacing/>
              <w:rPr>
                <w:del w:id="637" w:author="Heather Huntington" w:date="2014-11-18T10:38:00Z"/>
                <w:rFonts w:ascii="Gill Sans MT" w:hAnsi="Gill Sans MT"/>
                <w:sz w:val="20"/>
                <w:szCs w:val="20"/>
              </w:rPr>
            </w:pPr>
            <w:del w:id="638" w:author="Heather Huntington" w:date="2014-11-18T10:38:00Z">
              <w:r w:rsidRPr="00297EDA" w:rsidDel="000A6B61">
                <w:rPr>
                  <w:rFonts w:ascii="Gill Sans MT" w:hAnsi="Gill Sans MT"/>
                  <w:sz w:val="20"/>
                  <w:szCs w:val="20"/>
                </w:rPr>
                <w:lastRenderedPageBreak/>
                <w:delText>Are members of the community involved in the negotiation process with outsiders wishing to acquire access? If yes, who?</w:delText>
              </w:r>
            </w:del>
          </w:p>
          <w:p w14:paraId="5EA7E1DA" w14:textId="77777777" w:rsidR="007D0669" w:rsidRPr="00297EDA" w:rsidRDefault="007D0669" w:rsidP="000A6B61">
            <w:pPr>
              <w:spacing w:line="240" w:lineRule="auto"/>
              <w:contextualSpacing/>
              <w:rPr>
                <w:rFonts w:ascii="Gill Sans MT" w:hAnsi="Gill Sans MT"/>
                <w:sz w:val="20"/>
                <w:szCs w:val="20"/>
              </w:rPr>
            </w:pPr>
          </w:p>
        </w:tc>
        <w:tc>
          <w:tcPr>
            <w:tcW w:w="3690" w:type="dxa"/>
            <w:tcBorders>
              <w:top w:val="single" w:sz="4" w:space="0" w:color="auto"/>
              <w:bottom w:val="single" w:sz="4" w:space="0" w:color="auto"/>
              <w:right w:val="single" w:sz="18" w:space="0" w:color="000000"/>
            </w:tcBorders>
            <w:shd w:val="clear" w:color="auto" w:fill="auto"/>
            <w:tcPrChange w:id="639" w:author="Heather Huntington" w:date="2014-11-18T10:39:00Z">
              <w:tcPr>
                <w:tcW w:w="3690" w:type="dxa"/>
                <w:gridSpan w:val="2"/>
                <w:tcBorders>
                  <w:top w:val="single" w:sz="4" w:space="0" w:color="auto"/>
                  <w:bottom w:val="single" w:sz="4" w:space="0" w:color="auto"/>
                  <w:right w:val="single" w:sz="18" w:space="0" w:color="000000"/>
                </w:tcBorders>
                <w:shd w:val="clear" w:color="auto" w:fill="D6E3BC" w:themeFill="accent3" w:themeFillTint="66"/>
              </w:tcPr>
            </w:tcPrChange>
          </w:tcPr>
          <w:p w14:paraId="69904E2C"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Change w:id="640" w:author="Heather Huntington" w:date="2014-11-18T10:39:00Z">
              <w:tcPr>
                <w:tcW w:w="990" w:type="dxa"/>
                <w:gridSpan w:val="2"/>
                <w:tcBorders>
                  <w:top w:val="single" w:sz="4" w:space="0" w:color="auto"/>
                  <w:left w:val="single" w:sz="18" w:space="0" w:color="000000"/>
                  <w:bottom w:val="single" w:sz="4" w:space="0" w:color="auto"/>
                  <w:right w:val="single" w:sz="18" w:space="0" w:color="000000"/>
                </w:tcBorders>
                <w:shd w:val="clear" w:color="auto" w:fill="D6E3BC" w:themeFill="accent3" w:themeFillTint="66"/>
              </w:tcPr>
            </w:tcPrChange>
          </w:tcPr>
          <w:p w14:paraId="6013CFF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TEXT</w:t>
            </w:r>
          </w:p>
        </w:tc>
      </w:tr>
      <w:tr w:rsidR="007D0669" w:rsidRPr="00297EDA" w14:paraId="0DA7FE13" w14:textId="77777777" w:rsidTr="000A6B61">
        <w:tblPrEx>
          <w:tblW w:w="10810" w:type="dxa"/>
          <w:tblInd w:w="-5" w:type="dxa"/>
          <w:tblLayout w:type="fixed"/>
          <w:tblCellMar>
            <w:left w:w="0" w:type="dxa"/>
            <w:right w:w="0" w:type="dxa"/>
          </w:tblCellMar>
          <w:tblLook w:val="0000" w:firstRow="0" w:lastRow="0" w:firstColumn="0" w:lastColumn="0" w:noHBand="0" w:noVBand="0"/>
          <w:tblPrExChange w:id="641" w:author="Heather Huntington" w:date="2014-11-18T10:38: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633"/>
          <w:trPrChange w:id="642" w:author="Heather Huntington" w:date="2014-11-18T10:38:00Z">
            <w:trPr>
              <w:gridAfter w:val="0"/>
              <w:trHeight w:val="633"/>
            </w:trPr>
          </w:trPrChange>
        </w:trPr>
        <w:tc>
          <w:tcPr>
            <w:tcW w:w="190" w:type="dxa"/>
            <w:tcBorders>
              <w:top w:val="single" w:sz="4" w:space="0" w:color="auto"/>
              <w:left w:val="single" w:sz="4" w:space="0" w:color="000000"/>
              <w:bottom w:val="single" w:sz="4" w:space="0" w:color="000000"/>
              <w:right w:val="single" w:sz="4" w:space="0" w:color="000000"/>
            </w:tcBorders>
            <w:shd w:val="clear" w:color="auto" w:fill="auto"/>
            <w:tcPrChange w:id="643" w:author="Heather Huntington" w:date="2014-11-18T10:38:00Z">
              <w:tcPr>
                <w:tcW w:w="190" w:type="dxa"/>
                <w:gridSpan w:val="2"/>
                <w:tcBorders>
                  <w:top w:val="single" w:sz="4" w:space="0" w:color="auto"/>
                  <w:left w:val="single" w:sz="4" w:space="0" w:color="000000"/>
                  <w:bottom w:val="single" w:sz="4" w:space="0" w:color="000000"/>
                  <w:right w:val="single" w:sz="4" w:space="0" w:color="000000"/>
                </w:tcBorders>
                <w:shd w:val="clear" w:color="auto" w:fill="D6E3BC" w:themeFill="accent3" w:themeFillTint="66"/>
              </w:tcPr>
            </w:tcPrChange>
          </w:tcPr>
          <w:p w14:paraId="094B4EA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auto"/>
            <w:tcPrChange w:id="644" w:author="Heather Huntington" w:date="2014-11-18T10:38:00Z">
              <w:tcPr>
                <w:tcW w:w="5940" w:type="dxa"/>
                <w:gridSpan w:val="2"/>
                <w:tcBorders>
                  <w:top w:val="single" w:sz="4" w:space="0" w:color="auto"/>
                  <w:left w:val="single" w:sz="4" w:space="0" w:color="000000"/>
                  <w:bottom w:val="single" w:sz="4" w:space="0" w:color="000000"/>
                </w:tcBorders>
                <w:shd w:val="clear" w:color="auto" w:fill="D6E3BC" w:themeFill="accent3" w:themeFillTint="66"/>
              </w:tcPr>
            </w:tcPrChange>
          </w:tcPr>
          <w:p w14:paraId="3C257BE3" w14:textId="77777777" w:rsidR="000A6B61" w:rsidRDefault="000A6B61" w:rsidP="007D0669">
            <w:pPr>
              <w:spacing w:line="240" w:lineRule="auto"/>
              <w:contextualSpacing/>
              <w:rPr>
                <w:ins w:id="645" w:author="Heather Huntington" w:date="2014-11-18T10:38:00Z"/>
                <w:rFonts w:ascii="Gill Sans MT" w:hAnsi="Gill Sans MT"/>
                <w:sz w:val="20"/>
                <w:szCs w:val="20"/>
              </w:rPr>
            </w:pPr>
          </w:p>
          <w:p w14:paraId="050E84D7" w14:textId="77777777" w:rsidR="000A6B61" w:rsidRDefault="000A6B61" w:rsidP="007D0669">
            <w:pPr>
              <w:spacing w:line="240" w:lineRule="auto"/>
              <w:contextualSpacing/>
              <w:rPr>
                <w:ins w:id="646" w:author="Heather Huntington" w:date="2014-11-18T10:38:00Z"/>
                <w:rFonts w:ascii="Gill Sans MT" w:hAnsi="Gill Sans MT"/>
                <w:sz w:val="20"/>
                <w:szCs w:val="20"/>
              </w:rPr>
            </w:pPr>
          </w:p>
          <w:p w14:paraId="190AE9A0" w14:textId="77777777" w:rsidR="000A6B61" w:rsidRDefault="000A6B61" w:rsidP="007D0669">
            <w:pPr>
              <w:spacing w:line="240" w:lineRule="auto"/>
              <w:contextualSpacing/>
              <w:rPr>
                <w:ins w:id="647" w:author="Heather Huntington" w:date="2014-11-18T10:38:00Z"/>
                <w:rFonts w:ascii="Gill Sans MT" w:hAnsi="Gill Sans MT"/>
                <w:sz w:val="20"/>
                <w:szCs w:val="20"/>
              </w:rPr>
            </w:pPr>
          </w:p>
          <w:p w14:paraId="52B15778" w14:textId="77777777" w:rsidR="000A6B61" w:rsidRDefault="000A6B61" w:rsidP="007D0669">
            <w:pPr>
              <w:spacing w:line="240" w:lineRule="auto"/>
              <w:contextualSpacing/>
              <w:rPr>
                <w:ins w:id="648" w:author="Heather Huntington" w:date="2014-11-18T10:38:00Z"/>
                <w:rFonts w:ascii="Gill Sans MT" w:hAnsi="Gill Sans MT"/>
                <w:sz w:val="20"/>
                <w:szCs w:val="20"/>
              </w:rPr>
            </w:pPr>
          </w:p>
          <w:p w14:paraId="291420F9" w14:textId="603AB6BD"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Are members of the community involved in the design, implementation and oversight of forest/wooded land agreements (contracts, concessions, permits)?</w:t>
            </w:r>
            <w:ins w:id="649" w:author="Heather Huntington" w:date="2014-11-18T10:37:00Z">
              <w:r w:rsidR="000A6B61">
                <w:rPr>
                  <w:rFonts w:ascii="Gill Sans MT" w:hAnsi="Gill Sans MT"/>
                  <w:sz w:val="20"/>
                  <w:szCs w:val="20"/>
                </w:rPr>
                <w:t xml:space="preserve"> 0-No, 1-Yes</w:t>
              </w:r>
            </w:ins>
          </w:p>
          <w:p w14:paraId="0441C9ED" w14:textId="77777777" w:rsidR="007D0669" w:rsidRPr="00297EDA" w:rsidRDefault="007D0669" w:rsidP="007D0669">
            <w:pPr>
              <w:spacing w:line="240" w:lineRule="auto"/>
              <w:contextualSpacing/>
              <w:rPr>
                <w:rFonts w:ascii="Gill Sans MT" w:hAnsi="Gill Sans MT"/>
                <w:sz w:val="20"/>
                <w:szCs w:val="20"/>
              </w:rPr>
            </w:pPr>
          </w:p>
        </w:tc>
        <w:tc>
          <w:tcPr>
            <w:tcW w:w="3690" w:type="dxa"/>
            <w:tcBorders>
              <w:top w:val="single" w:sz="4" w:space="0" w:color="auto"/>
              <w:bottom w:val="single" w:sz="4" w:space="0" w:color="000000"/>
              <w:right w:val="single" w:sz="18" w:space="0" w:color="000000"/>
            </w:tcBorders>
            <w:shd w:val="clear" w:color="auto" w:fill="auto"/>
            <w:tcPrChange w:id="650" w:author="Heather Huntington" w:date="2014-11-18T10:38:00Z">
              <w:tcPr>
                <w:tcW w:w="3690" w:type="dxa"/>
                <w:gridSpan w:val="2"/>
                <w:tcBorders>
                  <w:top w:val="single" w:sz="4" w:space="0" w:color="auto"/>
                  <w:bottom w:val="single" w:sz="4" w:space="0" w:color="000000"/>
                  <w:right w:val="single" w:sz="18" w:space="0" w:color="000000"/>
                </w:tcBorders>
                <w:shd w:val="clear" w:color="auto" w:fill="D6E3BC" w:themeFill="accent3" w:themeFillTint="66"/>
              </w:tcPr>
            </w:tcPrChange>
          </w:tcPr>
          <w:p w14:paraId="6AEC37ED"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auto"/>
            <w:tcPrChange w:id="651" w:author="Heather Huntington" w:date="2014-11-18T10:38:00Z">
              <w:tcPr>
                <w:tcW w:w="990" w:type="dxa"/>
                <w:gridSpan w:val="2"/>
                <w:tcBorders>
                  <w:top w:val="single" w:sz="4" w:space="0" w:color="auto"/>
                  <w:left w:val="single" w:sz="18" w:space="0" w:color="000000"/>
                  <w:bottom w:val="single" w:sz="18" w:space="0" w:color="000000"/>
                  <w:right w:val="single" w:sz="18" w:space="0" w:color="000000"/>
                </w:tcBorders>
                <w:shd w:val="clear" w:color="auto" w:fill="D6E3BC" w:themeFill="accent3" w:themeFillTint="66"/>
              </w:tcPr>
            </w:tcPrChange>
          </w:tcPr>
          <w:p w14:paraId="032A6D19"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 xml:space="preserve">TEXT </w:t>
            </w:r>
          </w:p>
        </w:tc>
      </w:tr>
    </w:tbl>
    <w:p w14:paraId="00CAD5E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p w14:paraId="007CD5D7"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p w14:paraId="50244131" w14:textId="77777777" w:rsidR="007D0669" w:rsidRPr="00297EDA" w:rsidRDefault="007D0669" w:rsidP="007D0669">
      <w:pPr>
        <w:spacing w:line="240" w:lineRule="auto"/>
        <w:contextualSpacing/>
        <w:rPr>
          <w:rFonts w:ascii="Gill Sans MT" w:eastAsia="Calibri" w:hAnsi="Gill Sans MT" w:cs="Times New Roman"/>
          <w:b/>
          <w:color w:val="000000" w:themeColor="text1"/>
          <w:sz w:val="20"/>
          <w:szCs w:val="20"/>
        </w:rPr>
      </w:pPr>
      <w:r w:rsidRPr="00297EDA">
        <w:rPr>
          <w:rFonts w:ascii="Gill Sans MT" w:eastAsia="Calibri" w:hAnsi="Gill Sans MT" w:cs="Times New Roman"/>
          <w:b/>
          <w:color w:val="000000" w:themeColor="text1"/>
          <w:sz w:val="20"/>
          <w:szCs w:val="20"/>
        </w:rPr>
        <w:t>Government/official legal rules</w:t>
      </w:r>
    </w:p>
    <w:tbl>
      <w:tblPr>
        <w:tblStyle w:val="TableGrid"/>
        <w:tblW w:w="12840" w:type="dxa"/>
        <w:tblLook w:val="04A0" w:firstRow="1" w:lastRow="0" w:firstColumn="1" w:lastColumn="0" w:noHBand="0" w:noVBand="1"/>
      </w:tblPr>
      <w:tblGrid>
        <w:gridCol w:w="1657"/>
        <w:gridCol w:w="2026"/>
        <w:gridCol w:w="1381"/>
        <w:gridCol w:w="1361"/>
        <w:gridCol w:w="1769"/>
        <w:gridCol w:w="2493"/>
        <w:gridCol w:w="2153"/>
      </w:tblGrid>
      <w:tr w:rsidR="007D0669" w:rsidRPr="00297EDA" w14:paraId="006CF954" w14:textId="77777777" w:rsidTr="00C710F5">
        <w:tc>
          <w:tcPr>
            <w:tcW w:w="1662" w:type="dxa"/>
          </w:tcPr>
          <w:p w14:paraId="19E5E0F6"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Activity</w:t>
            </w:r>
          </w:p>
        </w:tc>
        <w:tc>
          <w:tcPr>
            <w:tcW w:w="1882" w:type="dxa"/>
          </w:tcPr>
          <w:p w14:paraId="22F3F4AB"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Are there </w:t>
            </w:r>
            <w:r w:rsidRPr="00297EDA">
              <w:rPr>
                <w:rFonts w:ascii="Gill Sans MT" w:hAnsi="Gill Sans MT"/>
                <w:b/>
                <w:color w:val="000000" w:themeColor="text1"/>
                <w:sz w:val="20"/>
                <w:szCs w:val="20"/>
              </w:rPr>
              <w:t>government/official legal rules</w:t>
            </w:r>
            <w:r w:rsidRPr="00297EDA">
              <w:rPr>
                <w:rFonts w:ascii="Gill Sans MT" w:hAnsi="Gill Sans MT"/>
                <w:color w:val="000000" w:themeColor="text1"/>
                <w:sz w:val="20"/>
                <w:szCs w:val="20"/>
              </w:rPr>
              <w:t xml:space="preserve"> that regulate or restrict the following activity in forest/wooded areas? </w:t>
            </w:r>
          </w:p>
          <w:p w14:paraId="03FDF98D" w14:textId="77777777" w:rsidR="007D0669" w:rsidRPr="00297EDA" w:rsidRDefault="007D0669" w:rsidP="007D0669">
            <w:pPr>
              <w:contextualSpacing/>
              <w:rPr>
                <w:rFonts w:ascii="Gill Sans MT" w:hAnsi="Gill Sans MT"/>
                <w:color w:val="000000" w:themeColor="text1"/>
                <w:sz w:val="20"/>
                <w:szCs w:val="20"/>
              </w:rPr>
            </w:pPr>
          </w:p>
          <w:p w14:paraId="415B36E4"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1=No</w:t>
            </w:r>
          </w:p>
          <w:p w14:paraId="6355AA28"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2=Yes </w:t>
            </w:r>
          </w:p>
          <w:p w14:paraId="686DBEDC"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553FE13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0EAF5538" w14:textId="77777777" w:rsidR="007D0669" w:rsidRPr="00297EDA" w:rsidRDefault="007D0669" w:rsidP="007D0669">
            <w:pPr>
              <w:contextualSpacing/>
              <w:rPr>
                <w:rFonts w:ascii="Gill Sans MT" w:hAnsi="Gill Sans MT"/>
                <w:sz w:val="20"/>
                <w:szCs w:val="20"/>
              </w:rPr>
            </w:pPr>
          </w:p>
        </w:tc>
        <w:tc>
          <w:tcPr>
            <w:tcW w:w="1404" w:type="dxa"/>
          </w:tcPr>
          <w:p w14:paraId="77650A3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If yes, please describe the rules. </w:t>
            </w:r>
          </w:p>
        </w:tc>
        <w:tc>
          <w:tcPr>
            <w:tcW w:w="1370" w:type="dxa"/>
          </w:tcPr>
          <w:p w14:paraId="7A4543F4" w14:textId="77777777" w:rsidR="007D0669" w:rsidRPr="00297EDA" w:rsidRDefault="007D0669" w:rsidP="007D0669">
            <w:pPr>
              <w:contextualSpacing/>
              <w:rPr>
                <w:rFonts w:ascii="Gill Sans MT" w:hAnsi="Gill Sans MT"/>
                <w:sz w:val="20"/>
                <w:szCs w:val="20"/>
              </w:rPr>
            </w:pPr>
            <w:r w:rsidRPr="00297EDA">
              <w:rPr>
                <w:rFonts w:ascii="Gill Sans MT" w:hAnsi="Gill Sans MT"/>
                <w:color w:val="000000" w:themeColor="text1"/>
                <w:sz w:val="20"/>
                <w:szCs w:val="20"/>
              </w:rPr>
              <w:t xml:space="preserve">What year was this rule introduced? </w:t>
            </w:r>
          </w:p>
        </w:tc>
        <w:tc>
          <w:tcPr>
            <w:tcW w:w="1800" w:type="dxa"/>
          </w:tcPr>
          <w:p w14:paraId="4E4CEA8A"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Are there penalties for rule breaking?</w:t>
            </w:r>
          </w:p>
          <w:p w14:paraId="77CE968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0=No</w:t>
            </w:r>
          </w:p>
          <w:p w14:paraId="4B72D167"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1=Yes</w:t>
            </w:r>
          </w:p>
          <w:p w14:paraId="0ED8342A"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755D74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tc>
        <w:tc>
          <w:tcPr>
            <w:tcW w:w="2520" w:type="dxa"/>
          </w:tcPr>
          <w:p w14:paraId="53304BC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What are the penalties for breaking the rules? </w:t>
            </w:r>
          </w:p>
          <w:p w14:paraId="7ED7153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1-Seize the product</w:t>
            </w:r>
          </w:p>
          <w:p w14:paraId="1C559A40"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2-Seize tools </w:t>
            </w:r>
          </w:p>
          <w:p w14:paraId="1B0B56CE"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3-Cash fine; note the amount</w:t>
            </w:r>
          </w:p>
          <w:p w14:paraId="1D0DD03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4- Labor contribution; please specify the number of days</w:t>
            </w:r>
          </w:p>
          <w:p w14:paraId="35FA7ED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5 – In-kind contribution; pleas specify the product and amount </w:t>
            </w:r>
          </w:p>
          <w:p w14:paraId="65E1C1CB"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6-Harvesting/collection restrictions</w:t>
            </w:r>
          </w:p>
          <w:p w14:paraId="20D47CF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7- Corporeal punishment</w:t>
            </w:r>
          </w:p>
          <w:p w14:paraId="12CAB8A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8-Sent to jail</w:t>
            </w:r>
          </w:p>
          <w:p w14:paraId="061A4C2A"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9-Sent to DFO</w:t>
            </w:r>
          </w:p>
          <w:p w14:paraId="39E89FE8"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10- Sent to chief</w:t>
            </w:r>
          </w:p>
          <w:p w14:paraId="2C4B470C" w14:textId="77777777" w:rsidR="007D0669" w:rsidRPr="00297EDA" w:rsidRDefault="007D0669" w:rsidP="007D0669">
            <w:pPr>
              <w:contextualSpacing/>
              <w:rPr>
                <w:rFonts w:ascii="Gill Sans MT" w:hAnsi="Gill Sans MT"/>
                <w:color w:val="000000" w:themeColor="text1"/>
                <w:sz w:val="20"/>
                <w:szCs w:val="20"/>
              </w:rPr>
            </w:pPr>
          </w:p>
          <w:p w14:paraId="5EF160F0"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97- Other; please specify</w:t>
            </w:r>
          </w:p>
          <w:p w14:paraId="6D20BF43" w14:textId="77777777" w:rsidR="007D0669" w:rsidRPr="00297EDA" w:rsidRDefault="007D0669" w:rsidP="007D0669">
            <w:pPr>
              <w:contextualSpacing/>
              <w:rPr>
                <w:rFonts w:ascii="Gill Sans MT" w:hAnsi="Gill Sans MT"/>
                <w:color w:val="000000" w:themeColor="text1"/>
                <w:sz w:val="20"/>
                <w:szCs w:val="20"/>
              </w:rPr>
            </w:pPr>
          </w:p>
          <w:p w14:paraId="1C5652A5"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36AD4D99"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3186AF44" w14:textId="77777777" w:rsidR="007D0669" w:rsidRPr="00297EDA" w:rsidRDefault="007D0669" w:rsidP="007D0669">
            <w:pPr>
              <w:contextualSpacing/>
              <w:rPr>
                <w:rFonts w:ascii="Gill Sans MT" w:hAnsi="Gill Sans MT"/>
                <w:color w:val="000000" w:themeColor="text1"/>
                <w:sz w:val="20"/>
                <w:szCs w:val="20"/>
              </w:rPr>
            </w:pPr>
          </w:p>
        </w:tc>
        <w:tc>
          <w:tcPr>
            <w:tcW w:w="2202" w:type="dxa"/>
          </w:tcPr>
          <w:p w14:paraId="16FE7E8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In your opinion, how many community members adhere to/follow these rules? </w:t>
            </w:r>
          </w:p>
          <w:p w14:paraId="3C48A4B6" w14:textId="77777777" w:rsidR="007D0669" w:rsidRPr="00297EDA" w:rsidRDefault="007D0669" w:rsidP="007D0669">
            <w:pPr>
              <w:contextualSpacing/>
              <w:rPr>
                <w:rFonts w:ascii="Gill Sans MT" w:hAnsi="Gill Sans MT"/>
                <w:color w:val="000000" w:themeColor="text1"/>
                <w:sz w:val="20"/>
                <w:szCs w:val="20"/>
              </w:rPr>
            </w:pPr>
          </w:p>
          <w:p w14:paraId="49E39F47"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1-Nearly everyone in the community</w:t>
            </w:r>
          </w:p>
          <w:p w14:paraId="3C62335F"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 Most community members</w:t>
            </w:r>
          </w:p>
          <w:p w14:paraId="1E598F6B"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 About half of the community</w:t>
            </w:r>
          </w:p>
          <w:p w14:paraId="6CDFAF6B"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4- Some/a </w:t>
            </w:r>
            <w:proofErr w:type="spellStart"/>
            <w:r w:rsidRPr="00297EDA">
              <w:rPr>
                <w:rFonts w:ascii="Gill Sans MT" w:eastAsia="Calibri" w:hAnsi="Gill Sans MT" w:cs="Times New Roman"/>
                <w:sz w:val="20"/>
                <w:szCs w:val="20"/>
              </w:rPr>
              <w:t>fewe</w:t>
            </w:r>
            <w:proofErr w:type="spellEnd"/>
            <w:r w:rsidRPr="00297EDA">
              <w:rPr>
                <w:rFonts w:ascii="Gill Sans MT" w:eastAsia="Calibri" w:hAnsi="Gill Sans MT" w:cs="Times New Roman"/>
                <w:sz w:val="20"/>
                <w:szCs w:val="20"/>
              </w:rPr>
              <w:t xml:space="preserve"> members of the community</w:t>
            </w:r>
          </w:p>
          <w:p w14:paraId="5C599AE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5 – No one follows the rules </w:t>
            </w:r>
          </w:p>
          <w:p w14:paraId="749758B7" w14:textId="77777777" w:rsidR="007D0669" w:rsidRPr="00297EDA" w:rsidRDefault="007D0669" w:rsidP="007D0669">
            <w:pPr>
              <w:contextualSpacing/>
              <w:rPr>
                <w:rFonts w:ascii="Gill Sans MT" w:eastAsia="Calibri" w:hAnsi="Gill Sans MT" w:cs="Times New Roman"/>
                <w:sz w:val="20"/>
                <w:szCs w:val="20"/>
              </w:rPr>
            </w:pPr>
          </w:p>
          <w:p w14:paraId="6D336069"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670686C4"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r>
      <w:tr w:rsidR="007D0669" w:rsidRPr="00297EDA" w14:paraId="4BC1E383" w14:textId="77777777" w:rsidTr="00C710F5">
        <w:tc>
          <w:tcPr>
            <w:tcW w:w="1662" w:type="dxa"/>
          </w:tcPr>
          <w:p w14:paraId="6FA5C31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Clearing land for agriculture</w:t>
            </w:r>
          </w:p>
        </w:tc>
        <w:tc>
          <w:tcPr>
            <w:tcW w:w="1882" w:type="dxa"/>
          </w:tcPr>
          <w:p w14:paraId="453B00D5"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039BD3E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TEXT </w:t>
            </w:r>
          </w:p>
        </w:tc>
        <w:tc>
          <w:tcPr>
            <w:tcW w:w="1370" w:type="dxa"/>
          </w:tcPr>
          <w:p w14:paraId="0C1D2DAC" w14:textId="77777777" w:rsidR="007D0669" w:rsidRPr="00297EDA" w:rsidRDefault="007D0669" w:rsidP="007D0669">
            <w:pPr>
              <w:contextualSpacing/>
              <w:rPr>
                <w:rFonts w:ascii="Gill Sans MT" w:hAnsi="Gill Sans MT"/>
                <w:sz w:val="20"/>
                <w:szCs w:val="20"/>
              </w:rPr>
            </w:pPr>
          </w:p>
        </w:tc>
        <w:tc>
          <w:tcPr>
            <w:tcW w:w="1800" w:type="dxa"/>
          </w:tcPr>
          <w:p w14:paraId="566DD069" w14:textId="77777777" w:rsidR="007D0669" w:rsidRPr="00297EDA" w:rsidRDefault="007D0669" w:rsidP="007D0669">
            <w:pPr>
              <w:contextualSpacing/>
              <w:rPr>
                <w:rFonts w:ascii="Gill Sans MT" w:hAnsi="Gill Sans MT"/>
                <w:sz w:val="20"/>
                <w:szCs w:val="20"/>
              </w:rPr>
            </w:pPr>
          </w:p>
        </w:tc>
        <w:tc>
          <w:tcPr>
            <w:tcW w:w="2520" w:type="dxa"/>
          </w:tcPr>
          <w:p w14:paraId="4DE13D70" w14:textId="77777777" w:rsidR="007D0669" w:rsidRPr="00297EDA" w:rsidRDefault="007D0669" w:rsidP="007D0669">
            <w:pPr>
              <w:contextualSpacing/>
              <w:rPr>
                <w:rFonts w:ascii="Gill Sans MT" w:hAnsi="Gill Sans MT"/>
                <w:sz w:val="20"/>
                <w:szCs w:val="20"/>
              </w:rPr>
            </w:pPr>
          </w:p>
        </w:tc>
        <w:tc>
          <w:tcPr>
            <w:tcW w:w="2202" w:type="dxa"/>
          </w:tcPr>
          <w:p w14:paraId="54FEBDBD" w14:textId="77777777" w:rsidR="007D0669" w:rsidRPr="00297EDA" w:rsidRDefault="007D0669" w:rsidP="007D0669">
            <w:pPr>
              <w:contextualSpacing/>
              <w:rPr>
                <w:rFonts w:ascii="Gill Sans MT" w:hAnsi="Gill Sans MT"/>
                <w:sz w:val="20"/>
                <w:szCs w:val="20"/>
              </w:rPr>
            </w:pPr>
          </w:p>
        </w:tc>
      </w:tr>
      <w:tr w:rsidR="007D0669" w:rsidRPr="00297EDA" w14:paraId="2471E61F" w14:textId="77777777" w:rsidTr="00C710F5">
        <w:tc>
          <w:tcPr>
            <w:tcW w:w="1662" w:type="dxa"/>
          </w:tcPr>
          <w:p w14:paraId="6841E8F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Setting fires for </w:t>
            </w:r>
            <w:r w:rsidRPr="00297EDA">
              <w:rPr>
                <w:rFonts w:ascii="Gill Sans MT" w:hAnsi="Gill Sans MT"/>
                <w:sz w:val="20"/>
                <w:szCs w:val="20"/>
              </w:rPr>
              <w:lastRenderedPageBreak/>
              <w:t>poaching/hunting (include hunting relish(mice))</w:t>
            </w:r>
          </w:p>
        </w:tc>
        <w:tc>
          <w:tcPr>
            <w:tcW w:w="1882" w:type="dxa"/>
          </w:tcPr>
          <w:p w14:paraId="439407EE"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100FD0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3DF76E33" w14:textId="77777777" w:rsidR="007D0669" w:rsidRPr="00297EDA" w:rsidRDefault="007D0669" w:rsidP="007D0669">
            <w:pPr>
              <w:contextualSpacing/>
              <w:rPr>
                <w:rFonts w:ascii="Gill Sans MT" w:hAnsi="Gill Sans MT"/>
                <w:sz w:val="20"/>
                <w:szCs w:val="20"/>
              </w:rPr>
            </w:pPr>
          </w:p>
        </w:tc>
        <w:tc>
          <w:tcPr>
            <w:tcW w:w="1800" w:type="dxa"/>
          </w:tcPr>
          <w:p w14:paraId="584B7C02" w14:textId="77777777" w:rsidR="007D0669" w:rsidRPr="00297EDA" w:rsidRDefault="007D0669" w:rsidP="007D0669">
            <w:pPr>
              <w:contextualSpacing/>
              <w:rPr>
                <w:rFonts w:ascii="Gill Sans MT" w:hAnsi="Gill Sans MT"/>
                <w:sz w:val="20"/>
                <w:szCs w:val="20"/>
              </w:rPr>
            </w:pPr>
          </w:p>
        </w:tc>
        <w:tc>
          <w:tcPr>
            <w:tcW w:w="2520" w:type="dxa"/>
          </w:tcPr>
          <w:p w14:paraId="62E13EA1" w14:textId="77777777" w:rsidR="007D0669" w:rsidRPr="00297EDA" w:rsidRDefault="007D0669" w:rsidP="007D0669">
            <w:pPr>
              <w:contextualSpacing/>
              <w:rPr>
                <w:rFonts w:ascii="Gill Sans MT" w:hAnsi="Gill Sans MT"/>
                <w:sz w:val="20"/>
                <w:szCs w:val="20"/>
              </w:rPr>
            </w:pPr>
          </w:p>
        </w:tc>
        <w:tc>
          <w:tcPr>
            <w:tcW w:w="2202" w:type="dxa"/>
          </w:tcPr>
          <w:p w14:paraId="762C8186" w14:textId="77777777" w:rsidR="007D0669" w:rsidRPr="00297EDA" w:rsidRDefault="007D0669" w:rsidP="007D0669">
            <w:pPr>
              <w:contextualSpacing/>
              <w:rPr>
                <w:rFonts w:ascii="Gill Sans MT" w:hAnsi="Gill Sans MT"/>
                <w:sz w:val="20"/>
                <w:szCs w:val="20"/>
              </w:rPr>
            </w:pPr>
          </w:p>
        </w:tc>
      </w:tr>
      <w:tr w:rsidR="007D0669" w:rsidRPr="00297EDA" w14:paraId="1882FF26" w14:textId="77777777" w:rsidTr="00C710F5">
        <w:tc>
          <w:tcPr>
            <w:tcW w:w="1662" w:type="dxa"/>
          </w:tcPr>
          <w:p w14:paraId="4095F13A"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lastRenderedPageBreak/>
              <w:t>Pit sawing</w:t>
            </w:r>
          </w:p>
        </w:tc>
        <w:tc>
          <w:tcPr>
            <w:tcW w:w="1882" w:type="dxa"/>
          </w:tcPr>
          <w:p w14:paraId="5354203A"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5D6528F6"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0CE141AF" w14:textId="77777777" w:rsidR="007D0669" w:rsidRPr="00297EDA" w:rsidRDefault="007D0669" w:rsidP="007D0669">
            <w:pPr>
              <w:contextualSpacing/>
              <w:rPr>
                <w:rFonts w:ascii="Gill Sans MT" w:hAnsi="Gill Sans MT"/>
                <w:sz w:val="20"/>
                <w:szCs w:val="20"/>
              </w:rPr>
            </w:pPr>
          </w:p>
        </w:tc>
        <w:tc>
          <w:tcPr>
            <w:tcW w:w="1800" w:type="dxa"/>
          </w:tcPr>
          <w:p w14:paraId="38A181A9" w14:textId="77777777" w:rsidR="007D0669" w:rsidRPr="00297EDA" w:rsidRDefault="007D0669" w:rsidP="007D0669">
            <w:pPr>
              <w:contextualSpacing/>
              <w:rPr>
                <w:rFonts w:ascii="Gill Sans MT" w:hAnsi="Gill Sans MT"/>
                <w:sz w:val="20"/>
                <w:szCs w:val="20"/>
              </w:rPr>
            </w:pPr>
          </w:p>
        </w:tc>
        <w:tc>
          <w:tcPr>
            <w:tcW w:w="2520" w:type="dxa"/>
          </w:tcPr>
          <w:p w14:paraId="26F7F4E1" w14:textId="77777777" w:rsidR="007D0669" w:rsidRPr="00297EDA" w:rsidRDefault="007D0669" w:rsidP="007D0669">
            <w:pPr>
              <w:contextualSpacing/>
              <w:rPr>
                <w:rFonts w:ascii="Gill Sans MT" w:hAnsi="Gill Sans MT"/>
                <w:sz w:val="20"/>
                <w:szCs w:val="20"/>
              </w:rPr>
            </w:pPr>
          </w:p>
        </w:tc>
        <w:tc>
          <w:tcPr>
            <w:tcW w:w="2202" w:type="dxa"/>
          </w:tcPr>
          <w:p w14:paraId="117A3654" w14:textId="77777777" w:rsidR="007D0669" w:rsidRPr="00297EDA" w:rsidRDefault="007D0669" w:rsidP="007D0669">
            <w:pPr>
              <w:contextualSpacing/>
              <w:rPr>
                <w:rFonts w:ascii="Gill Sans MT" w:hAnsi="Gill Sans MT"/>
                <w:sz w:val="20"/>
                <w:szCs w:val="20"/>
              </w:rPr>
            </w:pPr>
          </w:p>
        </w:tc>
      </w:tr>
      <w:tr w:rsidR="007D0669" w:rsidRPr="00297EDA" w14:paraId="2E58E096" w14:textId="77777777" w:rsidTr="00C710F5">
        <w:tc>
          <w:tcPr>
            <w:tcW w:w="1662" w:type="dxa"/>
          </w:tcPr>
          <w:p w14:paraId="748304FB"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Collecting wood for fuel</w:t>
            </w:r>
          </w:p>
        </w:tc>
        <w:tc>
          <w:tcPr>
            <w:tcW w:w="1882" w:type="dxa"/>
          </w:tcPr>
          <w:p w14:paraId="61630984"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F71025E"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1D749BD4" w14:textId="77777777" w:rsidR="007D0669" w:rsidRPr="00297EDA" w:rsidRDefault="007D0669" w:rsidP="007D0669">
            <w:pPr>
              <w:contextualSpacing/>
              <w:rPr>
                <w:rFonts w:ascii="Gill Sans MT" w:hAnsi="Gill Sans MT"/>
                <w:sz w:val="20"/>
                <w:szCs w:val="20"/>
              </w:rPr>
            </w:pPr>
          </w:p>
        </w:tc>
        <w:tc>
          <w:tcPr>
            <w:tcW w:w="1800" w:type="dxa"/>
          </w:tcPr>
          <w:p w14:paraId="1D8AD907" w14:textId="77777777" w:rsidR="007D0669" w:rsidRPr="00297EDA" w:rsidRDefault="007D0669" w:rsidP="007D0669">
            <w:pPr>
              <w:contextualSpacing/>
              <w:rPr>
                <w:rFonts w:ascii="Gill Sans MT" w:hAnsi="Gill Sans MT"/>
                <w:sz w:val="20"/>
                <w:szCs w:val="20"/>
              </w:rPr>
            </w:pPr>
          </w:p>
        </w:tc>
        <w:tc>
          <w:tcPr>
            <w:tcW w:w="2520" w:type="dxa"/>
          </w:tcPr>
          <w:p w14:paraId="72B4A02E" w14:textId="77777777" w:rsidR="007D0669" w:rsidRPr="00297EDA" w:rsidRDefault="007D0669" w:rsidP="007D0669">
            <w:pPr>
              <w:contextualSpacing/>
              <w:rPr>
                <w:rFonts w:ascii="Gill Sans MT" w:hAnsi="Gill Sans MT"/>
                <w:sz w:val="20"/>
                <w:szCs w:val="20"/>
              </w:rPr>
            </w:pPr>
          </w:p>
        </w:tc>
        <w:tc>
          <w:tcPr>
            <w:tcW w:w="2202" w:type="dxa"/>
          </w:tcPr>
          <w:p w14:paraId="1671FF39" w14:textId="77777777" w:rsidR="007D0669" w:rsidRPr="00297EDA" w:rsidRDefault="007D0669" w:rsidP="007D0669">
            <w:pPr>
              <w:contextualSpacing/>
              <w:rPr>
                <w:rFonts w:ascii="Gill Sans MT" w:hAnsi="Gill Sans MT"/>
                <w:sz w:val="20"/>
                <w:szCs w:val="20"/>
              </w:rPr>
            </w:pPr>
          </w:p>
        </w:tc>
      </w:tr>
      <w:tr w:rsidR="007D0669" w:rsidRPr="00297EDA" w14:paraId="495FDC9A" w14:textId="77777777" w:rsidTr="00C710F5">
        <w:trPr>
          <w:trHeight w:val="647"/>
        </w:trPr>
        <w:tc>
          <w:tcPr>
            <w:tcW w:w="1662" w:type="dxa"/>
          </w:tcPr>
          <w:p w14:paraId="22AC9AC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before harvesting</w:t>
            </w:r>
          </w:p>
        </w:tc>
        <w:tc>
          <w:tcPr>
            <w:tcW w:w="1882" w:type="dxa"/>
          </w:tcPr>
          <w:p w14:paraId="52BABEA6"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6130D7E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29D7541E" w14:textId="77777777" w:rsidR="007D0669" w:rsidRPr="00297EDA" w:rsidRDefault="007D0669" w:rsidP="007D0669">
            <w:pPr>
              <w:contextualSpacing/>
              <w:rPr>
                <w:rFonts w:ascii="Gill Sans MT" w:hAnsi="Gill Sans MT"/>
                <w:sz w:val="20"/>
                <w:szCs w:val="20"/>
              </w:rPr>
            </w:pPr>
          </w:p>
        </w:tc>
        <w:tc>
          <w:tcPr>
            <w:tcW w:w="1800" w:type="dxa"/>
          </w:tcPr>
          <w:p w14:paraId="44C2DA44" w14:textId="77777777" w:rsidR="007D0669" w:rsidRPr="00297EDA" w:rsidRDefault="007D0669" w:rsidP="007D0669">
            <w:pPr>
              <w:contextualSpacing/>
              <w:rPr>
                <w:rFonts w:ascii="Gill Sans MT" w:hAnsi="Gill Sans MT"/>
                <w:sz w:val="20"/>
                <w:szCs w:val="20"/>
              </w:rPr>
            </w:pPr>
          </w:p>
        </w:tc>
        <w:tc>
          <w:tcPr>
            <w:tcW w:w="2520" w:type="dxa"/>
          </w:tcPr>
          <w:p w14:paraId="023C349B" w14:textId="77777777" w:rsidR="007D0669" w:rsidRPr="00297EDA" w:rsidRDefault="007D0669" w:rsidP="007D0669">
            <w:pPr>
              <w:contextualSpacing/>
              <w:rPr>
                <w:rFonts w:ascii="Gill Sans MT" w:hAnsi="Gill Sans MT"/>
                <w:sz w:val="20"/>
                <w:szCs w:val="20"/>
              </w:rPr>
            </w:pPr>
          </w:p>
        </w:tc>
        <w:tc>
          <w:tcPr>
            <w:tcW w:w="2202" w:type="dxa"/>
          </w:tcPr>
          <w:p w14:paraId="5ABABFE0" w14:textId="77777777" w:rsidR="007D0669" w:rsidRPr="00297EDA" w:rsidRDefault="007D0669" w:rsidP="007D0669">
            <w:pPr>
              <w:contextualSpacing/>
              <w:rPr>
                <w:rFonts w:ascii="Gill Sans MT" w:hAnsi="Gill Sans MT"/>
                <w:sz w:val="20"/>
                <w:szCs w:val="20"/>
              </w:rPr>
            </w:pPr>
          </w:p>
        </w:tc>
      </w:tr>
      <w:tr w:rsidR="007D0669" w:rsidRPr="00297EDA" w14:paraId="45349CBE" w14:textId="77777777" w:rsidTr="00C710F5">
        <w:trPr>
          <w:trHeight w:val="683"/>
        </w:trPr>
        <w:tc>
          <w:tcPr>
            <w:tcW w:w="1662" w:type="dxa"/>
          </w:tcPr>
          <w:p w14:paraId="7D9EE3D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Cutting trees for charcoaling</w:t>
            </w:r>
          </w:p>
          <w:p w14:paraId="5396F45C" w14:textId="77777777" w:rsidR="007D0669" w:rsidRPr="00297EDA" w:rsidRDefault="007D0669" w:rsidP="007D0669">
            <w:pPr>
              <w:contextualSpacing/>
              <w:rPr>
                <w:rFonts w:ascii="Gill Sans MT" w:hAnsi="Gill Sans MT"/>
                <w:sz w:val="20"/>
                <w:szCs w:val="20"/>
              </w:rPr>
            </w:pPr>
          </w:p>
        </w:tc>
        <w:tc>
          <w:tcPr>
            <w:tcW w:w="1882" w:type="dxa"/>
          </w:tcPr>
          <w:p w14:paraId="61295E0A"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0B097FB3"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0674B63F" w14:textId="77777777" w:rsidR="007D0669" w:rsidRPr="00297EDA" w:rsidRDefault="007D0669" w:rsidP="007D0669">
            <w:pPr>
              <w:contextualSpacing/>
              <w:rPr>
                <w:rFonts w:ascii="Gill Sans MT" w:hAnsi="Gill Sans MT"/>
                <w:sz w:val="20"/>
                <w:szCs w:val="20"/>
              </w:rPr>
            </w:pPr>
          </w:p>
        </w:tc>
        <w:tc>
          <w:tcPr>
            <w:tcW w:w="1800" w:type="dxa"/>
          </w:tcPr>
          <w:p w14:paraId="4680358D" w14:textId="77777777" w:rsidR="007D0669" w:rsidRPr="00297EDA" w:rsidRDefault="007D0669" w:rsidP="007D0669">
            <w:pPr>
              <w:contextualSpacing/>
              <w:rPr>
                <w:rFonts w:ascii="Gill Sans MT" w:hAnsi="Gill Sans MT"/>
                <w:sz w:val="20"/>
                <w:szCs w:val="20"/>
              </w:rPr>
            </w:pPr>
          </w:p>
        </w:tc>
        <w:tc>
          <w:tcPr>
            <w:tcW w:w="2520" w:type="dxa"/>
          </w:tcPr>
          <w:p w14:paraId="3F933192" w14:textId="77777777" w:rsidR="007D0669" w:rsidRPr="00297EDA" w:rsidRDefault="007D0669" w:rsidP="007D0669">
            <w:pPr>
              <w:contextualSpacing/>
              <w:rPr>
                <w:rFonts w:ascii="Gill Sans MT" w:hAnsi="Gill Sans MT"/>
                <w:sz w:val="20"/>
                <w:szCs w:val="20"/>
              </w:rPr>
            </w:pPr>
          </w:p>
        </w:tc>
        <w:tc>
          <w:tcPr>
            <w:tcW w:w="2202" w:type="dxa"/>
          </w:tcPr>
          <w:p w14:paraId="0CE19598" w14:textId="77777777" w:rsidR="007D0669" w:rsidRPr="00297EDA" w:rsidRDefault="007D0669" w:rsidP="007D0669">
            <w:pPr>
              <w:contextualSpacing/>
              <w:rPr>
                <w:rFonts w:ascii="Gill Sans MT" w:hAnsi="Gill Sans MT"/>
                <w:sz w:val="20"/>
                <w:szCs w:val="20"/>
              </w:rPr>
            </w:pPr>
          </w:p>
        </w:tc>
      </w:tr>
      <w:tr w:rsidR="007D0669" w:rsidRPr="00297EDA" w14:paraId="436B393F" w14:textId="77777777" w:rsidTr="00C710F5">
        <w:trPr>
          <w:trHeight w:val="323"/>
        </w:trPr>
        <w:tc>
          <w:tcPr>
            <w:tcW w:w="1662" w:type="dxa"/>
          </w:tcPr>
          <w:p w14:paraId="0E6E0B87"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Grazing livestock </w:t>
            </w:r>
          </w:p>
          <w:p w14:paraId="2EBD001A" w14:textId="77777777" w:rsidR="007D0669" w:rsidRPr="00297EDA" w:rsidRDefault="007D0669" w:rsidP="007D0669">
            <w:pPr>
              <w:contextualSpacing/>
              <w:rPr>
                <w:rFonts w:ascii="Gill Sans MT" w:hAnsi="Gill Sans MT"/>
                <w:sz w:val="20"/>
                <w:szCs w:val="20"/>
              </w:rPr>
            </w:pPr>
          </w:p>
        </w:tc>
        <w:tc>
          <w:tcPr>
            <w:tcW w:w="1882" w:type="dxa"/>
          </w:tcPr>
          <w:p w14:paraId="23B9B8EB"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6F7D030" w14:textId="77777777" w:rsidR="007D0669" w:rsidRPr="00297EDA" w:rsidRDefault="007D0669" w:rsidP="007D0669">
            <w:pPr>
              <w:contextualSpacing/>
              <w:rPr>
                <w:rFonts w:ascii="Gill Sans MT" w:hAnsi="Gill Sans MT"/>
                <w:sz w:val="20"/>
                <w:szCs w:val="20"/>
              </w:rPr>
            </w:pPr>
          </w:p>
        </w:tc>
        <w:tc>
          <w:tcPr>
            <w:tcW w:w="1370" w:type="dxa"/>
          </w:tcPr>
          <w:p w14:paraId="0BFA797D" w14:textId="77777777" w:rsidR="007D0669" w:rsidRPr="00297EDA" w:rsidRDefault="007D0669" w:rsidP="007D0669">
            <w:pPr>
              <w:contextualSpacing/>
              <w:rPr>
                <w:rFonts w:ascii="Gill Sans MT" w:hAnsi="Gill Sans MT"/>
                <w:sz w:val="20"/>
                <w:szCs w:val="20"/>
              </w:rPr>
            </w:pPr>
          </w:p>
        </w:tc>
        <w:tc>
          <w:tcPr>
            <w:tcW w:w="1800" w:type="dxa"/>
          </w:tcPr>
          <w:p w14:paraId="23135ECB" w14:textId="77777777" w:rsidR="007D0669" w:rsidRPr="00297EDA" w:rsidRDefault="007D0669" w:rsidP="007D0669">
            <w:pPr>
              <w:contextualSpacing/>
              <w:rPr>
                <w:rFonts w:ascii="Gill Sans MT" w:hAnsi="Gill Sans MT"/>
                <w:sz w:val="20"/>
                <w:szCs w:val="20"/>
              </w:rPr>
            </w:pPr>
          </w:p>
        </w:tc>
        <w:tc>
          <w:tcPr>
            <w:tcW w:w="2520" w:type="dxa"/>
          </w:tcPr>
          <w:p w14:paraId="392855EE" w14:textId="77777777" w:rsidR="007D0669" w:rsidRPr="00297EDA" w:rsidRDefault="007D0669" w:rsidP="007D0669">
            <w:pPr>
              <w:contextualSpacing/>
              <w:rPr>
                <w:rFonts w:ascii="Gill Sans MT" w:hAnsi="Gill Sans MT"/>
                <w:sz w:val="20"/>
                <w:szCs w:val="20"/>
              </w:rPr>
            </w:pPr>
          </w:p>
        </w:tc>
        <w:tc>
          <w:tcPr>
            <w:tcW w:w="2202" w:type="dxa"/>
          </w:tcPr>
          <w:p w14:paraId="5B75708A" w14:textId="77777777" w:rsidR="007D0669" w:rsidRPr="00297EDA" w:rsidRDefault="007D0669" w:rsidP="007D0669">
            <w:pPr>
              <w:contextualSpacing/>
              <w:rPr>
                <w:rFonts w:ascii="Gill Sans MT" w:hAnsi="Gill Sans MT"/>
                <w:sz w:val="20"/>
                <w:szCs w:val="20"/>
              </w:rPr>
            </w:pPr>
          </w:p>
        </w:tc>
      </w:tr>
    </w:tbl>
    <w:p w14:paraId="037FFAEF"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7D0669" w:rsidRPr="00297EDA" w14:paraId="5EA9249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5FCA5C8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714C2EE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Who is primarily responsible for the enforcement of these government/official legal rules related to forest/wooded land? </w:t>
            </w:r>
          </w:p>
          <w:p w14:paraId="12B07D42"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17C213F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1-DFO</w:t>
            </w:r>
          </w:p>
          <w:p w14:paraId="0B839231"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2-ZAWA</w:t>
            </w:r>
          </w:p>
          <w:p w14:paraId="518C1786"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3-CRB</w:t>
            </w:r>
          </w:p>
          <w:p w14:paraId="066F529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97=Other, please specify</w:t>
            </w:r>
          </w:p>
          <w:p w14:paraId="77C01556" w14:textId="77777777" w:rsidR="007D0669" w:rsidRPr="00297EDA" w:rsidRDefault="007D0669" w:rsidP="007D0669">
            <w:pPr>
              <w:spacing w:line="240" w:lineRule="auto"/>
              <w:contextualSpacing/>
              <w:rPr>
                <w:rFonts w:ascii="Gill Sans MT" w:hAnsi="Gill Sans MT"/>
                <w:color w:val="000000" w:themeColor="text1"/>
                <w:sz w:val="20"/>
                <w:szCs w:val="20"/>
              </w:rPr>
            </w:pPr>
          </w:p>
          <w:p w14:paraId="1EFF841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4B7A7BE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4EF62AC"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6B7DBF1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19EDB95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4FEBAAC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How effectively are government/official legal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enforced?</w:t>
            </w:r>
          </w:p>
          <w:p w14:paraId="1F025C6C"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38A0587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7A6E1CF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6D5A7D8E"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438FAF9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7A500932"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72CE23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5218E657"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204983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Do you think these government/official legal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 xml:space="preserve">are fair? </w:t>
            </w:r>
          </w:p>
        </w:tc>
        <w:tc>
          <w:tcPr>
            <w:tcW w:w="3690" w:type="dxa"/>
            <w:tcBorders>
              <w:top w:val="single" w:sz="4" w:space="0" w:color="000000"/>
              <w:bottom w:val="single" w:sz="4" w:space="0" w:color="000000"/>
              <w:right w:val="single" w:sz="18" w:space="0" w:color="000000"/>
            </w:tcBorders>
          </w:tcPr>
          <w:p w14:paraId="3F4F5488"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616AB6B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55EFF44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717C10C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F9D78B7"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78B31B6F" w14:textId="77777777" w:rsidTr="00C710F5">
        <w:trPr>
          <w:trHeight w:val="1134"/>
        </w:trPr>
        <w:tc>
          <w:tcPr>
            <w:tcW w:w="190" w:type="dxa"/>
            <w:tcBorders>
              <w:top w:val="single" w:sz="4" w:space="0" w:color="000000"/>
              <w:left w:val="single" w:sz="4" w:space="0" w:color="000000"/>
              <w:bottom w:val="single" w:sz="4" w:space="0" w:color="auto"/>
              <w:right w:val="single" w:sz="4" w:space="0" w:color="000000"/>
            </w:tcBorders>
          </w:tcPr>
          <w:p w14:paraId="2FEF3ABD"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07AD2793"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Are the government/official legal penalties enforced equally across different groups in your community?</w:t>
            </w:r>
          </w:p>
        </w:tc>
        <w:tc>
          <w:tcPr>
            <w:tcW w:w="3690" w:type="dxa"/>
            <w:tcBorders>
              <w:top w:val="single" w:sz="4" w:space="0" w:color="000000"/>
              <w:bottom w:val="single" w:sz="4" w:space="0" w:color="auto"/>
              <w:right w:val="single" w:sz="18" w:space="0" w:color="000000"/>
            </w:tcBorders>
          </w:tcPr>
          <w:p w14:paraId="18D3EDC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15548CD5"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67AB960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3CA8664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p w14:paraId="2368D823"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18" w:space="0" w:color="000000"/>
              <w:left w:val="single" w:sz="18" w:space="0" w:color="000000"/>
              <w:bottom w:val="single" w:sz="4" w:space="0" w:color="auto"/>
              <w:right w:val="single" w:sz="18" w:space="0" w:color="000000"/>
            </w:tcBorders>
          </w:tcPr>
          <w:p w14:paraId="0838737C"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228D7714" w14:textId="77777777" w:rsidTr="00C710F5">
        <w:trPr>
          <w:trHeight w:val="804"/>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0A3064CB"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7D976FC6"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35A7E954" w14:textId="77777777" w:rsidR="007D0669" w:rsidRPr="00297EDA" w:rsidRDefault="007D0669" w:rsidP="007D0669">
            <w:pPr>
              <w:spacing w:line="240" w:lineRule="auto"/>
              <w:contextualSpacing/>
              <w:rPr>
                <w:rFonts w:ascii="Gill Sans MT" w:hAnsi="Gill Sans MT"/>
                <w:color w:val="000000" w:themeColor="text1"/>
                <w:sz w:val="20"/>
                <w:szCs w:val="20"/>
              </w:rPr>
            </w:pPr>
          </w:p>
          <w:p w14:paraId="05AF12A9" w14:textId="77777777" w:rsidR="007D0669" w:rsidRPr="00297EDA" w:rsidRDefault="007D0669" w:rsidP="007D0669">
            <w:pPr>
              <w:spacing w:line="240" w:lineRule="auto"/>
              <w:contextualSpacing/>
              <w:rPr>
                <w:rFonts w:ascii="Gill Sans MT" w:hAnsi="Gill Sans MT"/>
                <w:color w:val="000000" w:themeColor="text1"/>
                <w:sz w:val="20"/>
                <w:szCs w:val="20"/>
              </w:rPr>
            </w:pPr>
          </w:p>
          <w:p w14:paraId="286B9A63"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30E9C42"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9AD9EB9" w14:textId="77777777" w:rsidTr="00C710F5">
        <w:trPr>
          <w:trHeight w:val="1047"/>
        </w:trPr>
        <w:tc>
          <w:tcPr>
            <w:tcW w:w="190" w:type="dxa"/>
            <w:tcBorders>
              <w:top w:val="single" w:sz="4" w:space="0" w:color="000000"/>
              <w:left w:val="single" w:sz="4" w:space="0" w:color="000000"/>
              <w:bottom w:val="single" w:sz="4" w:space="0" w:color="auto"/>
              <w:right w:val="single" w:sz="4" w:space="0" w:color="000000"/>
            </w:tcBorders>
          </w:tcPr>
          <w:p w14:paraId="281E11B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249A259F"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Do you think these government/official legal </w:t>
            </w:r>
            <w:r w:rsidRPr="00297EDA">
              <w:rPr>
                <w:rFonts w:ascii="Gill Sans MT" w:eastAsia="Calibri" w:hAnsi="Gill Sans MT" w:cs="Times New Roman"/>
                <w:b/>
                <w:color w:val="000000" w:themeColor="text1"/>
                <w:sz w:val="20"/>
                <w:szCs w:val="20"/>
              </w:rPr>
              <w:t xml:space="preserve">penalties </w:t>
            </w:r>
            <w:r w:rsidRPr="00297EDA">
              <w:rPr>
                <w:rFonts w:ascii="Gill Sans MT" w:eastAsia="Calibri" w:hAnsi="Gill Sans MT" w:cs="Times New Roman"/>
                <w:color w:val="000000" w:themeColor="text1"/>
                <w:sz w:val="20"/>
                <w:szCs w:val="20"/>
              </w:rPr>
              <w:t>are fair?</w:t>
            </w:r>
          </w:p>
          <w:p w14:paraId="48A20892"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auto"/>
              <w:right w:val="single" w:sz="18" w:space="0" w:color="000000"/>
            </w:tcBorders>
          </w:tcPr>
          <w:p w14:paraId="0B2FB1A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3FBEA9E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108A08F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1A87E9F1"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p w14:paraId="6B268B14"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18" w:space="0" w:color="000000"/>
              <w:left w:val="single" w:sz="18" w:space="0" w:color="000000"/>
              <w:bottom w:val="single" w:sz="4" w:space="0" w:color="auto"/>
              <w:right w:val="single" w:sz="18" w:space="0" w:color="000000"/>
            </w:tcBorders>
          </w:tcPr>
          <w:p w14:paraId="40B277E0"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23DA3C9C" w14:textId="77777777" w:rsidTr="00C710F5">
        <w:trPr>
          <w:trHeight w:val="891"/>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4AEEA96"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356A4BFE"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49F21E66" w14:textId="77777777" w:rsidR="007D0669" w:rsidRPr="00297EDA" w:rsidRDefault="007D0669" w:rsidP="007D0669">
            <w:pPr>
              <w:spacing w:line="240" w:lineRule="auto"/>
              <w:contextualSpacing/>
              <w:rPr>
                <w:rFonts w:ascii="Gill Sans MT" w:hAnsi="Gill Sans MT"/>
                <w:color w:val="000000" w:themeColor="text1"/>
                <w:sz w:val="20"/>
                <w:szCs w:val="20"/>
              </w:rPr>
            </w:pPr>
          </w:p>
          <w:p w14:paraId="688501B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519F1747"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5F4CE42B"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bl>
    <w:p w14:paraId="0653F13C" w14:textId="77777777" w:rsidR="007D0669" w:rsidRPr="00297EDA" w:rsidRDefault="007D0669" w:rsidP="007D0669">
      <w:pPr>
        <w:spacing w:line="240" w:lineRule="auto"/>
        <w:contextualSpacing/>
        <w:rPr>
          <w:rFonts w:ascii="Gill Sans MT" w:hAnsi="Gill Sans MT"/>
          <w:b/>
          <w:sz w:val="20"/>
          <w:szCs w:val="20"/>
          <w:u w:val="single"/>
        </w:rPr>
      </w:pPr>
    </w:p>
    <w:p w14:paraId="24919A79"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77BF9751"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00DFCB8F"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2490D7E3" w14:textId="77777777" w:rsidR="007D0669" w:rsidRPr="00FF0B18" w:rsidRDefault="007D0669" w:rsidP="007D0669">
      <w:pPr>
        <w:pStyle w:val="Header"/>
        <w:tabs>
          <w:tab w:val="clear" w:pos="4680"/>
          <w:tab w:val="clear" w:pos="9360"/>
        </w:tabs>
        <w:contextualSpacing/>
        <w:rPr>
          <w:rFonts w:ascii="Gill Sans MT" w:eastAsia="Calibri" w:hAnsi="Gill Sans MT" w:cs="Times New Roman"/>
          <w:sz w:val="20"/>
          <w:szCs w:val="20"/>
        </w:rPr>
      </w:pPr>
    </w:p>
    <w:p w14:paraId="536F446A" w14:textId="77777777" w:rsidR="00962095" w:rsidRPr="00F71A9A" w:rsidRDefault="00962095" w:rsidP="007D0669">
      <w:pPr>
        <w:spacing w:after="0" w:line="240" w:lineRule="auto"/>
        <w:contextualSpacing/>
        <w:rPr>
          <w:rFonts w:ascii="Gill Sans MT" w:hAnsi="Gill Sans MT"/>
          <w:sz w:val="20"/>
          <w:szCs w:val="20"/>
        </w:rPr>
      </w:pPr>
    </w:p>
    <w:tbl>
      <w:tblPr>
        <w:tblStyle w:val="TableGrid"/>
        <w:tblW w:w="0" w:type="auto"/>
        <w:tblLook w:val="04A0" w:firstRow="1" w:lastRow="0" w:firstColumn="1" w:lastColumn="0" w:noHBand="0" w:noVBand="1"/>
        <w:tblPrChange w:id="652" w:author="Heather Huntington" w:date="2014-11-18T10:41:00Z">
          <w:tblPr>
            <w:tblStyle w:val="TableGrid"/>
            <w:tblW w:w="0" w:type="auto"/>
            <w:tblLook w:val="04A0" w:firstRow="1" w:lastRow="0" w:firstColumn="1" w:lastColumn="0" w:noHBand="0" w:noVBand="1"/>
          </w:tblPr>
        </w:tblPrChange>
      </w:tblPr>
      <w:tblGrid>
        <w:gridCol w:w="13176"/>
        <w:tblGridChange w:id="653">
          <w:tblGrid>
            <w:gridCol w:w="13176"/>
          </w:tblGrid>
        </w:tblGridChange>
      </w:tblGrid>
      <w:tr w:rsidR="0037077C" w14:paraId="79A592E0" w14:textId="77777777" w:rsidTr="000A6B61">
        <w:tc>
          <w:tcPr>
            <w:tcW w:w="13176" w:type="dxa"/>
            <w:shd w:val="clear" w:color="auto" w:fill="auto"/>
            <w:tcPrChange w:id="654" w:author="Heather Huntington" w:date="2014-11-18T10:41:00Z">
              <w:tcPr>
                <w:tcW w:w="13176" w:type="dxa"/>
                <w:shd w:val="clear" w:color="auto" w:fill="D6E3BC" w:themeFill="accent3" w:themeFillTint="66"/>
              </w:tcPr>
            </w:tcPrChange>
          </w:tcPr>
          <w:p w14:paraId="3A712327" w14:textId="0557A394" w:rsidR="000A6B61" w:rsidRDefault="0037077C" w:rsidP="007D0669">
            <w:pPr>
              <w:pStyle w:val="CommentText"/>
              <w:contextualSpacing/>
              <w:rPr>
                <w:ins w:id="655" w:author="Heather Huntington" w:date="2014-11-18T10:40:00Z"/>
                <w:rFonts w:ascii="Gill Sans MT" w:hAnsi="Gill Sans MT" w:cs="TimesNewRomanPSMT"/>
              </w:rPr>
            </w:pPr>
            <w:r w:rsidRPr="00F71A9A">
              <w:rPr>
                <w:rFonts w:ascii="Gill Sans MT" w:hAnsi="Gill Sans MT" w:cs="TimesNewRomanPSMT"/>
              </w:rPr>
              <w:t xml:space="preserve">In the past three years, have there been changes in access to government agencies responsible of forest </w:t>
            </w:r>
            <w:commentRangeStart w:id="656"/>
            <w:r w:rsidRPr="00F71A9A">
              <w:rPr>
                <w:rFonts w:ascii="Gill Sans MT" w:hAnsi="Gill Sans MT" w:cs="TimesNewRomanPSMT"/>
              </w:rPr>
              <w:t>management</w:t>
            </w:r>
            <w:commentRangeEnd w:id="656"/>
            <w:r w:rsidR="007577BA">
              <w:rPr>
                <w:rStyle w:val="CommentReference"/>
              </w:rPr>
              <w:commentReference w:id="656"/>
            </w:r>
            <w:r w:rsidRPr="00F71A9A">
              <w:rPr>
                <w:rFonts w:ascii="Gill Sans MT" w:hAnsi="Gill Sans MT" w:cs="TimesNewRomanPSMT"/>
              </w:rPr>
              <w:t>?</w:t>
            </w:r>
            <w:ins w:id="657" w:author="Heather Huntington" w:date="2014-11-18T10:40:00Z">
              <w:r w:rsidR="000A6B61">
                <w:rPr>
                  <w:rFonts w:ascii="Gill Sans MT" w:hAnsi="Gill Sans MT" w:cs="TimesNewRomanPSMT"/>
                </w:rPr>
                <w:t xml:space="preserve"> </w:t>
              </w:r>
            </w:ins>
          </w:p>
          <w:p w14:paraId="068E85B5" w14:textId="77777777" w:rsidR="000A6B61" w:rsidRDefault="000A6B61" w:rsidP="000A6B61">
            <w:pPr>
              <w:pStyle w:val="CommentText"/>
              <w:numPr>
                <w:ilvl w:val="0"/>
                <w:numId w:val="13"/>
              </w:numPr>
              <w:contextualSpacing/>
              <w:rPr>
                <w:ins w:id="658" w:author="Heather Huntington" w:date="2014-11-18T10:41:00Z"/>
                <w:rFonts w:ascii="Gill Sans MT" w:hAnsi="Gill Sans MT" w:cs="TimesNewRomanPSMT"/>
              </w:rPr>
            </w:pPr>
            <w:ins w:id="659" w:author="Heather Huntington" w:date="2014-11-18T10:41:00Z">
              <w:r>
                <w:rPr>
                  <w:rFonts w:ascii="Gill Sans MT" w:hAnsi="Gill Sans MT" w:cs="TimesNewRomanPSMT"/>
                </w:rPr>
                <w:t>Access has increased greatly</w:t>
              </w:r>
            </w:ins>
          </w:p>
          <w:p w14:paraId="24AC25BB" w14:textId="77777777" w:rsidR="000A6B61" w:rsidRDefault="000A6B61" w:rsidP="000A6B61">
            <w:pPr>
              <w:pStyle w:val="CommentText"/>
              <w:numPr>
                <w:ilvl w:val="0"/>
                <w:numId w:val="13"/>
              </w:numPr>
              <w:contextualSpacing/>
              <w:rPr>
                <w:ins w:id="660" w:author="Heather Huntington" w:date="2014-11-18T10:41:00Z"/>
                <w:rFonts w:ascii="Gill Sans MT" w:hAnsi="Gill Sans MT" w:cs="TimesNewRomanPSMT"/>
              </w:rPr>
            </w:pPr>
            <w:ins w:id="661" w:author="Heather Huntington" w:date="2014-11-18T10:41:00Z">
              <w:r>
                <w:rPr>
                  <w:rFonts w:ascii="Gill Sans MT" w:hAnsi="Gill Sans MT" w:cs="TimesNewRomanPSMT"/>
                </w:rPr>
                <w:t>Access has increased a little</w:t>
              </w:r>
            </w:ins>
          </w:p>
          <w:p w14:paraId="7B303A84" w14:textId="77777777" w:rsidR="000A6B61" w:rsidRDefault="000A6B61" w:rsidP="000A6B61">
            <w:pPr>
              <w:pStyle w:val="CommentText"/>
              <w:numPr>
                <w:ilvl w:val="0"/>
                <w:numId w:val="13"/>
              </w:numPr>
              <w:contextualSpacing/>
              <w:rPr>
                <w:ins w:id="662" w:author="Heather Huntington" w:date="2014-11-18T10:41:00Z"/>
                <w:rFonts w:ascii="Gill Sans MT" w:hAnsi="Gill Sans MT" w:cs="TimesNewRomanPSMT"/>
              </w:rPr>
            </w:pPr>
            <w:ins w:id="663" w:author="Heather Huntington" w:date="2014-11-18T10:41:00Z">
              <w:r>
                <w:rPr>
                  <w:rFonts w:ascii="Gill Sans MT" w:hAnsi="Gill Sans MT" w:cs="TimesNewRomanPSMT"/>
                </w:rPr>
                <w:t>No change in access</w:t>
              </w:r>
            </w:ins>
          </w:p>
          <w:p w14:paraId="0441D404" w14:textId="77777777" w:rsidR="000A6B61" w:rsidRDefault="000A6B61" w:rsidP="000A6B61">
            <w:pPr>
              <w:pStyle w:val="CommentText"/>
              <w:numPr>
                <w:ilvl w:val="0"/>
                <w:numId w:val="13"/>
              </w:numPr>
              <w:contextualSpacing/>
              <w:rPr>
                <w:ins w:id="664" w:author="Heather Huntington" w:date="2014-11-18T10:41:00Z"/>
                <w:rFonts w:ascii="Gill Sans MT" w:hAnsi="Gill Sans MT" w:cs="TimesNewRomanPSMT"/>
              </w:rPr>
            </w:pPr>
            <w:ins w:id="665" w:author="Heather Huntington" w:date="2014-11-18T10:41:00Z">
              <w:r>
                <w:rPr>
                  <w:rFonts w:ascii="Gill Sans MT" w:hAnsi="Gill Sans MT" w:cs="TimesNewRomanPSMT"/>
                </w:rPr>
                <w:t>Access has decreased a little</w:t>
              </w:r>
            </w:ins>
          </w:p>
          <w:p w14:paraId="6C6F4CE1" w14:textId="77777777" w:rsidR="000A6B61" w:rsidRPr="00F71A9A" w:rsidRDefault="000A6B61" w:rsidP="000A6B61">
            <w:pPr>
              <w:pStyle w:val="CommentText"/>
              <w:numPr>
                <w:ilvl w:val="0"/>
                <w:numId w:val="13"/>
              </w:numPr>
              <w:contextualSpacing/>
              <w:rPr>
                <w:ins w:id="666" w:author="Heather Huntington" w:date="2014-11-18T10:41:00Z"/>
                <w:rFonts w:ascii="Gill Sans MT" w:hAnsi="Gill Sans MT" w:cs="TimesNewRomanPSMT"/>
              </w:rPr>
            </w:pPr>
            <w:ins w:id="667" w:author="Heather Huntington" w:date="2014-11-18T10:41:00Z">
              <w:r>
                <w:rPr>
                  <w:rFonts w:ascii="Gill Sans MT" w:hAnsi="Gill Sans MT" w:cs="TimesNewRomanPSMT"/>
                </w:rPr>
                <w:t xml:space="preserve">Access has decreased greatly </w:t>
              </w:r>
            </w:ins>
          </w:p>
          <w:p w14:paraId="7F4E992F" w14:textId="7A82CA0E" w:rsidR="000A6B61" w:rsidRPr="00F71A9A" w:rsidDel="000A6B61" w:rsidRDefault="000A6B61">
            <w:pPr>
              <w:pStyle w:val="CommentText"/>
              <w:numPr>
                <w:ilvl w:val="0"/>
                <w:numId w:val="13"/>
              </w:numPr>
              <w:contextualSpacing/>
              <w:rPr>
                <w:del w:id="668" w:author="Heather Huntington" w:date="2014-11-18T10:41:00Z"/>
                <w:rFonts w:ascii="Gill Sans MT" w:hAnsi="Gill Sans MT" w:cs="TimesNewRomanPSMT"/>
              </w:rPr>
              <w:pPrChange w:id="669" w:author="Heather Huntington" w:date="2014-11-18T10:40:00Z">
                <w:pPr>
                  <w:pStyle w:val="CommentText"/>
                  <w:spacing w:after="200"/>
                  <w:contextualSpacing/>
                </w:pPr>
              </w:pPrChange>
            </w:pPr>
          </w:p>
          <w:p w14:paraId="5B362332" w14:textId="77777777" w:rsidR="0037077C" w:rsidDel="000A6B61" w:rsidRDefault="0037077C" w:rsidP="007D0669">
            <w:pPr>
              <w:contextualSpacing/>
              <w:rPr>
                <w:del w:id="670" w:author="Heather Huntington" w:date="2014-11-18T10:41:00Z"/>
                <w:rFonts w:ascii="Gill Sans MT" w:hAnsi="Gill Sans MT"/>
                <w:sz w:val="20"/>
                <w:szCs w:val="20"/>
              </w:rPr>
            </w:pPr>
          </w:p>
          <w:p w14:paraId="77BBC5F0" w14:textId="77777777" w:rsidR="0037077C" w:rsidRDefault="0037077C" w:rsidP="007D0669">
            <w:pPr>
              <w:contextualSpacing/>
              <w:rPr>
                <w:rFonts w:ascii="Gill Sans MT" w:hAnsi="Gill Sans MT"/>
                <w:sz w:val="20"/>
                <w:szCs w:val="20"/>
              </w:rPr>
            </w:pPr>
          </w:p>
        </w:tc>
      </w:tr>
      <w:tr w:rsidR="0037077C" w14:paraId="139F4008" w14:textId="77777777" w:rsidTr="000A6B61">
        <w:tc>
          <w:tcPr>
            <w:tcW w:w="13176" w:type="dxa"/>
            <w:shd w:val="clear" w:color="auto" w:fill="auto"/>
            <w:tcPrChange w:id="671" w:author="Heather Huntington" w:date="2014-11-18T10:41:00Z">
              <w:tcPr>
                <w:tcW w:w="13176" w:type="dxa"/>
                <w:shd w:val="clear" w:color="auto" w:fill="D6E3BC" w:themeFill="accent3" w:themeFillTint="66"/>
              </w:tcPr>
            </w:tcPrChange>
          </w:tcPr>
          <w:p w14:paraId="3509BD98" w14:textId="77777777" w:rsidR="0037077C" w:rsidRPr="00F71A9A" w:rsidRDefault="0037077C" w:rsidP="007D0669">
            <w:pPr>
              <w:pStyle w:val="CommentText"/>
              <w:contextualSpacing/>
              <w:rPr>
                <w:rFonts w:ascii="Gill Sans MT" w:hAnsi="Gill Sans MT" w:cs="TimesNewRomanPSMT"/>
              </w:rPr>
            </w:pPr>
            <w:r w:rsidRPr="00F71A9A">
              <w:rPr>
                <w:rFonts w:ascii="Gill Sans MT" w:hAnsi="Gill Sans MT" w:cs="TimesNewRomanPSMT"/>
              </w:rPr>
              <w:t xml:space="preserve">In the past three years, have there been changes in access to judicial processes linked to forestlands and forest </w:t>
            </w:r>
            <w:commentRangeStart w:id="672"/>
            <w:r w:rsidRPr="00F71A9A">
              <w:rPr>
                <w:rFonts w:ascii="Gill Sans MT" w:hAnsi="Gill Sans MT" w:cs="TimesNewRomanPSMT"/>
              </w:rPr>
              <w:t>resources</w:t>
            </w:r>
            <w:commentRangeEnd w:id="672"/>
            <w:r w:rsidR="007577BA">
              <w:rPr>
                <w:rStyle w:val="CommentReference"/>
              </w:rPr>
              <w:commentReference w:id="672"/>
            </w:r>
            <w:r w:rsidRPr="00F71A9A">
              <w:rPr>
                <w:rFonts w:ascii="Gill Sans MT" w:hAnsi="Gill Sans MT" w:cs="TimesNewRomanPSMT"/>
              </w:rPr>
              <w:t>?</w:t>
            </w:r>
          </w:p>
          <w:p w14:paraId="04E5531F" w14:textId="77777777" w:rsidR="000A6B61" w:rsidRDefault="000A6B61" w:rsidP="000A6B61">
            <w:pPr>
              <w:pStyle w:val="CommentText"/>
              <w:numPr>
                <w:ilvl w:val="0"/>
                <w:numId w:val="14"/>
              </w:numPr>
              <w:contextualSpacing/>
              <w:rPr>
                <w:ins w:id="673" w:author="Heather Huntington" w:date="2014-11-18T10:41:00Z"/>
                <w:rFonts w:ascii="Gill Sans MT" w:hAnsi="Gill Sans MT" w:cs="TimesNewRomanPSMT"/>
              </w:rPr>
            </w:pPr>
            <w:ins w:id="674" w:author="Heather Huntington" w:date="2014-11-18T10:41:00Z">
              <w:r>
                <w:rPr>
                  <w:rFonts w:ascii="Gill Sans MT" w:hAnsi="Gill Sans MT" w:cs="TimesNewRomanPSMT"/>
                </w:rPr>
                <w:t>Access has increased greatly</w:t>
              </w:r>
            </w:ins>
          </w:p>
          <w:p w14:paraId="6CB277A5" w14:textId="77777777" w:rsidR="000A6B61" w:rsidRDefault="000A6B61" w:rsidP="000A6B61">
            <w:pPr>
              <w:pStyle w:val="CommentText"/>
              <w:numPr>
                <w:ilvl w:val="0"/>
                <w:numId w:val="14"/>
              </w:numPr>
              <w:contextualSpacing/>
              <w:rPr>
                <w:ins w:id="675" w:author="Heather Huntington" w:date="2014-11-18T10:41:00Z"/>
                <w:rFonts w:ascii="Gill Sans MT" w:hAnsi="Gill Sans MT" w:cs="TimesNewRomanPSMT"/>
              </w:rPr>
            </w:pPr>
            <w:ins w:id="676" w:author="Heather Huntington" w:date="2014-11-18T10:41:00Z">
              <w:r>
                <w:rPr>
                  <w:rFonts w:ascii="Gill Sans MT" w:hAnsi="Gill Sans MT" w:cs="TimesNewRomanPSMT"/>
                </w:rPr>
                <w:t>Access has increased a little</w:t>
              </w:r>
            </w:ins>
          </w:p>
          <w:p w14:paraId="15A4D54D" w14:textId="77777777" w:rsidR="000A6B61" w:rsidRDefault="000A6B61" w:rsidP="000A6B61">
            <w:pPr>
              <w:pStyle w:val="CommentText"/>
              <w:numPr>
                <w:ilvl w:val="0"/>
                <w:numId w:val="14"/>
              </w:numPr>
              <w:contextualSpacing/>
              <w:rPr>
                <w:ins w:id="677" w:author="Heather Huntington" w:date="2014-11-18T10:41:00Z"/>
                <w:rFonts w:ascii="Gill Sans MT" w:hAnsi="Gill Sans MT" w:cs="TimesNewRomanPSMT"/>
              </w:rPr>
            </w:pPr>
            <w:ins w:id="678" w:author="Heather Huntington" w:date="2014-11-18T10:41:00Z">
              <w:r>
                <w:rPr>
                  <w:rFonts w:ascii="Gill Sans MT" w:hAnsi="Gill Sans MT" w:cs="TimesNewRomanPSMT"/>
                </w:rPr>
                <w:t>No change in access</w:t>
              </w:r>
            </w:ins>
          </w:p>
          <w:p w14:paraId="6F97B539" w14:textId="77777777" w:rsidR="000A6B61" w:rsidRDefault="000A6B61" w:rsidP="000A6B61">
            <w:pPr>
              <w:pStyle w:val="CommentText"/>
              <w:numPr>
                <w:ilvl w:val="0"/>
                <w:numId w:val="14"/>
              </w:numPr>
              <w:contextualSpacing/>
              <w:rPr>
                <w:ins w:id="679" w:author="Heather Huntington" w:date="2014-11-18T10:41:00Z"/>
                <w:rFonts w:ascii="Gill Sans MT" w:hAnsi="Gill Sans MT" w:cs="TimesNewRomanPSMT"/>
              </w:rPr>
            </w:pPr>
            <w:ins w:id="680" w:author="Heather Huntington" w:date="2014-11-18T10:41:00Z">
              <w:r>
                <w:rPr>
                  <w:rFonts w:ascii="Gill Sans MT" w:hAnsi="Gill Sans MT" w:cs="TimesNewRomanPSMT"/>
                </w:rPr>
                <w:t>Access has decreased a little</w:t>
              </w:r>
            </w:ins>
          </w:p>
          <w:p w14:paraId="2A104C23" w14:textId="77777777" w:rsidR="000A6B61" w:rsidRPr="00F71A9A" w:rsidRDefault="000A6B61" w:rsidP="000A6B61">
            <w:pPr>
              <w:pStyle w:val="CommentText"/>
              <w:numPr>
                <w:ilvl w:val="0"/>
                <w:numId w:val="14"/>
              </w:numPr>
              <w:contextualSpacing/>
              <w:rPr>
                <w:ins w:id="681" w:author="Heather Huntington" w:date="2014-11-18T10:41:00Z"/>
                <w:rFonts w:ascii="Gill Sans MT" w:hAnsi="Gill Sans MT" w:cs="TimesNewRomanPSMT"/>
              </w:rPr>
            </w:pPr>
            <w:ins w:id="682" w:author="Heather Huntington" w:date="2014-11-18T10:41:00Z">
              <w:r>
                <w:rPr>
                  <w:rFonts w:ascii="Gill Sans MT" w:hAnsi="Gill Sans MT" w:cs="TimesNewRomanPSMT"/>
                </w:rPr>
                <w:t xml:space="preserve">Access has decreased greatly </w:t>
              </w:r>
            </w:ins>
          </w:p>
          <w:p w14:paraId="46F10BDB" w14:textId="77777777" w:rsidR="0037077C" w:rsidRDefault="0037077C" w:rsidP="007D0669">
            <w:pPr>
              <w:contextualSpacing/>
              <w:rPr>
                <w:rFonts w:ascii="Gill Sans MT" w:hAnsi="Gill Sans MT"/>
                <w:sz w:val="20"/>
                <w:szCs w:val="20"/>
              </w:rPr>
            </w:pPr>
          </w:p>
          <w:p w14:paraId="6000A3F8" w14:textId="77777777" w:rsidR="0037077C" w:rsidRDefault="0037077C" w:rsidP="007D0669">
            <w:pPr>
              <w:contextualSpacing/>
              <w:rPr>
                <w:rFonts w:ascii="Gill Sans MT" w:hAnsi="Gill Sans MT"/>
                <w:sz w:val="20"/>
                <w:szCs w:val="20"/>
              </w:rPr>
            </w:pPr>
          </w:p>
        </w:tc>
      </w:tr>
      <w:tr w:rsidR="0037077C" w14:paraId="3A616618" w14:textId="77777777" w:rsidTr="000A6B61">
        <w:tc>
          <w:tcPr>
            <w:tcW w:w="13176" w:type="dxa"/>
            <w:shd w:val="clear" w:color="auto" w:fill="auto"/>
            <w:tcPrChange w:id="683" w:author="Heather Huntington" w:date="2014-11-18T10:41:00Z">
              <w:tcPr>
                <w:tcW w:w="13176" w:type="dxa"/>
                <w:shd w:val="clear" w:color="auto" w:fill="D6E3BC" w:themeFill="accent3" w:themeFillTint="66"/>
              </w:tcPr>
            </w:tcPrChange>
          </w:tcPr>
          <w:p w14:paraId="18D895D7" w14:textId="77777777" w:rsidR="0037077C" w:rsidRPr="00F71A9A" w:rsidRDefault="0037077C" w:rsidP="007D0669">
            <w:pPr>
              <w:pStyle w:val="CommentText"/>
              <w:contextualSpacing/>
              <w:rPr>
                <w:rFonts w:ascii="Gill Sans MT" w:hAnsi="Gill Sans MT" w:cs="TimesNewRomanPSMT"/>
              </w:rPr>
            </w:pPr>
            <w:r w:rsidRPr="00F71A9A">
              <w:rPr>
                <w:rFonts w:ascii="Gill Sans MT" w:hAnsi="Gill Sans MT" w:cs="TimesNewRomanPSMT"/>
              </w:rPr>
              <w:t>In the past three years, have there been changes to local access to grievance mechanisms related to natural resources/forests?</w:t>
            </w:r>
          </w:p>
          <w:p w14:paraId="4749838A" w14:textId="77777777" w:rsidR="000A6B61" w:rsidRDefault="000A6B61" w:rsidP="000A6B61">
            <w:pPr>
              <w:pStyle w:val="CommentText"/>
              <w:numPr>
                <w:ilvl w:val="0"/>
                <w:numId w:val="15"/>
              </w:numPr>
              <w:contextualSpacing/>
              <w:rPr>
                <w:ins w:id="684" w:author="Heather Huntington" w:date="2014-11-18T10:41:00Z"/>
                <w:rFonts w:ascii="Gill Sans MT" w:hAnsi="Gill Sans MT" w:cs="TimesNewRomanPSMT"/>
              </w:rPr>
            </w:pPr>
            <w:ins w:id="685" w:author="Heather Huntington" w:date="2014-11-18T10:41:00Z">
              <w:r>
                <w:rPr>
                  <w:rFonts w:ascii="Gill Sans MT" w:hAnsi="Gill Sans MT" w:cs="TimesNewRomanPSMT"/>
                </w:rPr>
                <w:t>Access has increased greatly</w:t>
              </w:r>
            </w:ins>
          </w:p>
          <w:p w14:paraId="6A482D6E" w14:textId="77777777" w:rsidR="000A6B61" w:rsidRDefault="000A6B61" w:rsidP="000A6B61">
            <w:pPr>
              <w:pStyle w:val="CommentText"/>
              <w:numPr>
                <w:ilvl w:val="0"/>
                <w:numId w:val="15"/>
              </w:numPr>
              <w:contextualSpacing/>
              <w:rPr>
                <w:ins w:id="686" w:author="Heather Huntington" w:date="2014-11-18T10:41:00Z"/>
                <w:rFonts w:ascii="Gill Sans MT" w:hAnsi="Gill Sans MT" w:cs="TimesNewRomanPSMT"/>
              </w:rPr>
            </w:pPr>
            <w:ins w:id="687" w:author="Heather Huntington" w:date="2014-11-18T10:41:00Z">
              <w:r>
                <w:rPr>
                  <w:rFonts w:ascii="Gill Sans MT" w:hAnsi="Gill Sans MT" w:cs="TimesNewRomanPSMT"/>
                </w:rPr>
                <w:t>Access has increased a little</w:t>
              </w:r>
            </w:ins>
          </w:p>
          <w:p w14:paraId="6E03CF2B" w14:textId="77777777" w:rsidR="000A6B61" w:rsidRDefault="000A6B61" w:rsidP="000A6B61">
            <w:pPr>
              <w:pStyle w:val="CommentText"/>
              <w:numPr>
                <w:ilvl w:val="0"/>
                <w:numId w:val="15"/>
              </w:numPr>
              <w:contextualSpacing/>
              <w:rPr>
                <w:ins w:id="688" w:author="Heather Huntington" w:date="2014-11-18T10:41:00Z"/>
                <w:rFonts w:ascii="Gill Sans MT" w:hAnsi="Gill Sans MT" w:cs="TimesNewRomanPSMT"/>
              </w:rPr>
            </w:pPr>
            <w:ins w:id="689" w:author="Heather Huntington" w:date="2014-11-18T10:41:00Z">
              <w:r>
                <w:rPr>
                  <w:rFonts w:ascii="Gill Sans MT" w:hAnsi="Gill Sans MT" w:cs="TimesNewRomanPSMT"/>
                </w:rPr>
                <w:t>No change in access</w:t>
              </w:r>
            </w:ins>
          </w:p>
          <w:p w14:paraId="232F8847" w14:textId="77777777" w:rsidR="000A6B61" w:rsidRDefault="000A6B61" w:rsidP="000A6B61">
            <w:pPr>
              <w:pStyle w:val="CommentText"/>
              <w:numPr>
                <w:ilvl w:val="0"/>
                <w:numId w:val="15"/>
              </w:numPr>
              <w:contextualSpacing/>
              <w:rPr>
                <w:ins w:id="690" w:author="Heather Huntington" w:date="2014-11-18T10:41:00Z"/>
                <w:rFonts w:ascii="Gill Sans MT" w:hAnsi="Gill Sans MT" w:cs="TimesNewRomanPSMT"/>
              </w:rPr>
            </w:pPr>
            <w:ins w:id="691" w:author="Heather Huntington" w:date="2014-11-18T10:41:00Z">
              <w:r>
                <w:rPr>
                  <w:rFonts w:ascii="Gill Sans MT" w:hAnsi="Gill Sans MT" w:cs="TimesNewRomanPSMT"/>
                </w:rPr>
                <w:t>Access has decreased a little</w:t>
              </w:r>
            </w:ins>
          </w:p>
          <w:p w14:paraId="718BD5BF" w14:textId="77777777" w:rsidR="000A6B61" w:rsidRPr="00F71A9A" w:rsidRDefault="000A6B61" w:rsidP="000A6B61">
            <w:pPr>
              <w:pStyle w:val="CommentText"/>
              <w:numPr>
                <w:ilvl w:val="0"/>
                <w:numId w:val="15"/>
              </w:numPr>
              <w:contextualSpacing/>
              <w:rPr>
                <w:ins w:id="692" w:author="Heather Huntington" w:date="2014-11-18T10:41:00Z"/>
                <w:rFonts w:ascii="Gill Sans MT" w:hAnsi="Gill Sans MT" w:cs="TimesNewRomanPSMT"/>
              </w:rPr>
            </w:pPr>
            <w:ins w:id="693" w:author="Heather Huntington" w:date="2014-11-18T10:41:00Z">
              <w:r>
                <w:rPr>
                  <w:rFonts w:ascii="Gill Sans MT" w:hAnsi="Gill Sans MT" w:cs="TimesNewRomanPSMT"/>
                </w:rPr>
                <w:t xml:space="preserve">Access has decreased greatly </w:t>
              </w:r>
            </w:ins>
          </w:p>
          <w:p w14:paraId="2860B078" w14:textId="77777777" w:rsidR="0037077C" w:rsidRDefault="0037077C" w:rsidP="007D0669">
            <w:pPr>
              <w:contextualSpacing/>
              <w:rPr>
                <w:rFonts w:ascii="Gill Sans MT" w:hAnsi="Gill Sans MT"/>
                <w:sz w:val="20"/>
                <w:szCs w:val="20"/>
              </w:rPr>
            </w:pPr>
          </w:p>
          <w:p w14:paraId="5F682BB3" w14:textId="77777777" w:rsidR="0037077C" w:rsidRDefault="0037077C" w:rsidP="007D0669">
            <w:pPr>
              <w:contextualSpacing/>
              <w:rPr>
                <w:rFonts w:ascii="Gill Sans MT" w:hAnsi="Gill Sans MT"/>
                <w:sz w:val="20"/>
                <w:szCs w:val="20"/>
              </w:rPr>
            </w:pPr>
          </w:p>
        </w:tc>
      </w:tr>
      <w:tr w:rsidR="0037077C" w14:paraId="3622C9E9" w14:textId="77777777" w:rsidTr="000A6B61">
        <w:tc>
          <w:tcPr>
            <w:tcW w:w="13176" w:type="dxa"/>
            <w:shd w:val="clear" w:color="auto" w:fill="auto"/>
            <w:tcPrChange w:id="694" w:author="Heather Huntington" w:date="2014-11-18T10:41:00Z">
              <w:tcPr>
                <w:tcW w:w="13176" w:type="dxa"/>
                <w:shd w:val="clear" w:color="auto" w:fill="D6E3BC" w:themeFill="accent3" w:themeFillTint="66"/>
              </w:tcPr>
            </w:tcPrChange>
          </w:tcPr>
          <w:p w14:paraId="39CBD1A3" w14:textId="77777777" w:rsidR="0037077C" w:rsidRDefault="0037077C" w:rsidP="007D0669">
            <w:pPr>
              <w:pStyle w:val="CommentText"/>
              <w:contextualSpacing/>
              <w:rPr>
                <w:rFonts w:ascii="Gill Sans MT" w:hAnsi="Gill Sans MT" w:cs="TimesNewRomanPSMT"/>
              </w:rPr>
            </w:pPr>
            <w:r w:rsidRPr="00F71A9A">
              <w:rPr>
                <w:rFonts w:ascii="Gill Sans MT" w:hAnsi="Gill Sans MT" w:cs="TimesNewRomanPSMT"/>
              </w:rPr>
              <w:t>In the past three years, has there been an enhancement in access to information related to forest management?</w:t>
            </w:r>
          </w:p>
          <w:p w14:paraId="205EB241" w14:textId="77777777" w:rsidR="0037077C" w:rsidRPr="00F71A9A" w:rsidRDefault="0037077C" w:rsidP="007D0669">
            <w:pPr>
              <w:pStyle w:val="CommentText"/>
              <w:contextualSpacing/>
              <w:rPr>
                <w:rFonts w:ascii="Gill Sans MT" w:hAnsi="Gill Sans MT" w:cs="TimesNewRomanPSMT"/>
              </w:rPr>
            </w:pPr>
          </w:p>
          <w:p w14:paraId="7AA89C84" w14:textId="77777777" w:rsidR="000A6B61" w:rsidRDefault="000A6B61" w:rsidP="000A6B61">
            <w:pPr>
              <w:pStyle w:val="CommentText"/>
              <w:numPr>
                <w:ilvl w:val="0"/>
                <w:numId w:val="16"/>
              </w:numPr>
              <w:contextualSpacing/>
              <w:rPr>
                <w:ins w:id="695" w:author="Heather Huntington" w:date="2014-11-18T10:41:00Z"/>
                <w:rFonts w:ascii="Gill Sans MT" w:hAnsi="Gill Sans MT" w:cs="TimesNewRomanPSMT"/>
              </w:rPr>
            </w:pPr>
            <w:ins w:id="696" w:author="Heather Huntington" w:date="2014-11-18T10:41:00Z">
              <w:r>
                <w:rPr>
                  <w:rFonts w:ascii="Gill Sans MT" w:hAnsi="Gill Sans MT" w:cs="TimesNewRomanPSMT"/>
                </w:rPr>
                <w:t>Access has increased greatly</w:t>
              </w:r>
            </w:ins>
          </w:p>
          <w:p w14:paraId="31896FA9" w14:textId="77777777" w:rsidR="000A6B61" w:rsidRDefault="000A6B61" w:rsidP="000A6B61">
            <w:pPr>
              <w:pStyle w:val="CommentText"/>
              <w:numPr>
                <w:ilvl w:val="0"/>
                <w:numId w:val="16"/>
              </w:numPr>
              <w:contextualSpacing/>
              <w:rPr>
                <w:ins w:id="697" w:author="Heather Huntington" w:date="2014-11-18T10:41:00Z"/>
                <w:rFonts w:ascii="Gill Sans MT" w:hAnsi="Gill Sans MT" w:cs="TimesNewRomanPSMT"/>
              </w:rPr>
            </w:pPr>
            <w:ins w:id="698" w:author="Heather Huntington" w:date="2014-11-18T10:41:00Z">
              <w:r>
                <w:rPr>
                  <w:rFonts w:ascii="Gill Sans MT" w:hAnsi="Gill Sans MT" w:cs="TimesNewRomanPSMT"/>
                </w:rPr>
                <w:t>Access has increased a little</w:t>
              </w:r>
            </w:ins>
          </w:p>
          <w:p w14:paraId="008D7C0B" w14:textId="77777777" w:rsidR="000A6B61" w:rsidRDefault="000A6B61" w:rsidP="000A6B61">
            <w:pPr>
              <w:pStyle w:val="CommentText"/>
              <w:numPr>
                <w:ilvl w:val="0"/>
                <w:numId w:val="16"/>
              </w:numPr>
              <w:contextualSpacing/>
              <w:rPr>
                <w:ins w:id="699" w:author="Heather Huntington" w:date="2014-11-18T10:41:00Z"/>
                <w:rFonts w:ascii="Gill Sans MT" w:hAnsi="Gill Sans MT" w:cs="TimesNewRomanPSMT"/>
              </w:rPr>
            </w:pPr>
            <w:ins w:id="700" w:author="Heather Huntington" w:date="2014-11-18T10:41:00Z">
              <w:r>
                <w:rPr>
                  <w:rFonts w:ascii="Gill Sans MT" w:hAnsi="Gill Sans MT" w:cs="TimesNewRomanPSMT"/>
                </w:rPr>
                <w:lastRenderedPageBreak/>
                <w:t>No change in access</w:t>
              </w:r>
            </w:ins>
          </w:p>
          <w:p w14:paraId="4EDC56B6" w14:textId="77777777" w:rsidR="000A6B61" w:rsidRDefault="000A6B61" w:rsidP="000A6B61">
            <w:pPr>
              <w:pStyle w:val="CommentText"/>
              <w:numPr>
                <w:ilvl w:val="0"/>
                <w:numId w:val="16"/>
              </w:numPr>
              <w:contextualSpacing/>
              <w:rPr>
                <w:ins w:id="701" w:author="Heather Huntington" w:date="2014-11-18T10:41:00Z"/>
                <w:rFonts w:ascii="Gill Sans MT" w:hAnsi="Gill Sans MT" w:cs="TimesNewRomanPSMT"/>
              </w:rPr>
            </w:pPr>
            <w:ins w:id="702" w:author="Heather Huntington" w:date="2014-11-18T10:41:00Z">
              <w:r>
                <w:rPr>
                  <w:rFonts w:ascii="Gill Sans MT" w:hAnsi="Gill Sans MT" w:cs="TimesNewRomanPSMT"/>
                </w:rPr>
                <w:t>Access has decreased a little</w:t>
              </w:r>
            </w:ins>
          </w:p>
          <w:p w14:paraId="75F75E1B" w14:textId="77777777" w:rsidR="000A6B61" w:rsidRPr="00F71A9A" w:rsidRDefault="000A6B61" w:rsidP="000A6B61">
            <w:pPr>
              <w:pStyle w:val="CommentText"/>
              <w:numPr>
                <w:ilvl w:val="0"/>
                <w:numId w:val="16"/>
              </w:numPr>
              <w:contextualSpacing/>
              <w:rPr>
                <w:ins w:id="703" w:author="Heather Huntington" w:date="2014-11-18T10:41:00Z"/>
                <w:rFonts w:ascii="Gill Sans MT" w:hAnsi="Gill Sans MT" w:cs="TimesNewRomanPSMT"/>
              </w:rPr>
            </w:pPr>
            <w:ins w:id="704" w:author="Heather Huntington" w:date="2014-11-18T10:41:00Z">
              <w:r>
                <w:rPr>
                  <w:rFonts w:ascii="Gill Sans MT" w:hAnsi="Gill Sans MT" w:cs="TimesNewRomanPSMT"/>
                </w:rPr>
                <w:t xml:space="preserve">Access has decreased greatly </w:t>
              </w:r>
            </w:ins>
          </w:p>
          <w:p w14:paraId="4596680E" w14:textId="77777777" w:rsidR="0037077C" w:rsidRDefault="0037077C" w:rsidP="007D0669">
            <w:pPr>
              <w:contextualSpacing/>
              <w:rPr>
                <w:rFonts w:ascii="Gill Sans MT" w:hAnsi="Gill Sans MT"/>
                <w:sz w:val="20"/>
                <w:szCs w:val="20"/>
              </w:rPr>
            </w:pPr>
          </w:p>
        </w:tc>
      </w:tr>
    </w:tbl>
    <w:p w14:paraId="780CD772" w14:textId="77777777" w:rsidR="00962095" w:rsidRPr="00F71A9A" w:rsidRDefault="00962095" w:rsidP="007D0669">
      <w:pPr>
        <w:spacing w:after="0" w:line="240" w:lineRule="auto"/>
        <w:contextualSpacing/>
        <w:rPr>
          <w:rFonts w:ascii="Gill Sans MT" w:hAnsi="Gill Sans MT"/>
          <w:sz w:val="20"/>
          <w:szCs w:val="20"/>
        </w:rPr>
      </w:pPr>
    </w:p>
    <w:p w14:paraId="65A85F03" w14:textId="77777777" w:rsidR="003330F1" w:rsidRDefault="003330F1" w:rsidP="007D0669">
      <w:pPr>
        <w:autoSpaceDE w:val="0"/>
        <w:autoSpaceDN w:val="0"/>
        <w:adjustRightInd w:val="0"/>
        <w:spacing w:after="0" w:line="240" w:lineRule="auto"/>
        <w:contextualSpacing/>
        <w:rPr>
          <w:rFonts w:ascii="Gill Sans MT" w:hAnsi="Gill Sans MT" w:cs="TimesNewRomanPSMT"/>
          <w:sz w:val="20"/>
          <w:szCs w:val="20"/>
        </w:rPr>
      </w:pPr>
    </w:p>
    <w:p w14:paraId="2D6979DC"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4274AE2F"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114B22EF"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0A87E6D8"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1AAFB2E7"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616F17DD"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tbl>
      <w:tblPr>
        <w:tblStyle w:val="TableGrid"/>
        <w:tblW w:w="0" w:type="auto"/>
        <w:tblLook w:val="04A0" w:firstRow="1" w:lastRow="0" w:firstColumn="1" w:lastColumn="0" w:noHBand="0" w:noVBand="1"/>
        <w:tblPrChange w:id="705" w:author="Heather Huntington" w:date="2014-11-18T10:48:00Z">
          <w:tblPr>
            <w:tblStyle w:val="TableGrid"/>
            <w:tblW w:w="0" w:type="auto"/>
            <w:tblLook w:val="04A0" w:firstRow="1" w:lastRow="0" w:firstColumn="1" w:lastColumn="0" w:noHBand="0" w:noVBand="1"/>
          </w:tblPr>
        </w:tblPrChange>
      </w:tblPr>
      <w:tblGrid>
        <w:gridCol w:w="13176"/>
        <w:tblGridChange w:id="706">
          <w:tblGrid>
            <w:gridCol w:w="13176"/>
          </w:tblGrid>
        </w:tblGridChange>
      </w:tblGrid>
      <w:tr w:rsidR="00BF5C6F" w14:paraId="7B7377B7" w14:textId="77777777" w:rsidTr="0080132D">
        <w:tc>
          <w:tcPr>
            <w:tcW w:w="13176" w:type="dxa"/>
            <w:shd w:val="clear" w:color="auto" w:fill="auto"/>
            <w:tcPrChange w:id="707" w:author="Heather Huntington" w:date="2014-11-18T10:48:00Z">
              <w:tcPr>
                <w:tcW w:w="13176" w:type="dxa"/>
                <w:shd w:val="clear" w:color="auto" w:fill="D6E3BC" w:themeFill="accent3" w:themeFillTint="66"/>
              </w:tcPr>
            </w:tcPrChange>
          </w:tcPr>
          <w:p w14:paraId="474519B3" w14:textId="77777777" w:rsidR="00BF5C6F" w:rsidRDefault="00BF5C6F" w:rsidP="007D0669">
            <w:pPr>
              <w:contextualSpacing/>
              <w:rPr>
                <w:rFonts w:ascii="Gill Sans MT" w:hAnsi="Gill Sans MT"/>
                <w:sz w:val="20"/>
                <w:szCs w:val="20"/>
              </w:rPr>
            </w:pPr>
          </w:p>
          <w:p w14:paraId="410942EF" w14:textId="7B839988" w:rsidR="000A6B61" w:rsidRDefault="000D6CCD" w:rsidP="007D0669">
            <w:pPr>
              <w:pStyle w:val="CommentText"/>
              <w:contextualSpacing/>
              <w:rPr>
                <w:ins w:id="708" w:author="Heather Huntington" w:date="2014-11-18T10:41:00Z"/>
              </w:rPr>
            </w:pPr>
            <w:r>
              <w:t xml:space="preserve">If there are projects being implemented in the forests that your community uses, is your community provided with regular feedback on projects being implemented in their forests/lands? </w:t>
            </w:r>
            <w:ins w:id="709" w:author="Heather Huntington" w:date="2014-11-18T10:41:00Z">
              <w:r w:rsidR="000A6B61">
                <w:t xml:space="preserve">0-No, 1-Yes, </w:t>
              </w:r>
            </w:ins>
          </w:p>
          <w:p w14:paraId="58444A3F" w14:textId="117413BF" w:rsidR="000A6B61" w:rsidRDefault="000A6B61" w:rsidP="007D0669">
            <w:pPr>
              <w:pStyle w:val="CommentText"/>
              <w:contextualSpacing/>
              <w:rPr>
                <w:ins w:id="710" w:author="Heather Huntington" w:date="2014-11-18T10:41:00Z"/>
              </w:rPr>
            </w:pPr>
          </w:p>
          <w:p w14:paraId="59B5531C" w14:textId="333D787E" w:rsidR="000D6CCD" w:rsidRDefault="000D6CCD" w:rsidP="007D0669">
            <w:pPr>
              <w:pStyle w:val="CommentText"/>
              <w:contextualSpacing/>
              <w:rPr>
                <w:ins w:id="711" w:author="Heather Huntington" w:date="2014-11-18T10:44:00Z"/>
              </w:rPr>
            </w:pPr>
            <w:r>
              <w:t xml:space="preserve">How often do your receive </w:t>
            </w:r>
            <w:commentRangeStart w:id="712"/>
            <w:r>
              <w:t>information</w:t>
            </w:r>
            <w:commentRangeEnd w:id="712"/>
            <w:r w:rsidR="00321E97">
              <w:rPr>
                <w:rStyle w:val="CommentReference"/>
              </w:rPr>
              <w:commentReference w:id="712"/>
            </w:r>
            <w:r>
              <w:t xml:space="preserve">? </w:t>
            </w:r>
          </w:p>
          <w:p w14:paraId="081E4805" w14:textId="42B7A073" w:rsidR="004607D6" w:rsidRDefault="004607D6" w:rsidP="004607D6">
            <w:pPr>
              <w:contextualSpacing/>
              <w:rPr>
                <w:ins w:id="713" w:author="Heather Huntington" w:date="2014-11-18T10:44:00Z"/>
                <w:rFonts w:ascii="Gill Sans MT" w:hAnsi="Gill Sans MT"/>
                <w:sz w:val="20"/>
                <w:szCs w:val="20"/>
              </w:rPr>
            </w:pPr>
            <w:ins w:id="714" w:author="Heather Huntington" w:date="2014-11-18T10:44:00Z">
              <w:r>
                <w:rPr>
                  <w:rFonts w:ascii="Gill Sans MT" w:hAnsi="Gill Sans MT"/>
                  <w:sz w:val="20"/>
                  <w:szCs w:val="20"/>
                </w:rPr>
                <w:t>1 = Every day</w:t>
              </w:r>
            </w:ins>
          </w:p>
          <w:p w14:paraId="02B96F0C" w14:textId="737AA277" w:rsidR="004607D6" w:rsidRDefault="004607D6" w:rsidP="004607D6">
            <w:pPr>
              <w:contextualSpacing/>
              <w:rPr>
                <w:ins w:id="715" w:author="Heather Huntington" w:date="2014-11-18T10:44:00Z"/>
                <w:rFonts w:ascii="Gill Sans MT" w:hAnsi="Gill Sans MT"/>
                <w:sz w:val="20"/>
                <w:szCs w:val="20"/>
              </w:rPr>
            </w:pPr>
            <w:ins w:id="716" w:author="Heather Huntington" w:date="2014-11-18T10:44:00Z">
              <w:r>
                <w:rPr>
                  <w:rFonts w:ascii="Gill Sans MT" w:hAnsi="Gill Sans MT"/>
                  <w:sz w:val="20"/>
                  <w:szCs w:val="20"/>
                </w:rPr>
                <w:t>2=Every week</w:t>
              </w:r>
            </w:ins>
          </w:p>
          <w:p w14:paraId="1EE5C2E1" w14:textId="3C6363C4" w:rsidR="004607D6" w:rsidRDefault="004607D6" w:rsidP="004607D6">
            <w:pPr>
              <w:contextualSpacing/>
              <w:rPr>
                <w:ins w:id="717" w:author="Heather Huntington" w:date="2014-11-18T10:44:00Z"/>
                <w:rFonts w:ascii="Gill Sans MT" w:hAnsi="Gill Sans MT"/>
                <w:sz w:val="20"/>
                <w:szCs w:val="20"/>
              </w:rPr>
            </w:pPr>
            <w:ins w:id="718" w:author="Heather Huntington" w:date="2014-11-18T10:44:00Z">
              <w:r>
                <w:rPr>
                  <w:rFonts w:ascii="Gill Sans MT" w:hAnsi="Gill Sans MT"/>
                  <w:sz w:val="20"/>
                  <w:szCs w:val="20"/>
                </w:rPr>
                <w:t>3= About once per month</w:t>
              </w:r>
            </w:ins>
          </w:p>
          <w:p w14:paraId="6F71E8F6" w14:textId="62E43FB9" w:rsidR="004607D6" w:rsidRDefault="004607D6" w:rsidP="004607D6">
            <w:pPr>
              <w:contextualSpacing/>
              <w:rPr>
                <w:ins w:id="719" w:author="Heather Huntington" w:date="2014-11-18T10:44:00Z"/>
                <w:rFonts w:ascii="Gill Sans MT" w:hAnsi="Gill Sans MT"/>
                <w:sz w:val="20"/>
                <w:szCs w:val="20"/>
              </w:rPr>
            </w:pPr>
            <w:ins w:id="720" w:author="Heather Huntington" w:date="2014-11-18T10:44:00Z">
              <w:r>
                <w:rPr>
                  <w:rFonts w:ascii="Gill Sans MT" w:hAnsi="Gill Sans MT"/>
                  <w:sz w:val="20"/>
                  <w:szCs w:val="20"/>
                </w:rPr>
                <w:t>4 = Once every 3-4 months</w:t>
              </w:r>
            </w:ins>
          </w:p>
          <w:p w14:paraId="00031131" w14:textId="27287E1A" w:rsidR="004607D6" w:rsidRDefault="004607D6" w:rsidP="004607D6">
            <w:pPr>
              <w:contextualSpacing/>
              <w:rPr>
                <w:ins w:id="721" w:author="Heather Huntington" w:date="2014-11-18T10:44:00Z"/>
                <w:rFonts w:ascii="Gill Sans MT" w:hAnsi="Gill Sans MT"/>
                <w:sz w:val="20"/>
                <w:szCs w:val="20"/>
              </w:rPr>
            </w:pPr>
            <w:ins w:id="722" w:author="Heather Huntington" w:date="2014-11-18T10:44:00Z">
              <w:r>
                <w:rPr>
                  <w:rFonts w:ascii="Gill Sans MT" w:hAnsi="Gill Sans MT"/>
                  <w:sz w:val="20"/>
                  <w:szCs w:val="20"/>
                </w:rPr>
                <w:t>5=Once per year</w:t>
              </w:r>
            </w:ins>
          </w:p>
          <w:p w14:paraId="10B746F7" w14:textId="10A8E698" w:rsidR="004607D6" w:rsidRDefault="004607D6" w:rsidP="004607D6">
            <w:pPr>
              <w:contextualSpacing/>
              <w:rPr>
                <w:ins w:id="723" w:author="Heather Huntington" w:date="2014-11-18T10:44:00Z"/>
                <w:rFonts w:ascii="Gill Sans MT" w:hAnsi="Gill Sans MT"/>
                <w:sz w:val="20"/>
                <w:szCs w:val="20"/>
              </w:rPr>
            </w:pPr>
            <w:ins w:id="724" w:author="Heather Huntington" w:date="2014-11-18T10:44:00Z">
              <w:r>
                <w:rPr>
                  <w:rFonts w:ascii="Gill Sans MT" w:hAnsi="Gill Sans MT"/>
                  <w:sz w:val="20"/>
                  <w:szCs w:val="20"/>
                </w:rPr>
                <w:t>6= Less than once per year</w:t>
              </w:r>
            </w:ins>
          </w:p>
          <w:p w14:paraId="3AA30C97" w14:textId="1C26DF9D" w:rsidR="004607D6" w:rsidRDefault="004607D6" w:rsidP="004607D6">
            <w:pPr>
              <w:contextualSpacing/>
              <w:rPr>
                <w:ins w:id="725" w:author="Heather Huntington" w:date="2014-11-18T10:44:00Z"/>
                <w:rFonts w:ascii="Gill Sans MT" w:hAnsi="Gill Sans MT"/>
                <w:sz w:val="20"/>
                <w:szCs w:val="20"/>
              </w:rPr>
            </w:pPr>
            <w:ins w:id="726" w:author="Heather Huntington" w:date="2014-11-18T10:44:00Z">
              <w:r>
                <w:rPr>
                  <w:rFonts w:ascii="Gill Sans MT" w:hAnsi="Gill Sans MT"/>
                  <w:sz w:val="20"/>
                  <w:szCs w:val="20"/>
                </w:rPr>
                <w:t>7=We have never received information</w:t>
              </w:r>
            </w:ins>
          </w:p>
          <w:p w14:paraId="622A341E" w14:textId="77777777" w:rsidR="004607D6" w:rsidRDefault="004607D6" w:rsidP="004607D6">
            <w:pPr>
              <w:contextualSpacing/>
              <w:rPr>
                <w:ins w:id="727" w:author="Heather Huntington" w:date="2014-11-18T10:44:00Z"/>
                <w:rFonts w:ascii="Gill Sans MT" w:hAnsi="Gill Sans MT"/>
                <w:sz w:val="20"/>
                <w:szCs w:val="20"/>
              </w:rPr>
            </w:pPr>
            <w:ins w:id="728" w:author="Heather Huntington" w:date="2014-11-18T10:44:00Z">
              <w:r>
                <w:rPr>
                  <w:rFonts w:ascii="Gill Sans MT" w:hAnsi="Gill Sans MT"/>
                  <w:sz w:val="20"/>
                  <w:szCs w:val="20"/>
                </w:rPr>
                <w:t>888=Don’t know</w:t>
              </w:r>
            </w:ins>
          </w:p>
          <w:p w14:paraId="6AA2CDAE" w14:textId="77777777" w:rsidR="004607D6" w:rsidRDefault="004607D6" w:rsidP="007D0669">
            <w:pPr>
              <w:pStyle w:val="CommentText"/>
              <w:contextualSpacing/>
            </w:pPr>
          </w:p>
          <w:p w14:paraId="40F7BF52" w14:textId="77777777" w:rsidR="00BF5C6F" w:rsidRDefault="00BF5C6F" w:rsidP="007D0669">
            <w:pPr>
              <w:contextualSpacing/>
              <w:rPr>
                <w:rFonts w:ascii="Gill Sans MT" w:hAnsi="Gill Sans MT"/>
                <w:sz w:val="20"/>
                <w:szCs w:val="20"/>
              </w:rPr>
            </w:pPr>
          </w:p>
        </w:tc>
      </w:tr>
      <w:tr w:rsidR="00BF5C6F" w14:paraId="68AEFEBF" w14:textId="77777777" w:rsidTr="0080132D">
        <w:tc>
          <w:tcPr>
            <w:tcW w:w="13176" w:type="dxa"/>
            <w:shd w:val="clear" w:color="auto" w:fill="auto"/>
            <w:tcPrChange w:id="729" w:author="Heather Huntington" w:date="2014-11-18T10:48:00Z">
              <w:tcPr>
                <w:tcW w:w="13176" w:type="dxa"/>
                <w:shd w:val="clear" w:color="auto" w:fill="D6E3BC" w:themeFill="accent3" w:themeFillTint="66"/>
              </w:tcPr>
            </w:tcPrChange>
          </w:tcPr>
          <w:p w14:paraId="4EE146E0" w14:textId="77777777" w:rsidR="000A6B61" w:rsidRDefault="000D6CCD" w:rsidP="007D0669">
            <w:pPr>
              <w:pStyle w:val="CommentText"/>
              <w:contextualSpacing/>
              <w:rPr>
                <w:ins w:id="730" w:author="Heather Huntington" w:date="2014-11-18T10:42:00Z"/>
              </w:rPr>
            </w:pPr>
            <w:r>
              <w:t xml:space="preserve">Who would you contact if you wanted information or had a concern over a natural resources’ regulation or project in your area? </w:t>
            </w:r>
          </w:p>
          <w:p w14:paraId="5FDBC1FF" w14:textId="78082A2F" w:rsidR="000A6B61" w:rsidRDefault="000A6B61" w:rsidP="007D0669">
            <w:pPr>
              <w:pStyle w:val="CommentText"/>
              <w:contextualSpacing/>
              <w:rPr>
                <w:ins w:id="731" w:author="Heather Huntington" w:date="2014-11-18T10:42:00Z"/>
              </w:rPr>
            </w:pPr>
            <w:ins w:id="732" w:author="Heather Huntington" w:date="2014-11-18T10:42:00Z">
              <w:r>
                <w:t>1-</w:t>
              </w:r>
            </w:ins>
            <w:r w:rsidR="000D6CCD">
              <w:t>Local gov</w:t>
            </w:r>
            <w:bookmarkStart w:id="733" w:name="_GoBack"/>
            <w:bookmarkEnd w:id="733"/>
            <w:r w:rsidR="000D6CCD">
              <w:t>ernment</w:t>
            </w:r>
          </w:p>
          <w:p w14:paraId="14137C51" w14:textId="2ED16199" w:rsidR="000A6B61" w:rsidRDefault="000A6B61" w:rsidP="007D0669">
            <w:pPr>
              <w:pStyle w:val="CommentText"/>
              <w:contextualSpacing/>
              <w:rPr>
                <w:ins w:id="734" w:author="Heather Huntington" w:date="2014-11-18T10:42:00Z"/>
              </w:rPr>
            </w:pPr>
            <w:ins w:id="735" w:author="Heather Huntington" w:date="2014-11-18T10:42:00Z">
              <w:r>
                <w:t>2-</w:t>
              </w:r>
            </w:ins>
            <w:r w:rsidR="000D6CCD">
              <w:t>Chief</w:t>
            </w:r>
          </w:p>
          <w:p w14:paraId="28C35D6B" w14:textId="2D263BD0" w:rsidR="000A6B61" w:rsidRDefault="000A6B61" w:rsidP="007D0669">
            <w:pPr>
              <w:pStyle w:val="CommentText"/>
              <w:contextualSpacing/>
              <w:rPr>
                <w:ins w:id="736" w:author="Heather Huntington" w:date="2014-11-18T10:42:00Z"/>
              </w:rPr>
            </w:pPr>
            <w:ins w:id="737" w:author="Heather Huntington" w:date="2014-11-18T10:42:00Z">
              <w:r>
                <w:t>3-</w:t>
              </w:r>
            </w:ins>
            <w:r w:rsidR="000D6CCD">
              <w:t xml:space="preserve"> DFO</w:t>
            </w:r>
          </w:p>
          <w:p w14:paraId="3241708C" w14:textId="58EF93F5" w:rsidR="000D6CCD" w:rsidRDefault="000A6B61" w:rsidP="007D0669">
            <w:pPr>
              <w:pStyle w:val="CommentText"/>
              <w:contextualSpacing/>
              <w:rPr>
                <w:ins w:id="738" w:author="Heather Huntington" w:date="2014-11-18T10:42:00Z"/>
              </w:rPr>
            </w:pPr>
            <w:ins w:id="739" w:author="Heather Huntington" w:date="2014-11-18T10:42:00Z">
              <w:r>
                <w:t>4-</w:t>
              </w:r>
            </w:ins>
            <w:r w:rsidR="000D6CCD">
              <w:t xml:space="preserve"> </w:t>
            </w:r>
            <w:commentRangeStart w:id="740"/>
            <w:r w:rsidR="000D6CCD">
              <w:t>ZAWA</w:t>
            </w:r>
            <w:commentRangeEnd w:id="740"/>
            <w:r w:rsidR="00321E97">
              <w:rPr>
                <w:rStyle w:val="CommentReference"/>
              </w:rPr>
              <w:commentReference w:id="740"/>
            </w:r>
            <w:r w:rsidR="000D6CCD">
              <w:t xml:space="preserve">? </w:t>
            </w:r>
          </w:p>
          <w:p w14:paraId="41100DDA" w14:textId="1FF03CEA" w:rsidR="000A6B61" w:rsidRDefault="000A6B61" w:rsidP="007D0669">
            <w:pPr>
              <w:pStyle w:val="CommentText"/>
              <w:contextualSpacing/>
            </w:pPr>
            <w:ins w:id="741" w:author="Heather Huntington" w:date="2014-11-18T10:42:00Z">
              <w:r>
                <w:t>5-NGO, please specify</w:t>
              </w:r>
            </w:ins>
          </w:p>
          <w:p w14:paraId="6C50CE1D" w14:textId="3E00D59F" w:rsidR="00BF5C6F" w:rsidRDefault="000A6B61" w:rsidP="007D0669">
            <w:pPr>
              <w:contextualSpacing/>
              <w:rPr>
                <w:rFonts w:ascii="Gill Sans MT" w:hAnsi="Gill Sans MT"/>
                <w:sz w:val="20"/>
                <w:szCs w:val="20"/>
              </w:rPr>
            </w:pPr>
            <w:ins w:id="742" w:author="Heather Huntington" w:date="2014-11-18T10:42:00Z">
              <w:r>
                <w:rPr>
                  <w:rFonts w:ascii="Gill Sans MT" w:hAnsi="Gill Sans MT"/>
                  <w:sz w:val="20"/>
                  <w:szCs w:val="20"/>
                </w:rPr>
                <w:t>97 – Other, please specify</w:t>
              </w:r>
            </w:ins>
          </w:p>
          <w:p w14:paraId="73002C43" w14:textId="77777777" w:rsidR="00BF5C6F" w:rsidRDefault="00BF5C6F" w:rsidP="007D0669">
            <w:pPr>
              <w:contextualSpacing/>
              <w:rPr>
                <w:rFonts w:ascii="Gill Sans MT" w:hAnsi="Gill Sans MT"/>
                <w:sz w:val="20"/>
                <w:szCs w:val="20"/>
              </w:rPr>
            </w:pPr>
          </w:p>
        </w:tc>
      </w:tr>
      <w:tr w:rsidR="00BF5C6F" w14:paraId="73AF6501" w14:textId="77777777" w:rsidTr="0080132D">
        <w:tc>
          <w:tcPr>
            <w:tcW w:w="13176" w:type="dxa"/>
            <w:shd w:val="clear" w:color="auto" w:fill="auto"/>
            <w:tcPrChange w:id="743" w:author="Heather Huntington" w:date="2014-11-18T10:48:00Z">
              <w:tcPr>
                <w:tcW w:w="13176" w:type="dxa"/>
                <w:shd w:val="clear" w:color="auto" w:fill="D6E3BC" w:themeFill="accent3" w:themeFillTint="66"/>
              </w:tcPr>
            </w:tcPrChange>
          </w:tcPr>
          <w:p w14:paraId="50C3FB28" w14:textId="7851027B" w:rsidR="000D6CCD" w:rsidRDefault="000D6CCD" w:rsidP="007D0669">
            <w:pPr>
              <w:pStyle w:val="CommentText"/>
              <w:contextualSpacing/>
              <w:rPr>
                <w:ins w:id="744" w:author="Heather Huntington" w:date="2014-11-18T10:46:00Z"/>
              </w:rPr>
            </w:pPr>
            <w:r>
              <w:t xml:space="preserve">Does your community have access to a grievance mechanism for natural resources’ regulation or projects in your </w:t>
            </w:r>
            <w:commentRangeStart w:id="745"/>
            <w:r>
              <w:t>area</w:t>
            </w:r>
            <w:commentRangeEnd w:id="745"/>
            <w:r w:rsidR="00321E97">
              <w:rPr>
                <w:rStyle w:val="CommentReference"/>
              </w:rPr>
              <w:commentReference w:id="745"/>
            </w:r>
            <w:r>
              <w:t>?</w:t>
            </w:r>
          </w:p>
          <w:p w14:paraId="64AA19DB" w14:textId="77777777" w:rsidR="0080132D" w:rsidRDefault="0080132D" w:rsidP="007D0669">
            <w:pPr>
              <w:pStyle w:val="CommentText"/>
              <w:contextualSpacing/>
              <w:rPr>
                <w:ins w:id="746" w:author="Heather Huntington" w:date="2014-11-18T10:46:00Z"/>
              </w:rPr>
            </w:pPr>
            <w:ins w:id="747" w:author="Heather Huntington" w:date="2014-11-18T10:46:00Z">
              <w:r>
                <w:t>0-No</w:t>
              </w:r>
            </w:ins>
          </w:p>
          <w:p w14:paraId="6CAECC4F" w14:textId="77777777" w:rsidR="0080132D" w:rsidRDefault="0080132D" w:rsidP="007D0669">
            <w:pPr>
              <w:pStyle w:val="CommentText"/>
              <w:contextualSpacing/>
              <w:rPr>
                <w:ins w:id="748" w:author="Heather Huntington" w:date="2014-11-18T10:46:00Z"/>
              </w:rPr>
            </w:pPr>
            <w:ins w:id="749" w:author="Heather Huntington" w:date="2014-11-18T10:46:00Z">
              <w:r>
                <w:t>1-Yes</w:t>
              </w:r>
            </w:ins>
          </w:p>
          <w:p w14:paraId="36EAAFA7" w14:textId="476DCCC1" w:rsidR="0080132D" w:rsidRDefault="0080132D" w:rsidP="007D0669">
            <w:pPr>
              <w:pStyle w:val="CommentText"/>
              <w:contextualSpacing/>
            </w:pPr>
            <w:ins w:id="750" w:author="Heather Huntington" w:date="2014-11-18T10:46:00Z">
              <w:r>
                <w:t>888-Don’t know</w:t>
              </w:r>
            </w:ins>
          </w:p>
          <w:p w14:paraId="1AA35132" w14:textId="77777777" w:rsidR="000D6CCD" w:rsidRDefault="000D6CCD" w:rsidP="007D0669">
            <w:pPr>
              <w:pStyle w:val="CommentText"/>
              <w:numPr>
                <w:ilvl w:val="1"/>
                <w:numId w:val="8"/>
              </w:numPr>
              <w:contextualSpacing/>
            </w:pPr>
            <w:r>
              <w:t>What organ/entity is responsible of processing complaints?</w:t>
            </w:r>
          </w:p>
          <w:p w14:paraId="2F276B06" w14:textId="77777777" w:rsidR="000D6CCD" w:rsidRDefault="000D6CCD" w:rsidP="007D0669">
            <w:pPr>
              <w:pStyle w:val="CommentText"/>
              <w:ind w:left="1440"/>
              <w:contextualSpacing/>
            </w:pPr>
          </w:p>
          <w:p w14:paraId="408CE76E" w14:textId="77777777" w:rsidR="0080132D" w:rsidRDefault="000D6CCD" w:rsidP="007D0669">
            <w:pPr>
              <w:pStyle w:val="CommentText"/>
              <w:numPr>
                <w:ilvl w:val="1"/>
                <w:numId w:val="8"/>
              </w:numPr>
              <w:contextualSpacing/>
              <w:rPr>
                <w:ins w:id="751" w:author="Heather Huntington" w:date="2014-11-18T10:46:00Z"/>
              </w:rPr>
            </w:pPr>
            <w:r>
              <w:t xml:space="preserve">Did you ever make a </w:t>
            </w:r>
            <w:commentRangeStart w:id="752"/>
            <w:r>
              <w:t>complaint</w:t>
            </w:r>
            <w:commentRangeEnd w:id="752"/>
            <w:r w:rsidR="00321E97">
              <w:rPr>
                <w:rStyle w:val="CommentReference"/>
              </w:rPr>
              <w:commentReference w:id="752"/>
            </w:r>
            <w:r>
              <w:t>?</w:t>
            </w:r>
          </w:p>
          <w:p w14:paraId="5ED43C2D" w14:textId="77777777" w:rsidR="0080132D" w:rsidRDefault="0080132D">
            <w:pPr>
              <w:pStyle w:val="CommentText"/>
              <w:contextualSpacing/>
              <w:rPr>
                <w:ins w:id="753" w:author="Heather Huntington" w:date="2014-11-18T10:46:00Z"/>
              </w:rPr>
              <w:pPrChange w:id="754" w:author="Heather Huntington" w:date="2014-11-18T10:46:00Z">
                <w:pPr>
                  <w:pStyle w:val="CommentText"/>
                  <w:numPr>
                    <w:ilvl w:val="1"/>
                    <w:numId w:val="8"/>
                  </w:numPr>
                  <w:spacing w:after="200"/>
                  <w:ind w:left="1440" w:hanging="360"/>
                  <w:contextualSpacing/>
                </w:pPr>
              </w:pPrChange>
            </w:pPr>
          </w:p>
          <w:p w14:paraId="3F0C5917" w14:textId="77777777" w:rsidR="0080132D" w:rsidRDefault="0080132D" w:rsidP="0080132D">
            <w:pPr>
              <w:pStyle w:val="CommentText"/>
              <w:contextualSpacing/>
              <w:rPr>
                <w:ins w:id="755" w:author="Heather Huntington" w:date="2014-11-18T10:46:00Z"/>
              </w:rPr>
            </w:pPr>
            <w:ins w:id="756" w:author="Heather Huntington" w:date="2014-11-18T10:46:00Z">
              <w:r>
                <w:t>0-No</w:t>
              </w:r>
            </w:ins>
          </w:p>
          <w:p w14:paraId="57C2ABAF" w14:textId="77777777" w:rsidR="0080132D" w:rsidRDefault="0080132D" w:rsidP="0080132D">
            <w:pPr>
              <w:pStyle w:val="CommentText"/>
              <w:contextualSpacing/>
              <w:rPr>
                <w:ins w:id="757" w:author="Heather Huntington" w:date="2014-11-18T10:46:00Z"/>
              </w:rPr>
            </w:pPr>
            <w:ins w:id="758" w:author="Heather Huntington" w:date="2014-11-18T10:46:00Z">
              <w:r>
                <w:t>1-Yes</w:t>
              </w:r>
            </w:ins>
          </w:p>
          <w:p w14:paraId="62413ABA" w14:textId="77777777" w:rsidR="0080132D" w:rsidRDefault="0080132D" w:rsidP="0080132D">
            <w:pPr>
              <w:pStyle w:val="CommentText"/>
              <w:contextualSpacing/>
              <w:rPr>
                <w:ins w:id="759" w:author="Heather Huntington" w:date="2014-11-18T10:46:00Z"/>
              </w:rPr>
            </w:pPr>
            <w:ins w:id="760" w:author="Heather Huntington" w:date="2014-11-18T10:46:00Z">
              <w:r>
                <w:t>888-Don’t know</w:t>
              </w:r>
            </w:ins>
          </w:p>
          <w:p w14:paraId="4F6A60B1" w14:textId="77777777" w:rsidR="0080132D" w:rsidRDefault="0080132D">
            <w:pPr>
              <w:pStyle w:val="CommentText"/>
              <w:ind w:left="1440"/>
              <w:contextualSpacing/>
              <w:rPr>
                <w:ins w:id="761" w:author="Heather Huntington" w:date="2014-11-18T10:46:00Z"/>
              </w:rPr>
              <w:pPrChange w:id="762" w:author="Heather Huntington" w:date="2014-11-18T10:46:00Z">
                <w:pPr>
                  <w:pStyle w:val="CommentText"/>
                  <w:numPr>
                    <w:ilvl w:val="1"/>
                    <w:numId w:val="8"/>
                  </w:numPr>
                  <w:spacing w:after="200"/>
                  <w:ind w:left="1440" w:hanging="360"/>
                  <w:contextualSpacing/>
                </w:pPr>
              </w:pPrChange>
            </w:pPr>
          </w:p>
          <w:p w14:paraId="066EB4E6" w14:textId="011C994C" w:rsidR="000D6CCD" w:rsidRDefault="000D6CCD" w:rsidP="007D0669">
            <w:pPr>
              <w:pStyle w:val="CommentText"/>
              <w:numPr>
                <w:ilvl w:val="1"/>
                <w:numId w:val="8"/>
              </w:numPr>
              <w:contextualSpacing/>
            </w:pPr>
            <w:r>
              <w:t xml:space="preserve"> What was the complaint about?</w:t>
            </w:r>
            <w:ins w:id="763" w:author="Heather Huntington" w:date="2014-11-18T10:48:00Z">
              <w:r w:rsidR="0080132D">
                <w:t xml:space="preserve"> TEXT`</w:t>
              </w:r>
            </w:ins>
          </w:p>
          <w:p w14:paraId="6A5F63F3" w14:textId="77777777" w:rsidR="000D6CCD" w:rsidRDefault="000D6CCD" w:rsidP="007D0669">
            <w:pPr>
              <w:pStyle w:val="CommentText"/>
              <w:contextualSpacing/>
            </w:pPr>
          </w:p>
          <w:p w14:paraId="16418386" w14:textId="77777777" w:rsidR="000D6CCD" w:rsidRDefault="000D6CCD" w:rsidP="007D0669">
            <w:pPr>
              <w:pStyle w:val="CommentText"/>
              <w:ind w:left="1440"/>
              <w:contextualSpacing/>
            </w:pPr>
          </w:p>
          <w:p w14:paraId="601E84D7" w14:textId="77777777" w:rsidR="000D6CCD" w:rsidRDefault="000D6CCD" w:rsidP="007D0669">
            <w:pPr>
              <w:pStyle w:val="CommentText"/>
              <w:numPr>
                <w:ilvl w:val="1"/>
                <w:numId w:val="8"/>
              </w:numPr>
              <w:contextualSpacing/>
              <w:rPr>
                <w:ins w:id="764" w:author="Heather Huntington" w:date="2014-11-18T10:46:00Z"/>
              </w:rPr>
            </w:pPr>
            <w:r>
              <w:t xml:space="preserve">Were the means (Internet, telephone, etc.) to present complaints easy to </w:t>
            </w:r>
            <w:commentRangeStart w:id="765"/>
            <w:r>
              <w:t>use</w:t>
            </w:r>
            <w:commentRangeEnd w:id="765"/>
            <w:r w:rsidR="00321E97">
              <w:rPr>
                <w:rStyle w:val="CommentReference"/>
              </w:rPr>
              <w:commentReference w:id="765"/>
            </w:r>
            <w:r>
              <w:t>?</w:t>
            </w:r>
          </w:p>
          <w:p w14:paraId="42A40091" w14:textId="77777777" w:rsidR="0080132D" w:rsidRDefault="0080132D" w:rsidP="0080132D">
            <w:pPr>
              <w:pStyle w:val="CommentText"/>
              <w:contextualSpacing/>
              <w:rPr>
                <w:ins w:id="766" w:author="Heather Huntington" w:date="2014-11-18T10:46:00Z"/>
              </w:rPr>
            </w:pPr>
            <w:ins w:id="767" w:author="Heather Huntington" w:date="2014-11-18T10:46:00Z">
              <w:r>
                <w:t>0-No</w:t>
              </w:r>
            </w:ins>
          </w:p>
          <w:p w14:paraId="28B68CA6" w14:textId="77777777" w:rsidR="0080132D" w:rsidRDefault="0080132D" w:rsidP="0080132D">
            <w:pPr>
              <w:pStyle w:val="CommentText"/>
              <w:contextualSpacing/>
              <w:rPr>
                <w:ins w:id="768" w:author="Heather Huntington" w:date="2014-11-18T10:46:00Z"/>
              </w:rPr>
            </w:pPr>
            <w:ins w:id="769" w:author="Heather Huntington" w:date="2014-11-18T10:46:00Z">
              <w:r>
                <w:t>1-Yes</w:t>
              </w:r>
            </w:ins>
          </w:p>
          <w:p w14:paraId="7E3E8B33" w14:textId="77777777" w:rsidR="0080132D" w:rsidRDefault="0080132D" w:rsidP="0080132D">
            <w:pPr>
              <w:pStyle w:val="CommentText"/>
              <w:contextualSpacing/>
              <w:rPr>
                <w:ins w:id="770" w:author="Heather Huntington" w:date="2014-11-18T10:46:00Z"/>
              </w:rPr>
            </w:pPr>
            <w:ins w:id="771" w:author="Heather Huntington" w:date="2014-11-18T10:46:00Z">
              <w:r>
                <w:t>888-Don’t know</w:t>
              </w:r>
            </w:ins>
          </w:p>
          <w:p w14:paraId="443865BE" w14:textId="77777777" w:rsidR="0080132D" w:rsidRDefault="0080132D" w:rsidP="007D0669">
            <w:pPr>
              <w:pStyle w:val="CommentText"/>
              <w:numPr>
                <w:ilvl w:val="1"/>
                <w:numId w:val="8"/>
              </w:numPr>
              <w:contextualSpacing/>
            </w:pPr>
          </w:p>
          <w:p w14:paraId="688A4AED" w14:textId="77777777" w:rsidR="000D6CCD" w:rsidRDefault="000D6CCD" w:rsidP="007D0669">
            <w:pPr>
              <w:pStyle w:val="CommentText"/>
              <w:ind w:left="1440"/>
              <w:contextualSpacing/>
            </w:pPr>
          </w:p>
          <w:p w14:paraId="0DDB092B" w14:textId="298EF2D8" w:rsidR="000D6CCD" w:rsidRDefault="000D6CCD" w:rsidP="007D0669">
            <w:pPr>
              <w:pStyle w:val="CommentText"/>
              <w:numPr>
                <w:ilvl w:val="1"/>
                <w:numId w:val="8"/>
              </w:numPr>
              <w:contextualSpacing/>
            </w:pPr>
            <w:del w:id="772" w:author="Heather Huntington" w:date="2014-11-18T10:47:00Z">
              <w:r w:rsidDel="0080132D">
                <w:delText>Were the requirements to</w:delText>
              </w:r>
            </w:del>
            <w:ins w:id="773" w:author="Heather Huntington" w:date="2014-11-18T10:47:00Z">
              <w:r w:rsidR="0080132D">
                <w:t>Was it easy to</w:t>
              </w:r>
            </w:ins>
            <w:r>
              <w:t xml:space="preserve"> present a complaint</w:t>
            </w:r>
            <w:ins w:id="774" w:author="Heather Huntington" w:date="2014-11-18T10:47:00Z">
              <w:r w:rsidR="0080132D">
                <w:t>?</w:t>
              </w:r>
            </w:ins>
            <w:del w:id="775" w:author="Heather Huntington" w:date="2014-11-18T10:47:00Z">
              <w:r w:rsidDel="0080132D">
                <w:delText xml:space="preserve"> </w:delText>
              </w:r>
              <w:commentRangeStart w:id="776"/>
              <w:r w:rsidDel="0080132D">
                <w:delText>difficult</w:delText>
              </w:r>
              <w:commentRangeEnd w:id="776"/>
              <w:r w:rsidR="00321E97" w:rsidDel="0080132D">
                <w:rPr>
                  <w:rStyle w:val="CommentReference"/>
                </w:rPr>
                <w:commentReference w:id="776"/>
              </w:r>
              <w:r w:rsidDel="0080132D">
                <w:delText>?</w:delText>
              </w:r>
            </w:del>
          </w:p>
          <w:p w14:paraId="406F2DFF" w14:textId="77777777" w:rsidR="0080132D" w:rsidRDefault="0080132D" w:rsidP="0080132D">
            <w:pPr>
              <w:pStyle w:val="CommentText"/>
              <w:contextualSpacing/>
              <w:rPr>
                <w:ins w:id="777" w:author="Heather Huntington" w:date="2014-11-18T10:46:00Z"/>
              </w:rPr>
            </w:pPr>
            <w:ins w:id="778" w:author="Heather Huntington" w:date="2014-11-18T10:46:00Z">
              <w:r>
                <w:t>0-No</w:t>
              </w:r>
            </w:ins>
          </w:p>
          <w:p w14:paraId="04445CE4" w14:textId="77777777" w:rsidR="0080132D" w:rsidRDefault="0080132D" w:rsidP="0080132D">
            <w:pPr>
              <w:pStyle w:val="CommentText"/>
              <w:contextualSpacing/>
              <w:rPr>
                <w:ins w:id="779" w:author="Heather Huntington" w:date="2014-11-18T10:46:00Z"/>
              </w:rPr>
            </w:pPr>
            <w:ins w:id="780" w:author="Heather Huntington" w:date="2014-11-18T10:46:00Z">
              <w:r>
                <w:t>1-Yes</w:t>
              </w:r>
            </w:ins>
          </w:p>
          <w:p w14:paraId="4DAC54B8" w14:textId="77777777" w:rsidR="0080132D" w:rsidRDefault="0080132D" w:rsidP="0080132D">
            <w:pPr>
              <w:pStyle w:val="CommentText"/>
              <w:contextualSpacing/>
              <w:rPr>
                <w:ins w:id="781" w:author="Heather Huntington" w:date="2014-11-18T10:46:00Z"/>
              </w:rPr>
            </w:pPr>
            <w:ins w:id="782" w:author="Heather Huntington" w:date="2014-11-18T10:46:00Z">
              <w:r>
                <w:t>888-Don’t know</w:t>
              </w:r>
            </w:ins>
          </w:p>
          <w:p w14:paraId="0D6D645D" w14:textId="77777777" w:rsidR="000D6CCD" w:rsidRDefault="000D6CCD" w:rsidP="007D0669">
            <w:pPr>
              <w:pStyle w:val="CommentText"/>
              <w:contextualSpacing/>
            </w:pPr>
          </w:p>
          <w:p w14:paraId="1C694449" w14:textId="77777777" w:rsidR="000D6CCD" w:rsidRDefault="000D6CCD" w:rsidP="007D0669">
            <w:pPr>
              <w:pStyle w:val="CommentText"/>
              <w:ind w:left="1440"/>
              <w:contextualSpacing/>
            </w:pPr>
          </w:p>
          <w:p w14:paraId="26FB8107" w14:textId="085DC1A0" w:rsidR="000D6CCD" w:rsidDel="004607D6" w:rsidRDefault="000D6CCD" w:rsidP="007D0669">
            <w:pPr>
              <w:pStyle w:val="CommentText"/>
              <w:numPr>
                <w:ilvl w:val="1"/>
                <w:numId w:val="8"/>
              </w:numPr>
              <w:contextualSpacing/>
              <w:rPr>
                <w:del w:id="783" w:author="Heather Huntington" w:date="2014-11-18T10:45:00Z"/>
              </w:rPr>
            </w:pPr>
            <w:del w:id="784" w:author="Heather Huntington" w:date="2014-11-18T10:45:00Z">
              <w:r w:rsidDel="004607D6">
                <w:delText>Was the grievance mechanism locally accessible?</w:delText>
              </w:r>
            </w:del>
          </w:p>
          <w:p w14:paraId="38AFEDF8" w14:textId="77777777" w:rsidR="000D6CCD" w:rsidRDefault="000D6CCD" w:rsidP="007D0669">
            <w:pPr>
              <w:pStyle w:val="CommentText"/>
              <w:ind w:left="1440"/>
              <w:contextualSpacing/>
            </w:pPr>
          </w:p>
          <w:p w14:paraId="1991AB2F" w14:textId="77777777" w:rsidR="000D6CCD" w:rsidRDefault="000D6CCD" w:rsidP="007D0669">
            <w:pPr>
              <w:pStyle w:val="CommentText"/>
              <w:numPr>
                <w:ilvl w:val="1"/>
                <w:numId w:val="8"/>
              </w:numPr>
              <w:contextualSpacing/>
            </w:pPr>
            <w:r>
              <w:t>Do you consider the decisions of the grievance mechanism were fair?</w:t>
            </w:r>
          </w:p>
          <w:p w14:paraId="216BDD0A" w14:textId="77777777" w:rsidR="000D6CCD" w:rsidRDefault="0080132D" w:rsidP="007D0669">
            <w:pPr>
              <w:pStyle w:val="CommentText"/>
              <w:contextualSpacing/>
              <w:rPr>
                <w:ins w:id="785" w:author="Heather Huntington" w:date="2014-11-18T10:47:00Z"/>
              </w:rPr>
            </w:pPr>
            <w:ins w:id="786" w:author="Heather Huntington" w:date="2014-11-18T10:47:00Z">
              <w:r>
                <w:t>1-Very fair</w:t>
              </w:r>
            </w:ins>
          </w:p>
          <w:p w14:paraId="6C0722AE" w14:textId="77777777" w:rsidR="0080132D" w:rsidRDefault="0080132D" w:rsidP="007D0669">
            <w:pPr>
              <w:pStyle w:val="CommentText"/>
              <w:contextualSpacing/>
              <w:rPr>
                <w:ins w:id="787" w:author="Heather Huntington" w:date="2014-11-18T10:47:00Z"/>
              </w:rPr>
            </w:pPr>
            <w:ins w:id="788" w:author="Heather Huntington" w:date="2014-11-18T10:47:00Z">
              <w:r>
                <w:t>2-Fair</w:t>
              </w:r>
            </w:ins>
          </w:p>
          <w:p w14:paraId="3713E16E" w14:textId="77777777" w:rsidR="0080132D" w:rsidRDefault="0080132D" w:rsidP="007D0669">
            <w:pPr>
              <w:pStyle w:val="CommentText"/>
              <w:contextualSpacing/>
              <w:rPr>
                <w:ins w:id="789" w:author="Heather Huntington" w:date="2014-11-18T10:47:00Z"/>
              </w:rPr>
            </w:pPr>
            <w:ins w:id="790" w:author="Heather Huntington" w:date="2014-11-18T10:47:00Z">
              <w:r>
                <w:t>3-Neutral</w:t>
              </w:r>
            </w:ins>
          </w:p>
          <w:p w14:paraId="19BFB8EF" w14:textId="77777777" w:rsidR="0080132D" w:rsidRDefault="0080132D" w:rsidP="007D0669">
            <w:pPr>
              <w:pStyle w:val="CommentText"/>
              <w:contextualSpacing/>
              <w:rPr>
                <w:ins w:id="791" w:author="Heather Huntington" w:date="2014-11-18T10:47:00Z"/>
              </w:rPr>
            </w:pPr>
            <w:ins w:id="792" w:author="Heather Huntington" w:date="2014-11-18T10:47:00Z">
              <w:r>
                <w:t>4-A little unfair</w:t>
              </w:r>
            </w:ins>
          </w:p>
          <w:p w14:paraId="39792A1A" w14:textId="56D91D1F" w:rsidR="0080132D" w:rsidRDefault="0080132D" w:rsidP="007D0669">
            <w:pPr>
              <w:pStyle w:val="CommentText"/>
              <w:contextualSpacing/>
            </w:pPr>
            <w:ins w:id="793" w:author="Heather Huntington" w:date="2014-11-18T10:47:00Z">
              <w:r>
                <w:t>5- Very unfair</w:t>
              </w:r>
            </w:ins>
          </w:p>
          <w:p w14:paraId="5049270C" w14:textId="77777777" w:rsidR="000D6CCD" w:rsidRDefault="000D6CCD" w:rsidP="007D0669">
            <w:pPr>
              <w:pStyle w:val="CommentText"/>
              <w:ind w:left="1440"/>
              <w:contextualSpacing/>
            </w:pPr>
          </w:p>
          <w:p w14:paraId="0460E20D" w14:textId="77777777" w:rsidR="000D6CCD" w:rsidRDefault="000D6CCD" w:rsidP="007D0669">
            <w:pPr>
              <w:pStyle w:val="CommentText"/>
              <w:numPr>
                <w:ilvl w:val="1"/>
                <w:numId w:val="8"/>
              </w:numPr>
              <w:contextualSpacing/>
              <w:rPr>
                <w:ins w:id="794" w:author="Heather Huntington" w:date="2014-11-18T10:48:00Z"/>
              </w:rPr>
            </w:pPr>
            <w:r>
              <w:t xml:space="preserve">Were the decisions of the grievance mechanism </w:t>
            </w:r>
            <w:r w:rsidRPr="001A3006">
              <w:t>executed</w:t>
            </w:r>
            <w:r>
              <w:t>?</w:t>
            </w:r>
          </w:p>
          <w:p w14:paraId="52422995" w14:textId="77777777" w:rsidR="0080132D" w:rsidRDefault="0080132D" w:rsidP="0080132D">
            <w:pPr>
              <w:pStyle w:val="CommentText"/>
              <w:contextualSpacing/>
              <w:rPr>
                <w:ins w:id="795" w:author="Heather Huntington" w:date="2014-11-18T10:48:00Z"/>
              </w:rPr>
            </w:pPr>
            <w:ins w:id="796" w:author="Heather Huntington" w:date="2014-11-18T10:48:00Z">
              <w:r>
                <w:t>0-No</w:t>
              </w:r>
            </w:ins>
          </w:p>
          <w:p w14:paraId="4F4223FA" w14:textId="77777777" w:rsidR="0080132D" w:rsidRDefault="0080132D" w:rsidP="0080132D">
            <w:pPr>
              <w:pStyle w:val="CommentText"/>
              <w:contextualSpacing/>
              <w:rPr>
                <w:ins w:id="797" w:author="Heather Huntington" w:date="2014-11-18T10:48:00Z"/>
              </w:rPr>
            </w:pPr>
            <w:ins w:id="798" w:author="Heather Huntington" w:date="2014-11-18T10:48:00Z">
              <w:r>
                <w:t>1-Yes</w:t>
              </w:r>
            </w:ins>
          </w:p>
          <w:p w14:paraId="376B0869" w14:textId="77777777" w:rsidR="0080132D" w:rsidRDefault="0080132D" w:rsidP="0080132D">
            <w:pPr>
              <w:pStyle w:val="CommentText"/>
              <w:contextualSpacing/>
              <w:rPr>
                <w:ins w:id="799" w:author="Heather Huntington" w:date="2014-11-18T10:48:00Z"/>
              </w:rPr>
            </w:pPr>
            <w:ins w:id="800" w:author="Heather Huntington" w:date="2014-11-18T10:48:00Z">
              <w:r>
                <w:t>888-Don’t know</w:t>
              </w:r>
            </w:ins>
          </w:p>
          <w:p w14:paraId="32E6907F" w14:textId="77777777" w:rsidR="0080132D" w:rsidRDefault="0080132D" w:rsidP="007D0669">
            <w:pPr>
              <w:pStyle w:val="CommentText"/>
              <w:numPr>
                <w:ilvl w:val="1"/>
                <w:numId w:val="8"/>
              </w:numPr>
              <w:contextualSpacing/>
            </w:pPr>
          </w:p>
          <w:p w14:paraId="420B8EC4" w14:textId="77777777" w:rsidR="000D6CCD" w:rsidRDefault="000D6CCD" w:rsidP="007D0669">
            <w:pPr>
              <w:pStyle w:val="CommentText"/>
              <w:ind w:left="1440"/>
              <w:contextualSpacing/>
            </w:pPr>
          </w:p>
          <w:p w14:paraId="13CCB423" w14:textId="77777777" w:rsidR="000D6CCD" w:rsidRDefault="000D6CCD" w:rsidP="007D0669">
            <w:pPr>
              <w:pStyle w:val="CommentText"/>
              <w:numPr>
                <w:ilvl w:val="1"/>
                <w:numId w:val="8"/>
              </w:numPr>
              <w:contextualSpacing/>
              <w:rPr>
                <w:ins w:id="801" w:author="Heather Huntington" w:date="2014-11-18T10:48:00Z"/>
              </w:rPr>
            </w:pPr>
            <w:r>
              <w:t>Was the compensation enough to compensate the damage/impact?</w:t>
            </w:r>
          </w:p>
          <w:p w14:paraId="305C7879" w14:textId="77777777" w:rsidR="0080132D" w:rsidRDefault="0080132D" w:rsidP="0080132D">
            <w:pPr>
              <w:pStyle w:val="CommentText"/>
              <w:contextualSpacing/>
              <w:rPr>
                <w:ins w:id="802" w:author="Heather Huntington" w:date="2014-11-18T10:48:00Z"/>
              </w:rPr>
            </w:pPr>
            <w:ins w:id="803" w:author="Heather Huntington" w:date="2014-11-18T10:48:00Z">
              <w:r>
                <w:t>0-No</w:t>
              </w:r>
            </w:ins>
          </w:p>
          <w:p w14:paraId="66868BED" w14:textId="77777777" w:rsidR="0080132D" w:rsidRDefault="0080132D" w:rsidP="0080132D">
            <w:pPr>
              <w:pStyle w:val="CommentText"/>
              <w:contextualSpacing/>
              <w:rPr>
                <w:ins w:id="804" w:author="Heather Huntington" w:date="2014-11-18T10:48:00Z"/>
              </w:rPr>
            </w:pPr>
            <w:ins w:id="805" w:author="Heather Huntington" w:date="2014-11-18T10:48:00Z">
              <w:r>
                <w:t>1-Yes</w:t>
              </w:r>
            </w:ins>
          </w:p>
          <w:p w14:paraId="52B2F85C" w14:textId="77777777" w:rsidR="0080132D" w:rsidRDefault="0080132D" w:rsidP="0080132D">
            <w:pPr>
              <w:pStyle w:val="CommentText"/>
              <w:contextualSpacing/>
              <w:rPr>
                <w:ins w:id="806" w:author="Heather Huntington" w:date="2014-11-18T10:48:00Z"/>
              </w:rPr>
            </w:pPr>
            <w:ins w:id="807" w:author="Heather Huntington" w:date="2014-11-18T10:48:00Z">
              <w:r>
                <w:t>888-Don’t know</w:t>
              </w:r>
            </w:ins>
          </w:p>
          <w:p w14:paraId="202E6EC6" w14:textId="77777777" w:rsidR="0080132D" w:rsidRDefault="0080132D" w:rsidP="007D0669">
            <w:pPr>
              <w:pStyle w:val="CommentText"/>
              <w:numPr>
                <w:ilvl w:val="1"/>
                <w:numId w:val="8"/>
              </w:numPr>
              <w:contextualSpacing/>
            </w:pPr>
          </w:p>
          <w:p w14:paraId="58A70623" w14:textId="77777777" w:rsidR="000D6CCD" w:rsidRDefault="000D6CCD" w:rsidP="007D0669">
            <w:pPr>
              <w:pStyle w:val="CommentText"/>
              <w:contextualSpacing/>
            </w:pPr>
          </w:p>
          <w:p w14:paraId="1E8BC91F" w14:textId="77777777" w:rsidR="00BF5C6F" w:rsidRDefault="00BF5C6F" w:rsidP="007D0669">
            <w:pPr>
              <w:contextualSpacing/>
              <w:rPr>
                <w:rFonts w:ascii="Gill Sans MT" w:hAnsi="Gill Sans MT"/>
                <w:sz w:val="20"/>
                <w:szCs w:val="20"/>
              </w:rPr>
            </w:pPr>
          </w:p>
        </w:tc>
      </w:tr>
    </w:tbl>
    <w:p w14:paraId="7DF37237" w14:textId="77777777" w:rsidR="00BF5C6F" w:rsidRPr="00F71A9A" w:rsidRDefault="00BF5C6F" w:rsidP="00AC7CBE">
      <w:pPr>
        <w:autoSpaceDE w:val="0"/>
        <w:autoSpaceDN w:val="0"/>
        <w:adjustRightInd w:val="0"/>
        <w:spacing w:after="0" w:line="240" w:lineRule="auto"/>
        <w:contextualSpacing/>
        <w:rPr>
          <w:rFonts w:ascii="Gill Sans MT" w:hAnsi="Gill Sans MT" w:cs="TimesNewRomanPSMT"/>
          <w:sz w:val="20"/>
          <w:szCs w:val="20"/>
        </w:rPr>
      </w:pPr>
    </w:p>
    <w:p w14:paraId="3B7DDFBB" w14:textId="29A83BB5" w:rsidR="003330F1" w:rsidRPr="00F71A9A" w:rsidRDefault="003330F1" w:rsidP="00EB6FC5">
      <w:pPr>
        <w:autoSpaceDE w:val="0"/>
        <w:autoSpaceDN w:val="0"/>
        <w:adjustRightInd w:val="0"/>
        <w:spacing w:after="0" w:line="240" w:lineRule="auto"/>
        <w:contextualSpacing/>
        <w:rPr>
          <w:rFonts w:ascii="Gill Sans MT" w:hAnsi="Gill Sans MT" w:cs="TimesNewRomanPSMT"/>
          <w:sz w:val="20"/>
          <w:szCs w:val="20"/>
        </w:rPr>
        <w:sectPr w:rsidR="003330F1" w:rsidRPr="00F71A9A" w:rsidSect="0037128F">
          <w:footerReference w:type="even" r:id="rId10"/>
          <w:footerReference w:type="default" r:id="rId11"/>
          <w:pgSz w:w="15840" w:h="12240" w:orient="landscape"/>
          <w:pgMar w:top="1080" w:right="1440" w:bottom="1080" w:left="1440" w:header="720" w:footer="720" w:gutter="0"/>
          <w:cols w:space="720"/>
          <w:docGrid w:linePitch="360"/>
        </w:sectPr>
      </w:pPr>
    </w:p>
    <w:p w14:paraId="33B5523A"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47EE0D63" w14:textId="300701EC" w:rsidR="000721E5" w:rsidRPr="000721E5" w:rsidRDefault="000721E5" w:rsidP="000721E5">
      <w:pPr>
        <w:rPr>
          <w:rFonts w:ascii="Gill Sans MT" w:hAnsi="Gill Sans MT"/>
          <w:b/>
        </w:rPr>
      </w:pPr>
      <w:r w:rsidRPr="000721E5">
        <w:rPr>
          <w:rFonts w:ascii="Gill Sans MT" w:hAnsi="Gill Sans MT"/>
          <w:b/>
        </w:rPr>
        <w:t xml:space="preserve">FOREST CONFLICT: INCIDENCE AND MANAGEMENT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00"/>
        <w:gridCol w:w="900"/>
      </w:tblGrid>
      <w:tr w:rsidR="000721E5" w:rsidRPr="00033701" w14:paraId="50D30ABE"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1284649C"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C147FBF" w14:textId="77777777"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forest land and resource related conflicts WITHIN (between members of the community) your community? </w:t>
            </w:r>
          </w:p>
          <w:p w14:paraId="3975C2BD"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58FD492D" w14:textId="07ED3B76"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 xml:space="preserve">0=There are no conflicts </w:t>
            </w:r>
          </w:p>
          <w:p w14:paraId="75BCAC5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622C841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60D40AD8"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41B0EBE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3B575BF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21707C36"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7359D6C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589205E8"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74F97F4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2295AE0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634107BF" w14:textId="77777777" w:rsidR="000721E5" w:rsidRPr="00033701" w:rsidRDefault="000721E5"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0721E5" w:rsidRPr="00033701" w14:paraId="38D9F03B" w14:textId="77777777" w:rsidTr="000721E5">
        <w:trPr>
          <w:trHeight w:val="2021"/>
        </w:trPr>
        <w:tc>
          <w:tcPr>
            <w:tcW w:w="190" w:type="dxa"/>
            <w:tcBorders>
              <w:top w:val="single" w:sz="4" w:space="0" w:color="000000"/>
              <w:left w:val="single" w:sz="4" w:space="0" w:color="000000"/>
              <w:bottom w:val="single" w:sz="4" w:space="0" w:color="auto"/>
              <w:right w:val="single" w:sz="4" w:space="0" w:color="000000"/>
            </w:tcBorders>
          </w:tcPr>
          <w:p w14:paraId="4B500B7E"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58D5ACE6"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Compared to 3 years ago, do you think the number of forest land and resource related conflicts WITHIN (between members of the community) in your community has increased, decreased, or stayed the same?</w:t>
            </w:r>
          </w:p>
          <w:p w14:paraId="1856E260"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5837492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5BFE338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420CDF59"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02E1307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140D755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635A525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1B166B2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4619F8A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c>
          <w:tcPr>
            <w:tcW w:w="900" w:type="dxa"/>
            <w:tcBorders>
              <w:top w:val="single" w:sz="18" w:space="0" w:color="000000"/>
              <w:left w:val="single" w:sz="18" w:space="0" w:color="000000"/>
              <w:bottom w:val="single" w:sz="4" w:space="0" w:color="auto"/>
              <w:right w:val="single" w:sz="18" w:space="0" w:color="000000"/>
            </w:tcBorders>
          </w:tcPr>
          <w:p w14:paraId="6D64388A" w14:textId="77777777" w:rsidR="000721E5" w:rsidRPr="00033701" w:rsidRDefault="000721E5"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0721E5" w:rsidRPr="00033701" w14:paraId="32F7F54D" w14:textId="77777777" w:rsidTr="000721E5">
        <w:trPr>
          <w:trHeight w:val="945"/>
        </w:trPr>
        <w:tc>
          <w:tcPr>
            <w:tcW w:w="190" w:type="dxa"/>
            <w:tcBorders>
              <w:top w:val="single" w:sz="4" w:space="0" w:color="auto"/>
              <w:left w:val="single" w:sz="4" w:space="0" w:color="000000"/>
              <w:bottom w:val="single" w:sz="4" w:space="0" w:color="auto"/>
              <w:right w:val="single" w:sz="4" w:space="0" w:color="000000"/>
            </w:tcBorders>
          </w:tcPr>
          <w:p w14:paraId="1BE1E911"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44B6FEA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WITHIN (between members of the community) your community? </w:t>
            </w:r>
          </w:p>
          <w:p w14:paraId="3B541F77" w14:textId="77777777" w:rsidR="000721E5" w:rsidRPr="00033701" w:rsidRDefault="000721E5" w:rsidP="000721E5">
            <w:pPr>
              <w:spacing w:after="0" w:line="240" w:lineRule="auto"/>
              <w:contextualSpacing/>
              <w:rPr>
                <w:rFonts w:ascii="Gill Sans MT" w:hAnsi="Gill Sans MT"/>
              </w:rPr>
            </w:pPr>
          </w:p>
          <w:p w14:paraId="2547E70F" w14:textId="77777777" w:rsidR="000721E5" w:rsidRPr="00033701" w:rsidRDefault="000721E5" w:rsidP="000721E5">
            <w:pPr>
              <w:spacing w:after="0" w:line="240" w:lineRule="auto"/>
              <w:contextualSpacing/>
              <w:rPr>
                <w:rFonts w:ascii="Gill Sans MT" w:hAnsi="Gill Sans MT"/>
              </w:rPr>
            </w:pPr>
          </w:p>
          <w:p w14:paraId="5277E139" w14:textId="77777777" w:rsidR="000721E5" w:rsidRPr="00033701" w:rsidRDefault="000721E5" w:rsidP="000721E5">
            <w:pPr>
              <w:spacing w:after="0" w:line="240" w:lineRule="auto"/>
              <w:contextualSpacing/>
              <w:rPr>
                <w:rFonts w:ascii="Gill Sans MT" w:hAnsi="Gill Sans MT"/>
              </w:rPr>
            </w:pPr>
          </w:p>
          <w:p w14:paraId="5C081914"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DB6F825" w14:textId="77777777" w:rsidR="000721E5" w:rsidRPr="00033701" w:rsidRDefault="000721E5" w:rsidP="000721E5">
            <w:pPr>
              <w:spacing w:after="0" w:line="240" w:lineRule="auto"/>
              <w:contextualSpacing/>
              <w:rPr>
                <w:rFonts w:ascii="Gill Sans MT" w:hAnsi="Gill Sans MT"/>
              </w:rPr>
            </w:pPr>
          </w:p>
          <w:p w14:paraId="2F5A8227" w14:textId="77777777" w:rsidR="000721E5" w:rsidRPr="00033701" w:rsidRDefault="000721E5" w:rsidP="000721E5">
            <w:pPr>
              <w:spacing w:after="0" w:line="240" w:lineRule="auto"/>
              <w:contextualSpacing/>
              <w:rPr>
                <w:rFonts w:ascii="Gill Sans MT" w:hAnsi="Gill Sans MT"/>
              </w:rPr>
            </w:pPr>
          </w:p>
        </w:tc>
        <w:tc>
          <w:tcPr>
            <w:tcW w:w="900" w:type="dxa"/>
            <w:tcBorders>
              <w:top w:val="single" w:sz="4" w:space="0" w:color="auto"/>
              <w:left w:val="single" w:sz="18" w:space="0" w:color="000000"/>
              <w:bottom w:val="single" w:sz="4" w:space="0" w:color="auto"/>
              <w:right w:val="single" w:sz="18" w:space="0" w:color="000000"/>
            </w:tcBorders>
          </w:tcPr>
          <w:p w14:paraId="3E3FDC6C"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738FF153" w14:textId="77777777" w:rsidTr="000721E5">
        <w:trPr>
          <w:trHeight w:val="920"/>
        </w:trPr>
        <w:tc>
          <w:tcPr>
            <w:tcW w:w="190" w:type="dxa"/>
            <w:tcBorders>
              <w:top w:val="single" w:sz="4" w:space="0" w:color="auto"/>
              <w:left w:val="single" w:sz="4" w:space="0" w:color="000000"/>
              <w:bottom w:val="single" w:sz="4" w:space="0" w:color="auto"/>
              <w:right w:val="single" w:sz="4" w:space="0" w:color="000000"/>
            </w:tcBorders>
          </w:tcPr>
          <w:p w14:paraId="6D8A4B2F"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D733D76" w14:textId="77777777"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w:t>
            </w:r>
            <w:ins w:id="814" w:author="Stickler, Mercedes M. (E3/LTRM)" w:date="2014-09-22T18:16:00Z">
              <w:r w:rsidRPr="00033701">
                <w:rPr>
                  <w:rFonts w:ascii="Gill Sans MT" w:eastAsia="Calibri" w:hAnsi="Gill Sans MT" w:cs="Times New Roman"/>
                </w:rPr>
                <w:t xml:space="preserve">forest </w:t>
              </w:r>
            </w:ins>
            <w:r w:rsidRPr="00033701">
              <w:rPr>
                <w:rFonts w:ascii="Gill Sans MT" w:eastAsia="Calibri" w:hAnsi="Gill Sans MT" w:cs="Times New Roman"/>
              </w:rPr>
              <w:t>related disputes between members of your community has increased, decreased, or stayed the same?</w:t>
            </w:r>
          </w:p>
          <w:p w14:paraId="7909CD94"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8443F49" w14:textId="77777777" w:rsidR="0009243E" w:rsidRPr="00033701" w:rsidRDefault="0009243E" w:rsidP="0009243E">
            <w:pPr>
              <w:spacing w:after="0" w:line="240" w:lineRule="auto"/>
              <w:contextualSpacing/>
              <w:rPr>
                <w:ins w:id="815" w:author="usaiduser" w:date="2014-11-09T10:25:00Z"/>
                <w:rFonts w:ascii="Gill Sans MT" w:hAnsi="Gill Sans MT"/>
              </w:rPr>
            </w:pPr>
            <w:ins w:id="816" w:author="usaiduser" w:date="2014-11-09T10:25:00Z">
              <w:r w:rsidRPr="00033701">
                <w:rPr>
                  <w:rFonts w:ascii="Gill Sans MT" w:hAnsi="Gill Sans MT"/>
                </w:rPr>
                <w:t>1=Increased a lot</w:t>
              </w:r>
            </w:ins>
          </w:p>
          <w:p w14:paraId="2D3CB4DA" w14:textId="77777777" w:rsidR="0009243E" w:rsidRPr="00033701" w:rsidRDefault="0009243E" w:rsidP="0009243E">
            <w:pPr>
              <w:spacing w:after="0" w:line="240" w:lineRule="auto"/>
              <w:contextualSpacing/>
              <w:rPr>
                <w:ins w:id="817" w:author="usaiduser" w:date="2014-11-09T10:25:00Z"/>
                <w:rFonts w:ascii="Gill Sans MT" w:hAnsi="Gill Sans MT"/>
              </w:rPr>
            </w:pPr>
            <w:ins w:id="818" w:author="usaiduser" w:date="2014-11-09T10:25:00Z">
              <w:r w:rsidRPr="00033701">
                <w:rPr>
                  <w:rFonts w:ascii="Gill Sans MT" w:hAnsi="Gill Sans MT"/>
                </w:rPr>
                <w:t>2=Increased a little</w:t>
              </w:r>
            </w:ins>
          </w:p>
          <w:p w14:paraId="0CF2E72A" w14:textId="77777777" w:rsidR="0009243E" w:rsidRPr="00033701" w:rsidRDefault="0009243E" w:rsidP="0009243E">
            <w:pPr>
              <w:spacing w:after="0" w:line="240" w:lineRule="auto"/>
              <w:contextualSpacing/>
              <w:rPr>
                <w:ins w:id="819" w:author="usaiduser" w:date="2014-11-09T10:25:00Z"/>
                <w:rFonts w:ascii="Gill Sans MT" w:hAnsi="Gill Sans MT"/>
              </w:rPr>
            </w:pPr>
            <w:ins w:id="820" w:author="usaiduser" w:date="2014-11-09T10:25:00Z">
              <w:r w:rsidRPr="00033701">
                <w:rPr>
                  <w:rFonts w:ascii="Gill Sans MT" w:hAnsi="Gill Sans MT"/>
                </w:rPr>
                <w:t>3=Remained the same</w:t>
              </w:r>
            </w:ins>
          </w:p>
          <w:p w14:paraId="5D9AF32C" w14:textId="77777777" w:rsidR="0009243E" w:rsidRPr="00033701" w:rsidRDefault="0009243E" w:rsidP="0009243E">
            <w:pPr>
              <w:spacing w:after="0" w:line="240" w:lineRule="auto"/>
              <w:contextualSpacing/>
              <w:rPr>
                <w:ins w:id="821" w:author="usaiduser" w:date="2014-11-09T10:25:00Z"/>
                <w:rFonts w:ascii="Gill Sans MT" w:hAnsi="Gill Sans MT"/>
              </w:rPr>
            </w:pPr>
            <w:ins w:id="822" w:author="usaiduser" w:date="2014-11-09T10:25:00Z">
              <w:r w:rsidRPr="00033701">
                <w:rPr>
                  <w:rFonts w:ascii="Gill Sans MT" w:hAnsi="Gill Sans MT"/>
                </w:rPr>
                <w:t>4=Decreased a little</w:t>
              </w:r>
            </w:ins>
          </w:p>
          <w:p w14:paraId="1C6FD2AD" w14:textId="77777777" w:rsidR="0009243E" w:rsidRPr="00033701" w:rsidRDefault="0009243E" w:rsidP="0009243E">
            <w:pPr>
              <w:spacing w:after="0" w:line="240" w:lineRule="auto"/>
              <w:contextualSpacing/>
              <w:rPr>
                <w:ins w:id="823" w:author="usaiduser" w:date="2014-11-09T10:25:00Z"/>
                <w:rFonts w:ascii="Gill Sans MT" w:hAnsi="Gill Sans MT"/>
              </w:rPr>
            </w:pPr>
            <w:ins w:id="824" w:author="usaiduser" w:date="2014-11-09T10:25:00Z">
              <w:r w:rsidRPr="00033701">
                <w:rPr>
                  <w:rFonts w:ascii="Gill Sans MT" w:hAnsi="Gill Sans MT"/>
                </w:rPr>
                <w:t>5=Decreased a lot</w:t>
              </w:r>
            </w:ins>
          </w:p>
          <w:p w14:paraId="08F1FBB6" w14:textId="77777777" w:rsidR="0009243E" w:rsidRPr="00033701" w:rsidRDefault="0009243E" w:rsidP="0009243E">
            <w:pPr>
              <w:spacing w:after="0" w:line="240" w:lineRule="auto"/>
              <w:contextualSpacing/>
              <w:rPr>
                <w:ins w:id="825" w:author="usaiduser" w:date="2014-11-09T10:25:00Z"/>
                <w:rFonts w:ascii="Gill Sans MT" w:hAnsi="Gill Sans MT"/>
              </w:rPr>
            </w:pPr>
            <w:ins w:id="826" w:author="usaiduser" w:date="2014-11-09T10:25:00Z">
              <w:r w:rsidRPr="00033701">
                <w:rPr>
                  <w:rFonts w:ascii="Gill Sans MT" w:hAnsi="Gill Sans MT"/>
                </w:rPr>
                <w:t>97=Other, please specify</w:t>
              </w:r>
            </w:ins>
          </w:p>
          <w:p w14:paraId="465225D2" w14:textId="77777777" w:rsidR="0009243E" w:rsidRPr="00033701" w:rsidRDefault="0009243E" w:rsidP="0009243E">
            <w:pPr>
              <w:spacing w:after="0" w:line="240" w:lineRule="auto"/>
              <w:contextualSpacing/>
              <w:rPr>
                <w:ins w:id="827" w:author="usaiduser" w:date="2014-11-09T10:25:00Z"/>
                <w:rFonts w:ascii="Gill Sans MT" w:hAnsi="Gill Sans MT"/>
              </w:rPr>
            </w:pPr>
            <w:ins w:id="828" w:author="usaiduser" w:date="2014-11-09T10:25:00Z">
              <w:r w:rsidRPr="00033701">
                <w:rPr>
                  <w:rFonts w:ascii="Gill Sans MT" w:hAnsi="Gill Sans MT"/>
                </w:rPr>
                <w:t>888=Don’t know</w:t>
              </w:r>
            </w:ins>
          </w:p>
          <w:p w14:paraId="08208E65" w14:textId="5881C5AD" w:rsidR="000721E5" w:rsidRPr="00033701" w:rsidRDefault="0009243E" w:rsidP="0009243E">
            <w:pPr>
              <w:spacing w:after="0" w:line="240" w:lineRule="auto"/>
              <w:contextualSpacing/>
              <w:rPr>
                <w:rFonts w:ascii="Gill Sans MT" w:hAnsi="Gill Sans MT"/>
              </w:rPr>
            </w:pPr>
            <w:ins w:id="829" w:author="usaiduser" w:date="2014-11-09T10:25:00Z">
              <w:r w:rsidRPr="00033701">
                <w:rPr>
                  <w:rFonts w:ascii="Gill Sans MT" w:hAnsi="Gill Sans MT"/>
                </w:rPr>
                <w:t>999=Preferred not to answer</w:t>
              </w:r>
            </w:ins>
          </w:p>
        </w:tc>
        <w:tc>
          <w:tcPr>
            <w:tcW w:w="900" w:type="dxa"/>
            <w:tcBorders>
              <w:top w:val="single" w:sz="4" w:space="0" w:color="auto"/>
              <w:left w:val="single" w:sz="18" w:space="0" w:color="000000"/>
              <w:bottom w:val="single" w:sz="4" w:space="0" w:color="auto"/>
              <w:right w:val="single" w:sz="18" w:space="0" w:color="000000"/>
            </w:tcBorders>
          </w:tcPr>
          <w:p w14:paraId="64037442"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4E9E4208" w14:textId="77777777" w:rsidTr="000721E5">
        <w:trPr>
          <w:trHeight w:val="890"/>
        </w:trPr>
        <w:tc>
          <w:tcPr>
            <w:tcW w:w="190" w:type="dxa"/>
            <w:tcBorders>
              <w:top w:val="single" w:sz="4" w:space="0" w:color="auto"/>
              <w:left w:val="single" w:sz="4" w:space="0" w:color="000000"/>
              <w:bottom w:val="single" w:sz="4" w:space="0" w:color="auto"/>
              <w:right w:val="single" w:sz="4" w:space="0" w:color="000000"/>
            </w:tcBorders>
          </w:tcPr>
          <w:p w14:paraId="7429E5D3"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0662C66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WITHIN your community resulted in violence or the destruction of property? </w:t>
            </w:r>
          </w:p>
          <w:p w14:paraId="1662A69A"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619E3078" w14:textId="4449634F" w:rsidR="000721E5" w:rsidRPr="00033701" w:rsidDel="0009243E" w:rsidRDefault="000721E5" w:rsidP="000721E5">
            <w:pPr>
              <w:spacing w:after="0" w:line="240" w:lineRule="auto"/>
              <w:contextualSpacing/>
              <w:rPr>
                <w:del w:id="830" w:author="usaiduser" w:date="2014-11-09T10:25:00Z"/>
                <w:rFonts w:ascii="Gill Sans MT" w:hAnsi="Gill Sans MT"/>
              </w:rPr>
            </w:pPr>
            <w:del w:id="831" w:author="usaiduser" w:date="2014-11-09T10:25:00Z">
              <w:r w:rsidRPr="00033701" w:rsidDel="0009243E">
                <w:rPr>
                  <w:rFonts w:ascii="Gill Sans MT" w:hAnsi="Gill Sans MT"/>
                </w:rPr>
                <w:delText>1=Increased a lot</w:delText>
              </w:r>
            </w:del>
          </w:p>
          <w:p w14:paraId="0CB65339" w14:textId="4334AA3B" w:rsidR="000721E5" w:rsidRPr="00033701" w:rsidDel="0009243E" w:rsidRDefault="000721E5" w:rsidP="000721E5">
            <w:pPr>
              <w:spacing w:after="0" w:line="240" w:lineRule="auto"/>
              <w:contextualSpacing/>
              <w:rPr>
                <w:del w:id="832" w:author="usaiduser" w:date="2014-11-09T10:25:00Z"/>
                <w:rFonts w:ascii="Gill Sans MT" w:hAnsi="Gill Sans MT"/>
              </w:rPr>
            </w:pPr>
            <w:del w:id="833" w:author="usaiduser" w:date="2014-11-09T10:25:00Z">
              <w:r w:rsidRPr="00033701" w:rsidDel="0009243E">
                <w:rPr>
                  <w:rFonts w:ascii="Gill Sans MT" w:hAnsi="Gill Sans MT"/>
                </w:rPr>
                <w:delText>2=Increased a little</w:delText>
              </w:r>
            </w:del>
          </w:p>
          <w:p w14:paraId="49A36D33" w14:textId="26A13006" w:rsidR="000721E5" w:rsidRPr="00033701" w:rsidDel="0009243E" w:rsidRDefault="000721E5" w:rsidP="000721E5">
            <w:pPr>
              <w:spacing w:after="0" w:line="240" w:lineRule="auto"/>
              <w:contextualSpacing/>
              <w:rPr>
                <w:del w:id="834" w:author="usaiduser" w:date="2014-11-09T10:25:00Z"/>
                <w:rFonts w:ascii="Gill Sans MT" w:hAnsi="Gill Sans MT"/>
              </w:rPr>
            </w:pPr>
            <w:del w:id="835" w:author="usaiduser" w:date="2014-11-09T10:25:00Z">
              <w:r w:rsidRPr="00033701" w:rsidDel="0009243E">
                <w:rPr>
                  <w:rFonts w:ascii="Gill Sans MT" w:hAnsi="Gill Sans MT"/>
                </w:rPr>
                <w:delText>3=Remained the same</w:delText>
              </w:r>
            </w:del>
          </w:p>
          <w:p w14:paraId="1DA11FE9" w14:textId="1E31E580" w:rsidR="000721E5" w:rsidRPr="00033701" w:rsidDel="0009243E" w:rsidRDefault="000721E5" w:rsidP="000721E5">
            <w:pPr>
              <w:spacing w:after="0" w:line="240" w:lineRule="auto"/>
              <w:contextualSpacing/>
              <w:rPr>
                <w:del w:id="836" w:author="usaiduser" w:date="2014-11-09T10:25:00Z"/>
                <w:rFonts w:ascii="Gill Sans MT" w:hAnsi="Gill Sans MT"/>
              </w:rPr>
            </w:pPr>
            <w:del w:id="837" w:author="usaiduser" w:date="2014-11-09T10:25:00Z">
              <w:r w:rsidRPr="00033701" w:rsidDel="0009243E">
                <w:rPr>
                  <w:rFonts w:ascii="Gill Sans MT" w:hAnsi="Gill Sans MT"/>
                </w:rPr>
                <w:delText>4=Decreased a little</w:delText>
              </w:r>
            </w:del>
          </w:p>
          <w:p w14:paraId="4951F414" w14:textId="193F5D6A" w:rsidR="000721E5" w:rsidRPr="00033701" w:rsidDel="0009243E" w:rsidRDefault="000721E5" w:rsidP="000721E5">
            <w:pPr>
              <w:spacing w:after="0" w:line="240" w:lineRule="auto"/>
              <w:contextualSpacing/>
              <w:rPr>
                <w:del w:id="838" w:author="usaiduser" w:date="2014-11-09T10:25:00Z"/>
                <w:rFonts w:ascii="Gill Sans MT" w:hAnsi="Gill Sans MT"/>
              </w:rPr>
            </w:pPr>
            <w:del w:id="839" w:author="usaiduser" w:date="2014-11-09T10:25:00Z">
              <w:r w:rsidRPr="00033701" w:rsidDel="0009243E">
                <w:rPr>
                  <w:rFonts w:ascii="Gill Sans MT" w:hAnsi="Gill Sans MT"/>
                </w:rPr>
                <w:delText>5=Decreased a lot</w:delText>
              </w:r>
            </w:del>
          </w:p>
          <w:p w14:paraId="680D7336" w14:textId="32DEDB68" w:rsidR="000721E5" w:rsidRPr="00033701" w:rsidDel="0009243E" w:rsidRDefault="000721E5" w:rsidP="000721E5">
            <w:pPr>
              <w:spacing w:after="0" w:line="240" w:lineRule="auto"/>
              <w:contextualSpacing/>
              <w:rPr>
                <w:del w:id="840" w:author="usaiduser" w:date="2014-11-09T10:25:00Z"/>
                <w:rFonts w:ascii="Gill Sans MT" w:hAnsi="Gill Sans MT"/>
              </w:rPr>
            </w:pPr>
            <w:del w:id="841" w:author="usaiduser" w:date="2014-11-09T10:25:00Z">
              <w:r w:rsidRPr="00033701" w:rsidDel="0009243E">
                <w:rPr>
                  <w:rFonts w:ascii="Gill Sans MT" w:hAnsi="Gill Sans MT"/>
                </w:rPr>
                <w:delText>97=Other, please specify</w:delText>
              </w:r>
            </w:del>
          </w:p>
          <w:p w14:paraId="6709D78D" w14:textId="08180868" w:rsidR="000721E5" w:rsidRPr="00033701" w:rsidDel="0009243E" w:rsidRDefault="000721E5" w:rsidP="000721E5">
            <w:pPr>
              <w:spacing w:after="0" w:line="240" w:lineRule="auto"/>
              <w:contextualSpacing/>
              <w:rPr>
                <w:del w:id="842" w:author="usaiduser" w:date="2014-11-09T10:25:00Z"/>
                <w:rFonts w:ascii="Gill Sans MT" w:hAnsi="Gill Sans MT"/>
              </w:rPr>
            </w:pPr>
            <w:del w:id="843" w:author="usaiduser" w:date="2014-11-09T10:25:00Z">
              <w:r w:rsidRPr="00033701" w:rsidDel="0009243E">
                <w:rPr>
                  <w:rFonts w:ascii="Gill Sans MT" w:hAnsi="Gill Sans MT"/>
                </w:rPr>
                <w:delText>888=Don’t know</w:delText>
              </w:r>
            </w:del>
          </w:p>
          <w:p w14:paraId="7F9F1C81" w14:textId="1D073335" w:rsidR="000721E5" w:rsidRPr="00033701" w:rsidRDefault="000721E5" w:rsidP="000721E5">
            <w:pPr>
              <w:spacing w:after="0" w:line="240" w:lineRule="auto"/>
              <w:contextualSpacing/>
              <w:rPr>
                <w:rFonts w:ascii="Gill Sans MT" w:hAnsi="Gill Sans MT"/>
              </w:rPr>
            </w:pPr>
            <w:del w:id="844" w:author="usaiduser" w:date="2014-11-09T10:25:00Z">
              <w:r w:rsidRPr="00033701" w:rsidDel="0009243E">
                <w:rPr>
                  <w:rFonts w:ascii="Gill Sans MT" w:hAnsi="Gill Sans MT"/>
                </w:rPr>
                <w:delText>999=Preferred not to answer</w:delText>
              </w:r>
            </w:del>
          </w:p>
        </w:tc>
        <w:tc>
          <w:tcPr>
            <w:tcW w:w="900" w:type="dxa"/>
            <w:tcBorders>
              <w:top w:val="single" w:sz="4" w:space="0" w:color="auto"/>
              <w:left w:val="single" w:sz="18" w:space="0" w:color="000000"/>
              <w:bottom w:val="single" w:sz="4" w:space="0" w:color="auto"/>
              <w:right w:val="single" w:sz="18" w:space="0" w:color="000000"/>
            </w:tcBorders>
          </w:tcPr>
          <w:p w14:paraId="16156A5D"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2BF09044" w14:textId="77777777" w:rsidTr="000721E5">
        <w:trPr>
          <w:trHeight w:val="1246"/>
        </w:trPr>
        <w:tc>
          <w:tcPr>
            <w:tcW w:w="190" w:type="dxa"/>
            <w:tcBorders>
              <w:top w:val="single" w:sz="4" w:space="0" w:color="auto"/>
              <w:left w:val="single" w:sz="4" w:space="0" w:color="000000"/>
              <w:bottom w:val="single" w:sz="4" w:space="0" w:color="auto"/>
              <w:right w:val="single" w:sz="4" w:space="0" w:color="000000"/>
            </w:tcBorders>
          </w:tcPr>
          <w:p w14:paraId="28581B5A"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571E1B7E"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in this village,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39119BC6"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7391BD1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3910041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67A574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0E720B1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482141B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3EE2A55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17EE5D6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2E827EA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5F42A483"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1AAE247C"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5BA7C4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E3F1B8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c>
          <w:tcPr>
            <w:tcW w:w="900" w:type="dxa"/>
            <w:tcBorders>
              <w:top w:val="single" w:sz="4" w:space="0" w:color="auto"/>
              <w:left w:val="single" w:sz="18" w:space="0" w:color="000000"/>
              <w:bottom w:val="single" w:sz="4" w:space="0" w:color="auto"/>
              <w:right w:val="single" w:sz="18" w:space="0" w:color="000000"/>
            </w:tcBorders>
          </w:tcPr>
          <w:p w14:paraId="560F81BA"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763509F0"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46DB566C"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78F3F47" w14:textId="7E1F9335"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w:t>
            </w:r>
            <w:r w:rsidR="00E963BE">
              <w:rPr>
                <w:rFonts w:ascii="Gill Sans MT" w:hAnsi="Gill Sans MT"/>
              </w:rPr>
              <w:t xml:space="preserve">EXTERNAL </w:t>
            </w:r>
            <w:r w:rsidRPr="00033701">
              <w:rPr>
                <w:rFonts w:ascii="Gill Sans MT" w:hAnsi="Gill Sans MT"/>
              </w:rPr>
              <w:t xml:space="preserve">forest land and resource related </w:t>
            </w:r>
            <w:r>
              <w:rPr>
                <w:rFonts w:ascii="Gill Sans MT" w:hAnsi="Gill Sans MT"/>
              </w:rPr>
              <w:t>conflict</w:t>
            </w:r>
            <w:r w:rsidR="00E963BE">
              <w:rPr>
                <w:rFonts w:ascii="Gill Sans MT" w:hAnsi="Gill Sans MT"/>
              </w:rPr>
              <w:t xml:space="preserve">s that your community faces with other communities? </w:t>
            </w:r>
          </w:p>
          <w:p w14:paraId="7D7B8305"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480BE193" w14:textId="0AD99A33"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0= There are no conflicts between this village and other villages</w:t>
            </w:r>
          </w:p>
          <w:p w14:paraId="065E5D2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6D28E1F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54715BB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1BD7F138"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464DA93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2C62765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5862674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5221FFA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7D59FEE9"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00952EE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r>
      <w:tr w:rsidR="000721E5" w:rsidRPr="00033701" w14:paraId="002870FB" w14:textId="77777777" w:rsidTr="000721E5">
        <w:trPr>
          <w:gridAfter w:val="1"/>
          <w:wAfter w:w="900" w:type="dxa"/>
          <w:trHeight w:val="2021"/>
        </w:trPr>
        <w:tc>
          <w:tcPr>
            <w:tcW w:w="190" w:type="dxa"/>
            <w:tcBorders>
              <w:top w:val="single" w:sz="4" w:space="0" w:color="000000"/>
              <w:left w:val="single" w:sz="4" w:space="0" w:color="000000"/>
              <w:bottom w:val="single" w:sz="4" w:space="0" w:color="auto"/>
              <w:right w:val="single" w:sz="4" w:space="0" w:color="000000"/>
            </w:tcBorders>
          </w:tcPr>
          <w:p w14:paraId="6BCB3AF7"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6EA207FE" w14:textId="1BF4BB11"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Compared to 3 years ago, do you think the number of </w:t>
            </w:r>
            <w:r w:rsidR="00E963BE">
              <w:rPr>
                <w:rFonts w:ascii="Gill Sans MT" w:hAnsi="Gill Sans MT"/>
              </w:rPr>
              <w:t xml:space="preserve">EXTERNAL </w:t>
            </w:r>
            <w:r w:rsidR="00E963BE" w:rsidRPr="00033701">
              <w:rPr>
                <w:rFonts w:ascii="Gill Sans MT" w:hAnsi="Gill Sans MT"/>
              </w:rPr>
              <w:t xml:space="preserve">forest land and resource related </w:t>
            </w:r>
            <w:r w:rsidR="00E963BE">
              <w:rPr>
                <w:rFonts w:ascii="Gill Sans MT" w:hAnsi="Gill Sans MT"/>
              </w:rPr>
              <w:t xml:space="preserve">conflicts that your community faces with other communities? </w:t>
            </w:r>
            <w:r w:rsidRPr="00033701">
              <w:rPr>
                <w:rFonts w:ascii="Gill Sans MT" w:hAnsi="Gill Sans MT"/>
              </w:rPr>
              <w:t>has increased, decreased, or stayed the same?</w:t>
            </w:r>
          </w:p>
          <w:p w14:paraId="59199BA0"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467428C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714E655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67919F4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5898525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669ABA0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58DE844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6B84FE9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6828CC0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r>
      <w:tr w:rsidR="000721E5" w:rsidRPr="00033701" w14:paraId="479EB9E4" w14:textId="77777777" w:rsidTr="000721E5">
        <w:trPr>
          <w:gridAfter w:val="1"/>
          <w:wAfter w:w="900" w:type="dxa"/>
          <w:trHeight w:val="945"/>
        </w:trPr>
        <w:tc>
          <w:tcPr>
            <w:tcW w:w="190" w:type="dxa"/>
            <w:tcBorders>
              <w:top w:val="single" w:sz="4" w:space="0" w:color="auto"/>
              <w:left w:val="single" w:sz="4" w:space="0" w:color="000000"/>
              <w:bottom w:val="single" w:sz="4" w:space="0" w:color="auto"/>
              <w:right w:val="single" w:sz="4" w:space="0" w:color="000000"/>
            </w:tcBorders>
          </w:tcPr>
          <w:p w14:paraId="2A82FC64"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7E194C70" w14:textId="5D13C23D"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t>
            </w:r>
            <w:r w:rsidR="00E963BE">
              <w:rPr>
                <w:rFonts w:ascii="Gill Sans MT" w:hAnsi="Gill Sans MT"/>
              </w:rPr>
              <w:t xml:space="preserve">between your community and other communities? </w:t>
            </w:r>
            <w:r w:rsidRPr="00033701">
              <w:rPr>
                <w:rFonts w:ascii="Gill Sans MT" w:hAnsi="Gill Sans MT"/>
              </w:rPr>
              <w:t xml:space="preserve"> </w:t>
            </w:r>
          </w:p>
          <w:p w14:paraId="2B96512F" w14:textId="77777777" w:rsidR="000721E5" w:rsidRPr="00033701" w:rsidRDefault="000721E5" w:rsidP="000721E5">
            <w:pPr>
              <w:spacing w:after="0" w:line="240" w:lineRule="auto"/>
              <w:contextualSpacing/>
              <w:rPr>
                <w:rFonts w:ascii="Gill Sans MT" w:hAnsi="Gill Sans MT"/>
              </w:rPr>
            </w:pPr>
          </w:p>
          <w:p w14:paraId="40B55283" w14:textId="77777777" w:rsidR="000721E5" w:rsidRPr="00033701" w:rsidRDefault="000721E5" w:rsidP="000721E5">
            <w:pPr>
              <w:spacing w:after="0" w:line="240" w:lineRule="auto"/>
              <w:contextualSpacing/>
              <w:rPr>
                <w:rFonts w:ascii="Gill Sans MT" w:hAnsi="Gill Sans MT"/>
              </w:rPr>
            </w:pPr>
          </w:p>
          <w:p w14:paraId="072B4EA6" w14:textId="77777777" w:rsidR="000721E5" w:rsidRPr="00033701" w:rsidRDefault="000721E5" w:rsidP="000721E5">
            <w:pPr>
              <w:spacing w:after="0" w:line="240" w:lineRule="auto"/>
              <w:contextualSpacing/>
              <w:rPr>
                <w:rFonts w:ascii="Gill Sans MT" w:hAnsi="Gill Sans MT"/>
              </w:rPr>
            </w:pPr>
          </w:p>
          <w:p w14:paraId="2374EEBA"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57F726CB" w14:textId="77777777" w:rsidR="000721E5" w:rsidRPr="00033701" w:rsidRDefault="000721E5" w:rsidP="000721E5">
            <w:pPr>
              <w:spacing w:after="0" w:line="240" w:lineRule="auto"/>
              <w:contextualSpacing/>
              <w:rPr>
                <w:rFonts w:ascii="Gill Sans MT" w:hAnsi="Gill Sans MT"/>
              </w:rPr>
            </w:pPr>
          </w:p>
          <w:p w14:paraId="3F980FB0" w14:textId="77777777" w:rsidR="000721E5" w:rsidRPr="00033701" w:rsidRDefault="000721E5" w:rsidP="000721E5">
            <w:pPr>
              <w:spacing w:after="0" w:line="240" w:lineRule="auto"/>
              <w:contextualSpacing/>
              <w:rPr>
                <w:rFonts w:ascii="Gill Sans MT" w:hAnsi="Gill Sans MT"/>
              </w:rPr>
            </w:pPr>
          </w:p>
        </w:tc>
      </w:tr>
      <w:tr w:rsidR="000721E5" w:rsidRPr="00033701" w14:paraId="264DC9DD" w14:textId="77777777" w:rsidTr="000721E5">
        <w:trPr>
          <w:gridAfter w:val="1"/>
          <w:wAfter w:w="900" w:type="dxa"/>
          <w:trHeight w:val="920"/>
        </w:trPr>
        <w:tc>
          <w:tcPr>
            <w:tcW w:w="190" w:type="dxa"/>
            <w:tcBorders>
              <w:top w:val="single" w:sz="4" w:space="0" w:color="auto"/>
              <w:left w:val="single" w:sz="4" w:space="0" w:color="000000"/>
              <w:bottom w:val="single" w:sz="4" w:space="0" w:color="auto"/>
              <w:right w:val="single" w:sz="4" w:space="0" w:color="000000"/>
            </w:tcBorders>
          </w:tcPr>
          <w:p w14:paraId="2F4E2956"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49482FC" w14:textId="53E776DD"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forest related disputes between </w:t>
            </w:r>
            <w:r w:rsidR="00E963BE">
              <w:rPr>
                <w:rFonts w:ascii="Gill Sans MT" w:eastAsia="Calibri" w:hAnsi="Gill Sans MT" w:cs="Times New Roman"/>
              </w:rPr>
              <w:t xml:space="preserve">your </w:t>
            </w:r>
            <w:r w:rsidRPr="00033701">
              <w:rPr>
                <w:rFonts w:ascii="Gill Sans MT" w:eastAsia="Calibri" w:hAnsi="Gill Sans MT" w:cs="Times New Roman"/>
              </w:rPr>
              <w:t xml:space="preserve">community </w:t>
            </w:r>
            <w:r w:rsidR="00E963BE">
              <w:rPr>
                <w:rFonts w:ascii="Gill Sans MT" w:eastAsia="Calibri" w:hAnsi="Gill Sans MT" w:cs="Times New Roman"/>
              </w:rPr>
              <w:t xml:space="preserve">and other communities </w:t>
            </w:r>
            <w:r w:rsidRPr="00033701">
              <w:rPr>
                <w:rFonts w:ascii="Gill Sans MT" w:eastAsia="Calibri" w:hAnsi="Gill Sans MT" w:cs="Times New Roman"/>
              </w:rPr>
              <w:t>has increased, decreased, or stayed the same?</w:t>
            </w:r>
          </w:p>
          <w:p w14:paraId="3071E6F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2B311B7D" w14:textId="77777777" w:rsidR="0009243E" w:rsidRPr="00033701" w:rsidRDefault="0009243E" w:rsidP="0009243E">
            <w:pPr>
              <w:spacing w:after="0" w:line="240" w:lineRule="auto"/>
              <w:contextualSpacing/>
              <w:rPr>
                <w:ins w:id="845" w:author="usaiduser" w:date="2014-11-09T10:26:00Z"/>
                <w:rFonts w:ascii="Gill Sans MT" w:hAnsi="Gill Sans MT"/>
              </w:rPr>
            </w:pPr>
            <w:ins w:id="846" w:author="usaiduser" w:date="2014-11-09T10:26:00Z">
              <w:r w:rsidRPr="00033701">
                <w:rPr>
                  <w:rFonts w:ascii="Gill Sans MT" w:hAnsi="Gill Sans MT"/>
                </w:rPr>
                <w:t>1=Increased a lot</w:t>
              </w:r>
            </w:ins>
          </w:p>
          <w:p w14:paraId="15F85079" w14:textId="77777777" w:rsidR="0009243E" w:rsidRPr="00033701" w:rsidRDefault="0009243E" w:rsidP="0009243E">
            <w:pPr>
              <w:spacing w:after="0" w:line="240" w:lineRule="auto"/>
              <w:contextualSpacing/>
              <w:rPr>
                <w:ins w:id="847" w:author="usaiduser" w:date="2014-11-09T10:26:00Z"/>
                <w:rFonts w:ascii="Gill Sans MT" w:hAnsi="Gill Sans MT"/>
              </w:rPr>
            </w:pPr>
            <w:ins w:id="848" w:author="usaiduser" w:date="2014-11-09T10:26:00Z">
              <w:r w:rsidRPr="00033701">
                <w:rPr>
                  <w:rFonts w:ascii="Gill Sans MT" w:hAnsi="Gill Sans MT"/>
                </w:rPr>
                <w:t>2=Increased a little</w:t>
              </w:r>
            </w:ins>
          </w:p>
          <w:p w14:paraId="7233DF10" w14:textId="77777777" w:rsidR="0009243E" w:rsidRPr="00033701" w:rsidRDefault="0009243E" w:rsidP="0009243E">
            <w:pPr>
              <w:spacing w:after="0" w:line="240" w:lineRule="auto"/>
              <w:contextualSpacing/>
              <w:rPr>
                <w:ins w:id="849" w:author="usaiduser" w:date="2014-11-09T10:26:00Z"/>
                <w:rFonts w:ascii="Gill Sans MT" w:hAnsi="Gill Sans MT"/>
              </w:rPr>
            </w:pPr>
            <w:ins w:id="850" w:author="usaiduser" w:date="2014-11-09T10:26:00Z">
              <w:r w:rsidRPr="00033701">
                <w:rPr>
                  <w:rFonts w:ascii="Gill Sans MT" w:hAnsi="Gill Sans MT"/>
                </w:rPr>
                <w:t>3=Remained the same</w:t>
              </w:r>
            </w:ins>
          </w:p>
          <w:p w14:paraId="4B014FFD" w14:textId="77777777" w:rsidR="0009243E" w:rsidRPr="00033701" w:rsidRDefault="0009243E" w:rsidP="0009243E">
            <w:pPr>
              <w:spacing w:after="0" w:line="240" w:lineRule="auto"/>
              <w:contextualSpacing/>
              <w:rPr>
                <w:ins w:id="851" w:author="usaiduser" w:date="2014-11-09T10:26:00Z"/>
                <w:rFonts w:ascii="Gill Sans MT" w:hAnsi="Gill Sans MT"/>
              </w:rPr>
            </w:pPr>
            <w:ins w:id="852" w:author="usaiduser" w:date="2014-11-09T10:26:00Z">
              <w:r w:rsidRPr="00033701">
                <w:rPr>
                  <w:rFonts w:ascii="Gill Sans MT" w:hAnsi="Gill Sans MT"/>
                </w:rPr>
                <w:t>4=Decreased a little</w:t>
              </w:r>
            </w:ins>
          </w:p>
          <w:p w14:paraId="0C667B66" w14:textId="77777777" w:rsidR="0009243E" w:rsidRPr="00033701" w:rsidRDefault="0009243E" w:rsidP="0009243E">
            <w:pPr>
              <w:spacing w:after="0" w:line="240" w:lineRule="auto"/>
              <w:contextualSpacing/>
              <w:rPr>
                <w:ins w:id="853" w:author="usaiduser" w:date="2014-11-09T10:26:00Z"/>
                <w:rFonts w:ascii="Gill Sans MT" w:hAnsi="Gill Sans MT"/>
              </w:rPr>
            </w:pPr>
            <w:ins w:id="854" w:author="usaiduser" w:date="2014-11-09T10:26:00Z">
              <w:r w:rsidRPr="00033701">
                <w:rPr>
                  <w:rFonts w:ascii="Gill Sans MT" w:hAnsi="Gill Sans MT"/>
                </w:rPr>
                <w:t>5=Decreased a lot</w:t>
              </w:r>
            </w:ins>
          </w:p>
          <w:p w14:paraId="5298AD67" w14:textId="77777777" w:rsidR="0009243E" w:rsidRPr="00033701" w:rsidRDefault="0009243E" w:rsidP="0009243E">
            <w:pPr>
              <w:spacing w:after="0" w:line="240" w:lineRule="auto"/>
              <w:contextualSpacing/>
              <w:rPr>
                <w:ins w:id="855" w:author="usaiduser" w:date="2014-11-09T10:26:00Z"/>
                <w:rFonts w:ascii="Gill Sans MT" w:hAnsi="Gill Sans MT"/>
              </w:rPr>
            </w:pPr>
            <w:ins w:id="856" w:author="usaiduser" w:date="2014-11-09T10:26:00Z">
              <w:r w:rsidRPr="00033701">
                <w:rPr>
                  <w:rFonts w:ascii="Gill Sans MT" w:hAnsi="Gill Sans MT"/>
                </w:rPr>
                <w:t>97=Other, please specify</w:t>
              </w:r>
            </w:ins>
          </w:p>
          <w:p w14:paraId="46412ED8" w14:textId="77777777" w:rsidR="0009243E" w:rsidRPr="00033701" w:rsidRDefault="0009243E" w:rsidP="0009243E">
            <w:pPr>
              <w:spacing w:after="0" w:line="240" w:lineRule="auto"/>
              <w:contextualSpacing/>
              <w:rPr>
                <w:ins w:id="857" w:author="usaiduser" w:date="2014-11-09T10:26:00Z"/>
                <w:rFonts w:ascii="Gill Sans MT" w:hAnsi="Gill Sans MT"/>
              </w:rPr>
            </w:pPr>
            <w:ins w:id="858" w:author="usaiduser" w:date="2014-11-09T10:26:00Z">
              <w:r w:rsidRPr="00033701">
                <w:rPr>
                  <w:rFonts w:ascii="Gill Sans MT" w:hAnsi="Gill Sans MT"/>
                </w:rPr>
                <w:t>888=Don’t know</w:t>
              </w:r>
            </w:ins>
          </w:p>
          <w:p w14:paraId="1CB6A7BD" w14:textId="4DAEF9EC" w:rsidR="000721E5" w:rsidRPr="00033701" w:rsidRDefault="0009243E" w:rsidP="0009243E">
            <w:pPr>
              <w:spacing w:after="0" w:line="240" w:lineRule="auto"/>
              <w:contextualSpacing/>
              <w:rPr>
                <w:rFonts w:ascii="Gill Sans MT" w:hAnsi="Gill Sans MT"/>
              </w:rPr>
            </w:pPr>
            <w:ins w:id="859" w:author="usaiduser" w:date="2014-11-09T10:26:00Z">
              <w:r w:rsidRPr="00033701">
                <w:rPr>
                  <w:rFonts w:ascii="Gill Sans MT" w:hAnsi="Gill Sans MT"/>
                </w:rPr>
                <w:t>999=Preferred not to answer</w:t>
              </w:r>
            </w:ins>
          </w:p>
        </w:tc>
      </w:tr>
      <w:tr w:rsidR="000721E5" w:rsidRPr="00033701" w14:paraId="6CE824C8" w14:textId="77777777" w:rsidTr="000721E5">
        <w:trPr>
          <w:gridAfter w:val="1"/>
          <w:wAfter w:w="900" w:type="dxa"/>
          <w:trHeight w:val="890"/>
        </w:trPr>
        <w:tc>
          <w:tcPr>
            <w:tcW w:w="190" w:type="dxa"/>
            <w:tcBorders>
              <w:top w:val="single" w:sz="4" w:space="0" w:color="auto"/>
              <w:left w:val="single" w:sz="4" w:space="0" w:color="000000"/>
              <w:bottom w:val="single" w:sz="4" w:space="0" w:color="auto"/>
              <w:right w:val="single" w:sz="4" w:space="0" w:color="000000"/>
            </w:tcBorders>
          </w:tcPr>
          <w:p w14:paraId="1145F2B6"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437CF846" w14:textId="6AE7E108"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t>
            </w:r>
            <w:r w:rsidR="00E963BE">
              <w:rPr>
                <w:rFonts w:ascii="Gill Sans MT" w:hAnsi="Gill Sans MT"/>
              </w:rPr>
              <w:t xml:space="preserve">between </w:t>
            </w:r>
            <w:r w:rsidRPr="00033701">
              <w:rPr>
                <w:rFonts w:ascii="Gill Sans MT" w:hAnsi="Gill Sans MT"/>
              </w:rPr>
              <w:t xml:space="preserve">your community </w:t>
            </w:r>
            <w:r w:rsidR="00E963BE">
              <w:rPr>
                <w:rFonts w:ascii="Gill Sans MT" w:hAnsi="Gill Sans MT"/>
              </w:rPr>
              <w:t xml:space="preserve">and other communities </w:t>
            </w:r>
            <w:r w:rsidRPr="00033701">
              <w:rPr>
                <w:rFonts w:ascii="Gill Sans MT" w:hAnsi="Gill Sans MT"/>
              </w:rPr>
              <w:t xml:space="preserve">resulted in violence or the destruction of property? </w:t>
            </w:r>
          </w:p>
          <w:p w14:paraId="2C4D6C33"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13CA10B" w14:textId="7A8116D5" w:rsidR="000721E5" w:rsidRPr="00033701" w:rsidDel="0009243E" w:rsidRDefault="000721E5" w:rsidP="000721E5">
            <w:pPr>
              <w:spacing w:after="0" w:line="240" w:lineRule="auto"/>
              <w:contextualSpacing/>
              <w:rPr>
                <w:del w:id="860" w:author="usaiduser" w:date="2014-11-09T10:26:00Z"/>
                <w:rFonts w:ascii="Gill Sans MT" w:hAnsi="Gill Sans MT"/>
              </w:rPr>
            </w:pPr>
            <w:del w:id="861" w:author="usaiduser" w:date="2014-11-09T10:26:00Z">
              <w:r w:rsidRPr="00033701" w:rsidDel="0009243E">
                <w:rPr>
                  <w:rFonts w:ascii="Gill Sans MT" w:hAnsi="Gill Sans MT"/>
                </w:rPr>
                <w:delText>1=Increased a lot</w:delText>
              </w:r>
            </w:del>
          </w:p>
          <w:p w14:paraId="7DFAE587" w14:textId="0CC66141" w:rsidR="000721E5" w:rsidRPr="00033701" w:rsidDel="0009243E" w:rsidRDefault="000721E5" w:rsidP="000721E5">
            <w:pPr>
              <w:spacing w:after="0" w:line="240" w:lineRule="auto"/>
              <w:contextualSpacing/>
              <w:rPr>
                <w:del w:id="862" w:author="usaiduser" w:date="2014-11-09T10:26:00Z"/>
                <w:rFonts w:ascii="Gill Sans MT" w:hAnsi="Gill Sans MT"/>
              </w:rPr>
            </w:pPr>
            <w:del w:id="863" w:author="usaiduser" w:date="2014-11-09T10:26:00Z">
              <w:r w:rsidRPr="00033701" w:rsidDel="0009243E">
                <w:rPr>
                  <w:rFonts w:ascii="Gill Sans MT" w:hAnsi="Gill Sans MT"/>
                </w:rPr>
                <w:delText>2=Increased a little</w:delText>
              </w:r>
            </w:del>
          </w:p>
          <w:p w14:paraId="1D4477A3" w14:textId="250E8680" w:rsidR="000721E5" w:rsidRPr="00033701" w:rsidDel="0009243E" w:rsidRDefault="000721E5" w:rsidP="000721E5">
            <w:pPr>
              <w:spacing w:after="0" w:line="240" w:lineRule="auto"/>
              <w:contextualSpacing/>
              <w:rPr>
                <w:del w:id="864" w:author="usaiduser" w:date="2014-11-09T10:26:00Z"/>
                <w:rFonts w:ascii="Gill Sans MT" w:hAnsi="Gill Sans MT"/>
              </w:rPr>
            </w:pPr>
            <w:del w:id="865" w:author="usaiduser" w:date="2014-11-09T10:26:00Z">
              <w:r w:rsidRPr="00033701" w:rsidDel="0009243E">
                <w:rPr>
                  <w:rFonts w:ascii="Gill Sans MT" w:hAnsi="Gill Sans MT"/>
                </w:rPr>
                <w:delText>3=Remained the same</w:delText>
              </w:r>
            </w:del>
          </w:p>
          <w:p w14:paraId="66AE6AF9" w14:textId="00EBE8AC" w:rsidR="000721E5" w:rsidRPr="00033701" w:rsidDel="0009243E" w:rsidRDefault="000721E5" w:rsidP="000721E5">
            <w:pPr>
              <w:spacing w:after="0" w:line="240" w:lineRule="auto"/>
              <w:contextualSpacing/>
              <w:rPr>
                <w:del w:id="866" w:author="usaiduser" w:date="2014-11-09T10:26:00Z"/>
                <w:rFonts w:ascii="Gill Sans MT" w:hAnsi="Gill Sans MT"/>
              </w:rPr>
            </w:pPr>
            <w:del w:id="867" w:author="usaiduser" w:date="2014-11-09T10:26:00Z">
              <w:r w:rsidRPr="00033701" w:rsidDel="0009243E">
                <w:rPr>
                  <w:rFonts w:ascii="Gill Sans MT" w:hAnsi="Gill Sans MT"/>
                </w:rPr>
                <w:delText>4=Decreased a little</w:delText>
              </w:r>
            </w:del>
          </w:p>
          <w:p w14:paraId="4C4ACC97" w14:textId="28527B2C" w:rsidR="000721E5" w:rsidRPr="00033701" w:rsidDel="0009243E" w:rsidRDefault="000721E5" w:rsidP="000721E5">
            <w:pPr>
              <w:spacing w:after="0" w:line="240" w:lineRule="auto"/>
              <w:contextualSpacing/>
              <w:rPr>
                <w:del w:id="868" w:author="usaiduser" w:date="2014-11-09T10:26:00Z"/>
                <w:rFonts w:ascii="Gill Sans MT" w:hAnsi="Gill Sans MT"/>
              </w:rPr>
            </w:pPr>
            <w:del w:id="869" w:author="usaiduser" w:date="2014-11-09T10:26:00Z">
              <w:r w:rsidRPr="00033701" w:rsidDel="0009243E">
                <w:rPr>
                  <w:rFonts w:ascii="Gill Sans MT" w:hAnsi="Gill Sans MT"/>
                </w:rPr>
                <w:delText>5=Decreased a lot</w:delText>
              </w:r>
            </w:del>
          </w:p>
          <w:p w14:paraId="6C97998A" w14:textId="25C519A3" w:rsidR="000721E5" w:rsidRPr="00033701" w:rsidDel="0009243E" w:rsidRDefault="000721E5" w:rsidP="000721E5">
            <w:pPr>
              <w:spacing w:after="0" w:line="240" w:lineRule="auto"/>
              <w:contextualSpacing/>
              <w:rPr>
                <w:del w:id="870" w:author="usaiduser" w:date="2014-11-09T10:26:00Z"/>
                <w:rFonts w:ascii="Gill Sans MT" w:hAnsi="Gill Sans MT"/>
              </w:rPr>
            </w:pPr>
            <w:del w:id="871" w:author="usaiduser" w:date="2014-11-09T10:26:00Z">
              <w:r w:rsidRPr="00033701" w:rsidDel="0009243E">
                <w:rPr>
                  <w:rFonts w:ascii="Gill Sans MT" w:hAnsi="Gill Sans MT"/>
                </w:rPr>
                <w:delText>97=Other, please specify</w:delText>
              </w:r>
            </w:del>
          </w:p>
          <w:p w14:paraId="0EEA376D" w14:textId="50C6E8DD" w:rsidR="000721E5" w:rsidRPr="00033701" w:rsidDel="0009243E" w:rsidRDefault="000721E5" w:rsidP="000721E5">
            <w:pPr>
              <w:spacing w:after="0" w:line="240" w:lineRule="auto"/>
              <w:contextualSpacing/>
              <w:rPr>
                <w:del w:id="872" w:author="usaiduser" w:date="2014-11-09T10:26:00Z"/>
                <w:rFonts w:ascii="Gill Sans MT" w:hAnsi="Gill Sans MT"/>
              </w:rPr>
            </w:pPr>
            <w:del w:id="873" w:author="usaiduser" w:date="2014-11-09T10:26:00Z">
              <w:r w:rsidRPr="00033701" w:rsidDel="0009243E">
                <w:rPr>
                  <w:rFonts w:ascii="Gill Sans MT" w:hAnsi="Gill Sans MT"/>
                </w:rPr>
                <w:delText>888=Don’t know</w:delText>
              </w:r>
            </w:del>
          </w:p>
          <w:p w14:paraId="4A5D007A" w14:textId="79E0412C" w:rsidR="000721E5" w:rsidRPr="00033701" w:rsidRDefault="000721E5" w:rsidP="000721E5">
            <w:pPr>
              <w:spacing w:after="0" w:line="240" w:lineRule="auto"/>
              <w:contextualSpacing/>
              <w:rPr>
                <w:rFonts w:ascii="Gill Sans MT" w:hAnsi="Gill Sans MT"/>
              </w:rPr>
            </w:pPr>
            <w:del w:id="874" w:author="usaiduser" w:date="2014-11-09T10:26:00Z">
              <w:r w:rsidRPr="00033701" w:rsidDel="0009243E">
                <w:rPr>
                  <w:rFonts w:ascii="Gill Sans MT" w:hAnsi="Gill Sans MT"/>
                </w:rPr>
                <w:delText>999=Preferred not to answer</w:delText>
              </w:r>
            </w:del>
          </w:p>
        </w:tc>
      </w:tr>
      <w:tr w:rsidR="000721E5" w:rsidRPr="00033701" w14:paraId="42343E4D" w14:textId="77777777" w:rsidTr="000721E5">
        <w:trPr>
          <w:gridAfter w:val="1"/>
          <w:wAfter w:w="900" w:type="dxa"/>
          <w:trHeight w:val="1246"/>
        </w:trPr>
        <w:tc>
          <w:tcPr>
            <w:tcW w:w="190" w:type="dxa"/>
            <w:tcBorders>
              <w:top w:val="single" w:sz="4" w:space="0" w:color="auto"/>
              <w:left w:val="single" w:sz="4" w:space="0" w:color="000000"/>
              <w:bottom w:val="single" w:sz="4" w:space="0" w:color="auto"/>
              <w:right w:val="single" w:sz="4" w:space="0" w:color="000000"/>
            </w:tcBorders>
          </w:tcPr>
          <w:p w14:paraId="20D7EC0B"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16871E51" w14:textId="07FE7645" w:rsidR="000721E5" w:rsidRPr="00033701" w:rsidRDefault="000721E5" w:rsidP="00E963BE">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w:t>
            </w:r>
            <w:r w:rsidR="00E963BE">
              <w:rPr>
                <w:rFonts w:ascii="Gill Sans MT" w:hAnsi="Gill Sans MT"/>
              </w:rPr>
              <w:t>between this village and other villages</w:t>
            </w:r>
            <w:r w:rsidRPr="00033701">
              <w:rPr>
                <w:rFonts w:ascii="Gill Sans MT" w:hAnsi="Gill Sans MT"/>
              </w:rPr>
              <w:t xml:space="preserv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58A2C55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777A8CF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337F26E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003CB2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1C9648B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4C70D71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1FF79CA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7941F86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72E36EA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1A197BA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5EA96DF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4EB79D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8ADE4E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r>
      <w:tr w:rsidR="00E12F5F" w:rsidRPr="00033701" w14:paraId="253C014F"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6946E085" w14:textId="77777777" w:rsidR="00E12F5F" w:rsidRPr="00033701" w:rsidRDefault="00E12F5F"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448B79A" w14:textId="77777777" w:rsidR="00E12F5F" w:rsidRPr="00033701" w:rsidRDefault="00E12F5F" w:rsidP="00B87173">
            <w:pPr>
              <w:rPr>
                <w:rFonts w:ascii="Gill Sans MT" w:hAnsi="Gill Sans MT"/>
              </w:rPr>
            </w:pPr>
            <w:r>
              <w:rPr>
                <w:rFonts w:ascii="Gill Sans MT" w:hAnsi="Gill Sans MT"/>
              </w:rPr>
              <w:t>In your opinion, is this process</w:t>
            </w:r>
            <w:r w:rsidRPr="00033701">
              <w:rPr>
                <w:rFonts w:ascii="Gill Sans MT" w:hAnsi="Gill Sans MT"/>
              </w:rPr>
              <w:t xml:space="preserve"> of resolving conflicts fair? </w:t>
            </w:r>
          </w:p>
          <w:p w14:paraId="713566BE" w14:textId="77777777" w:rsidR="00E12F5F" w:rsidRPr="00033701" w:rsidRDefault="00E12F5F" w:rsidP="000721E5">
            <w:pPr>
              <w:spacing w:after="0" w:line="240" w:lineRule="auto"/>
              <w:contextualSpacing/>
              <w:rPr>
                <w:rFonts w:ascii="Gill Sans MT" w:hAnsi="Gill Sans MT"/>
                <w:color w:val="000000"/>
              </w:rPr>
            </w:pPr>
          </w:p>
        </w:tc>
        <w:tc>
          <w:tcPr>
            <w:tcW w:w="4500" w:type="dxa"/>
            <w:tcBorders>
              <w:top w:val="single" w:sz="4" w:space="0" w:color="000000"/>
              <w:bottom w:val="single" w:sz="4" w:space="0" w:color="000000"/>
              <w:right w:val="single" w:sz="18" w:space="0" w:color="000000"/>
            </w:tcBorders>
          </w:tcPr>
          <w:p w14:paraId="431147C0"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08FA675F"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095C5A18"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2CBBCA68" w14:textId="36F8EF23" w:rsidR="00E12F5F" w:rsidRPr="00033701" w:rsidRDefault="00E12F5F"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3B50C901" w14:textId="77777777" w:rsidR="00E12F5F" w:rsidRPr="00033701" w:rsidRDefault="00E12F5F"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E12F5F" w:rsidRPr="00033701" w14:paraId="521D82D6"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0A0AF44B" w14:textId="77777777" w:rsidR="00E12F5F" w:rsidRPr="00033701" w:rsidRDefault="00E12F5F"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14A8463" w14:textId="5F03E81B" w:rsidR="00E12F5F" w:rsidRPr="00033701" w:rsidRDefault="00E12F5F" w:rsidP="000721E5">
            <w:pPr>
              <w:rPr>
                <w:rFonts w:ascii="Gill Sans MT" w:hAnsi="Gill Sans MT"/>
              </w:rPr>
            </w:pPr>
            <w:r>
              <w:rPr>
                <w:rFonts w:ascii="Gill Sans MT" w:hAnsi="Gill Sans MT"/>
              </w:rPr>
              <w:t>In your opinion, has this process of resolving conflicts brought about a</w:t>
            </w:r>
            <w:r w:rsidRPr="00033701">
              <w:rPr>
                <w:rFonts w:ascii="Gill Sans MT" w:hAnsi="Gill Sans MT"/>
              </w:rPr>
              <w:t xml:space="preserve"> lasting peace? </w:t>
            </w:r>
          </w:p>
        </w:tc>
        <w:tc>
          <w:tcPr>
            <w:tcW w:w="4500" w:type="dxa"/>
            <w:tcBorders>
              <w:top w:val="single" w:sz="4" w:space="0" w:color="000000"/>
              <w:bottom w:val="single" w:sz="4" w:space="0" w:color="000000"/>
              <w:right w:val="single" w:sz="18" w:space="0" w:color="000000"/>
            </w:tcBorders>
          </w:tcPr>
          <w:p w14:paraId="0AD8DA5B"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3C3D791A"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1D5B9C16"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36B6D95F" w14:textId="5E7FAFF6" w:rsidR="00E12F5F" w:rsidRPr="00033701" w:rsidRDefault="00E12F5F" w:rsidP="000721E5">
            <w:pPr>
              <w:spacing w:after="0" w:line="240" w:lineRule="auto"/>
              <w:contextualSpacing/>
              <w:rPr>
                <w:rFonts w:ascii="Gill Sans MT" w:hAnsi="Gill Sans MT" w:cs="Times New Roman"/>
                <w:w w:val="105"/>
              </w:rPr>
            </w:pPr>
            <w:r w:rsidRPr="00033701">
              <w:rPr>
                <w:rFonts w:ascii="Gill Sans MT" w:hAnsi="Gill Sans MT" w:cs="Times New Roman"/>
                <w:w w:val="105"/>
              </w:rPr>
              <w:lastRenderedPageBreak/>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1FBDDEEA" w14:textId="77777777" w:rsidR="00E12F5F" w:rsidRPr="00033701" w:rsidRDefault="00E12F5F" w:rsidP="000721E5">
            <w:pPr>
              <w:spacing w:after="0" w:line="240" w:lineRule="auto"/>
              <w:contextualSpacing/>
              <w:rPr>
                <w:rFonts w:ascii="Gill Sans MT" w:eastAsia="Calibri" w:hAnsi="Gill Sans MT" w:cs="Times New Roman"/>
                <w:i/>
                <w:color w:val="A6A6A6"/>
              </w:rPr>
            </w:pPr>
          </w:p>
        </w:tc>
      </w:tr>
      <w:tr w:rsidR="000721E5" w:rsidRPr="00033701" w14:paraId="142EB5FA"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7EC0CC59"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456C6845" w14:textId="1D50D0A6"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forest land and resource related </w:t>
            </w:r>
            <w:r w:rsidR="00E963BE">
              <w:rPr>
                <w:rFonts w:ascii="Gill Sans MT" w:hAnsi="Gill Sans MT"/>
              </w:rPr>
              <w:t>conflicts that your community experiences with other EXTERNAL actors</w:t>
            </w:r>
            <w:r w:rsidR="00E963BE">
              <w:t xml:space="preserve"> (with </w:t>
            </w:r>
            <w:r w:rsidR="00E963BE" w:rsidRPr="004E184F">
              <w:t>government offi</w:t>
            </w:r>
            <w:r w:rsidR="00E963BE">
              <w:t>cials, miners, investors, etc.)</w:t>
            </w:r>
            <w:r w:rsidRPr="00033701">
              <w:rPr>
                <w:rFonts w:ascii="Gill Sans MT" w:hAnsi="Gill Sans MT"/>
              </w:rPr>
              <w:t xml:space="preserve">? </w:t>
            </w:r>
          </w:p>
          <w:p w14:paraId="6AE8F54E"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40612056" w14:textId="631545EF"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 xml:space="preserve">0= There are no conflicts </w:t>
            </w:r>
          </w:p>
          <w:p w14:paraId="0617B42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5667686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581E0E2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14114E2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76F0D8A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10B57E3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1DB84A0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41FC583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08D10AE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569B057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r>
      <w:tr w:rsidR="000721E5" w:rsidRPr="00033701" w14:paraId="4CAD7991" w14:textId="77777777" w:rsidTr="000721E5">
        <w:trPr>
          <w:gridAfter w:val="1"/>
          <w:wAfter w:w="900" w:type="dxa"/>
          <w:trHeight w:val="2021"/>
        </w:trPr>
        <w:tc>
          <w:tcPr>
            <w:tcW w:w="190" w:type="dxa"/>
            <w:tcBorders>
              <w:top w:val="single" w:sz="4" w:space="0" w:color="000000"/>
              <w:left w:val="single" w:sz="4" w:space="0" w:color="000000"/>
              <w:bottom w:val="single" w:sz="4" w:space="0" w:color="auto"/>
              <w:right w:val="single" w:sz="4" w:space="0" w:color="000000"/>
            </w:tcBorders>
          </w:tcPr>
          <w:p w14:paraId="5F07ED51"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4E2830CA" w14:textId="40E4CF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Compared to 3 years ago, do you think the number of forest land and resource related conflicts </w:t>
            </w:r>
            <w:r w:rsidR="00E963BE">
              <w:rPr>
                <w:rFonts w:ascii="Gill Sans MT" w:hAnsi="Gill Sans MT"/>
              </w:rPr>
              <w:t>that your community has experienced with other EXTERNAL actors</w:t>
            </w:r>
            <w:r w:rsidR="00E963BE">
              <w:t xml:space="preserve"> (with </w:t>
            </w:r>
            <w:r w:rsidR="00E963BE" w:rsidRPr="004E184F">
              <w:t>government offi</w:t>
            </w:r>
            <w:r w:rsidR="00E963BE">
              <w:t xml:space="preserve">cials, miners, investors, etc.) </w:t>
            </w:r>
            <w:r w:rsidRPr="00033701">
              <w:rPr>
                <w:rFonts w:ascii="Gill Sans MT" w:hAnsi="Gill Sans MT"/>
              </w:rPr>
              <w:t>has increased, decreased, or stayed the same?</w:t>
            </w:r>
          </w:p>
          <w:p w14:paraId="76E49297"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39D8A98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47EDB2C8"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04F088B6"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1AB970B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57267BC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7A66F32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5A8A2C8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01DB147C"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r>
      <w:tr w:rsidR="000721E5" w:rsidRPr="00033701" w14:paraId="0220CD39" w14:textId="77777777" w:rsidTr="000721E5">
        <w:trPr>
          <w:gridAfter w:val="1"/>
          <w:wAfter w:w="900" w:type="dxa"/>
          <w:trHeight w:val="945"/>
        </w:trPr>
        <w:tc>
          <w:tcPr>
            <w:tcW w:w="190" w:type="dxa"/>
            <w:tcBorders>
              <w:top w:val="single" w:sz="4" w:space="0" w:color="auto"/>
              <w:left w:val="single" w:sz="4" w:space="0" w:color="000000"/>
              <w:bottom w:val="single" w:sz="4" w:space="0" w:color="auto"/>
              <w:right w:val="single" w:sz="4" w:space="0" w:color="000000"/>
            </w:tcBorders>
          </w:tcPr>
          <w:p w14:paraId="361D8313"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253A40C0" w14:textId="1F475710"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p>
          <w:p w14:paraId="46D2DF37" w14:textId="77777777" w:rsidR="000721E5" w:rsidRPr="00033701" w:rsidRDefault="000721E5" w:rsidP="000721E5">
            <w:pPr>
              <w:spacing w:after="0" w:line="240" w:lineRule="auto"/>
              <w:contextualSpacing/>
              <w:rPr>
                <w:rFonts w:ascii="Gill Sans MT" w:hAnsi="Gill Sans MT"/>
              </w:rPr>
            </w:pPr>
          </w:p>
          <w:p w14:paraId="22CA162D" w14:textId="77777777" w:rsidR="000721E5" w:rsidRPr="00033701" w:rsidRDefault="000721E5" w:rsidP="000721E5">
            <w:pPr>
              <w:spacing w:after="0" w:line="240" w:lineRule="auto"/>
              <w:contextualSpacing/>
              <w:rPr>
                <w:rFonts w:ascii="Gill Sans MT" w:hAnsi="Gill Sans MT"/>
              </w:rPr>
            </w:pPr>
          </w:p>
          <w:p w14:paraId="3DC183FB" w14:textId="77777777" w:rsidR="000721E5" w:rsidRPr="00033701" w:rsidRDefault="000721E5" w:rsidP="000721E5">
            <w:pPr>
              <w:spacing w:after="0" w:line="240" w:lineRule="auto"/>
              <w:contextualSpacing/>
              <w:rPr>
                <w:rFonts w:ascii="Gill Sans MT" w:hAnsi="Gill Sans MT"/>
              </w:rPr>
            </w:pPr>
          </w:p>
          <w:p w14:paraId="43F1008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0FAE6522" w14:textId="77777777" w:rsidR="000721E5" w:rsidRPr="00033701" w:rsidRDefault="000721E5" w:rsidP="000721E5">
            <w:pPr>
              <w:spacing w:after="0" w:line="240" w:lineRule="auto"/>
              <w:contextualSpacing/>
              <w:rPr>
                <w:rFonts w:ascii="Gill Sans MT" w:hAnsi="Gill Sans MT"/>
              </w:rPr>
            </w:pPr>
          </w:p>
          <w:p w14:paraId="306A8944" w14:textId="77777777" w:rsidR="000721E5" w:rsidRPr="00033701" w:rsidRDefault="000721E5" w:rsidP="000721E5">
            <w:pPr>
              <w:spacing w:after="0" w:line="240" w:lineRule="auto"/>
              <w:contextualSpacing/>
              <w:rPr>
                <w:rFonts w:ascii="Gill Sans MT" w:hAnsi="Gill Sans MT"/>
              </w:rPr>
            </w:pPr>
          </w:p>
        </w:tc>
      </w:tr>
      <w:tr w:rsidR="000721E5" w:rsidRPr="00033701" w14:paraId="43AF0F06" w14:textId="77777777" w:rsidTr="000721E5">
        <w:trPr>
          <w:gridAfter w:val="1"/>
          <w:wAfter w:w="900" w:type="dxa"/>
          <w:trHeight w:val="920"/>
        </w:trPr>
        <w:tc>
          <w:tcPr>
            <w:tcW w:w="190" w:type="dxa"/>
            <w:tcBorders>
              <w:top w:val="single" w:sz="4" w:space="0" w:color="auto"/>
              <w:left w:val="single" w:sz="4" w:space="0" w:color="000000"/>
              <w:bottom w:val="single" w:sz="4" w:space="0" w:color="auto"/>
              <w:right w:val="single" w:sz="4" w:space="0" w:color="000000"/>
            </w:tcBorders>
          </w:tcPr>
          <w:p w14:paraId="3F6DBD2D"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FFF4D66" w14:textId="4A90ABCD"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forest related disputes between </w:t>
            </w:r>
            <w:r w:rsidR="00E963BE">
              <w:rPr>
                <w:rFonts w:ascii="Gill Sans MT" w:eastAsia="Calibri" w:hAnsi="Gill Sans MT" w:cs="Times New Roman"/>
              </w:rPr>
              <w:t xml:space="preserve">your community and </w:t>
            </w:r>
            <w:r w:rsidR="00E963BE">
              <w:rPr>
                <w:rFonts w:ascii="Gill Sans MT" w:hAnsi="Gill Sans MT"/>
              </w:rPr>
              <w:t>EXTERNAL actors</w:t>
            </w:r>
            <w:r w:rsidR="00E963BE">
              <w:t xml:space="preserve"> (with </w:t>
            </w:r>
            <w:r w:rsidR="00E963BE" w:rsidRPr="004E184F">
              <w:t>government offi</w:t>
            </w:r>
            <w:r w:rsidR="00E963BE">
              <w:t>cials, miners, investors, etc.)</w:t>
            </w:r>
            <w:r w:rsidR="00E963BE">
              <w:rPr>
                <w:rFonts w:ascii="Gill Sans MT" w:eastAsia="Calibri" w:hAnsi="Gill Sans MT" w:cs="Times New Roman"/>
              </w:rPr>
              <w:t xml:space="preserve"> </w:t>
            </w:r>
            <w:r w:rsidRPr="00033701">
              <w:rPr>
                <w:rFonts w:ascii="Gill Sans MT" w:eastAsia="Calibri" w:hAnsi="Gill Sans MT" w:cs="Times New Roman"/>
              </w:rPr>
              <w:t>has increased, decreased, or stayed the same?</w:t>
            </w:r>
          </w:p>
          <w:p w14:paraId="3049420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0ADF0B15" w14:textId="77777777" w:rsidR="0009243E" w:rsidRPr="00033701" w:rsidRDefault="0009243E" w:rsidP="0009243E">
            <w:pPr>
              <w:spacing w:after="0" w:line="240" w:lineRule="auto"/>
              <w:contextualSpacing/>
              <w:rPr>
                <w:ins w:id="875" w:author="usaiduser" w:date="2014-11-09T10:27:00Z"/>
                <w:rFonts w:ascii="Gill Sans MT" w:hAnsi="Gill Sans MT"/>
              </w:rPr>
            </w:pPr>
            <w:ins w:id="876" w:author="usaiduser" w:date="2014-11-09T10:27:00Z">
              <w:r w:rsidRPr="00033701">
                <w:rPr>
                  <w:rFonts w:ascii="Gill Sans MT" w:hAnsi="Gill Sans MT"/>
                </w:rPr>
                <w:t>1=Increased a lot</w:t>
              </w:r>
            </w:ins>
          </w:p>
          <w:p w14:paraId="29B8D5DC" w14:textId="77777777" w:rsidR="0009243E" w:rsidRPr="00033701" w:rsidRDefault="0009243E" w:rsidP="0009243E">
            <w:pPr>
              <w:spacing w:after="0" w:line="240" w:lineRule="auto"/>
              <w:contextualSpacing/>
              <w:rPr>
                <w:ins w:id="877" w:author="usaiduser" w:date="2014-11-09T10:27:00Z"/>
                <w:rFonts w:ascii="Gill Sans MT" w:hAnsi="Gill Sans MT"/>
              </w:rPr>
            </w:pPr>
            <w:ins w:id="878" w:author="usaiduser" w:date="2014-11-09T10:27:00Z">
              <w:r w:rsidRPr="00033701">
                <w:rPr>
                  <w:rFonts w:ascii="Gill Sans MT" w:hAnsi="Gill Sans MT"/>
                </w:rPr>
                <w:t>2=Increased a little</w:t>
              </w:r>
            </w:ins>
          </w:p>
          <w:p w14:paraId="32F1195D" w14:textId="77777777" w:rsidR="0009243E" w:rsidRPr="00033701" w:rsidRDefault="0009243E" w:rsidP="0009243E">
            <w:pPr>
              <w:spacing w:after="0" w:line="240" w:lineRule="auto"/>
              <w:contextualSpacing/>
              <w:rPr>
                <w:ins w:id="879" w:author="usaiduser" w:date="2014-11-09T10:27:00Z"/>
                <w:rFonts w:ascii="Gill Sans MT" w:hAnsi="Gill Sans MT"/>
              </w:rPr>
            </w:pPr>
            <w:ins w:id="880" w:author="usaiduser" w:date="2014-11-09T10:27:00Z">
              <w:r w:rsidRPr="00033701">
                <w:rPr>
                  <w:rFonts w:ascii="Gill Sans MT" w:hAnsi="Gill Sans MT"/>
                </w:rPr>
                <w:t>3=Remained the same</w:t>
              </w:r>
            </w:ins>
          </w:p>
          <w:p w14:paraId="6666C05A" w14:textId="77777777" w:rsidR="0009243E" w:rsidRPr="00033701" w:rsidRDefault="0009243E" w:rsidP="0009243E">
            <w:pPr>
              <w:spacing w:after="0" w:line="240" w:lineRule="auto"/>
              <w:contextualSpacing/>
              <w:rPr>
                <w:ins w:id="881" w:author="usaiduser" w:date="2014-11-09T10:27:00Z"/>
                <w:rFonts w:ascii="Gill Sans MT" w:hAnsi="Gill Sans MT"/>
              </w:rPr>
            </w:pPr>
            <w:ins w:id="882" w:author="usaiduser" w:date="2014-11-09T10:27:00Z">
              <w:r w:rsidRPr="00033701">
                <w:rPr>
                  <w:rFonts w:ascii="Gill Sans MT" w:hAnsi="Gill Sans MT"/>
                </w:rPr>
                <w:t>4=Decreased a little</w:t>
              </w:r>
            </w:ins>
          </w:p>
          <w:p w14:paraId="0EEE260C" w14:textId="77777777" w:rsidR="0009243E" w:rsidRPr="00033701" w:rsidRDefault="0009243E" w:rsidP="0009243E">
            <w:pPr>
              <w:spacing w:after="0" w:line="240" w:lineRule="auto"/>
              <w:contextualSpacing/>
              <w:rPr>
                <w:ins w:id="883" w:author="usaiduser" w:date="2014-11-09T10:27:00Z"/>
                <w:rFonts w:ascii="Gill Sans MT" w:hAnsi="Gill Sans MT"/>
              </w:rPr>
            </w:pPr>
            <w:ins w:id="884" w:author="usaiduser" w:date="2014-11-09T10:27:00Z">
              <w:r w:rsidRPr="00033701">
                <w:rPr>
                  <w:rFonts w:ascii="Gill Sans MT" w:hAnsi="Gill Sans MT"/>
                </w:rPr>
                <w:t>5=Decreased a lot</w:t>
              </w:r>
            </w:ins>
          </w:p>
          <w:p w14:paraId="61365CAB" w14:textId="77777777" w:rsidR="0009243E" w:rsidRPr="00033701" w:rsidRDefault="0009243E" w:rsidP="0009243E">
            <w:pPr>
              <w:spacing w:after="0" w:line="240" w:lineRule="auto"/>
              <w:contextualSpacing/>
              <w:rPr>
                <w:ins w:id="885" w:author="usaiduser" w:date="2014-11-09T10:27:00Z"/>
                <w:rFonts w:ascii="Gill Sans MT" w:hAnsi="Gill Sans MT"/>
              </w:rPr>
            </w:pPr>
            <w:ins w:id="886" w:author="usaiduser" w:date="2014-11-09T10:27:00Z">
              <w:r w:rsidRPr="00033701">
                <w:rPr>
                  <w:rFonts w:ascii="Gill Sans MT" w:hAnsi="Gill Sans MT"/>
                </w:rPr>
                <w:t>97=Other, please specify</w:t>
              </w:r>
            </w:ins>
          </w:p>
          <w:p w14:paraId="7D8E02CE" w14:textId="77777777" w:rsidR="0009243E" w:rsidRPr="00033701" w:rsidRDefault="0009243E" w:rsidP="0009243E">
            <w:pPr>
              <w:spacing w:after="0" w:line="240" w:lineRule="auto"/>
              <w:contextualSpacing/>
              <w:rPr>
                <w:ins w:id="887" w:author="usaiduser" w:date="2014-11-09T10:27:00Z"/>
                <w:rFonts w:ascii="Gill Sans MT" w:hAnsi="Gill Sans MT"/>
              </w:rPr>
            </w:pPr>
            <w:ins w:id="888" w:author="usaiduser" w:date="2014-11-09T10:27:00Z">
              <w:r w:rsidRPr="00033701">
                <w:rPr>
                  <w:rFonts w:ascii="Gill Sans MT" w:hAnsi="Gill Sans MT"/>
                </w:rPr>
                <w:t>888=Don’t know</w:t>
              </w:r>
            </w:ins>
          </w:p>
          <w:p w14:paraId="0577100A" w14:textId="4C0E8E40" w:rsidR="000721E5" w:rsidRPr="00033701" w:rsidRDefault="0009243E" w:rsidP="0009243E">
            <w:pPr>
              <w:spacing w:after="0" w:line="240" w:lineRule="auto"/>
              <w:contextualSpacing/>
              <w:rPr>
                <w:rFonts w:ascii="Gill Sans MT" w:hAnsi="Gill Sans MT"/>
              </w:rPr>
            </w:pPr>
            <w:ins w:id="889" w:author="usaiduser" w:date="2014-11-09T10:27:00Z">
              <w:r w:rsidRPr="00033701">
                <w:rPr>
                  <w:rFonts w:ascii="Gill Sans MT" w:hAnsi="Gill Sans MT"/>
                </w:rPr>
                <w:t>999=Preferred not to answer</w:t>
              </w:r>
            </w:ins>
          </w:p>
        </w:tc>
      </w:tr>
      <w:tr w:rsidR="000721E5" w:rsidRPr="00033701" w14:paraId="08E7824C" w14:textId="77777777" w:rsidTr="000721E5">
        <w:trPr>
          <w:gridAfter w:val="1"/>
          <w:wAfter w:w="900" w:type="dxa"/>
          <w:trHeight w:val="890"/>
        </w:trPr>
        <w:tc>
          <w:tcPr>
            <w:tcW w:w="190" w:type="dxa"/>
            <w:tcBorders>
              <w:top w:val="single" w:sz="4" w:space="0" w:color="auto"/>
              <w:left w:val="single" w:sz="4" w:space="0" w:color="000000"/>
              <w:bottom w:val="single" w:sz="4" w:space="0" w:color="auto"/>
              <w:right w:val="single" w:sz="4" w:space="0" w:color="000000"/>
            </w:tcBorders>
          </w:tcPr>
          <w:p w14:paraId="2DE0264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0B296E7A" w14:textId="3A759CDE"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r w:rsidRPr="00033701">
              <w:rPr>
                <w:rFonts w:ascii="Gill Sans MT" w:hAnsi="Gill Sans MT"/>
              </w:rPr>
              <w:t xml:space="preserve"> resulted in violence or the destruction of property? </w:t>
            </w:r>
          </w:p>
          <w:p w14:paraId="4F7FFB63"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7BDBE039" w14:textId="533B884F" w:rsidR="000721E5" w:rsidRPr="00033701" w:rsidDel="0009243E" w:rsidRDefault="000721E5" w:rsidP="000721E5">
            <w:pPr>
              <w:spacing w:after="0" w:line="240" w:lineRule="auto"/>
              <w:contextualSpacing/>
              <w:rPr>
                <w:del w:id="890" w:author="usaiduser" w:date="2014-11-09T10:27:00Z"/>
                <w:rFonts w:ascii="Gill Sans MT" w:hAnsi="Gill Sans MT"/>
              </w:rPr>
            </w:pPr>
            <w:del w:id="891" w:author="usaiduser" w:date="2014-11-09T10:27:00Z">
              <w:r w:rsidRPr="00033701" w:rsidDel="0009243E">
                <w:rPr>
                  <w:rFonts w:ascii="Gill Sans MT" w:hAnsi="Gill Sans MT"/>
                </w:rPr>
                <w:delText>1=Increased a lot</w:delText>
              </w:r>
            </w:del>
          </w:p>
          <w:p w14:paraId="3D35F40D" w14:textId="61F4DC97" w:rsidR="000721E5" w:rsidRPr="00033701" w:rsidDel="0009243E" w:rsidRDefault="000721E5" w:rsidP="000721E5">
            <w:pPr>
              <w:spacing w:after="0" w:line="240" w:lineRule="auto"/>
              <w:contextualSpacing/>
              <w:rPr>
                <w:del w:id="892" w:author="usaiduser" w:date="2014-11-09T10:27:00Z"/>
                <w:rFonts w:ascii="Gill Sans MT" w:hAnsi="Gill Sans MT"/>
              </w:rPr>
            </w:pPr>
            <w:del w:id="893" w:author="usaiduser" w:date="2014-11-09T10:27:00Z">
              <w:r w:rsidRPr="00033701" w:rsidDel="0009243E">
                <w:rPr>
                  <w:rFonts w:ascii="Gill Sans MT" w:hAnsi="Gill Sans MT"/>
                </w:rPr>
                <w:delText>2=Increased a little</w:delText>
              </w:r>
            </w:del>
          </w:p>
          <w:p w14:paraId="59E06E9D" w14:textId="0E9CEECC" w:rsidR="000721E5" w:rsidRPr="00033701" w:rsidDel="0009243E" w:rsidRDefault="000721E5" w:rsidP="000721E5">
            <w:pPr>
              <w:spacing w:after="0" w:line="240" w:lineRule="auto"/>
              <w:contextualSpacing/>
              <w:rPr>
                <w:del w:id="894" w:author="usaiduser" w:date="2014-11-09T10:27:00Z"/>
                <w:rFonts w:ascii="Gill Sans MT" w:hAnsi="Gill Sans MT"/>
              </w:rPr>
            </w:pPr>
            <w:del w:id="895" w:author="usaiduser" w:date="2014-11-09T10:27:00Z">
              <w:r w:rsidRPr="00033701" w:rsidDel="0009243E">
                <w:rPr>
                  <w:rFonts w:ascii="Gill Sans MT" w:hAnsi="Gill Sans MT"/>
                </w:rPr>
                <w:delText>3=Remained the same</w:delText>
              </w:r>
            </w:del>
          </w:p>
          <w:p w14:paraId="1200595A" w14:textId="4D315939" w:rsidR="000721E5" w:rsidRPr="00033701" w:rsidDel="0009243E" w:rsidRDefault="000721E5" w:rsidP="000721E5">
            <w:pPr>
              <w:spacing w:after="0" w:line="240" w:lineRule="auto"/>
              <w:contextualSpacing/>
              <w:rPr>
                <w:del w:id="896" w:author="usaiduser" w:date="2014-11-09T10:27:00Z"/>
                <w:rFonts w:ascii="Gill Sans MT" w:hAnsi="Gill Sans MT"/>
              </w:rPr>
            </w:pPr>
            <w:del w:id="897" w:author="usaiduser" w:date="2014-11-09T10:27:00Z">
              <w:r w:rsidRPr="00033701" w:rsidDel="0009243E">
                <w:rPr>
                  <w:rFonts w:ascii="Gill Sans MT" w:hAnsi="Gill Sans MT"/>
                </w:rPr>
                <w:delText>4=Decreased a little</w:delText>
              </w:r>
            </w:del>
          </w:p>
          <w:p w14:paraId="32707CC8" w14:textId="125DC893" w:rsidR="000721E5" w:rsidRPr="00033701" w:rsidDel="0009243E" w:rsidRDefault="000721E5" w:rsidP="000721E5">
            <w:pPr>
              <w:spacing w:after="0" w:line="240" w:lineRule="auto"/>
              <w:contextualSpacing/>
              <w:rPr>
                <w:del w:id="898" w:author="usaiduser" w:date="2014-11-09T10:27:00Z"/>
                <w:rFonts w:ascii="Gill Sans MT" w:hAnsi="Gill Sans MT"/>
              </w:rPr>
            </w:pPr>
            <w:del w:id="899" w:author="usaiduser" w:date="2014-11-09T10:27:00Z">
              <w:r w:rsidRPr="00033701" w:rsidDel="0009243E">
                <w:rPr>
                  <w:rFonts w:ascii="Gill Sans MT" w:hAnsi="Gill Sans MT"/>
                </w:rPr>
                <w:delText>5=Decreased a lot</w:delText>
              </w:r>
            </w:del>
          </w:p>
          <w:p w14:paraId="206FC925" w14:textId="002D9258" w:rsidR="000721E5" w:rsidRPr="00033701" w:rsidDel="0009243E" w:rsidRDefault="000721E5" w:rsidP="000721E5">
            <w:pPr>
              <w:spacing w:after="0" w:line="240" w:lineRule="auto"/>
              <w:contextualSpacing/>
              <w:rPr>
                <w:del w:id="900" w:author="usaiduser" w:date="2014-11-09T10:27:00Z"/>
                <w:rFonts w:ascii="Gill Sans MT" w:hAnsi="Gill Sans MT"/>
              </w:rPr>
            </w:pPr>
            <w:del w:id="901" w:author="usaiduser" w:date="2014-11-09T10:27:00Z">
              <w:r w:rsidRPr="00033701" w:rsidDel="0009243E">
                <w:rPr>
                  <w:rFonts w:ascii="Gill Sans MT" w:hAnsi="Gill Sans MT"/>
                </w:rPr>
                <w:delText>97=Other, please specify</w:delText>
              </w:r>
            </w:del>
          </w:p>
          <w:p w14:paraId="7B8444AA" w14:textId="00AF4CC4" w:rsidR="000721E5" w:rsidRPr="00033701" w:rsidDel="0009243E" w:rsidRDefault="000721E5" w:rsidP="000721E5">
            <w:pPr>
              <w:spacing w:after="0" w:line="240" w:lineRule="auto"/>
              <w:contextualSpacing/>
              <w:rPr>
                <w:del w:id="902" w:author="usaiduser" w:date="2014-11-09T10:27:00Z"/>
                <w:rFonts w:ascii="Gill Sans MT" w:hAnsi="Gill Sans MT"/>
              </w:rPr>
            </w:pPr>
            <w:del w:id="903" w:author="usaiduser" w:date="2014-11-09T10:27:00Z">
              <w:r w:rsidRPr="00033701" w:rsidDel="0009243E">
                <w:rPr>
                  <w:rFonts w:ascii="Gill Sans MT" w:hAnsi="Gill Sans MT"/>
                </w:rPr>
                <w:delText>888=Don’t know</w:delText>
              </w:r>
            </w:del>
          </w:p>
          <w:p w14:paraId="1C4B1EC1" w14:textId="60392220" w:rsidR="000721E5" w:rsidRPr="00033701" w:rsidRDefault="000721E5" w:rsidP="000721E5">
            <w:pPr>
              <w:spacing w:after="0" w:line="240" w:lineRule="auto"/>
              <w:contextualSpacing/>
              <w:rPr>
                <w:rFonts w:ascii="Gill Sans MT" w:hAnsi="Gill Sans MT"/>
              </w:rPr>
            </w:pPr>
            <w:del w:id="904" w:author="usaiduser" w:date="2014-11-09T10:27:00Z">
              <w:r w:rsidRPr="00033701" w:rsidDel="0009243E">
                <w:rPr>
                  <w:rFonts w:ascii="Gill Sans MT" w:hAnsi="Gill Sans MT"/>
                </w:rPr>
                <w:delText>999=Preferred not to answer</w:delText>
              </w:r>
            </w:del>
          </w:p>
        </w:tc>
      </w:tr>
      <w:tr w:rsidR="000721E5" w:rsidRPr="00033701" w14:paraId="0F2F5511" w14:textId="77777777" w:rsidTr="000721E5">
        <w:trPr>
          <w:gridAfter w:val="1"/>
          <w:wAfter w:w="900" w:type="dxa"/>
          <w:trHeight w:val="1246"/>
        </w:trPr>
        <w:tc>
          <w:tcPr>
            <w:tcW w:w="190" w:type="dxa"/>
            <w:tcBorders>
              <w:top w:val="single" w:sz="4" w:space="0" w:color="auto"/>
              <w:left w:val="single" w:sz="4" w:space="0" w:color="000000"/>
              <w:bottom w:val="single" w:sz="4" w:space="0" w:color="auto"/>
              <w:right w:val="single" w:sz="4" w:space="0" w:color="000000"/>
            </w:tcBorders>
          </w:tcPr>
          <w:p w14:paraId="347E493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BCBB83E" w14:textId="15772DEB" w:rsidR="000721E5" w:rsidRPr="00033701" w:rsidRDefault="000721E5" w:rsidP="00E963BE">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r w:rsidRPr="00033701">
              <w:rPr>
                <w:rFonts w:ascii="Gill Sans MT" w:hAnsi="Gill Sans MT"/>
              </w:rPr>
              <w:t xml:space="preserv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016806A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0ED31BB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53DC05E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ADBC8B3"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1CAF3F5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0A1E9F7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53D75E8F"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085369BF"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030C770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103F8C6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70F9459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5EFDFB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E654C5C"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r>
      <w:tr w:rsidR="000721E5" w:rsidRPr="00033701" w14:paraId="4512CE26"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25DF398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FAECD66" w14:textId="03B8C172" w:rsidR="000721E5" w:rsidRPr="00033701" w:rsidRDefault="00E963BE" w:rsidP="000721E5">
            <w:pPr>
              <w:rPr>
                <w:rFonts w:ascii="Gill Sans MT" w:hAnsi="Gill Sans MT"/>
              </w:rPr>
            </w:pPr>
            <w:r>
              <w:rPr>
                <w:rFonts w:ascii="Gill Sans MT" w:hAnsi="Gill Sans MT"/>
              </w:rPr>
              <w:t>In your opinion, is this process</w:t>
            </w:r>
            <w:r w:rsidR="000721E5" w:rsidRPr="00033701">
              <w:rPr>
                <w:rFonts w:ascii="Gill Sans MT" w:hAnsi="Gill Sans MT"/>
              </w:rPr>
              <w:t xml:space="preserve"> of resolving conflicts fair? </w:t>
            </w:r>
          </w:p>
          <w:p w14:paraId="700ACEB1" w14:textId="77777777" w:rsidR="000721E5" w:rsidRPr="00033701" w:rsidRDefault="000721E5" w:rsidP="000721E5">
            <w:pPr>
              <w:spacing w:after="0" w:line="240" w:lineRule="auto"/>
              <w:contextualSpacing/>
              <w:rPr>
                <w:rFonts w:ascii="Gill Sans MT" w:hAnsi="Gill Sans MT"/>
                <w:color w:val="000000"/>
              </w:rPr>
            </w:pPr>
          </w:p>
        </w:tc>
        <w:tc>
          <w:tcPr>
            <w:tcW w:w="4500" w:type="dxa"/>
            <w:tcBorders>
              <w:top w:val="single" w:sz="4" w:space="0" w:color="000000"/>
              <w:bottom w:val="single" w:sz="4" w:space="0" w:color="000000"/>
              <w:right w:val="single" w:sz="18" w:space="0" w:color="000000"/>
            </w:tcBorders>
          </w:tcPr>
          <w:p w14:paraId="69A85A4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7A9B567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3451E25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4463D5E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r>
      <w:tr w:rsidR="000721E5" w:rsidRPr="00033701" w14:paraId="3E2056B0"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7D7B549A"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F699F1D" w14:textId="19FC5E24" w:rsidR="000721E5" w:rsidRPr="00033701" w:rsidRDefault="00E12F5F" w:rsidP="000721E5">
            <w:pPr>
              <w:rPr>
                <w:rFonts w:ascii="Gill Sans MT" w:hAnsi="Gill Sans MT"/>
              </w:rPr>
            </w:pPr>
            <w:r>
              <w:rPr>
                <w:rFonts w:ascii="Gill Sans MT" w:hAnsi="Gill Sans MT"/>
              </w:rPr>
              <w:t>In your opinion, has this process of resolving conflicts brought about a</w:t>
            </w:r>
            <w:r w:rsidR="000721E5" w:rsidRPr="00033701">
              <w:rPr>
                <w:rFonts w:ascii="Gill Sans MT" w:hAnsi="Gill Sans MT"/>
              </w:rPr>
              <w:t xml:space="preserve"> lasting peace? </w:t>
            </w:r>
          </w:p>
        </w:tc>
        <w:tc>
          <w:tcPr>
            <w:tcW w:w="4500" w:type="dxa"/>
            <w:tcBorders>
              <w:top w:val="single" w:sz="4" w:space="0" w:color="000000"/>
              <w:bottom w:val="single" w:sz="4" w:space="0" w:color="000000"/>
              <w:right w:val="single" w:sz="18" w:space="0" w:color="000000"/>
            </w:tcBorders>
          </w:tcPr>
          <w:p w14:paraId="120A0F7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26FF889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3428E71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203576E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r>
    </w:tbl>
    <w:p w14:paraId="01F191DB"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2B7523E0"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1BD6991C" w14:textId="1DE99192" w:rsidR="00303B9C" w:rsidRPr="00F71A9A" w:rsidRDefault="00303B9C" w:rsidP="00AC7CBE">
      <w:pPr>
        <w:autoSpaceDE w:val="0"/>
        <w:autoSpaceDN w:val="0"/>
        <w:adjustRightInd w:val="0"/>
        <w:spacing w:after="0" w:line="240" w:lineRule="auto"/>
        <w:contextualSpacing/>
        <w:rPr>
          <w:rFonts w:ascii="Gill Sans MT" w:hAnsi="Gill Sans MT" w:cs="TimesNewRomanPSMT"/>
          <w:b/>
          <w:sz w:val="20"/>
          <w:szCs w:val="20"/>
        </w:rPr>
      </w:pPr>
      <w:r w:rsidRPr="00F71A9A">
        <w:rPr>
          <w:rFonts w:ascii="Gill Sans MT" w:hAnsi="Gill Sans MT" w:cs="TimesNewRomanPSMT"/>
          <w:b/>
          <w:sz w:val="20"/>
          <w:szCs w:val="20"/>
        </w:rPr>
        <w:t>FOOD PRICES</w:t>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F71A9A" w14:paraId="3C9ED4E2" w14:textId="77777777" w:rsidTr="00696B38">
        <w:trPr>
          <w:trHeight w:val="20"/>
        </w:trPr>
        <w:tc>
          <w:tcPr>
            <w:tcW w:w="640" w:type="dxa"/>
            <w:tcBorders>
              <w:right w:val="single" w:sz="4" w:space="0" w:color="auto"/>
            </w:tcBorders>
          </w:tcPr>
          <w:p w14:paraId="387E47C2" w14:textId="77777777" w:rsidR="006F635E" w:rsidRPr="00F71A9A" w:rsidRDefault="006F635E" w:rsidP="00AC7CBE">
            <w:pPr>
              <w:spacing w:after="0" w:line="240" w:lineRule="auto"/>
              <w:contextualSpacing/>
              <w:rPr>
                <w:rFonts w:ascii="Gill Sans MT" w:hAnsi="Gill Sans MT"/>
                <w:w w:val="105"/>
                <w:sz w:val="20"/>
                <w:szCs w:val="20"/>
              </w:rPr>
            </w:pPr>
          </w:p>
        </w:tc>
        <w:tc>
          <w:tcPr>
            <w:tcW w:w="3680" w:type="dxa"/>
            <w:tcBorders>
              <w:left w:val="single" w:sz="4" w:space="0" w:color="auto"/>
              <w:right w:val="nil"/>
            </w:tcBorders>
          </w:tcPr>
          <w:p w14:paraId="5F93A45B" w14:textId="289E97DE"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FOOD</w:t>
            </w:r>
          </w:p>
        </w:tc>
        <w:tc>
          <w:tcPr>
            <w:tcW w:w="2160" w:type="dxa"/>
            <w:tcBorders>
              <w:left w:val="nil"/>
              <w:right w:val="single" w:sz="18" w:space="0" w:color="000000"/>
            </w:tcBorders>
          </w:tcPr>
          <w:p w14:paraId="3E1530D1" w14:textId="172D638E"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UNIT</w:t>
            </w:r>
            <w:r w:rsidR="00696B38" w:rsidRPr="00F71A9A">
              <w:rPr>
                <w:rFonts w:ascii="Gill Sans MT" w:hAnsi="Gill Sans MT"/>
                <w:b/>
                <w:w w:val="105"/>
                <w:sz w:val="20"/>
                <w:szCs w:val="20"/>
              </w:rPr>
              <w:t xml:space="preserve"> (a)</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4350FE0D"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COST PER UNIT</w:t>
            </w:r>
            <w:r w:rsidR="00696B38" w:rsidRPr="00F71A9A">
              <w:rPr>
                <w:rFonts w:ascii="Gill Sans MT" w:hAnsi="Gill Sans MT"/>
                <w:b/>
                <w:w w:val="105"/>
                <w:sz w:val="20"/>
                <w:szCs w:val="20"/>
              </w:rPr>
              <w:t xml:space="preserve"> (b)</w:t>
            </w:r>
          </w:p>
        </w:tc>
      </w:tr>
      <w:tr w:rsidR="006F635E" w:rsidRPr="00F71A9A" w14:paraId="4A486C26" w14:textId="77777777" w:rsidTr="00696B38">
        <w:trPr>
          <w:trHeight w:val="20"/>
        </w:trPr>
        <w:tc>
          <w:tcPr>
            <w:tcW w:w="640" w:type="dxa"/>
            <w:tcBorders>
              <w:right w:val="single" w:sz="4" w:space="0" w:color="auto"/>
            </w:tcBorders>
          </w:tcPr>
          <w:p w14:paraId="732FF3E7" w14:textId="490A99F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w:t>
            </w:r>
          </w:p>
        </w:tc>
        <w:tc>
          <w:tcPr>
            <w:tcW w:w="3680" w:type="dxa"/>
            <w:tcBorders>
              <w:left w:val="single" w:sz="4" w:space="0" w:color="auto"/>
              <w:right w:val="nil"/>
            </w:tcBorders>
          </w:tcPr>
          <w:p w14:paraId="11ACE114" w14:textId="5769B848"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Maize grain</w:t>
            </w:r>
          </w:p>
        </w:tc>
        <w:tc>
          <w:tcPr>
            <w:tcW w:w="2160" w:type="dxa"/>
            <w:tcBorders>
              <w:left w:val="nil"/>
              <w:right w:val="single" w:sz="18" w:space="0" w:color="000000"/>
            </w:tcBorders>
          </w:tcPr>
          <w:p w14:paraId="30436EFE"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5487BA6A" w14:textId="77777777" w:rsidTr="00696B38">
        <w:trPr>
          <w:trHeight w:val="20"/>
        </w:trPr>
        <w:tc>
          <w:tcPr>
            <w:tcW w:w="640" w:type="dxa"/>
            <w:tcBorders>
              <w:right w:val="single" w:sz="4" w:space="0" w:color="auto"/>
            </w:tcBorders>
          </w:tcPr>
          <w:p w14:paraId="3A5769E9" w14:textId="1554F8CD"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w:t>
            </w:r>
          </w:p>
        </w:tc>
        <w:tc>
          <w:tcPr>
            <w:tcW w:w="3680" w:type="dxa"/>
            <w:tcBorders>
              <w:left w:val="single" w:sz="4" w:space="0" w:color="auto"/>
              <w:right w:val="nil"/>
            </w:tcBorders>
          </w:tcPr>
          <w:p w14:paraId="4686E942" w14:textId="0DCF9121"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Commercial maize meal (</w:t>
            </w:r>
            <w:proofErr w:type="spellStart"/>
            <w:r w:rsidRPr="00F71A9A">
              <w:rPr>
                <w:rFonts w:ascii="Gill Sans MT" w:hAnsi="Gill Sans MT"/>
                <w:w w:val="105"/>
                <w:sz w:val="20"/>
                <w:szCs w:val="20"/>
              </w:rPr>
              <w:t>mealie</w:t>
            </w:r>
            <w:proofErr w:type="spellEnd"/>
            <w:r w:rsidRPr="00F71A9A">
              <w:rPr>
                <w:rFonts w:ascii="Gill Sans MT" w:hAnsi="Gill Sans MT"/>
                <w:w w:val="105"/>
                <w:sz w:val="20"/>
                <w:szCs w:val="20"/>
              </w:rPr>
              <w:t xml:space="preserve"> meal)</w:t>
            </w:r>
          </w:p>
        </w:tc>
        <w:tc>
          <w:tcPr>
            <w:tcW w:w="2160" w:type="dxa"/>
            <w:tcBorders>
              <w:left w:val="nil"/>
              <w:right w:val="single" w:sz="18" w:space="0" w:color="000000"/>
            </w:tcBorders>
          </w:tcPr>
          <w:p w14:paraId="40AF6C1B"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651CF733" w14:textId="77777777" w:rsidTr="00696B38">
        <w:trPr>
          <w:trHeight w:val="20"/>
        </w:trPr>
        <w:tc>
          <w:tcPr>
            <w:tcW w:w="640" w:type="dxa"/>
            <w:tcBorders>
              <w:right w:val="single" w:sz="4" w:space="0" w:color="auto"/>
            </w:tcBorders>
          </w:tcPr>
          <w:p w14:paraId="723DAF64" w14:textId="72AFC485"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H.3</w:t>
            </w:r>
          </w:p>
        </w:tc>
        <w:tc>
          <w:tcPr>
            <w:tcW w:w="3680" w:type="dxa"/>
            <w:tcBorders>
              <w:left w:val="single" w:sz="4" w:space="0" w:color="auto"/>
              <w:right w:val="nil"/>
            </w:tcBorders>
          </w:tcPr>
          <w:p w14:paraId="437E9107" w14:textId="6EFF52D6"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Maize meal from grinding mill</w:t>
            </w:r>
          </w:p>
        </w:tc>
        <w:tc>
          <w:tcPr>
            <w:tcW w:w="2160" w:type="dxa"/>
            <w:tcBorders>
              <w:left w:val="nil"/>
              <w:right w:val="single" w:sz="18" w:space="0" w:color="000000"/>
            </w:tcBorders>
          </w:tcPr>
          <w:p w14:paraId="698EA390"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492F7253" w14:textId="77777777" w:rsidTr="00696B38">
        <w:trPr>
          <w:trHeight w:val="20"/>
        </w:trPr>
        <w:tc>
          <w:tcPr>
            <w:tcW w:w="640" w:type="dxa"/>
            <w:tcBorders>
              <w:right w:val="single" w:sz="4" w:space="0" w:color="auto"/>
            </w:tcBorders>
          </w:tcPr>
          <w:p w14:paraId="3A367BDD" w14:textId="61D30015"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H.4</w:t>
            </w:r>
          </w:p>
        </w:tc>
        <w:tc>
          <w:tcPr>
            <w:tcW w:w="3680" w:type="dxa"/>
            <w:tcBorders>
              <w:left w:val="single" w:sz="4" w:space="0" w:color="auto"/>
              <w:right w:val="nil"/>
            </w:tcBorders>
          </w:tcPr>
          <w:p w14:paraId="573AA254" w14:textId="40B7F525"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Sweet potatoes – white or yellow flesh</w:t>
            </w:r>
          </w:p>
        </w:tc>
        <w:tc>
          <w:tcPr>
            <w:tcW w:w="2160" w:type="dxa"/>
            <w:tcBorders>
              <w:left w:val="nil"/>
              <w:right w:val="single" w:sz="18" w:space="0" w:color="000000"/>
            </w:tcBorders>
          </w:tcPr>
          <w:p w14:paraId="7F725092"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635246A2" w14:textId="77777777" w:rsidTr="00696B38">
        <w:trPr>
          <w:trHeight w:val="20"/>
        </w:trPr>
        <w:tc>
          <w:tcPr>
            <w:tcW w:w="640" w:type="dxa"/>
            <w:tcBorders>
              <w:right w:val="single" w:sz="4" w:space="0" w:color="auto"/>
            </w:tcBorders>
          </w:tcPr>
          <w:p w14:paraId="1A426236" w14:textId="69C61E79"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H.5</w:t>
            </w:r>
          </w:p>
        </w:tc>
        <w:tc>
          <w:tcPr>
            <w:tcW w:w="3680" w:type="dxa"/>
            <w:tcBorders>
              <w:left w:val="single" w:sz="4" w:space="0" w:color="auto"/>
              <w:right w:val="nil"/>
            </w:tcBorders>
          </w:tcPr>
          <w:p w14:paraId="7FBE68A6" w14:textId="1306B514"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Groundnuts</w:t>
            </w:r>
          </w:p>
        </w:tc>
        <w:tc>
          <w:tcPr>
            <w:tcW w:w="2160" w:type="dxa"/>
            <w:tcBorders>
              <w:left w:val="nil"/>
              <w:right w:val="single" w:sz="18" w:space="0" w:color="000000"/>
            </w:tcBorders>
          </w:tcPr>
          <w:p w14:paraId="46C1A53F"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2845A48" w14:textId="77777777" w:rsidTr="00696B38">
        <w:trPr>
          <w:trHeight w:val="20"/>
        </w:trPr>
        <w:tc>
          <w:tcPr>
            <w:tcW w:w="640" w:type="dxa"/>
            <w:tcBorders>
              <w:right w:val="single" w:sz="4" w:space="0" w:color="auto"/>
            </w:tcBorders>
          </w:tcPr>
          <w:p w14:paraId="00E25323" w14:textId="450576E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H.6</w:t>
            </w:r>
          </w:p>
        </w:tc>
        <w:tc>
          <w:tcPr>
            <w:tcW w:w="3680" w:type="dxa"/>
            <w:tcBorders>
              <w:left w:val="single" w:sz="4" w:space="0" w:color="auto"/>
              <w:right w:val="nil"/>
            </w:tcBorders>
          </w:tcPr>
          <w:p w14:paraId="059C1D17" w14:textId="27FB9791"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Raw cassava</w:t>
            </w:r>
          </w:p>
        </w:tc>
        <w:tc>
          <w:tcPr>
            <w:tcW w:w="2160" w:type="dxa"/>
            <w:tcBorders>
              <w:left w:val="nil"/>
              <w:right w:val="single" w:sz="18" w:space="0" w:color="000000"/>
            </w:tcBorders>
          </w:tcPr>
          <w:p w14:paraId="5114B7C0"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163440B6" w14:textId="77777777" w:rsidTr="00696B38">
        <w:trPr>
          <w:trHeight w:val="20"/>
        </w:trPr>
        <w:tc>
          <w:tcPr>
            <w:tcW w:w="640" w:type="dxa"/>
            <w:tcBorders>
              <w:right w:val="single" w:sz="4" w:space="0" w:color="auto"/>
            </w:tcBorders>
          </w:tcPr>
          <w:p w14:paraId="097921F5" w14:textId="3560DCB3"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H.8</w:t>
            </w:r>
          </w:p>
        </w:tc>
        <w:tc>
          <w:tcPr>
            <w:tcW w:w="3680" w:type="dxa"/>
            <w:tcBorders>
              <w:left w:val="single" w:sz="4" w:space="0" w:color="auto"/>
              <w:right w:val="nil"/>
            </w:tcBorders>
          </w:tcPr>
          <w:p w14:paraId="07186A55" w14:textId="60D7B9BD"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Onion</w:t>
            </w:r>
          </w:p>
        </w:tc>
        <w:tc>
          <w:tcPr>
            <w:tcW w:w="2160" w:type="dxa"/>
            <w:tcBorders>
              <w:left w:val="nil"/>
              <w:right w:val="single" w:sz="18" w:space="0" w:color="000000"/>
            </w:tcBorders>
          </w:tcPr>
          <w:p w14:paraId="4EB3E671"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53FD78A7" w14:textId="77777777" w:rsidTr="00696B38">
        <w:trPr>
          <w:trHeight w:val="20"/>
        </w:trPr>
        <w:tc>
          <w:tcPr>
            <w:tcW w:w="640" w:type="dxa"/>
            <w:tcBorders>
              <w:right w:val="single" w:sz="4" w:space="0" w:color="auto"/>
            </w:tcBorders>
          </w:tcPr>
          <w:p w14:paraId="6A8429AA" w14:textId="6953A871"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H.9</w:t>
            </w:r>
          </w:p>
        </w:tc>
        <w:tc>
          <w:tcPr>
            <w:tcW w:w="3680" w:type="dxa"/>
            <w:tcBorders>
              <w:left w:val="single" w:sz="4" w:space="0" w:color="auto"/>
              <w:right w:val="nil"/>
            </w:tcBorders>
          </w:tcPr>
          <w:p w14:paraId="6B3F4E06" w14:textId="3E0A8E03"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 xml:space="preserve">Tomato </w:t>
            </w:r>
          </w:p>
        </w:tc>
        <w:tc>
          <w:tcPr>
            <w:tcW w:w="2160" w:type="dxa"/>
            <w:tcBorders>
              <w:left w:val="nil"/>
              <w:right w:val="single" w:sz="18" w:space="0" w:color="000000"/>
            </w:tcBorders>
          </w:tcPr>
          <w:p w14:paraId="76A13243"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1123EBC" w14:textId="77777777" w:rsidR="00696B38" w:rsidRPr="00F71A9A" w:rsidRDefault="00696B38" w:rsidP="00AC7CBE">
            <w:pPr>
              <w:spacing w:after="0" w:line="240" w:lineRule="auto"/>
              <w:contextualSpacing/>
              <w:rPr>
                <w:rFonts w:ascii="Gill Sans MT" w:hAnsi="Gill Sans MT"/>
                <w:w w:val="105"/>
                <w:sz w:val="20"/>
                <w:szCs w:val="20"/>
              </w:rPr>
            </w:pPr>
          </w:p>
        </w:tc>
      </w:tr>
    </w:tbl>
    <w:p w14:paraId="099D9842" w14:textId="77777777" w:rsidR="00A947BD" w:rsidRPr="00F71A9A" w:rsidRDefault="00A947BD" w:rsidP="00AC7CBE">
      <w:pPr>
        <w:spacing w:after="0" w:line="240" w:lineRule="auto"/>
        <w:contextualSpacing/>
        <w:rPr>
          <w:rFonts w:ascii="Gill Sans MT" w:hAnsi="Gill Sans MT" w:cs="TimesNewRomanPSMT"/>
          <w:sz w:val="20"/>
          <w:szCs w:val="20"/>
        </w:rPr>
      </w:pPr>
    </w:p>
    <w:p w14:paraId="7DE6DCC9" w14:textId="77777777" w:rsidR="00A947BD" w:rsidRPr="00F71A9A" w:rsidRDefault="00A947BD" w:rsidP="00AC7CBE">
      <w:pPr>
        <w:spacing w:after="0" w:line="240" w:lineRule="auto"/>
        <w:contextualSpacing/>
        <w:rPr>
          <w:rFonts w:ascii="Gill Sans MT" w:hAnsi="Gill Sans MT"/>
          <w:b/>
          <w:sz w:val="20"/>
          <w:szCs w:val="20"/>
        </w:rPr>
      </w:pPr>
      <w:r w:rsidRPr="00F71A9A">
        <w:rPr>
          <w:rFonts w:ascii="Gill Sans MT" w:hAnsi="Gill Sans MT" w:cs="TimesNewRomanPSMT"/>
          <w:b/>
          <w:sz w:val="20"/>
          <w:szCs w:val="20"/>
        </w:rPr>
        <w:t xml:space="preserve">PRICES FOR FOREST PRODUCTS: </w:t>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F71A9A" w14:paraId="401E6D93" w14:textId="77777777" w:rsidTr="00696B38">
        <w:trPr>
          <w:trHeight w:val="20"/>
        </w:trPr>
        <w:tc>
          <w:tcPr>
            <w:tcW w:w="640" w:type="dxa"/>
            <w:tcBorders>
              <w:right w:val="single" w:sz="4" w:space="0" w:color="auto"/>
            </w:tcBorders>
          </w:tcPr>
          <w:p w14:paraId="0FB05BB8" w14:textId="77777777" w:rsidR="006F635E" w:rsidRPr="00F71A9A" w:rsidRDefault="006F635E" w:rsidP="00AC7CBE">
            <w:pPr>
              <w:spacing w:after="0" w:line="240" w:lineRule="auto"/>
              <w:contextualSpacing/>
              <w:rPr>
                <w:rFonts w:ascii="Gill Sans MT" w:hAnsi="Gill Sans MT"/>
                <w:w w:val="105"/>
                <w:sz w:val="20"/>
                <w:szCs w:val="20"/>
              </w:rPr>
            </w:pPr>
          </w:p>
        </w:tc>
        <w:tc>
          <w:tcPr>
            <w:tcW w:w="3680" w:type="dxa"/>
            <w:tcBorders>
              <w:left w:val="single" w:sz="4" w:space="0" w:color="auto"/>
              <w:right w:val="nil"/>
            </w:tcBorders>
          </w:tcPr>
          <w:p w14:paraId="7BBB5817" w14:textId="4E50550D"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PRODUCT</w:t>
            </w:r>
          </w:p>
        </w:tc>
        <w:tc>
          <w:tcPr>
            <w:tcW w:w="2160" w:type="dxa"/>
            <w:tcBorders>
              <w:left w:val="nil"/>
              <w:right w:val="single" w:sz="18" w:space="0" w:color="000000"/>
            </w:tcBorders>
          </w:tcPr>
          <w:p w14:paraId="5D2F57AD" w14:textId="77777777"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COST PER UNIT</w:t>
            </w:r>
          </w:p>
        </w:tc>
      </w:tr>
      <w:tr w:rsidR="006F635E" w:rsidRPr="00F71A9A" w14:paraId="741E4267" w14:textId="77777777" w:rsidTr="00696B38">
        <w:trPr>
          <w:trHeight w:val="20"/>
        </w:trPr>
        <w:tc>
          <w:tcPr>
            <w:tcW w:w="640" w:type="dxa"/>
            <w:tcBorders>
              <w:right w:val="single" w:sz="4" w:space="0" w:color="auto"/>
            </w:tcBorders>
          </w:tcPr>
          <w:p w14:paraId="6A5E7F56" w14:textId="325B5EFA"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H.10</w:t>
            </w:r>
          </w:p>
        </w:tc>
        <w:tc>
          <w:tcPr>
            <w:tcW w:w="3680" w:type="dxa"/>
            <w:tcBorders>
              <w:left w:val="single" w:sz="4" w:space="0" w:color="auto"/>
              <w:right w:val="nil"/>
            </w:tcBorders>
          </w:tcPr>
          <w:p w14:paraId="4647E567" w14:textId="2E46E763"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Charcoal</w:t>
            </w:r>
            <w:r w:rsidR="00696B38" w:rsidRPr="00F71A9A">
              <w:rPr>
                <w:rFonts w:ascii="Gill Sans MT" w:hAnsi="Gill Sans MT"/>
                <w:w w:val="105"/>
                <w:sz w:val="20"/>
                <w:szCs w:val="20"/>
              </w:rPr>
              <w:t xml:space="preserve"> –dry season</w:t>
            </w:r>
          </w:p>
        </w:tc>
        <w:tc>
          <w:tcPr>
            <w:tcW w:w="2160" w:type="dxa"/>
            <w:tcBorders>
              <w:left w:val="nil"/>
              <w:right w:val="single" w:sz="18" w:space="0" w:color="000000"/>
            </w:tcBorders>
          </w:tcPr>
          <w:p w14:paraId="4F386E1E"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4192F233" w14:textId="77777777" w:rsidTr="00696B38">
        <w:trPr>
          <w:trHeight w:val="20"/>
        </w:trPr>
        <w:tc>
          <w:tcPr>
            <w:tcW w:w="640" w:type="dxa"/>
            <w:tcBorders>
              <w:right w:val="single" w:sz="4" w:space="0" w:color="auto"/>
            </w:tcBorders>
          </w:tcPr>
          <w:p w14:paraId="0976B978" w14:textId="1572B76E"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H.11</w:t>
            </w:r>
          </w:p>
        </w:tc>
        <w:tc>
          <w:tcPr>
            <w:tcW w:w="3680" w:type="dxa"/>
            <w:tcBorders>
              <w:left w:val="single" w:sz="4" w:space="0" w:color="auto"/>
              <w:right w:val="nil"/>
            </w:tcBorders>
          </w:tcPr>
          <w:p w14:paraId="2AB5EAD1" w14:textId="440522EB"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Charcoal – rainy season</w:t>
            </w:r>
          </w:p>
        </w:tc>
        <w:tc>
          <w:tcPr>
            <w:tcW w:w="2160" w:type="dxa"/>
            <w:tcBorders>
              <w:left w:val="nil"/>
              <w:right w:val="single" w:sz="18" w:space="0" w:color="000000"/>
            </w:tcBorders>
          </w:tcPr>
          <w:p w14:paraId="1FFE0C93"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7035232A" w14:textId="77777777" w:rsidR="00696B38" w:rsidRPr="00F71A9A" w:rsidRDefault="00696B38" w:rsidP="00AC7CBE">
            <w:pPr>
              <w:spacing w:after="0" w:line="240" w:lineRule="auto"/>
              <w:contextualSpacing/>
              <w:rPr>
                <w:rFonts w:ascii="Gill Sans MT" w:hAnsi="Gill Sans MT"/>
                <w:w w:val="105"/>
                <w:sz w:val="20"/>
                <w:szCs w:val="20"/>
              </w:rPr>
            </w:pPr>
          </w:p>
        </w:tc>
      </w:tr>
      <w:tr w:rsidR="006F635E" w:rsidRPr="00F71A9A" w14:paraId="00FF856E" w14:textId="77777777" w:rsidTr="00696B38">
        <w:trPr>
          <w:trHeight w:val="20"/>
        </w:trPr>
        <w:tc>
          <w:tcPr>
            <w:tcW w:w="640" w:type="dxa"/>
            <w:tcBorders>
              <w:right w:val="single" w:sz="4" w:space="0" w:color="auto"/>
            </w:tcBorders>
          </w:tcPr>
          <w:p w14:paraId="47E66E0A" w14:textId="5CB5C726"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H.12</w:t>
            </w:r>
          </w:p>
        </w:tc>
        <w:tc>
          <w:tcPr>
            <w:tcW w:w="3680" w:type="dxa"/>
            <w:tcBorders>
              <w:left w:val="single" w:sz="4" w:space="0" w:color="auto"/>
              <w:right w:val="nil"/>
            </w:tcBorders>
          </w:tcPr>
          <w:p w14:paraId="6E1862F3" w14:textId="4BE6EEEF" w:rsidR="006F635E" w:rsidRPr="00F71A9A" w:rsidRDefault="0057266B" w:rsidP="00AC7CBE">
            <w:pPr>
              <w:spacing w:after="0" w:line="240" w:lineRule="auto"/>
              <w:contextualSpacing/>
              <w:rPr>
                <w:rFonts w:ascii="Gill Sans MT" w:hAnsi="Gill Sans MT"/>
                <w:w w:val="105"/>
                <w:sz w:val="20"/>
                <w:szCs w:val="20"/>
              </w:rPr>
            </w:pPr>
            <w:proofErr w:type="spellStart"/>
            <w:r w:rsidRPr="00F71A9A">
              <w:rPr>
                <w:rFonts w:ascii="Gill Sans MT" w:hAnsi="Gill Sans MT"/>
                <w:w w:val="105"/>
                <w:sz w:val="20"/>
                <w:szCs w:val="20"/>
              </w:rPr>
              <w:t>Fuelwood</w:t>
            </w:r>
            <w:proofErr w:type="spellEnd"/>
            <w:r w:rsidR="00696B38" w:rsidRPr="00F71A9A">
              <w:rPr>
                <w:rFonts w:ascii="Gill Sans MT" w:hAnsi="Gill Sans MT"/>
                <w:w w:val="105"/>
                <w:sz w:val="20"/>
                <w:szCs w:val="20"/>
              </w:rPr>
              <w:t xml:space="preserve"> – dry season </w:t>
            </w:r>
          </w:p>
        </w:tc>
        <w:tc>
          <w:tcPr>
            <w:tcW w:w="2160" w:type="dxa"/>
            <w:tcBorders>
              <w:left w:val="nil"/>
              <w:right w:val="single" w:sz="18" w:space="0" w:color="000000"/>
            </w:tcBorders>
          </w:tcPr>
          <w:p w14:paraId="38990501"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015810BB" w14:textId="77777777" w:rsidTr="00696B38">
        <w:trPr>
          <w:trHeight w:val="20"/>
        </w:trPr>
        <w:tc>
          <w:tcPr>
            <w:tcW w:w="640" w:type="dxa"/>
            <w:tcBorders>
              <w:right w:val="single" w:sz="4" w:space="0" w:color="auto"/>
            </w:tcBorders>
          </w:tcPr>
          <w:p w14:paraId="590ADC49" w14:textId="2B5030C9"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H.13</w:t>
            </w:r>
          </w:p>
        </w:tc>
        <w:tc>
          <w:tcPr>
            <w:tcW w:w="3680" w:type="dxa"/>
            <w:tcBorders>
              <w:left w:val="single" w:sz="4" w:space="0" w:color="auto"/>
              <w:right w:val="nil"/>
            </w:tcBorders>
          </w:tcPr>
          <w:p w14:paraId="10B1CA11" w14:textId="753CA315" w:rsidR="00696B38" w:rsidRPr="00F71A9A" w:rsidRDefault="00696B38" w:rsidP="00AC7CBE">
            <w:pPr>
              <w:spacing w:after="0" w:line="240" w:lineRule="auto"/>
              <w:contextualSpacing/>
              <w:rPr>
                <w:rFonts w:ascii="Gill Sans MT" w:hAnsi="Gill Sans MT"/>
                <w:w w:val="105"/>
                <w:sz w:val="20"/>
                <w:szCs w:val="20"/>
              </w:rPr>
            </w:pPr>
            <w:proofErr w:type="spellStart"/>
            <w:r w:rsidRPr="00F71A9A">
              <w:rPr>
                <w:rFonts w:ascii="Gill Sans MT" w:hAnsi="Gill Sans MT"/>
                <w:w w:val="105"/>
                <w:sz w:val="20"/>
                <w:szCs w:val="20"/>
              </w:rPr>
              <w:t>Fuelwood</w:t>
            </w:r>
            <w:proofErr w:type="spellEnd"/>
            <w:r w:rsidRPr="00F71A9A">
              <w:rPr>
                <w:rFonts w:ascii="Gill Sans MT" w:hAnsi="Gill Sans MT"/>
                <w:w w:val="105"/>
                <w:sz w:val="20"/>
                <w:szCs w:val="20"/>
              </w:rPr>
              <w:t xml:space="preserve"> – rainy season </w:t>
            </w:r>
          </w:p>
        </w:tc>
        <w:tc>
          <w:tcPr>
            <w:tcW w:w="2160" w:type="dxa"/>
            <w:tcBorders>
              <w:left w:val="nil"/>
              <w:right w:val="single" w:sz="18" w:space="0" w:color="000000"/>
            </w:tcBorders>
          </w:tcPr>
          <w:p w14:paraId="0FA1B716"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9F9705A" w14:textId="77777777" w:rsidR="00696B38" w:rsidRPr="00F71A9A" w:rsidRDefault="00696B38" w:rsidP="00AC7CBE">
            <w:pPr>
              <w:spacing w:after="0" w:line="240" w:lineRule="auto"/>
              <w:contextualSpacing/>
              <w:rPr>
                <w:rFonts w:ascii="Gill Sans MT" w:hAnsi="Gill Sans MT"/>
                <w:w w:val="105"/>
                <w:sz w:val="20"/>
                <w:szCs w:val="20"/>
              </w:rPr>
            </w:pPr>
          </w:p>
        </w:tc>
      </w:tr>
      <w:tr w:rsidR="006F635E" w:rsidRPr="00F71A9A" w14:paraId="130C049E" w14:textId="77777777" w:rsidTr="00696B38">
        <w:trPr>
          <w:trHeight w:val="20"/>
        </w:trPr>
        <w:tc>
          <w:tcPr>
            <w:tcW w:w="640" w:type="dxa"/>
            <w:tcBorders>
              <w:right w:val="single" w:sz="4" w:space="0" w:color="auto"/>
            </w:tcBorders>
          </w:tcPr>
          <w:p w14:paraId="65AE6F34" w14:textId="5C567BC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H.14</w:t>
            </w:r>
          </w:p>
        </w:tc>
        <w:tc>
          <w:tcPr>
            <w:tcW w:w="3680" w:type="dxa"/>
            <w:tcBorders>
              <w:left w:val="single" w:sz="4" w:space="0" w:color="auto"/>
              <w:right w:val="nil"/>
            </w:tcBorders>
          </w:tcPr>
          <w:p w14:paraId="6FECF81A" w14:textId="5A33BDBC"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Ants/caterpillars</w:t>
            </w:r>
          </w:p>
        </w:tc>
        <w:tc>
          <w:tcPr>
            <w:tcW w:w="2160" w:type="dxa"/>
            <w:tcBorders>
              <w:left w:val="nil"/>
              <w:right w:val="single" w:sz="18" w:space="0" w:color="000000"/>
            </w:tcBorders>
          </w:tcPr>
          <w:p w14:paraId="70F6FD6C"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6B07229" w14:textId="77777777" w:rsidTr="00696B38">
        <w:trPr>
          <w:trHeight w:val="20"/>
        </w:trPr>
        <w:tc>
          <w:tcPr>
            <w:tcW w:w="640" w:type="dxa"/>
            <w:tcBorders>
              <w:right w:val="single" w:sz="4" w:space="0" w:color="auto"/>
            </w:tcBorders>
          </w:tcPr>
          <w:p w14:paraId="4F19CF1B" w14:textId="4A5D05CB"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H.15</w:t>
            </w:r>
          </w:p>
        </w:tc>
        <w:tc>
          <w:tcPr>
            <w:tcW w:w="3680" w:type="dxa"/>
            <w:tcBorders>
              <w:left w:val="single" w:sz="4" w:space="0" w:color="auto"/>
              <w:right w:val="nil"/>
            </w:tcBorders>
          </w:tcPr>
          <w:p w14:paraId="2C2B1102" w14:textId="0E02CCD0"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Reeds</w:t>
            </w:r>
          </w:p>
        </w:tc>
        <w:tc>
          <w:tcPr>
            <w:tcW w:w="2160" w:type="dxa"/>
            <w:tcBorders>
              <w:left w:val="nil"/>
              <w:right w:val="single" w:sz="18" w:space="0" w:color="000000"/>
            </w:tcBorders>
          </w:tcPr>
          <w:p w14:paraId="0B38372C"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08A6A552" w14:textId="77777777" w:rsidTr="00696B38">
        <w:trPr>
          <w:trHeight w:val="20"/>
        </w:trPr>
        <w:tc>
          <w:tcPr>
            <w:tcW w:w="640" w:type="dxa"/>
            <w:tcBorders>
              <w:right w:val="single" w:sz="4" w:space="0" w:color="auto"/>
            </w:tcBorders>
          </w:tcPr>
          <w:p w14:paraId="5A186895" w14:textId="340F24EB"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H.16</w:t>
            </w:r>
          </w:p>
        </w:tc>
        <w:tc>
          <w:tcPr>
            <w:tcW w:w="3680" w:type="dxa"/>
            <w:tcBorders>
              <w:left w:val="single" w:sz="4" w:space="0" w:color="auto"/>
              <w:right w:val="nil"/>
            </w:tcBorders>
          </w:tcPr>
          <w:p w14:paraId="75710639" w14:textId="1C77F02D"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Mushrooms</w:t>
            </w:r>
          </w:p>
        </w:tc>
        <w:tc>
          <w:tcPr>
            <w:tcW w:w="2160" w:type="dxa"/>
            <w:tcBorders>
              <w:left w:val="nil"/>
              <w:right w:val="single" w:sz="18" w:space="0" w:color="000000"/>
            </w:tcBorders>
          </w:tcPr>
          <w:p w14:paraId="0C08C0B5"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46AA3FAD" w14:textId="77777777" w:rsidTr="00696B38">
        <w:trPr>
          <w:trHeight w:val="20"/>
        </w:trPr>
        <w:tc>
          <w:tcPr>
            <w:tcW w:w="640" w:type="dxa"/>
            <w:tcBorders>
              <w:right w:val="single" w:sz="4" w:space="0" w:color="auto"/>
            </w:tcBorders>
          </w:tcPr>
          <w:p w14:paraId="7C20DF20" w14:textId="07D8D6AC"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H.17</w:t>
            </w:r>
          </w:p>
        </w:tc>
        <w:tc>
          <w:tcPr>
            <w:tcW w:w="3680" w:type="dxa"/>
            <w:tcBorders>
              <w:left w:val="single" w:sz="4" w:space="0" w:color="auto"/>
              <w:right w:val="nil"/>
            </w:tcBorders>
          </w:tcPr>
          <w:p w14:paraId="141CD280" w14:textId="4045B30F"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honey</w:t>
            </w:r>
          </w:p>
        </w:tc>
        <w:tc>
          <w:tcPr>
            <w:tcW w:w="2160" w:type="dxa"/>
            <w:tcBorders>
              <w:left w:val="nil"/>
              <w:right w:val="single" w:sz="18" w:space="0" w:color="000000"/>
            </w:tcBorders>
          </w:tcPr>
          <w:p w14:paraId="30C4465A"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6C88B5E" w14:textId="77777777" w:rsidTr="00696B38">
        <w:trPr>
          <w:trHeight w:val="20"/>
        </w:trPr>
        <w:tc>
          <w:tcPr>
            <w:tcW w:w="640" w:type="dxa"/>
            <w:tcBorders>
              <w:right w:val="single" w:sz="4" w:space="0" w:color="auto"/>
            </w:tcBorders>
          </w:tcPr>
          <w:p w14:paraId="0C59AEEF" w14:textId="1742EB56"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H.18</w:t>
            </w:r>
          </w:p>
        </w:tc>
        <w:tc>
          <w:tcPr>
            <w:tcW w:w="3680" w:type="dxa"/>
            <w:tcBorders>
              <w:left w:val="single" w:sz="4" w:space="0" w:color="auto"/>
              <w:right w:val="nil"/>
            </w:tcBorders>
          </w:tcPr>
          <w:p w14:paraId="6798CD8E" w14:textId="4CF30F94"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fruits</w:t>
            </w:r>
          </w:p>
        </w:tc>
        <w:tc>
          <w:tcPr>
            <w:tcW w:w="2160" w:type="dxa"/>
            <w:tcBorders>
              <w:left w:val="nil"/>
              <w:right w:val="single" w:sz="18" w:space="0" w:color="000000"/>
            </w:tcBorders>
          </w:tcPr>
          <w:p w14:paraId="6C12AC68"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7E638898" w14:textId="77777777" w:rsidTr="00696B38">
        <w:trPr>
          <w:trHeight w:val="20"/>
        </w:trPr>
        <w:tc>
          <w:tcPr>
            <w:tcW w:w="640" w:type="dxa"/>
            <w:tcBorders>
              <w:right w:val="single" w:sz="4" w:space="0" w:color="auto"/>
            </w:tcBorders>
          </w:tcPr>
          <w:p w14:paraId="76975822" w14:textId="401D616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H.19</w:t>
            </w:r>
          </w:p>
        </w:tc>
        <w:tc>
          <w:tcPr>
            <w:tcW w:w="3680" w:type="dxa"/>
            <w:tcBorders>
              <w:left w:val="single" w:sz="4" w:space="0" w:color="auto"/>
              <w:right w:val="nil"/>
            </w:tcBorders>
          </w:tcPr>
          <w:p w14:paraId="271CF907" w14:textId="76B352FE"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Poles/timber</w:t>
            </w:r>
          </w:p>
        </w:tc>
        <w:tc>
          <w:tcPr>
            <w:tcW w:w="2160" w:type="dxa"/>
            <w:tcBorders>
              <w:left w:val="nil"/>
              <w:right w:val="single" w:sz="18" w:space="0" w:color="000000"/>
            </w:tcBorders>
          </w:tcPr>
          <w:p w14:paraId="1D8A51F2"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F71A9A" w:rsidRDefault="006F635E" w:rsidP="00AC7CBE">
            <w:pPr>
              <w:spacing w:after="0" w:line="240" w:lineRule="auto"/>
              <w:contextualSpacing/>
              <w:rPr>
                <w:rFonts w:ascii="Gill Sans MT" w:hAnsi="Gill Sans MT"/>
                <w:w w:val="105"/>
                <w:sz w:val="20"/>
                <w:szCs w:val="20"/>
              </w:rPr>
            </w:pPr>
          </w:p>
        </w:tc>
      </w:tr>
      <w:tr w:rsidR="0057266B" w:rsidRPr="00F71A9A" w14:paraId="05C521EE" w14:textId="77777777" w:rsidTr="00696B38">
        <w:trPr>
          <w:trHeight w:val="20"/>
        </w:trPr>
        <w:tc>
          <w:tcPr>
            <w:tcW w:w="640" w:type="dxa"/>
            <w:tcBorders>
              <w:right w:val="single" w:sz="4" w:space="0" w:color="auto"/>
            </w:tcBorders>
          </w:tcPr>
          <w:p w14:paraId="34603DAB" w14:textId="68D38E6C"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H.20</w:t>
            </w:r>
          </w:p>
        </w:tc>
        <w:tc>
          <w:tcPr>
            <w:tcW w:w="3680" w:type="dxa"/>
            <w:tcBorders>
              <w:left w:val="single" w:sz="4" w:space="0" w:color="auto"/>
              <w:right w:val="nil"/>
            </w:tcBorders>
          </w:tcPr>
          <w:p w14:paraId="6B2A940C" w14:textId="5883C891"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Thatching/fencing grass</w:t>
            </w:r>
          </w:p>
        </w:tc>
        <w:tc>
          <w:tcPr>
            <w:tcW w:w="2160" w:type="dxa"/>
            <w:tcBorders>
              <w:left w:val="nil"/>
              <w:right w:val="single" w:sz="18" w:space="0" w:color="000000"/>
            </w:tcBorders>
          </w:tcPr>
          <w:p w14:paraId="5B7E82C6"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F71A9A" w:rsidRDefault="0057266B" w:rsidP="00AC7CBE">
            <w:pPr>
              <w:spacing w:after="0" w:line="240" w:lineRule="auto"/>
              <w:contextualSpacing/>
              <w:rPr>
                <w:rFonts w:ascii="Gill Sans MT" w:hAnsi="Gill Sans MT"/>
                <w:w w:val="105"/>
                <w:sz w:val="20"/>
                <w:szCs w:val="20"/>
              </w:rPr>
            </w:pPr>
          </w:p>
        </w:tc>
      </w:tr>
      <w:tr w:rsidR="0057266B" w:rsidRPr="00F71A9A" w14:paraId="29245B0F" w14:textId="77777777" w:rsidTr="00696B38">
        <w:trPr>
          <w:trHeight w:val="20"/>
        </w:trPr>
        <w:tc>
          <w:tcPr>
            <w:tcW w:w="640" w:type="dxa"/>
            <w:tcBorders>
              <w:right w:val="single" w:sz="4" w:space="0" w:color="auto"/>
            </w:tcBorders>
          </w:tcPr>
          <w:p w14:paraId="6F94EAAB" w14:textId="36A58DC3"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H.21</w:t>
            </w:r>
          </w:p>
        </w:tc>
        <w:tc>
          <w:tcPr>
            <w:tcW w:w="3680" w:type="dxa"/>
            <w:tcBorders>
              <w:left w:val="single" w:sz="4" w:space="0" w:color="auto"/>
              <w:right w:val="nil"/>
            </w:tcBorders>
          </w:tcPr>
          <w:p w14:paraId="3EFB9390" w14:textId="52B24AE6"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Fodder</w:t>
            </w:r>
          </w:p>
        </w:tc>
        <w:tc>
          <w:tcPr>
            <w:tcW w:w="2160" w:type="dxa"/>
            <w:tcBorders>
              <w:left w:val="nil"/>
              <w:right w:val="single" w:sz="18" w:space="0" w:color="000000"/>
            </w:tcBorders>
          </w:tcPr>
          <w:p w14:paraId="5458D573"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F71A9A" w:rsidRDefault="0057266B" w:rsidP="00AC7CBE">
            <w:pPr>
              <w:spacing w:after="0" w:line="240" w:lineRule="auto"/>
              <w:contextualSpacing/>
              <w:rPr>
                <w:rFonts w:ascii="Gill Sans MT" w:hAnsi="Gill Sans MT"/>
                <w:w w:val="105"/>
                <w:sz w:val="20"/>
                <w:szCs w:val="20"/>
              </w:rPr>
            </w:pPr>
          </w:p>
        </w:tc>
      </w:tr>
      <w:tr w:rsidR="0057266B" w:rsidRPr="00F71A9A" w14:paraId="692BF04B" w14:textId="77777777" w:rsidTr="00696B38">
        <w:trPr>
          <w:trHeight w:val="20"/>
        </w:trPr>
        <w:tc>
          <w:tcPr>
            <w:tcW w:w="640" w:type="dxa"/>
            <w:tcBorders>
              <w:right w:val="single" w:sz="4" w:space="0" w:color="auto"/>
            </w:tcBorders>
          </w:tcPr>
          <w:p w14:paraId="7C6FB8B2" w14:textId="09AC40DB"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H.22</w:t>
            </w:r>
          </w:p>
        </w:tc>
        <w:tc>
          <w:tcPr>
            <w:tcW w:w="3680" w:type="dxa"/>
            <w:tcBorders>
              <w:left w:val="single" w:sz="4" w:space="0" w:color="auto"/>
              <w:right w:val="nil"/>
            </w:tcBorders>
          </w:tcPr>
          <w:p w14:paraId="650D919A" w14:textId="1CF04CCC"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animals</w:t>
            </w:r>
          </w:p>
        </w:tc>
        <w:tc>
          <w:tcPr>
            <w:tcW w:w="2160" w:type="dxa"/>
            <w:tcBorders>
              <w:left w:val="nil"/>
              <w:right w:val="single" w:sz="18" w:space="0" w:color="000000"/>
            </w:tcBorders>
          </w:tcPr>
          <w:p w14:paraId="5497B469"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F71A9A" w:rsidRDefault="0057266B" w:rsidP="00AC7CBE">
            <w:pPr>
              <w:spacing w:after="0" w:line="240" w:lineRule="auto"/>
              <w:contextualSpacing/>
              <w:rPr>
                <w:rFonts w:ascii="Gill Sans MT" w:hAnsi="Gill Sans MT"/>
                <w:w w:val="105"/>
                <w:sz w:val="20"/>
                <w:szCs w:val="20"/>
              </w:rPr>
            </w:pPr>
          </w:p>
        </w:tc>
      </w:tr>
    </w:tbl>
    <w:p w14:paraId="1CB10FCC" w14:textId="77777777" w:rsidR="00E4168E" w:rsidRPr="00F71A9A" w:rsidRDefault="00E4168E" w:rsidP="00AC7CBE">
      <w:pPr>
        <w:spacing w:after="0" w:line="240" w:lineRule="auto"/>
        <w:contextualSpacing/>
        <w:rPr>
          <w:rFonts w:ascii="Gill Sans MT" w:hAnsi="Gill Sans MT"/>
          <w:sz w:val="20"/>
          <w:szCs w:val="20"/>
        </w:rPr>
      </w:pPr>
    </w:p>
    <w:p w14:paraId="58BB3611" w14:textId="77777777" w:rsidR="001E68A0" w:rsidRPr="00F71A9A" w:rsidRDefault="001E68A0" w:rsidP="00AC7CBE">
      <w:pPr>
        <w:spacing w:after="0" w:line="240" w:lineRule="auto"/>
        <w:contextualSpacing/>
        <w:rPr>
          <w:rFonts w:ascii="Gill Sans MT" w:eastAsia="Times New Roman" w:hAnsi="Gill Sans MT" w:cs="Times New Roman"/>
          <w:b/>
          <w:bCs/>
          <w:color w:val="000000"/>
          <w:sz w:val="20"/>
          <w:szCs w:val="20"/>
        </w:rPr>
      </w:pPr>
      <w:r w:rsidRPr="00F71A9A">
        <w:rPr>
          <w:rFonts w:ascii="Gill Sans MT" w:eastAsia="Times New Roman" w:hAnsi="Gill Sans MT" w:cs="Times New Roman"/>
          <w:b/>
          <w:bCs/>
          <w:color w:val="000000"/>
          <w:sz w:val="20"/>
          <w:szCs w:val="20"/>
        </w:rPr>
        <w:br w:type="page"/>
      </w:r>
    </w:p>
    <w:p w14:paraId="30BC6F10" w14:textId="77777777" w:rsidR="0035371A" w:rsidRPr="00F71A9A" w:rsidRDefault="0035371A" w:rsidP="00AC7CBE">
      <w:pPr>
        <w:spacing w:after="0" w:line="240" w:lineRule="auto"/>
        <w:contextualSpacing/>
        <w:rPr>
          <w:rFonts w:ascii="Gill Sans MT" w:eastAsia="Calibri" w:hAnsi="Gill Sans MT" w:cs="Times New Roman"/>
          <w:sz w:val="20"/>
          <w:szCs w:val="20"/>
        </w:rPr>
      </w:pPr>
    </w:p>
    <w:p w14:paraId="6A94D1D2" w14:textId="3A42A61F" w:rsidR="0035371A" w:rsidRPr="00F71A9A" w:rsidRDefault="0035371A" w:rsidP="00AC7CBE">
      <w:pPr>
        <w:spacing w:after="0" w:line="240" w:lineRule="auto"/>
        <w:contextualSpacing/>
        <w:rPr>
          <w:rFonts w:ascii="Gill Sans MT" w:hAnsi="Gill Sans MT"/>
          <w:b/>
          <w:sz w:val="20"/>
          <w:szCs w:val="20"/>
        </w:rPr>
      </w:pPr>
    </w:p>
    <w:p w14:paraId="2B8B70D3" w14:textId="1DC55BC4" w:rsidR="006F4291" w:rsidRPr="00F71A9A" w:rsidRDefault="006F4291" w:rsidP="00AC7CBE">
      <w:pPr>
        <w:spacing w:after="0" w:line="240" w:lineRule="auto"/>
        <w:contextualSpacing/>
        <w:rPr>
          <w:rFonts w:ascii="Gill Sans MT" w:hAnsi="Gill Sans MT"/>
          <w:b/>
          <w:sz w:val="20"/>
          <w:szCs w:val="20"/>
        </w:rPr>
      </w:pPr>
      <w:r w:rsidRPr="00F71A9A">
        <w:rPr>
          <w:rFonts w:ascii="Gill Sans MT" w:hAnsi="Gill Sans MT"/>
          <w:b/>
          <w:sz w:val="20"/>
          <w:szCs w:val="20"/>
        </w:rPr>
        <w:t>J</w:t>
      </w:r>
      <w:r w:rsidR="00471179" w:rsidRPr="00F71A9A">
        <w:rPr>
          <w:rFonts w:ascii="Gill Sans MT" w:hAnsi="Gill Sans MT"/>
          <w:b/>
          <w:sz w:val="20"/>
          <w:szCs w:val="20"/>
        </w:rPr>
        <w:t>.</w:t>
      </w:r>
      <w:r w:rsidRPr="00F71A9A">
        <w:rPr>
          <w:rFonts w:ascii="Gill Sans MT" w:hAnsi="Gill Sans MT"/>
          <w:b/>
          <w:sz w:val="20"/>
          <w:szCs w:val="20"/>
        </w:rPr>
        <w:t>CONCLUSION</w:t>
      </w:r>
    </w:p>
    <w:p w14:paraId="1F74134A" w14:textId="77777777" w:rsidR="006F4291" w:rsidRPr="00F71A9A" w:rsidRDefault="006F4291"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Thank you for your participation in this survey.</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80"/>
        <w:gridCol w:w="4319"/>
        <w:gridCol w:w="722"/>
      </w:tblGrid>
      <w:tr w:rsidR="00410C0C" w:rsidRPr="00F71A9A" w14:paraId="7B8DF586"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F71A9A" w:rsidRDefault="00410C0C" w:rsidP="00AC7CBE">
            <w:pPr>
              <w:spacing w:after="0" w:line="240" w:lineRule="auto"/>
              <w:contextualSpacing/>
              <w:rPr>
                <w:rFonts w:ascii="Gill Sans MT" w:eastAsia="Calibri" w:hAnsi="Gill Sans MT" w:cs="Times New Roman"/>
                <w:sz w:val="20"/>
                <w:szCs w:val="20"/>
              </w:rPr>
            </w:pPr>
          </w:p>
        </w:tc>
        <w:tc>
          <w:tcPr>
            <w:tcW w:w="4680" w:type="dxa"/>
            <w:tcBorders>
              <w:top w:val="single" w:sz="4" w:space="0" w:color="000000"/>
              <w:left w:val="single" w:sz="4" w:space="0" w:color="000000"/>
              <w:bottom w:val="single" w:sz="4" w:space="0" w:color="000000"/>
            </w:tcBorders>
          </w:tcPr>
          <w:p w14:paraId="5DD47BC6" w14:textId="316CDFD1" w:rsidR="00410C0C" w:rsidRPr="00F71A9A" w:rsidRDefault="00410C0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J1</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Enumerator: Please select the correct survey status from the list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j_status</w:t>
            </w:r>
            <w:proofErr w:type="spellEnd"/>
            <w:r w:rsidRPr="00F71A9A">
              <w:rPr>
                <w:rFonts w:ascii="Gill Sans MT" w:hAnsi="Gill Sans MT"/>
                <w:b/>
                <w:color w:val="000000"/>
                <w:sz w:val="20"/>
                <w:szCs w:val="20"/>
              </w:rPr>
              <w:t>)</w:t>
            </w:r>
          </w:p>
        </w:tc>
        <w:tc>
          <w:tcPr>
            <w:tcW w:w="4319" w:type="dxa"/>
            <w:tcBorders>
              <w:top w:val="single" w:sz="4" w:space="0" w:color="000000"/>
              <w:bottom w:val="single" w:sz="4" w:space="0" w:color="000000"/>
              <w:right w:val="single" w:sz="18" w:space="0" w:color="000000"/>
            </w:tcBorders>
          </w:tcPr>
          <w:p w14:paraId="3B9D46C1"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1=Complete</w:t>
            </w:r>
          </w:p>
          <w:p w14:paraId="1BB029D7"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2=Incomplete, come back</w:t>
            </w:r>
          </w:p>
          <w:p w14:paraId="5041DAC5"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3=Incomplete, cannot finish</w:t>
            </w:r>
          </w:p>
          <w:p w14:paraId="0972A437"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4=Refused to participate</w:t>
            </w:r>
          </w:p>
          <w:p w14:paraId="0E1293FF" w14:textId="77777777" w:rsidR="00410C0C" w:rsidRPr="00F71A9A" w:rsidRDefault="00410C0C"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79C45215" w14:textId="77777777" w:rsidR="00410C0C" w:rsidRPr="00F71A9A" w:rsidRDefault="00410C0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10C0C" w:rsidRPr="00F71A9A" w14:paraId="1FB1A5D6"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F71A9A" w:rsidRDefault="00410C0C" w:rsidP="00AC7CBE">
            <w:pPr>
              <w:spacing w:after="0" w:line="240" w:lineRule="auto"/>
              <w:contextualSpacing/>
              <w:rPr>
                <w:rFonts w:ascii="Gill Sans MT" w:hAnsi="Gill Sans MT"/>
                <w:w w:val="105"/>
                <w:sz w:val="20"/>
                <w:szCs w:val="20"/>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F71A9A" w:rsidRDefault="00410C0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Any additional comments?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j_notes</w:t>
            </w:r>
            <w:proofErr w:type="spellEnd"/>
            <w:r w:rsidRPr="00F71A9A">
              <w:rPr>
                <w:rFonts w:ascii="Gill Sans MT" w:hAnsi="Gill Sans MT"/>
                <w:b/>
                <w:color w:val="000000"/>
                <w:sz w:val="20"/>
                <w:szCs w:val="20"/>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F71A9A" w:rsidRDefault="00410C0C"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bl>
    <w:p w14:paraId="535B0DBF" w14:textId="77777777" w:rsidR="00410C0C" w:rsidRPr="00F71A9A" w:rsidRDefault="00410C0C" w:rsidP="00AC7CBE">
      <w:pPr>
        <w:spacing w:after="0" w:line="240" w:lineRule="auto"/>
        <w:contextualSpacing/>
        <w:rPr>
          <w:rFonts w:ascii="Gill Sans MT" w:eastAsia="Calibri" w:hAnsi="Gill Sans MT" w:cs="Times New Roman"/>
          <w:sz w:val="20"/>
          <w:szCs w:val="20"/>
        </w:rPr>
      </w:pPr>
    </w:p>
    <w:p w14:paraId="1EE43CE1" w14:textId="22541347" w:rsidR="00810E1B" w:rsidRPr="00F71A9A" w:rsidRDefault="00810E1B" w:rsidP="00081FC9">
      <w:pPr>
        <w:spacing w:after="0" w:line="240" w:lineRule="auto"/>
        <w:contextualSpacing/>
        <w:rPr>
          <w:rFonts w:ascii="Gill Sans MT" w:hAnsi="Gill Sans MT"/>
          <w:sz w:val="20"/>
          <w:szCs w:val="20"/>
        </w:rPr>
      </w:pPr>
    </w:p>
    <w:sectPr w:rsidR="00810E1B" w:rsidRPr="00F71A9A" w:rsidSect="0040401D">
      <w:pgSz w:w="15840" w:h="12240" w:orient="landscape"/>
      <w:pgMar w:top="1080" w:right="1440" w:bottom="108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aiduser" w:date="2014-11-09T10:04:00Z" w:initials="u">
    <w:p w14:paraId="575BFBF6" w14:textId="5D2A4F5A" w:rsidR="00C739EB" w:rsidRDefault="00C739EB">
      <w:pPr>
        <w:pStyle w:val="CommentText"/>
      </w:pPr>
      <w:r>
        <w:rPr>
          <w:rStyle w:val="CommentReference"/>
        </w:rPr>
        <w:annotationRef/>
      </w:r>
      <w:r>
        <w:t>Just checking – is this relevant?</w:t>
      </w:r>
    </w:p>
  </w:comment>
  <w:comment w:id="2" w:author="Heather Huntington" w:date="2014-11-18T08:55:00Z" w:initials="HH">
    <w:p w14:paraId="7BABD161" w14:textId="6B94C750" w:rsidR="00C739EB" w:rsidRDefault="00C739EB">
      <w:pPr>
        <w:pStyle w:val="CommentText"/>
      </w:pPr>
      <w:r>
        <w:rPr>
          <w:rStyle w:val="CommentReference"/>
        </w:rPr>
        <w:annotationRef/>
      </w:r>
      <w:r>
        <w:t xml:space="preserve">I think we want to track some service delivery/access questions about water – unless we can get GIS data for this. </w:t>
      </w:r>
    </w:p>
  </w:comment>
  <w:comment w:id="3" w:author="Heather Huntington" w:date="2014-11-18T09:35:00Z" w:initials="HH">
    <w:p w14:paraId="56C9CD3F" w14:textId="407AE7B9" w:rsidR="00C739EB" w:rsidRDefault="00C739EB">
      <w:pPr>
        <w:pStyle w:val="CommentText"/>
      </w:pPr>
      <w:r>
        <w:rPr>
          <w:rStyle w:val="CommentReference"/>
        </w:rPr>
        <w:annotationRef/>
      </w:r>
      <w:r>
        <w:t xml:space="preserve">Aleta – In the comments, can you highlight these BCP Follow ups so that we don’t forget to do this for the final survey? </w:t>
      </w:r>
    </w:p>
  </w:comment>
  <w:comment w:id="4" w:author="Heather Huntington" w:date="2014-11-07T12:10:00Z" w:initials="HH">
    <w:p w14:paraId="33D95460" w14:textId="61C2CECF" w:rsidR="00C739EB" w:rsidRDefault="00C739EB">
      <w:pPr>
        <w:pStyle w:val="CommentText"/>
      </w:pPr>
      <w:r>
        <w:rPr>
          <w:rStyle w:val="CommentReference"/>
        </w:rPr>
        <w:annotationRef/>
      </w:r>
      <w:r>
        <w:t xml:space="preserve">Awareness of size and boundaries may change after the program. </w:t>
      </w:r>
    </w:p>
  </w:comment>
  <w:comment w:id="5" w:author="Stickler, Mercedes M. (E3/LTRM)" w:date="2014-11-18T09:01:00Z" w:initials="MMS">
    <w:p w14:paraId="77085E3F" w14:textId="662ED0CC" w:rsidR="00C739EB" w:rsidRDefault="00C739EB">
      <w:pPr>
        <w:pStyle w:val="CommentText"/>
      </w:pPr>
      <w:r>
        <w:rPr>
          <w:rStyle w:val="CommentReference"/>
        </w:rPr>
        <w:annotationRef/>
      </w:r>
      <w:r>
        <w:t>Suggest making a % in buckets if they don’t know exact areas, same for D3 and D4</w:t>
      </w:r>
    </w:p>
    <w:p w14:paraId="0984B5B7" w14:textId="77777777" w:rsidR="00C739EB" w:rsidRDefault="00C739EB">
      <w:pPr>
        <w:pStyle w:val="CommentText"/>
      </w:pPr>
    </w:p>
    <w:p w14:paraId="433BF124" w14:textId="153E01CA" w:rsidR="00C739EB" w:rsidRDefault="00C739EB">
      <w:pPr>
        <w:pStyle w:val="CommentText"/>
      </w:pPr>
      <w:r>
        <w:t xml:space="preserve">HLH: I’m not sure what these % buckets would be for these districts and communities. CFP might be able to help us with this info once they figure out which communities they will be working in. </w:t>
      </w:r>
    </w:p>
    <w:p w14:paraId="45AF25CC" w14:textId="77777777" w:rsidR="00C739EB" w:rsidRDefault="00C739EB">
      <w:pPr>
        <w:pStyle w:val="CommentText"/>
      </w:pPr>
    </w:p>
    <w:p w14:paraId="6B49E5F0" w14:textId="0D07186F" w:rsidR="00C739EB" w:rsidRDefault="00C739EB">
      <w:pPr>
        <w:pStyle w:val="CommentText"/>
      </w:pPr>
      <w:r w:rsidRPr="00036578">
        <w:rPr>
          <w:highlight w:val="yellow"/>
        </w:rPr>
        <w:t>HLH: NEED TO FOLLOW-UP WITH BCP</w:t>
      </w:r>
      <w:r>
        <w:t xml:space="preserve"> </w:t>
      </w:r>
    </w:p>
  </w:comment>
  <w:comment w:id="6" w:author="Stickler, Mercedes M. (E3/LTRM)" w:date="2014-11-18T09:02:00Z" w:initials="MMS">
    <w:p w14:paraId="19BCBB20" w14:textId="199AAC16" w:rsidR="00C739EB" w:rsidRDefault="00C739EB">
      <w:pPr>
        <w:pStyle w:val="CommentText"/>
      </w:pPr>
      <w:r>
        <w:rPr>
          <w:rStyle w:val="CommentReference"/>
        </w:rPr>
        <w:annotationRef/>
      </w:r>
      <w:r>
        <w:t>I think we should keep this question in as a measure of overall land scarcity, but we may also want to ask a similar question related to land for charcoaling and/or other forest activities.</w:t>
      </w:r>
    </w:p>
    <w:p w14:paraId="4E5294D5" w14:textId="77777777" w:rsidR="00C739EB" w:rsidRDefault="00C739EB">
      <w:pPr>
        <w:pStyle w:val="CommentText"/>
      </w:pPr>
    </w:p>
    <w:p w14:paraId="51248FA9" w14:textId="4F664E25" w:rsidR="00C739EB" w:rsidRDefault="00C739EB">
      <w:pPr>
        <w:pStyle w:val="CommentText"/>
      </w:pPr>
      <w:proofErr w:type="spellStart"/>
      <w:r>
        <w:t>HLHl</w:t>
      </w:r>
      <w:proofErr w:type="spellEnd"/>
      <w:r>
        <w:t xml:space="preserve">: I don’t think there are specific parcels of the forest allocated across HHs. I think it is a matter of general areas and products that are harvested. </w:t>
      </w:r>
    </w:p>
    <w:p w14:paraId="2F50BC6C" w14:textId="77777777" w:rsidR="00C739EB" w:rsidRDefault="00C739EB">
      <w:pPr>
        <w:pStyle w:val="CommentText"/>
      </w:pPr>
    </w:p>
    <w:p w14:paraId="47593E25" w14:textId="45B1F326" w:rsidR="00C739EB" w:rsidRDefault="00C739EB">
      <w:pPr>
        <w:pStyle w:val="CommentText"/>
      </w:pPr>
      <w:r w:rsidRPr="00036578">
        <w:rPr>
          <w:highlight w:val="yellow"/>
        </w:rPr>
        <w:t>HLH: NEED TO FOLLOW-UP WITH BCP</w:t>
      </w:r>
    </w:p>
  </w:comment>
  <w:comment w:id="32" w:author="Heather Huntington" w:date="2014-11-09T10:08:00Z" w:initials="HH">
    <w:p w14:paraId="4BA3D19E" w14:textId="51927920" w:rsidR="00C739EB" w:rsidRDefault="00C739EB">
      <w:pPr>
        <w:pStyle w:val="CommentText"/>
      </w:pPr>
      <w:r>
        <w:rPr>
          <w:rStyle w:val="CommentReference"/>
        </w:rPr>
        <w:annotationRef/>
      </w:r>
      <w:r>
        <w:t xml:space="preserve">I think this needs to be a roster. If they say yes, we need to probe and find out the number of instances that this occurred and then ask this series of questions for each instance. </w:t>
      </w:r>
    </w:p>
    <w:p w14:paraId="682E0133" w14:textId="77777777" w:rsidR="00C739EB" w:rsidRDefault="00C739EB">
      <w:pPr>
        <w:pStyle w:val="CommentText"/>
      </w:pPr>
    </w:p>
    <w:p w14:paraId="47F0F0F2" w14:textId="23EC8E37" w:rsidR="00C739EB" w:rsidRDefault="00C739EB">
      <w:pPr>
        <w:pStyle w:val="CommentText"/>
      </w:pPr>
      <w:r>
        <w:t xml:space="preserve">MMS: A roster would be great – thanks. </w:t>
      </w:r>
    </w:p>
  </w:comment>
  <w:comment w:id="31" w:author="Heather Huntington" w:date="2014-11-18T09:41:00Z" w:initials="HH">
    <w:p w14:paraId="5C606E3C" w14:textId="161D8C6F" w:rsidR="00C739EB" w:rsidRDefault="00C739EB">
      <w:pPr>
        <w:pStyle w:val="CommentText"/>
      </w:pPr>
      <w:r>
        <w:rPr>
          <w:rStyle w:val="CommentReference"/>
        </w:rPr>
        <w:annotationRef/>
      </w:r>
      <w:r>
        <w:t xml:space="preserve">Aleta – Can you please make D9 – D15 a roster for several instances – lets say 3? </w:t>
      </w:r>
    </w:p>
  </w:comment>
  <w:comment w:id="104" w:author="usaiduser" w:date="2014-11-19T09:03:00Z" w:initials="u">
    <w:p w14:paraId="4C2559DD" w14:textId="77777777" w:rsidR="00C739EB" w:rsidRDefault="00C739EB" w:rsidP="00863A95">
      <w:pPr>
        <w:pStyle w:val="CommentText"/>
      </w:pPr>
      <w:r>
        <w:rPr>
          <w:rStyle w:val="CommentReference"/>
        </w:rPr>
        <w:annotationRef/>
      </w:r>
      <w:r>
        <w:t xml:space="preserve">Add codes </w:t>
      </w:r>
    </w:p>
  </w:comment>
  <w:comment w:id="102" w:author="Heather Huntington" w:date="2014-11-19T09:03:00Z" w:initials="HH">
    <w:p w14:paraId="4FF54C39" w14:textId="77777777" w:rsidR="00C739EB" w:rsidRDefault="00C739EB" w:rsidP="00863A95">
      <w:pPr>
        <w:pStyle w:val="CommentText"/>
      </w:pPr>
      <w:r>
        <w:rPr>
          <w:rStyle w:val="CommentReference"/>
        </w:rPr>
        <w:annotationRef/>
      </w:r>
      <w:r>
        <w:t xml:space="preserve">Aleta – any other categories here? </w:t>
      </w:r>
    </w:p>
  </w:comment>
  <w:comment w:id="183" w:author="usaiduser" w:date="2014-11-09T10:12:00Z" w:initials="u">
    <w:p w14:paraId="08269764" w14:textId="1A892EB4" w:rsidR="00C739EB" w:rsidRDefault="00C739EB">
      <w:pPr>
        <w:pStyle w:val="CommentText"/>
      </w:pPr>
      <w:r>
        <w:rPr>
          <w:rStyle w:val="CommentReference"/>
        </w:rPr>
        <w:annotationRef/>
      </w:r>
      <w:r>
        <w:t>Add codes</w:t>
      </w:r>
    </w:p>
  </w:comment>
  <w:comment w:id="184" w:author="Heather Huntington" w:date="2014-11-18T09:55:00Z" w:initials="HH">
    <w:p w14:paraId="1C6624E5" w14:textId="6945948D" w:rsidR="00C739EB" w:rsidRDefault="00C739EB">
      <w:pPr>
        <w:pStyle w:val="CommentText"/>
      </w:pPr>
      <w:r>
        <w:rPr>
          <w:rStyle w:val="CommentReference"/>
        </w:rPr>
        <w:annotationRef/>
      </w:r>
      <w:r>
        <w:t xml:space="preserve">Aleta – any other ideas here? </w:t>
      </w:r>
    </w:p>
  </w:comment>
  <w:comment w:id="226" w:author="Heather Huntington" w:date="2014-11-07T23:28:00Z" w:initials="HH">
    <w:p w14:paraId="1E852553" w14:textId="6B29C66E" w:rsidR="00C739EB" w:rsidRDefault="00C739EB">
      <w:pPr>
        <w:pStyle w:val="CommentText"/>
      </w:pPr>
      <w:r>
        <w:rPr>
          <w:rStyle w:val="CommentReference"/>
        </w:rPr>
        <w:annotationRef/>
      </w:r>
      <w:r>
        <w:t xml:space="preserve">Mercedes – please refer to the Forest KII and just let me know if there are any other rosters/questions you would like to include in this survey. </w:t>
      </w:r>
    </w:p>
  </w:comment>
  <w:comment w:id="227" w:author="Heather Huntington" w:date="2014-11-18T09:56:00Z" w:initials="HH">
    <w:p w14:paraId="2D60E26E" w14:textId="295660F8" w:rsidR="00C739EB" w:rsidRDefault="00C739EB">
      <w:pPr>
        <w:pStyle w:val="CommentText"/>
      </w:pPr>
      <w:r>
        <w:rPr>
          <w:rStyle w:val="CommentReference"/>
        </w:rPr>
        <w:annotationRef/>
      </w:r>
      <w:r>
        <w:t xml:space="preserve">Aleta – I don’t think she specified any other rosters so lets just keep this as is for the moment. </w:t>
      </w:r>
    </w:p>
  </w:comment>
  <w:comment w:id="235" w:author="usaiduser" w:date="2014-11-09T10:14:00Z" w:initials="u">
    <w:p w14:paraId="127C54B2" w14:textId="26BA021B" w:rsidR="00C739EB" w:rsidRDefault="00C739EB">
      <w:pPr>
        <w:pStyle w:val="CommentText"/>
      </w:pPr>
      <w:r>
        <w:rPr>
          <w:rStyle w:val="CommentReference"/>
        </w:rPr>
        <w:annotationRef/>
      </w:r>
      <w:r>
        <w:t>Interesting question – I’ll be curious to see how responses compare with credits</w:t>
      </w:r>
    </w:p>
  </w:comment>
  <w:comment w:id="236" w:author="Heather Huntington" w:date="2014-11-18T09:57:00Z" w:initials="HH">
    <w:p w14:paraId="71D2E009" w14:textId="265F988E" w:rsidR="00C739EB" w:rsidRDefault="00C739EB">
      <w:pPr>
        <w:pStyle w:val="CommentText"/>
      </w:pPr>
      <w:r>
        <w:rPr>
          <w:rStyle w:val="CommentReference"/>
        </w:rPr>
        <w:annotationRef/>
      </w:r>
      <w:r>
        <w:t xml:space="preserve">Aleta – Can you make the same changes that we did to this question in the HH survey? We will collect the info as ZMK, but if the respondent doesn’t know, we collect this as in-kind. </w:t>
      </w:r>
    </w:p>
  </w:comment>
  <w:comment w:id="245" w:author="usaiduser" w:date="2014-11-09T10:16:00Z" w:initials="u">
    <w:p w14:paraId="48EF7DDB" w14:textId="2A8524BF" w:rsidR="00C739EB" w:rsidRDefault="00C739EB">
      <w:pPr>
        <w:pStyle w:val="CommentText"/>
      </w:pPr>
      <w:r>
        <w:rPr>
          <w:rStyle w:val="CommentReference"/>
        </w:rPr>
        <w:annotationRef/>
      </w:r>
      <w:r>
        <w:t>Becky this is more your area of expertise, but my sense is that what CFP is trying to do is instill a sense of intrinsic value in the forest – i.e. unrelated to forest products that benefit the community – so I would think we would want to just define what is meant by degradation in terms of ecology and not economics.</w:t>
      </w:r>
    </w:p>
  </w:comment>
  <w:comment w:id="252" w:author="usaiduser" w:date="2014-11-09T10:17:00Z" w:initials="u">
    <w:p w14:paraId="7ABA1435" w14:textId="679FCF40" w:rsidR="00C739EB" w:rsidRDefault="00C739EB">
      <w:pPr>
        <w:pStyle w:val="CommentText"/>
      </w:pPr>
      <w:r>
        <w:rPr>
          <w:rStyle w:val="CommentReference"/>
        </w:rPr>
        <w:annotationRef/>
      </w:r>
      <w:r>
        <w:t>This is great</w:t>
      </w:r>
    </w:p>
  </w:comment>
  <w:comment w:id="253" w:author="Rebecca Nicodemus" w:date="2014-11-12T12:56:00Z" w:initials="RAN">
    <w:p w14:paraId="29A03987" w14:textId="7089BAD1" w:rsidR="00C739EB" w:rsidRDefault="00C739EB">
      <w:pPr>
        <w:pStyle w:val="CommentText"/>
      </w:pPr>
      <w:r>
        <w:rPr>
          <w:rStyle w:val="CommentReference"/>
        </w:rPr>
        <w:annotationRef/>
      </w:r>
      <w:r>
        <w:t>Do you want to ask who in the community received those benefits? In other words, did the households receive direct benefits? The question is probably too sensitive.</w:t>
      </w:r>
    </w:p>
  </w:comment>
  <w:comment w:id="254" w:author="Heather Huntington" w:date="2014-11-18T10:02:00Z" w:initials="HH">
    <w:p w14:paraId="6A24DF35" w14:textId="03D09CEF" w:rsidR="00C739EB" w:rsidRDefault="00C739EB">
      <w:pPr>
        <w:pStyle w:val="CommentText"/>
      </w:pPr>
      <w:r>
        <w:rPr>
          <w:rStyle w:val="CommentReference"/>
        </w:rPr>
        <w:annotationRef/>
      </w:r>
      <w:r>
        <w:t xml:space="preserve">Aleta – Can you double-check this list with SECTION 3 in the Design Report and make sure that we are covering all of the bases? </w:t>
      </w:r>
    </w:p>
  </w:comment>
  <w:comment w:id="255" w:author="Heather Huntington" w:date="2014-11-18T10:04:00Z" w:initials="HH">
    <w:p w14:paraId="6A68AF14" w14:textId="664E17EC" w:rsidR="00C739EB" w:rsidRDefault="00C739EB">
      <w:pPr>
        <w:pStyle w:val="CommentText"/>
      </w:pPr>
      <w:r>
        <w:rPr>
          <w:rStyle w:val="CommentReference"/>
        </w:rPr>
        <w:annotationRef/>
      </w:r>
      <w:r>
        <w:t xml:space="preserve">Regarding comment 19 above, I think we capture that by the third question below. </w:t>
      </w:r>
    </w:p>
  </w:comment>
  <w:comment w:id="269" w:author="Rebecca Nicodemus" w:date="2014-11-12T12:54:00Z" w:initials="RAN">
    <w:p w14:paraId="584C9B39" w14:textId="390C5832" w:rsidR="00C739EB" w:rsidRDefault="00C739EB">
      <w:pPr>
        <w:pStyle w:val="CommentText"/>
      </w:pPr>
      <w:r>
        <w:rPr>
          <w:rStyle w:val="CommentReference"/>
        </w:rPr>
        <w:annotationRef/>
      </w:r>
      <w:r>
        <w:t>It looks like you’re trying to determine sustainable benefits from the forest. Do you think they will choose “Other” and say charcoal?</w:t>
      </w:r>
    </w:p>
  </w:comment>
  <w:comment w:id="271" w:author="Heather Huntington" w:date="2014-11-18T10:03:00Z" w:initials="HH">
    <w:p w14:paraId="53C1C78C" w14:textId="0C6070FE" w:rsidR="00C739EB" w:rsidRDefault="00C739EB">
      <w:pPr>
        <w:pStyle w:val="CommentText"/>
      </w:pPr>
      <w:r>
        <w:rPr>
          <w:rStyle w:val="CommentReference"/>
        </w:rPr>
        <w:annotationRef/>
      </w:r>
      <w:r>
        <w:t xml:space="preserve">I’ve added charcoaling categories. </w:t>
      </w:r>
    </w:p>
  </w:comment>
  <w:comment w:id="284" w:author="usaiduser" w:date="2014-11-09T10:17:00Z" w:initials="u">
    <w:p w14:paraId="1C35B9B5" w14:textId="3D45C732" w:rsidR="00C739EB" w:rsidRDefault="00C739EB">
      <w:pPr>
        <w:pStyle w:val="CommentText"/>
      </w:pPr>
      <w:r>
        <w:rPr>
          <w:rStyle w:val="CommentReference"/>
        </w:rPr>
        <w:annotationRef/>
      </w:r>
      <w:r>
        <w:t>Add codes please</w:t>
      </w:r>
    </w:p>
  </w:comment>
  <w:comment w:id="277" w:author="Heather Huntington" w:date="2014-11-18T10:14:00Z" w:initials="HH">
    <w:p w14:paraId="09EDF6D4" w14:textId="184E8E1E" w:rsidR="00C739EB" w:rsidRDefault="00C739EB">
      <w:pPr>
        <w:pStyle w:val="CommentText"/>
      </w:pPr>
      <w:r>
        <w:rPr>
          <w:rStyle w:val="CommentReference"/>
        </w:rPr>
        <w:annotationRef/>
      </w:r>
      <w:r>
        <w:t xml:space="preserve">Aleta – I will follow up with Stephanie and our consultant and have them add some categories for these questions. </w:t>
      </w:r>
    </w:p>
  </w:comment>
  <w:comment w:id="285" w:author="Heather Huntington" w:date="2014-11-18T10:14:00Z" w:initials="HH">
    <w:p w14:paraId="18AEC933" w14:textId="5DA54D0B" w:rsidR="00C739EB" w:rsidRDefault="00C739EB">
      <w:pPr>
        <w:pStyle w:val="CommentText"/>
      </w:pPr>
      <w:r>
        <w:rPr>
          <w:rStyle w:val="CommentReference"/>
        </w:rPr>
        <w:annotationRef/>
      </w:r>
      <w:r>
        <w:t xml:space="preserve">Question was split and categories added. </w:t>
      </w:r>
    </w:p>
  </w:comment>
  <w:comment w:id="288" w:author="usaiduser" w:date="2014-11-18T10:13:00Z" w:initials="u">
    <w:p w14:paraId="408E8C80" w14:textId="77777777" w:rsidR="00C739EB" w:rsidRDefault="00C739EB" w:rsidP="00B028B3">
      <w:pPr>
        <w:pStyle w:val="CommentText"/>
      </w:pPr>
      <w:r>
        <w:rPr>
          <w:rStyle w:val="CommentReference"/>
        </w:rPr>
        <w:annotationRef/>
      </w:r>
      <w:r>
        <w:t>Add codes please</w:t>
      </w:r>
    </w:p>
  </w:comment>
  <w:comment w:id="289" w:author="Heather Huntington" w:date="2014-11-18T10:13:00Z" w:initials="HH">
    <w:p w14:paraId="37B0E504" w14:textId="77777777" w:rsidR="00C739EB" w:rsidRDefault="00C739EB" w:rsidP="00B028B3">
      <w:pPr>
        <w:pStyle w:val="CommentText"/>
      </w:pPr>
      <w:r>
        <w:rPr>
          <w:rStyle w:val="CommentReference"/>
        </w:rPr>
        <w:annotationRef/>
      </w:r>
      <w:r>
        <w:t xml:space="preserve">Aleta – I will follow up with Stephanie and our consultant and have them </w:t>
      </w:r>
    </w:p>
  </w:comment>
  <w:comment w:id="291" w:author="usaiduser" w:date="2014-11-09T10:18:00Z" w:initials="u">
    <w:p w14:paraId="38F7A33B" w14:textId="512D8355" w:rsidR="00C739EB" w:rsidRDefault="00C739EB">
      <w:pPr>
        <w:pStyle w:val="CommentText"/>
      </w:pPr>
      <w:r>
        <w:rPr>
          <w:rStyle w:val="CommentReference"/>
        </w:rPr>
        <w:annotationRef/>
      </w:r>
      <w:r>
        <w:t xml:space="preserve">Add codes please - </w:t>
      </w:r>
      <w:proofErr w:type="spellStart"/>
      <w:r>
        <w:t>Lickert</w:t>
      </w:r>
      <w:proofErr w:type="spellEnd"/>
    </w:p>
  </w:comment>
  <w:comment w:id="292" w:author="Heather Huntington" w:date="2014-11-18T10:10:00Z" w:initials="HH">
    <w:p w14:paraId="33C9654B" w14:textId="372E6538" w:rsidR="00C739EB" w:rsidRDefault="00C739EB">
      <w:pPr>
        <w:pStyle w:val="CommentText"/>
      </w:pPr>
      <w:r>
        <w:rPr>
          <w:rStyle w:val="CommentReference"/>
        </w:rPr>
        <w:annotationRef/>
      </w:r>
      <w:r>
        <w:t xml:space="preserve">Codes added </w:t>
      </w:r>
    </w:p>
  </w:comment>
  <w:comment w:id="312" w:author="Heather Huntington" w:date="2014-11-18T10:15:00Z" w:initials="HH">
    <w:p w14:paraId="298997B5" w14:textId="4265A8A7" w:rsidR="00C739EB" w:rsidRDefault="00C739EB">
      <w:pPr>
        <w:pStyle w:val="CommentText"/>
      </w:pPr>
      <w:r>
        <w:rPr>
          <w:rStyle w:val="CommentReference"/>
        </w:rPr>
        <w:annotationRef/>
      </w:r>
      <w:r>
        <w:t xml:space="preserve">Aleta – Can you double check this list against SECTION 3 in the Design Report? </w:t>
      </w:r>
    </w:p>
  </w:comment>
  <w:comment w:id="345" w:author="usaiduser" w:date="2014-11-09T10:19:00Z" w:initials="u">
    <w:p w14:paraId="7C3CE241" w14:textId="5205ED61" w:rsidR="00C739EB" w:rsidRDefault="00C739EB">
      <w:pPr>
        <w:pStyle w:val="CommentText"/>
      </w:pPr>
      <w:r>
        <w:rPr>
          <w:rStyle w:val="CommentReference"/>
        </w:rPr>
        <w:annotationRef/>
      </w:r>
      <w:r>
        <w:t xml:space="preserve">Code </w:t>
      </w:r>
    </w:p>
  </w:comment>
  <w:comment w:id="361" w:author="usaiduser" w:date="2014-11-09T10:19:00Z" w:initials="u">
    <w:p w14:paraId="4870751C" w14:textId="537997D5" w:rsidR="00C739EB" w:rsidRDefault="00C739EB">
      <w:pPr>
        <w:pStyle w:val="CommentText"/>
      </w:pPr>
      <w:r>
        <w:rPr>
          <w:rStyle w:val="CommentReference"/>
        </w:rPr>
        <w:annotationRef/>
      </w:r>
      <w:r>
        <w:t>Code if possible (1x/month, etc.)</w:t>
      </w:r>
    </w:p>
  </w:comment>
  <w:comment w:id="375" w:author="usaiduser" w:date="2014-11-18T10:19:00Z" w:initials="u">
    <w:p w14:paraId="28BEC1F4" w14:textId="77777777" w:rsidR="00C739EB" w:rsidRDefault="00C739EB" w:rsidP="00133728">
      <w:pPr>
        <w:pStyle w:val="CommentText"/>
      </w:pPr>
      <w:r>
        <w:rPr>
          <w:rStyle w:val="CommentReference"/>
        </w:rPr>
        <w:annotationRef/>
      </w:r>
      <w:r>
        <w:t>Add codes</w:t>
      </w:r>
    </w:p>
  </w:comment>
  <w:comment w:id="376" w:author="Heather Huntington" w:date="2014-11-18T10:24:00Z" w:initials="HH">
    <w:p w14:paraId="392388AE" w14:textId="5AA74788" w:rsidR="00C739EB" w:rsidRDefault="00C739EB" w:rsidP="00133728">
      <w:pPr>
        <w:pStyle w:val="CommentText"/>
      </w:pPr>
      <w:r>
        <w:rPr>
          <w:rStyle w:val="CommentReference"/>
        </w:rPr>
        <w:annotationRef/>
      </w:r>
      <w:r>
        <w:t xml:space="preserve">I separated these questions out and added codes above. </w:t>
      </w:r>
    </w:p>
  </w:comment>
  <w:comment w:id="378" w:author="Heather Huntington" w:date="2014-11-09T10:20:00Z" w:initials="HH">
    <w:p w14:paraId="51FFA725" w14:textId="77777777" w:rsidR="00C739EB" w:rsidRDefault="00C739EB" w:rsidP="007D0669">
      <w:pPr>
        <w:pStyle w:val="CommentText"/>
      </w:pPr>
      <w:r>
        <w:rPr>
          <w:rStyle w:val="CommentReference"/>
        </w:rPr>
        <w:annotationRef/>
      </w:r>
      <w:r>
        <w:t xml:space="preserve">We can format this as a little forest user group roster if you like this series of questions. </w:t>
      </w:r>
    </w:p>
    <w:p w14:paraId="57BC141A" w14:textId="77777777" w:rsidR="00C739EB" w:rsidRDefault="00C739EB" w:rsidP="007D0669">
      <w:pPr>
        <w:pStyle w:val="CommentText"/>
      </w:pPr>
    </w:p>
    <w:p w14:paraId="5D5A45FD" w14:textId="655C053B" w:rsidR="00C739EB" w:rsidRDefault="00C739EB" w:rsidP="007D0669">
      <w:pPr>
        <w:pStyle w:val="CommentText"/>
      </w:pPr>
      <w:r>
        <w:t>MMS: Yes please.</w:t>
      </w:r>
    </w:p>
  </w:comment>
  <w:comment w:id="377" w:author="Heather Huntington" w:date="2014-11-18T10:29:00Z" w:initials="HH">
    <w:p w14:paraId="1180A235" w14:textId="0663CA64" w:rsidR="00C739EB" w:rsidRDefault="00C739EB">
      <w:pPr>
        <w:pStyle w:val="CommentText"/>
      </w:pPr>
      <w:r>
        <w:rPr>
          <w:rStyle w:val="CommentReference"/>
        </w:rPr>
        <w:annotationRef/>
      </w:r>
      <w:r>
        <w:t xml:space="preserve">Aleta – Can you turn this into a 3 group roster? I’ve made the questions below more close ended. </w:t>
      </w:r>
    </w:p>
  </w:comment>
  <w:comment w:id="593" w:author="Rebecca Nicodemus" w:date="2014-11-12T12:59:00Z" w:initials="RAN">
    <w:p w14:paraId="6ED0D24B" w14:textId="646F75C0" w:rsidR="00C739EB" w:rsidRDefault="00C739EB">
      <w:pPr>
        <w:pStyle w:val="CommentText"/>
      </w:pPr>
      <w:r>
        <w:rPr>
          <w:rStyle w:val="CommentReference"/>
        </w:rPr>
        <w:annotationRef/>
      </w:r>
      <w:r>
        <w:t>Excommunication from the community? Not sure how likely that would be.</w:t>
      </w:r>
    </w:p>
  </w:comment>
  <w:comment w:id="592" w:author="Heather Huntington" w:date="2014-11-18T10:31:00Z" w:initials="HH">
    <w:p w14:paraId="355BE3A3" w14:textId="16BAE976" w:rsidR="00C739EB" w:rsidRDefault="00C739EB">
      <w:pPr>
        <w:pStyle w:val="CommentText"/>
      </w:pPr>
      <w:r>
        <w:rPr>
          <w:rStyle w:val="CommentReference"/>
        </w:rPr>
        <w:annotationRef/>
      </w:r>
      <w:r>
        <w:t>Added category just in case</w:t>
      </w:r>
    </w:p>
  </w:comment>
  <w:comment w:id="601" w:author="Rebecca Nicodemus" w:date="2014-11-12T13:00:00Z" w:initials="RAN">
    <w:p w14:paraId="230531C0" w14:textId="06905766" w:rsidR="00C739EB" w:rsidRDefault="00C739EB">
      <w:pPr>
        <w:pStyle w:val="CommentText"/>
      </w:pPr>
      <w:r>
        <w:rPr>
          <w:rStyle w:val="CommentReference"/>
        </w:rPr>
        <w:annotationRef/>
      </w:r>
      <w:r>
        <w:t>Should there be a follow up question on if they are not enforced equally, who experiences harsher penalties?</w:t>
      </w:r>
    </w:p>
  </w:comment>
  <w:comment w:id="600" w:author="Heather Huntington" w:date="2014-11-18T10:35:00Z" w:initials="HH">
    <w:p w14:paraId="40822CCE" w14:textId="688AA7C2" w:rsidR="00C739EB" w:rsidRDefault="00C739EB">
      <w:pPr>
        <w:pStyle w:val="CommentText"/>
      </w:pPr>
      <w:r>
        <w:rPr>
          <w:rStyle w:val="CommentReference"/>
        </w:rPr>
        <w:annotationRef/>
      </w:r>
      <w:r>
        <w:t xml:space="preserve">I have removed this question </w:t>
      </w:r>
      <w:proofErr w:type="spellStart"/>
      <w:r>
        <w:t>bc</w:t>
      </w:r>
      <w:proofErr w:type="spellEnd"/>
      <w:r>
        <w:t xml:space="preserve"> I doubt we will get good information from the headperson on this question. I think this is better suited for the HH survey. </w:t>
      </w:r>
    </w:p>
  </w:comment>
  <w:comment w:id="656" w:author="usaiduser" w:date="2014-11-09T10:21:00Z" w:initials="u">
    <w:p w14:paraId="64FB26E5" w14:textId="0B35E98C" w:rsidR="00C739EB" w:rsidRDefault="00C739EB">
      <w:pPr>
        <w:pStyle w:val="CommentText"/>
      </w:pPr>
      <w:r>
        <w:rPr>
          <w:rStyle w:val="CommentReference"/>
        </w:rPr>
        <w:annotationRef/>
      </w:r>
      <w:r>
        <w:t>Code responses</w:t>
      </w:r>
    </w:p>
  </w:comment>
  <w:comment w:id="672" w:author="usaiduser" w:date="2014-11-09T10:21:00Z" w:initials="u">
    <w:p w14:paraId="677927FC" w14:textId="6AB0D586" w:rsidR="00C739EB" w:rsidRDefault="00C739EB">
      <w:pPr>
        <w:pStyle w:val="CommentText"/>
      </w:pPr>
      <w:r>
        <w:rPr>
          <w:rStyle w:val="CommentReference"/>
        </w:rPr>
        <w:annotationRef/>
      </w:r>
      <w:r>
        <w:t>Code responses as for below</w:t>
      </w:r>
    </w:p>
  </w:comment>
  <w:comment w:id="712" w:author="usaiduser" w:date="2014-11-09T10:22:00Z" w:initials="u">
    <w:p w14:paraId="2D6C0012" w14:textId="1FF70938" w:rsidR="00C739EB" w:rsidRDefault="00C739EB">
      <w:pPr>
        <w:pStyle w:val="CommentText"/>
      </w:pPr>
      <w:r>
        <w:rPr>
          <w:rStyle w:val="CommentReference"/>
        </w:rPr>
        <w:annotationRef/>
      </w:r>
      <w:r>
        <w:t>Code responses</w:t>
      </w:r>
    </w:p>
  </w:comment>
  <w:comment w:id="740" w:author="usaiduser" w:date="2014-11-09T10:22:00Z" w:initials="u">
    <w:p w14:paraId="63297A90" w14:textId="18B5AE5A" w:rsidR="00C739EB" w:rsidRDefault="00C739EB">
      <w:pPr>
        <w:pStyle w:val="CommentText"/>
      </w:pPr>
      <w:r>
        <w:rPr>
          <w:rStyle w:val="CommentReference"/>
        </w:rPr>
        <w:annotationRef/>
      </w:r>
      <w:r>
        <w:t>Code responses</w:t>
      </w:r>
    </w:p>
  </w:comment>
  <w:comment w:id="745" w:author="usaiduser" w:date="2014-11-09T10:22:00Z" w:initials="u">
    <w:p w14:paraId="0CEE7C34" w14:textId="3A22DD47" w:rsidR="00C739EB" w:rsidRDefault="00C739EB">
      <w:pPr>
        <w:pStyle w:val="CommentText"/>
      </w:pPr>
      <w:r>
        <w:rPr>
          <w:rStyle w:val="CommentReference"/>
        </w:rPr>
        <w:annotationRef/>
      </w:r>
      <w:r>
        <w:t>Code responses</w:t>
      </w:r>
    </w:p>
  </w:comment>
  <w:comment w:id="752" w:author="usaiduser" w:date="2014-11-09T10:23:00Z" w:initials="u">
    <w:p w14:paraId="668FB612" w14:textId="2C71B23C" w:rsidR="00C739EB" w:rsidRDefault="00C739EB">
      <w:pPr>
        <w:pStyle w:val="CommentText"/>
      </w:pPr>
      <w:r>
        <w:rPr>
          <w:rStyle w:val="CommentReference"/>
        </w:rPr>
        <w:annotationRef/>
      </w:r>
      <w:r>
        <w:t>Code responses</w:t>
      </w:r>
    </w:p>
  </w:comment>
  <w:comment w:id="765" w:author="usaiduser" w:date="2014-11-09T10:23:00Z" w:initials="u">
    <w:p w14:paraId="20CF6FF4" w14:textId="0A2A0EA9" w:rsidR="00C739EB" w:rsidRDefault="00C739EB">
      <w:pPr>
        <w:pStyle w:val="CommentText"/>
      </w:pPr>
      <w:r>
        <w:rPr>
          <w:rStyle w:val="CommentReference"/>
        </w:rPr>
        <w:annotationRef/>
      </w:r>
      <w:r>
        <w:t>Code responses</w:t>
      </w:r>
    </w:p>
  </w:comment>
  <w:comment w:id="776" w:author="usaiduser" w:date="2014-11-09T10:24:00Z" w:initials="u">
    <w:p w14:paraId="0A812BEF" w14:textId="3FF8FCB6" w:rsidR="00C739EB" w:rsidRDefault="00C739EB">
      <w:pPr>
        <w:pStyle w:val="CommentText"/>
      </w:pPr>
      <w:r>
        <w:rPr>
          <w:rStyle w:val="CommentReference"/>
        </w:rPr>
        <w:annotationRef/>
      </w:r>
      <w:r>
        <w:t>Code responses for below also</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6A293F" w14:textId="77777777" w:rsidR="00C739EB" w:rsidRDefault="00C739EB" w:rsidP="00341470">
      <w:pPr>
        <w:spacing w:after="0" w:line="240" w:lineRule="auto"/>
      </w:pPr>
      <w:r>
        <w:separator/>
      </w:r>
    </w:p>
  </w:endnote>
  <w:endnote w:type="continuationSeparator" w:id="0">
    <w:p w14:paraId="4A49D3D1" w14:textId="77777777" w:rsidR="00C739EB" w:rsidRDefault="00C739EB" w:rsidP="0034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Gill Sans MT">
    <w:panose1 w:val="020B0502020104020203"/>
    <w:charset w:val="00"/>
    <w:family w:val="auto"/>
    <w:pitch w:val="variable"/>
    <w:sig w:usb0="00000003" w:usb1="00000000" w:usb2="00000000" w:usb3="00000000" w:csb0="00000003"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FF823" w14:textId="77777777" w:rsidR="00C739EB" w:rsidRDefault="00C739EB" w:rsidP="00341470">
    <w:pPr>
      <w:pStyle w:val="Footer"/>
      <w:framePr w:wrap="around" w:vAnchor="text" w:hAnchor="margin" w:xAlign="right" w:y="1"/>
      <w:rPr>
        <w:ins w:id="808" w:author="Aleta Haflett" w:date="2014-11-04T16:28:00Z"/>
        <w:rStyle w:val="PageNumber"/>
      </w:rPr>
    </w:pPr>
    <w:ins w:id="809" w:author="Aleta Haflett" w:date="2014-11-04T16:28:00Z">
      <w:r>
        <w:rPr>
          <w:rStyle w:val="PageNumber"/>
        </w:rPr>
        <w:fldChar w:fldCharType="begin"/>
      </w:r>
      <w:r>
        <w:rPr>
          <w:rStyle w:val="PageNumber"/>
        </w:rPr>
        <w:instrText xml:space="preserve">PAGE  </w:instrText>
      </w:r>
      <w:r>
        <w:rPr>
          <w:rStyle w:val="PageNumber"/>
        </w:rPr>
        <w:fldChar w:fldCharType="end"/>
      </w:r>
    </w:ins>
  </w:p>
  <w:p w14:paraId="4A2CC78B" w14:textId="77777777" w:rsidR="00C739EB" w:rsidRDefault="00C739EB">
    <w:pPr>
      <w:pStyle w:val="Footer"/>
      <w:ind w:right="360"/>
      <w:pPrChange w:id="810" w:author="Aleta Haflett" w:date="2014-11-04T16:28:00Z">
        <w:pPr>
          <w:pStyle w:val="Footer"/>
        </w:pPr>
      </w:pPrChan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5470A" w14:textId="77777777" w:rsidR="00C739EB" w:rsidRDefault="00C739EB" w:rsidP="00341470">
    <w:pPr>
      <w:pStyle w:val="Footer"/>
      <w:framePr w:wrap="around" w:vAnchor="text" w:hAnchor="margin" w:xAlign="right" w:y="1"/>
      <w:rPr>
        <w:ins w:id="811" w:author="Aleta Haflett" w:date="2014-11-04T16:28:00Z"/>
        <w:rStyle w:val="PageNumber"/>
      </w:rPr>
    </w:pPr>
    <w:ins w:id="812" w:author="Aleta Haflett" w:date="2014-11-04T16:28:00Z">
      <w:r>
        <w:rPr>
          <w:rStyle w:val="PageNumber"/>
        </w:rPr>
        <w:fldChar w:fldCharType="begin"/>
      </w:r>
      <w:r>
        <w:rPr>
          <w:rStyle w:val="PageNumber"/>
        </w:rPr>
        <w:instrText xml:space="preserve">PAGE  </w:instrText>
      </w:r>
    </w:ins>
    <w:r>
      <w:rPr>
        <w:rStyle w:val="PageNumber"/>
      </w:rPr>
      <w:fldChar w:fldCharType="separate"/>
    </w:r>
    <w:r w:rsidR="005434E2">
      <w:rPr>
        <w:rStyle w:val="PageNumber"/>
        <w:noProof/>
      </w:rPr>
      <w:t>25</w:t>
    </w:r>
    <w:ins w:id="813" w:author="Aleta Haflett" w:date="2014-11-04T16:28:00Z">
      <w:r>
        <w:rPr>
          <w:rStyle w:val="PageNumber"/>
        </w:rPr>
        <w:fldChar w:fldCharType="end"/>
      </w:r>
    </w:ins>
  </w:p>
  <w:p w14:paraId="50173125" w14:textId="77777777" w:rsidR="00C739EB" w:rsidRDefault="00C739EB" w:rsidP="0034147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72645" w14:textId="77777777" w:rsidR="00C739EB" w:rsidRDefault="00C739EB" w:rsidP="00341470">
      <w:pPr>
        <w:spacing w:after="0" w:line="240" w:lineRule="auto"/>
      </w:pPr>
      <w:r>
        <w:separator/>
      </w:r>
    </w:p>
  </w:footnote>
  <w:footnote w:type="continuationSeparator" w:id="0">
    <w:p w14:paraId="522E5125" w14:textId="77777777" w:rsidR="00C739EB" w:rsidRDefault="00C739EB" w:rsidP="0034147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17D26E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1C9370C1"/>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nsid w:val="2DE1567A"/>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B8175E"/>
    <w:multiLevelType w:val="hybridMultilevel"/>
    <w:tmpl w:val="AA34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445F5A"/>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3946D4"/>
    <w:multiLevelType w:val="hybridMultilevel"/>
    <w:tmpl w:val="2DA8D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3030FF"/>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7A01A1"/>
    <w:multiLevelType w:val="hybridMultilevel"/>
    <w:tmpl w:val="49C2F28E"/>
    <w:lvl w:ilvl="0" w:tplc="931633B6">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9"/>
  </w:num>
  <w:num w:numId="4">
    <w:abstractNumId w:val="8"/>
  </w:num>
  <w:num w:numId="5">
    <w:abstractNumId w:val="6"/>
  </w:num>
  <w:num w:numId="6">
    <w:abstractNumId w:val="13"/>
  </w:num>
  <w:num w:numId="7">
    <w:abstractNumId w:val="11"/>
  </w:num>
  <w:num w:numId="8">
    <w:abstractNumId w:val="15"/>
  </w:num>
  <w:num w:numId="9">
    <w:abstractNumId w:val="3"/>
  </w:num>
  <w:num w:numId="10">
    <w:abstractNumId w:val="1"/>
  </w:num>
  <w:num w:numId="11">
    <w:abstractNumId w:val="10"/>
  </w:num>
  <w:num w:numId="12">
    <w:abstractNumId w:val="5"/>
  </w:num>
  <w:num w:numId="13">
    <w:abstractNumId w:val="12"/>
  </w:num>
  <w:num w:numId="14">
    <w:abstractNumId w:val="7"/>
  </w:num>
  <w:num w:numId="15">
    <w:abstractNumId w:val="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094D"/>
    <w:rsid w:val="00021AAF"/>
    <w:rsid w:val="00026305"/>
    <w:rsid w:val="00036578"/>
    <w:rsid w:val="000721E5"/>
    <w:rsid w:val="00074302"/>
    <w:rsid w:val="00076D82"/>
    <w:rsid w:val="00081FC9"/>
    <w:rsid w:val="0009243E"/>
    <w:rsid w:val="00092CE0"/>
    <w:rsid w:val="000A4D66"/>
    <w:rsid w:val="000A629A"/>
    <w:rsid w:val="000A6B61"/>
    <w:rsid w:val="000B59EC"/>
    <w:rsid w:val="000C0E48"/>
    <w:rsid w:val="000D6CCD"/>
    <w:rsid w:val="000E1818"/>
    <w:rsid w:val="000E5E1E"/>
    <w:rsid w:val="000F3CD5"/>
    <w:rsid w:val="000F7966"/>
    <w:rsid w:val="0010097C"/>
    <w:rsid w:val="0012712C"/>
    <w:rsid w:val="00130922"/>
    <w:rsid w:val="00133728"/>
    <w:rsid w:val="0015006D"/>
    <w:rsid w:val="00151225"/>
    <w:rsid w:val="001630B2"/>
    <w:rsid w:val="0017075D"/>
    <w:rsid w:val="00173351"/>
    <w:rsid w:val="001A0EA1"/>
    <w:rsid w:val="001A71A4"/>
    <w:rsid w:val="001B2DEF"/>
    <w:rsid w:val="001C7378"/>
    <w:rsid w:val="001D65CE"/>
    <w:rsid w:val="001E68A0"/>
    <w:rsid w:val="001E68B1"/>
    <w:rsid w:val="00206195"/>
    <w:rsid w:val="00211799"/>
    <w:rsid w:val="00224F95"/>
    <w:rsid w:val="002260EB"/>
    <w:rsid w:val="00255F55"/>
    <w:rsid w:val="0026395C"/>
    <w:rsid w:val="00287E3F"/>
    <w:rsid w:val="0029447F"/>
    <w:rsid w:val="002A4E06"/>
    <w:rsid w:val="002B10F1"/>
    <w:rsid w:val="002C4326"/>
    <w:rsid w:val="00302FC1"/>
    <w:rsid w:val="00303B9C"/>
    <w:rsid w:val="00321E97"/>
    <w:rsid w:val="00325D35"/>
    <w:rsid w:val="003330F1"/>
    <w:rsid w:val="00341470"/>
    <w:rsid w:val="0034442D"/>
    <w:rsid w:val="003450C1"/>
    <w:rsid w:val="0034700B"/>
    <w:rsid w:val="0035371A"/>
    <w:rsid w:val="00353B05"/>
    <w:rsid w:val="0036065F"/>
    <w:rsid w:val="003660A7"/>
    <w:rsid w:val="0037077C"/>
    <w:rsid w:val="0037128F"/>
    <w:rsid w:val="00381275"/>
    <w:rsid w:val="00385A39"/>
    <w:rsid w:val="00390565"/>
    <w:rsid w:val="00392E02"/>
    <w:rsid w:val="003B4A64"/>
    <w:rsid w:val="003C3A9D"/>
    <w:rsid w:val="003D66BB"/>
    <w:rsid w:val="003E0476"/>
    <w:rsid w:val="004027F2"/>
    <w:rsid w:val="0040401D"/>
    <w:rsid w:val="00410C0C"/>
    <w:rsid w:val="00414E58"/>
    <w:rsid w:val="0042110E"/>
    <w:rsid w:val="00425435"/>
    <w:rsid w:val="004342BD"/>
    <w:rsid w:val="004607D6"/>
    <w:rsid w:val="0047073D"/>
    <w:rsid w:val="00471179"/>
    <w:rsid w:val="004809FB"/>
    <w:rsid w:val="004900F5"/>
    <w:rsid w:val="00490AD9"/>
    <w:rsid w:val="004916BD"/>
    <w:rsid w:val="0049321A"/>
    <w:rsid w:val="004A1E5F"/>
    <w:rsid w:val="004A48CB"/>
    <w:rsid w:val="004B25E7"/>
    <w:rsid w:val="004B73AE"/>
    <w:rsid w:val="004F4072"/>
    <w:rsid w:val="004F70B8"/>
    <w:rsid w:val="0050676F"/>
    <w:rsid w:val="005142A9"/>
    <w:rsid w:val="00516F84"/>
    <w:rsid w:val="00520250"/>
    <w:rsid w:val="005210C6"/>
    <w:rsid w:val="00522E00"/>
    <w:rsid w:val="00526F5E"/>
    <w:rsid w:val="00532B33"/>
    <w:rsid w:val="00536957"/>
    <w:rsid w:val="00540A2F"/>
    <w:rsid w:val="005434E2"/>
    <w:rsid w:val="00560CD9"/>
    <w:rsid w:val="005625C1"/>
    <w:rsid w:val="005664F5"/>
    <w:rsid w:val="005702C7"/>
    <w:rsid w:val="0057266B"/>
    <w:rsid w:val="00580E8F"/>
    <w:rsid w:val="00587890"/>
    <w:rsid w:val="0059413F"/>
    <w:rsid w:val="005A28C9"/>
    <w:rsid w:val="005B3209"/>
    <w:rsid w:val="005B3DC0"/>
    <w:rsid w:val="005B4385"/>
    <w:rsid w:val="005D1E70"/>
    <w:rsid w:val="005D3FDE"/>
    <w:rsid w:val="005E7035"/>
    <w:rsid w:val="005F1A31"/>
    <w:rsid w:val="005F47EF"/>
    <w:rsid w:val="0063791F"/>
    <w:rsid w:val="00637A02"/>
    <w:rsid w:val="00641C36"/>
    <w:rsid w:val="00696B38"/>
    <w:rsid w:val="006B1D3E"/>
    <w:rsid w:val="006B2EE3"/>
    <w:rsid w:val="006B5A60"/>
    <w:rsid w:val="006C3690"/>
    <w:rsid w:val="006D098A"/>
    <w:rsid w:val="006D40B2"/>
    <w:rsid w:val="006F4291"/>
    <w:rsid w:val="006F635E"/>
    <w:rsid w:val="00700949"/>
    <w:rsid w:val="00715136"/>
    <w:rsid w:val="007216BB"/>
    <w:rsid w:val="00723FAF"/>
    <w:rsid w:val="007242F1"/>
    <w:rsid w:val="007327E5"/>
    <w:rsid w:val="00743BE0"/>
    <w:rsid w:val="00745048"/>
    <w:rsid w:val="007577BA"/>
    <w:rsid w:val="0078672B"/>
    <w:rsid w:val="0079011B"/>
    <w:rsid w:val="007A267C"/>
    <w:rsid w:val="007B5FDF"/>
    <w:rsid w:val="007C2C37"/>
    <w:rsid w:val="007D0669"/>
    <w:rsid w:val="007E6B61"/>
    <w:rsid w:val="007F3296"/>
    <w:rsid w:val="0080132D"/>
    <w:rsid w:val="0080409C"/>
    <w:rsid w:val="00810E1B"/>
    <w:rsid w:val="008255C9"/>
    <w:rsid w:val="008259CD"/>
    <w:rsid w:val="008278C0"/>
    <w:rsid w:val="00830BEA"/>
    <w:rsid w:val="00842D37"/>
    <w:rsid w:val="008512B4"/>
    <w:rsid w:val="00855745"/>
    <w:rsid w:val="00855A16"/>
    <w:rsid w:val="008574F7"/>
    <w:rsid w:val="00863A95"/>
    <w:rsid w:val="008768A6"/>
    <w:rsid w:val="008E54AE"/>
    <w:rsid w:val="008F39A8"/>
    <w:rsid w:val="00900701"/>
    <w:rsid w:val="00901471"/>
    <w:rsid w:val="0090639B"/>
    <w:rsid w:val="009146E1"/>
    <w:rsid w:val="00934719"/>
    <w:rsid w:val="00940D46"/>
    <w:rsid w:val="0095245E"/>
    <w:rsid w:val="00962095"/>
    <w:rsid w:val="0096486F"/>
    <w:rsid w:val="0097103A"/>
    <w:rsid w:val="0097226E"/>
    <w:rsid w:val="009C4406"/>
    <w:rsid w:val="009D7772"/>
    <w:rsid w:val="009D78DB"/>
    <w:rsid w:val="009F0C95"/>
    <w:rsid w:val="009F1851"/>
    <w:rsid w:val="00A1355F"/>
    <w:rsid w:val="00A1377F"/>
    <w:rsid w:val="00A243EE"/>
    <w:rsid w:val="00A43F19"/>
    <w:rsid w:val="00A516B8"/>
    <w:rsid w:val="00A61FDF"/>
    <w:rsid w:val="00A63ABC"/>
    <w:rsid w:val="00A735CE"/>
    <w:rsid w:val="00A80128"/>
    <w:rsid w:val="00A947BD"/>
    <w:rsid w:val="00A95A91"/>
    <w:rsid w:val="00AA0122"/>
    <w:rsid w:val="00AC71AC"/>
    <w:rsid w:val="00AC7CBE"/>
    <w:rsid w:val="00AD3192"/>
    <w:rsid w:val="00AE0531"/>
    <w:rsid w:val="00AF35D8"/>
    <w:rsid w:val="00B028B3"/>
    <w:rsid w:val="00B0446B"/>
    <w:rsid w:val="00B045F7"/>
    <w:rsid w:val="00B2345E"/>
    <w:rsid w:val="00B3353D"/>
    <w:rsid w:val="00B33FAE"/>
    <w:rsid w:val="00B34ABA"/>
    <w:rsid w:val="00B374D5"/>
    <w:rsid w:val="00B41FC4"/>
    <w:rsid w:val="00B4293B"/>
    <w:rsid w:val="00B61294"/>
    <w:rsid w:val="00B62DBB"/>
    <w:rsid w:val="00B70D28"/>
    <w:rsid w:val="00B75816"/>
    <w:rsid w:val="00B825DE"/>
    <w:rsid w:val="00B82F24"/>
    <w:rsid w:val="00B87173"/>
    <w:rsid w:val="00B9007D"/>
    <w:rsid w:val="00B912CB"/>
    <w:rsid w:val="00B92DA6"/>
    <w:rsid w:val="00BA10DE"/>
    <w:rsid w:val="00BA58BE"/>
    <w:rsid w:val="00BD0E1F"/>
    <w:rsid w:val="00BE0951"/>
    <w:rsid w:val="00BF5C6F"/>
    <w:rsid w:val="00C0696C"/>
    <w:rsid w:val="00C461F0"/>
    <w:rsid w:val="00C64836"/>
    <w:rsid w:val="00C70E1F"/>
    <w:rsid w:val="00C710F5"/>
    <w:rsid w:val="00C739EB"/>
    <w:rsid w:val="00C76A69"/>
    <w:rsid w:val="00C87EF1"/>
    <w:rsid w:val="00C943CC"/>
    <w:rsid w:val="00CA2B38"/>
    <w:rsid w:val="00CB0E2D"/>
    <w:rsid w:val="00CD0F03"/>
    <w:rsid w:val="00CD53A5"/>
    <w:rsid w:val="00D13B07"/>
    <w:rsid w:val="00D2354A"/>
    <w:rsid w:val="00D428AC"/>
    <w:rsid w:val="00D447B9"/>
    <w:rsid w:val="00D46F34"/>
    <w:rsid w:val="00D5225B"/>
    <w:rsid w:val="00D53B83"/>
    <w:rsid w:val="00D55FE7"/>
    <w:rsid w:val="00D858A0"/>
    <w:rsid w:val="00D86217"/>
    <w:rsid w:val="00D86EB7"/>
    <w:rsid w:val="00D91E9E"/>
    <w:rsid w:val="00DA40EB"/>
    <w:rsid w:val="00DA47B2"/>
    <w:rsid w:val="00DA6359"/>
    <w:rsid w:val="00DC229A"/>
    <w:rsid w:val="00DC46D0"/>
    <w:rsid w:val="00DC4BD9"/>
    <w:rsid w:val="00DE0C5D"/>
    <w:rsid w:val="00DE2923"/>
    <w:rsid w:val="00DE5098"/>
    <w:rsid w:val="00E12F5F"/>
    <w:rsid w:val="00E30332"/>
    <w:rsid w:val="00E4168E"/>
    <w:rsid w:val="00E45EEA"/>
    <w:rsid w:val="00E57FAE"/>
    <w:rsid w:val="00E963BE"/>
    <w:rsid w:val="00EA4703"/>
    <w:rsid w:val="00EB29E6"/>
    <w:rsid w:val="00EB6FC5"/>
    <w:rsid w:val="00EC2BD2"/>
    <w:rsid w:val="00EE0A0D"/>
    <w:rsid w:val="00EE1907"/>
    <w:rsid w:val="00EE2996"/>
    <w:rsid w:val="00EF0AE7"/>
    <w:rsid w:val="00F42809"/>
    <w:rsid w:val="00F557AF"/>
    <w:rsid w:val="00F62974"/>
    <w:rsid w:val="00F71A9A"/>
    <w:rsid w:val="00F85265"/>
    <w:rsid w:val="00F9283E"/>
    <w:rsid w:val="00F95C74"/>
    <w:rsid w:val="00F96F73"/>
    <w:rsid w:val="00FA0451"/>
    <w:rsid w:val="00FA363A"/>
    <w:rsid w:val="00FB0FA2"/>
    <w:rsid w:val="00FB4DE9"/>
    <w:rsid w:val="00FC5174"/>
    <w:rsid w:val="00FF0B18"/>
    <w:rsid w:val="00FF0DA8"/>
    <w:rsid w:val="00FF6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E6F4D-3754-B24B-9D68-96A673D6C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34</Pages>
  <Words>6445</Words>
  <Characters>36743</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43102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Aleta Haflett</cp:lastModifiedBy>
  <cp:revision>6</cp:revision>
  <dcterms:created xsi:type="dcterms:W3CDTF">2014-11-18T16:52:00Z</dcterms:created>
  <dcterms:modified xsi:type="dcterms:W3CDTF">2014-11-19T09:23:00Z</dcterms:modified>
</cp:coreProperties>
</file>